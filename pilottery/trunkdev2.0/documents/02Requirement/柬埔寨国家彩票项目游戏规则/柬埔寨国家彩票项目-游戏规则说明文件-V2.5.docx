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7F69E0" w14:textId="77777777" w:rsidR="00E10B4C" w:rsidRDefault="00E10B4C"/>
    <w:p w14:paraId="350DAA97" w14:textId="77777777" w:rsidR="00E10B4C" w:rsidRDefault="00E10B4C"/>
    <w:p w14:paraId="68563221" w14:textId="77777777" w:rsidR="00E10B4C" w:rsidRDefault="00E10B4C"/>
    <w:p w14:paraId="4DCDFC92" w14:textId="77777777" w:rsidR="00E10B4C" w:rsidRDefault="00E10B4C"/>
    <w:p w14:paraId="725F4C0C" w14:textId="77777777" w:rsidR="00E10B4C" w:rsidRDefault="003C003D">
      <w:r>
        <w:rPr>
          <w:noProof/>
        </w:rPr>
        <w:drawing>
          <wp:anchor distT="0" distB="0" distL="114300" distR="114300" simplePos="0" relativeHeight="251657728" behindDoc="1" locked="0" layoutInCell="1" allowOverlap="1" wp14:anchorId="5AB842A3" wp14:editId="69E13FED">
            <wp:simplePos x="0" y="0"/>
            <wp:positionH relativeFrom="margin">
              <wp:posOffset>2245360</wp:posOffset>
            </wp:positionH>
            <wp:positionV relativeFrom="paragraph">
              <wp:posOffset>74295</wp:posOffset>
            </wp:positionV>
            <wp:extent cx="2963545" cy="914400"/>
            <wp:effectExtent l="19050" t="0" r="8255" b="0"/>
            <wp:wrapTight wrapText="left">
              <wp:wrapPolygon edited="0">
                <wp:start x="-139" y="0"/>
                <wp:lineTo x="-139" y="21150"/>
                <wp:lineTo x="21660" y="21150"/>
                <wp:lineTo x="21660" y="0"/>
                <wp:lineTo x="-139" y="0"/>
              </wp:wrapPolygon>
            </wp:wrapTight>
            <wp:docPr id="8" name="Picture 2" descr="cl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slogo"/>
                    <pic:cNvPicPr>
                      <a:picLocks noChangeAspect="1" noChangeArrowheads="1"/>
                    </pic:cNvPicPr>
                  </pic:nvPicPr>
                  <pic:blipFill>
                    <a:blip r:embed="rId8"/>
                    <a:srcRect/>
                    <a:stretch>
                      <a:fillRect/>
                    </a:stretch>
                  </pic:blipFill>
                  <pic:spPr bwMode="auto">
                    <a:xfrm>
                      <a:off x="0" y="0"/>
                      <a:ext cx="2963545" cy="914400"/>
                    </a:xfrm>
                    <a:prstGeom prst="rect">
                      <a:avLst/>
                    </a:prstGeom>
                    <a:noFill/>
                    <a:ln w="9525">
                      <a:noFill/>
                      <a:miter lim="800000"/>
                      <a:headEnd/>
                      <a:tailEnd/>
                    </a:ln>
                  </pic:spPr>
                </pic:pic>
              </a:graphicData>
            </a:graphic>
          </wp:anchor>
        </w:drawing>
      </w:r>
    </w:p>
    <w:p w14:paraId="4CF54E7C" w14:textId="77777777" w:rsidR="00E10B4C" w:rsidRDefault="00E10B4C"/>
    <w:p w14:paraId="79D0DB10" w14:textId="77777777" w:rsidR="00E10B4C" w:rsidRDefault="00E10B4C"/>
    <w:p w14:paraId="5C70E3DB" w14:textId="77777777" w:rsidR="003A1204" w:rsidRDefault="003A1204"/>
    <w:p w14:paraId="71E229E3" w14:textId="77777777" w:rsidR="00E10B4C" w:rsidRDefault="00E10B4C" w:rsidP="00E10B4C">
      <w:pPr>
        <w:spacing w:line="480" w:lineRule="auto"/>
        <w:jc w:val="center"/>
        <w:rPr>
          <w:rFonts w:ascii="黑体" w:eastAsia="黑体" w:hAnsi="黑体"/>
          <w:sz w:val="72"/>
          <w:szCs w:val="72"/>
        </w:rPr>
      </w:pPr>
    </w:p>
    <w:p w14:paraId="0C6DE7CC" w14:textId="77777777" w:rsidR="00E10B4C" w:rsidRDefault="00E10B4C" w:rsidP="00E10B4C">
      <w:pPr>
        <w:spacing w:line="480" w:lineRule="auto"/>
        <w:jc w:val="center"/>
        <w:rPr>
          <w:rFonts w:ascii="黑体" w:eastAsia="黑体" w:hAnsi="黑体"/>
          <w:sz w:val="72"/>
          <w:szCs w:val="72"/>
        </w:rPr>
      </w:pPr>
    </w:p>
    <w:p w14:paraId="6F623A2C" w14:textId="77777777" w:rsidR="00E10B4C" w:rsidRDefault="00E10B4C" w:rsidP="00E10B4C">
      <w:pPr>
        <w:spacing w:line="480" w:lineRule="auto"/>
        <w:jc w:val="center"/>
        <w:rPr>
          <w:rFonts w:ascii="黑体" w:eastAsia="黑体" w:hAnsi="黑体"/>
          <w:sz w:val="72"/>
          <w:szCs w:val="72"/>
        </w:rPr>
      </w:pPr>
    </w:p>
    <w:p w14:paraId="265EAB9D" w14:textId="77777777" w:rsidR="00E10B4C" w:rsidRPr="009A0A0E" w:rsidRDefault="00E10B4C" w:rsidP="00E10B4C">
      <w:pPr>
        <w:spacing w:line="480" w:lineRule="auto"/>
        <w:jc w:val="center"/>
        <w:rPr>
          <w:rFonts w:ascii="黑体" w:eastAsia="黑体" w:hAnsi="黑体"/>
          <w:b/>
          <w:sz w:val="72"/>
          <w:szCs w:val="72"/>
        </w:rPr>
      </w:pPr>
      <w:r w:rsidRPr="009A0A0E">
        <w:rPr>
          <w:rFonts w:ascii="黑体" w:eastAsia="黑体" w:hAnsi="黑体"/>
          <w:b/>
          <w:sz w:val="72"/>
          <w:szCs w:val="72"/>
        </w:rPr>
        <w:t>柬埔寨国家彩票项目</w:t>
      </w:r>
    </w:p>
    <w:p w14:paraId="18EA62CE" w14:textId="77777777" w:rsidR="00E10B4C" w:rsidRDefault="00E10B4C">
      <w:pPr>
        <w:widowControl/>
        <w:jc w:val="left"/>
        <w:rPr>
          <w:rFonts w:ascii="黑体" w:eastAsia="黑体" w:hAnsi="黑体"/>
          <w:sz w:val="44"/>
          <w:szCs w:val="44"/>
        </w:rPr>
      </w:pPr>
    </w:p>
    <w:p w14:paraId="72DD3839" w14:textId="77777777" w:rsidR="00E10B4C" w:rsidRDefault="00E10B4C">
      <w:pPr>
        <w:widowControl/>
        <w:jc w:val="left"/>
        <w:rPr>
          <w:rFonts w:ascii="黑体" w:eastAsia="黑体" w:hAnsi="黑体"/>
          <w:sz w:val="44"/>
          <w:szCs w:val="44"/>
        </w:rPr>
      </w:pPr>
      <w:r>
        <w:rPr>
          <w:rFonts w:ascii="黑体" w:eastAsia="黑体" w:hAnsi="黑体" w:hint="eastAsia"/>
          <w:sz w:val="44"/>
          <w:szCs w:val="44"/>
        </w:rPr>
        <w:t xml:space="preserve">  </w:t>
      </w:r>
    </w:p>
    <w:p w14:paraId="2BC2D62C" w14:textId="77777777" w:rsidR="00E10B4C" w:rsidRPr="009A0A0E" w:rsidRDefault="009A0A0E" w:rsidP="009A0A0E">
      <w:pPr>
        <w:widowControl/>
        <w:jc w:val="center"/>
        <w:rPr>
          <w:rFonts w:ascii="黑体" w:eastAsia="黑体" w:hAnsi="黑体"/>
          <w:b/>
          <w:sz w:val="72"/>
          <w:szCs w:val="44"/>
        </w:rPr>
      </w:pPr>
      <w:r w:rsidRPr="009A0A0E">
        <w:rPr>
          <w:rFonts w:ascii="黑体" w:eastAsia="黑体" w:hAnsi="黑体" w:hint="eastAsia"/>
          <w:b/>
          <w:sz w:val="72"/>
          <w:szCs w:val="44"/>
        </w:rPr>
        <w:t>游戏规则说明</w:t>
      </w:r>
    </w:p>
    <w:p w14:paraId="6C9F2C60" w14:textId="77777777" w:rsidR="00E10B4C" w:rsidRDefault="00E10B4C">
      <w:pPr>
        <w:widowControl/>
        <w:jc w:val="left"/>
        <w:rPr>
          <w:rFonts w:ascii="黑体" w:eastAsia="黑体" w:hAnsi="黑体"/>
          <w:sz w:val="44"/>
          <w:szCs w:val="44"/>
        </w:rPr>
      </w:pPr>
    </w:p>
    <w:p w14:paraId="31764946" w14:textId="77777777" w:rsidR="00E10B4C" w:rsidRDefault="00E10B4C">
      <w:pPr>
        <w:widowControl/>
        <w:jc w:val="left"/>
        <w:rPr>
          <w:rFonts w:ascii="黑体" w:eastAsia="黑体" w:hAnsi="黑体"/>
          <w:sz w:val="44"/>
          <w:szCs w:val="44"/>
        </w:rPr>
      </w:pPr>
    </w:p>
    <w:p w14:paraId="21E5D993" w14:textId="77777777" w:rsidR="00E10B4C" w:rsidRDefault="00E10B4C">
      <w:pPr>
        <w:widowControl/>
        <w:jc w:val="left"/>
        <w:rPr>
          <w:rFonts w:ascii="黑体" w:eastAsia="黑体" w:hAnsi="黑体"/>
          <w:sz w:val="44"/>
          <w:szCs w:val="44"/>
        </w:rPr>
      </w:pPr>
    </w:p>
    <w:p w14:paraId="09D89966" w14:textId="77777777" w:rsidR="00E10B4C" w:rsidRDefault="00E10B4C">
      <w:pPr>
        <w:widowControl/>
        <w:jc w:val="left"/>
        <w:rPr>
          <w:rFonts w:ascii="黑体" w:eastAsia="黑体" w:hAnsi="黑体"/>
          <w:sz w:val="44"/>
          <w:szCs w:val="44"/>
        </w:rPr>
      </w:pPr>
    </w:p>
    <w:p w14:paraId="55818BFC" w14:textId="77777777" w:rsidR="00E10B4C" w:rsidRPr="00E10B4C" w:rsidRDefault="00E10B4C" w:rsidP="00E10B4C">
      <w:pPr>
        <w:widowControl/>
        <w:jc w:val="center"/>
        <w:rPr>
          <w:rFonts w:ascii="黑体" w:eastAsia="黑体" w:hAnsi="黑体"/>
          <w:b/>
          <w:sz w:val="36"/>
          <w:szCs w:val="36"/>
        </w:rPr>
      </w:pPr>
      <w:proofErr w:type="gramStart"/>
      <w:r w:rsidRPr="00E10B4C">
        <w:rPr>
          <w:rFonts w:ascii="黑体" w:eastAsia="黑体" w:hAnsi="黑体"/>
          <w:b/>
          <w:sz w:val="36"/>
          <w:szCs w:val="36"/>
        </w:rPr>
        <w:t>优城有限公司</w:t>
      </w:r>
      <w:proofErr w:type="gramEnd"/>
    </w:p>
    <w:p w14:paraId="65E429A5" w14:textId="77777777" w:rsidR="00E10B4C" w:rsidRPr="00E10B4C" w:rsidRDefault="00E10B4C" w:rsidP="00E10B4C">
      <w:pPr>
        <w:widowControl/>
        <w:jc w:val="center"/>
        <w:rPr>
          <w:rFonts w:ascii="黑体" w:eastAsia="黑体" w:hAnsi="黑体"/>
          <w:b/>
          <w:color w:val="000000"/>
          <w:sz w:val="36"/>
          <w:szCs w:val="36"/>
          <w:shd w:val="clear" w:color="auto" w:fill="FFFFFF"/>
        </w:rPr>
      </w:pPr>
      <w:r w:rsidRPr="00E10B4C">
        <w:rPr>
          <w:rFonts w:ascii="黑体" w:eastAsia="黑体" w:hAnsi="黑体"/>
          <w:b/>
          <w:color w:val="000000"/>
          <w:sz w:val="36"/>
          <w:szCs w:val="36"/>
          <w:shd w:val="clear" w:color="auto" w:fill="FFFFFF"/>
        </w:rPr>
        <w:t>Ace Metro Limited</w:t>
      </w:r>
    </w:p>
    <w:p w14:paraId="7D1E9CBE" w14:textId="77777777" w:rsidR="00E10B4C" w:rsidRPr="00E10B4C" w:rsidRDefault="00E10B4C" w:rsidP="00E10B4C">
      <w:pPr>
        <w:widowControl/>
        <w:jc w:val="center"/>
        <w:rPr>
          <w:rFonts w:ascii="黑体" w:eastAsia="黑体" w:hAnsi="黑体"/>
          <w:b/>
          <w:sz w:val="36"/>
          <w:szCs w:val="36"/>
        </w:rPr>
      </w:pPr>
      <w:del w:id="0" w:author="user" w:date="2016-10-08T17:57:00Z">
        <w:r w:rsidRPr="00E10B4C" w:rsidDel="004C3013">
          <w:rPr>
            <w:rFonts w:ascii="黑体" w:eastAsia="黑体" w:hAnsi="黑体"/>
            <w:b/>
            <w:color w:val="000000"/>
            <w:sz w:val="36"/>
            <w:szCs w:val="36"/>
            <w:shd w:val="clear" w:color="auto" w:fill="FFFFFF"/>
          </w:rPr>
          <w:delText>2014</w:delText>
        </w:r>
      </w:del>
      <w:ins w:id="1" w:author="user" w:date="2016-10-08T17:57:00Z">
        <w:r w:rsidR="004C3013" w:rsidRPr="00E10B4C">
          <w:rPr>
            <w:rFonts w:ascii="黑体" w:eastAsia="黑体" w:hAnsi="黑体"/>
            <w:b/>
            <w:color w:val="000000"/>
            <w:sz w:val="36"/>
            <w:szCs w:val="36"/>
            <w:shd w:val="clear" w:color="auto" w:fill="FFFFFF"/>
          </w:rPr>
          <w:t>201</w:t>
        </w:r>
        <w:r w:rsidR="004C3013">
          <w:rPr>
            <w:rFonts w:ascii="黑体" w:eastAsia="黑体" w:hAnsi="黑体"/>
            <w:b/>
            <w:color w:val="000000"/>
            <w:sz w:val="36"/>
            <w:szCs w:val="36"/>
            <w:shd w:val="clear" w:color="auto" w:fill="FFFFFF"/>
          </w:rPr>
          <w:t>6</w:t>
        </w:r>
      </w:ins>
      <w:r w:rsidRPr="00E10B4C">
        <w:rPr>
          <w:rFonts w:ascii="黑体" w:eastAsia="黑体" w:hAnsi="黑体"/>
          <w:b/>
          <w:color w:val="000000"/>
          <w:sz w:val="36"/>
          <w:szCs w:val="36"/>
          <w:shd w:val="clear" w:color="auto" w:fill="FFFFFF"/>
        </w:rPr>
        <w:t>年</w:t>
      </w:r>
      <w:del w:id="2" w:author="user" w:date="2016-10-08T17:57:00Z">
        <w:r w:rsidR="00157040" w:rsidDel="004C3013">
          <w:rPr>
            <w:rFonts w:ascii="黑体" w:eastAsia="黑体" w:hAnsi="黑体" w:hint="eastAsia"/>
            <w:b/>
            <w:color w:val="000000"/>
            <w:sz w:val="36"/>
            <w:szCs w:val="36"/>
            <w:shd w:val="clear" w:color="auto" w:fill="FFFFFF"/>
          </w:rPr>
          <w:delText>12</w:delText>
        </w:r>
      </w:del>
      <w:ins w:id="3" w:author="user" w:date="2016-10-08T17:57:00Z">
        <w:r w:rsidR="004C3013">
          <w:rPr>
            <w:rFonts w:ascii="黑体" w:eastAsia="黑体" w:hAnsi="黑体"/>
            <w:b/>
            <w:color w:val="000000"/>
            <w:sz w:val="36"/>
            <w:szCs w:val="36"/>
            <w:shd w:val="clear" w:color="auto" w:fill="FFFFFF"/>
          </w:rPr>
          <w:t>10</w:t>
        </w:r>
      </w:ins>
      <w:r w:rsidRPr="00E10B4C">
        <w:rPr>
          <w:rFonts w:ascii="黑体" w:eastAsia="黑体" w:hAnsi="黑体" w:hint="eastAsia"/>
          <w:b/>
          <w:color w:val="000000"/>
          <w:sz w:val="36"/>
          <w:szCs w:val="36"/>
          <w:shd w:val="clear" w:color="auto" w:fill="FFFFFF"/>
        </w:rPr>
        <w:t>月</w:t>
      </w:r>
    </w:p>
    <w:p w14:paraId="1A702441" w14:textId="77777777" w:rsidR="00E10B4C" w:rsidRPr="006F2E62" w:rsidRDefault="00E10B4C">
      <w:pPr>
        <w:widowControl/>
        <w:jc w:val="left"/>
        <w:rPr>
          <w:rFonts w:ascii="宋体" w:hAnsi="宋体"/>
          <w:b/>
          <w:color w:val="000000"/>
          <w:sz w:val="24"/>
          <w:szCs w:val="24"/>
        </w:rPr>
      </w:pPr>
      <w:r w:rsidRPr="006F2E62">
        <w:rPr>
          <w:rFonts w:ascii="宋体" w:hAnsi="宋体"/>
          <w:b/>
          <w:color w:val="000000"/>
          <w:sz w:val="24"/>
          <w:szCs w:val="24"/>
        </w:rPr>
        <w:br w:type="page"/>
      </w:r>
    </w:p>
    <w:p w14:paraId="5B2B9592" w14:textId="77777777" w:rsidR="00E10B4C" w:rsidRPr="006F2E62" w:rsidRDefault="00E10B4C" w:rsidP="00E10B4C">
      <w:pPr>
        <w:spacing w:line="360" w:lineRule="auto"/>
        <w:ind w:right="210" w:firstLineChars="199" w:firstLine="479"/>
        <w:rPr>
          <w:rFonts w:ascii="宋体" w:hAnsi="宋体"/>
          <w:b/>
          <w:color w:val="000000"/>
          <w:sz w:val="24"/>
          <w:szCs w:val="24"/>
        </w:rPr>
      </w:pPr>
      <w:r w:rsidRPr="006F2E62">
        <w:rPr>
          <w:rFonts w:ascii="宋体" w:hAnsi="宋体" w:hint="eastAsia"/>
          <w:b/>
          <w:color w:val="000000"/>
          <w:sz w:val="24"/>
          <w:szCs w:val="24"/>
        </w:rPr>
        <w:lastRenderedPageBreak/>
        <w:t xml:space="preserve">版权所有 </w:t>
      </w:r>
      <w:r w:rsidRPr="006F2E62">
        <w:rPr>
          <w:rFonts w:ascii="宋体" w:hAnsi="宋体"/>
          <w:b/>
          <w:color w:val="000000"/>
          <w:sz w:val="24"/>
          <w:szCs w:val="24"/>
        </w:rPr>
        <w:t>©</w:t>
      </w:r>
      <w:r w:rsidRPr="006F2E62">
        <w:rPr>
          <w:rFonts w:ascii="宋体" w:hAnsi="宋体" w:hint="eastAsia"/>
          <w:b/>
          <w:color w:val="000000"/>
          <w:sz w:val="24"/>
          <w:szCs w:val="24"/>
        </w:rPr>
        <w:t xml:space="preserve"> </w:t>
      </w:r>
      <w:r w:rsidRPr="006F2E62">
        <w:rPr>
          <w:rFonts w:ascii="宋体" w:hAnsi="宋体"/>
          <w:b/>
          <w:color w:val="000000"/>
          <w:sz w:val="24"/>
          <w:szCs w:val="24"/>
        </w:rPr>
        <w:t>20</w:t>
      </w:r>
      <w:r w:rsidRPr="006F2E62">
        <w:rPr>
          <w:rFonts w:ascii="宋体" w:hAnsi="宋体" w:hint="eastAsia"/>
          <w:b/>
          <w:color w:val="000000"/>
          <w:sz w:val="24"/>
          <w:szCs w:val="24"/>
        </w:rPr>
        <w:t>1</w:t>
      </w:r>
      <w:r w:rsidRPr="006F2E62">
        <w:rPr>
          <w:rFonts w:ascii="宋体" w:hAnsi="宋体"/>
          <w:b/>
          <w:color w:val="000000"/>
          <w:sz w:val="24"/>
          <w:szCs w:val="24"/>
        </w:rPr>
        <w:t>4</w:t>
      </w:r>
      <w:proofErr w:type="gramStart"/>
      <w:r w:rsidRPr="006F2E62">
        <w:rPr>
          <w:rFonts w:ascii="宋体" w:hAnsi="宋体" w:hint="eastAsia"/>
          <w:b/>
          <w:bCs/>
          <w:color w:val="000000"/>
          <w:sz w:val="24"/>
          <w:szCs w:val="24"/>
        </w:rPr>
        <w:t>优城有限公司</w:t>
      </w:r>
      <w:proofErr w:type="gramEnd"/>
    </w:p>
    <w:p w14:paraId="3215F894" w14:textId="77777777" w:rsidR="00E10B4C" w:rsidRPr="006F2E62" w:rsidRDefault="00E10B4C" w:rsidP="00E10B4C">
      <w:pPr>
        <w:spacing w:line="360" w:lineRule="auto"/>
        <w:ind w:left="210" w:right="210" w:firstLine="422"/>
        <w:rPr>
          <w:rFonts w:ascii="宋体" w:hAnsi="宋体"/>
          <w:b/>
          <w:color w:val="000000"/>
          <w:sz w:val="24"/>
          <w:szCs w:val="24"/>
        </w:rPr>
      </w:pPr>
    </w:p>
    <w:p w14:paraId="0FEE06E2" w14:textId="77777777" w:rsidR="00E10B4C" w:rsidRPr="006F2E62" w:rsidRDefault="00E10B4C" w:rsidP="00E10B4C">
      <w:pPr>
        <w:spacing w:line="360" w:lineRule="auto"/>
        <w:ind w:left="210" w:right="210" w:firstLine="422"/>
        <w:rPr>
          <w:rFonts w:ascii="宋体" w:hAnsi="宋体"/>
          <w:b/>
          <w:color w:val="000000"/>
          <w:sz w:val="24"/>
          <w:szCs w:val="24"/>
        </w:rPr>
      </w:pPr>
      <w:r w:rsidRPr="006F2E62">
        <w:rPr>
          <w:rFonts w:ascii="宋体" w:hAnsi="宋体" w:hint="eastAsia"/>
          <w:b/>
          <w:color w:val="000000"/>
          <w:sz w:val="24"/>
          <w:szCs w:val="24"/>
        </w:rPr>
        <w:t>版权</w:t>
      </w:r>
    </w:p>
    <w:p w14:paraId="398AB9A9" w14:textId="77777777" w:rsidR="00E10B4C" w:rsidRPr="006F2E62" w:rsidRDefault="00E10B4C" w:rsidP="00E10B4C">
      <w:pPr>
        <w:spacing w:line="360" w:lineRule="auto"/>
        <w:ind w:left="210" w:right="210"/>
        <w:rPr>
          <w:rFonts w:ascii="宋体" w:hAnsi="宋体"/>
          <w:color w:val="000000"/>
          <w:sz w:val="24"/>
          <w:szCs w:val="24"/>
        </w:rPr>
      </w:pPr>
      <w:r w:rsidRPr="006F2E62">
        <w:rPr>
          <w:rFonts w:ascii="宋体" w:hAnsi="宋体" w:hint="eastAsia"/>
          <w:color w:val="000000"/>
          <w:sz w:val="24"/>
          <w:szCs w:val="24"/>
        </w:rPr>
        <w:t>本文件的版权</w:t>
      </w:r>
      <w:r w:rsidRPr="006F2E62">
        <w:rPr>
          <w:rFonts w:ascii="宋体" w:hAnsi="宋体"/>
          <w:color w:val="000000"/>
          <w:sz w:val="24"/>
          <w:szCs w:val="24"/>
        </w:rPr>
        <w:t>/</w:t>
      </w:r>
      <w:r w:rsidRPr="006F2E62">
        <w:rPr>
          <w:rFonts w:ascii="宋体" w:hAnsi="宋体" w:hint="eastAsia"/>
          <w:color w:val="000000"/>
          <w:sz w:val="24"/>
          <w:szCs w:val="24"/>
        </w:rPr>
        <w:t>著作权</w:t>
      </w:r>
      <w:proofErr w:type="gramStart"/>
      <w:r w:rsidRPr="006F2E62">
        <w:rPr>
          <w:rFonts w:ascii="宋体" w:hAnsi="宋体" w:hint="eastAsia"/>
          <w:color w:val="000000"/>
          <w:sz w:val="24"/>
          <w:szCs w:val="24"/>
        </w:rPr>
        <w:t>归</w:t>
      </w:r>
      <w:r w:rsidRPr="006F2E62">
        <w:rPr>
          <w:rFonts w:ascii="宋体" w:hAnsi="宋体" w:hint="eastAsia"/>
          <w:bCs/>
          <w:color w:val="000000"/>
          <w:sz w:val="24"/>
          <w:szCs w:val="24"/>
        </w:rPr>
        <w:t>优城</w:t>
      </w:r>
      <w:proofErr w:type="gramEnd"/>
      <w:r w:rsidRPr="006F2E62">
        <w:rPr>
          <w:rFonts w:ascii="宋体" w:hAnsi="宋体" w:hint="eastAsia"/>
          <w:bCs/>
          <w:color w:val="000000"/>
          <w:sz w:val="24"/>
          <w:szCs w:val="24"/>
        </w:rPr>
        <w:t>有限公司</w:t>
      </w:r>
      <w:r w:rsidRPr="006F2E62">
        <w:rPr>
          <w:rFonts w:ascii="宋体" w:hAnsi="宋体" w:hint="eastAsia"/>
          <w:color w:val="000000"/>
          <w:sz w:val="24"/>
          <w:szCs w:val="24"/>
        </w:rPr>
        <w:t>所有。</w:t>
      </w:r>
    </w:p>
    <w:p w14:paraId="1A014CA8" w14:textId="77777777" w:rsidR="00E10B4C" w:rsidRPr="006F2E62" w:rsidRDefault="00E10B4C" w:rsidP="00E10B4C">
      <w:pPr>
        <w:spacing w:line="360" w:lineRule="auto"/>
        <w:ind w:left="210" w:right="210"/>
        <w:rPr>
          <w:rFonts w:ascii="宋体" w:hAnsi="宋体"/>
          <w:color w:val="000000"/>
          <w:sz w:val="24"/>
          <w:szCs w:val="24"/>
        </w:rPr>
      </w:pPr>
      <w:r w:rsidRPr="006F2E62">
        <w:rPr>
          <w:rFonts w:ascii="宋体" w:hAnsi="宋体" w:hint="eastAsia"/>
          <w:color w:val="000000"/>
          <w:sz w:val="24"/>
          <w:szCs w:val="24"/>
        </w:rPr>
        <w:t>请勿复制、传播或发表本文件。</w:t>
      </w:r>
    </w:p>
    <w:p w14:paraId="3EE68EB7" w14:textId="77777777" w:rsidR="00E10B4C" w:rsidRPr="006F2E62" w:rsidRDefault="00E10B4C" w:rsidP="00E10B4C">
      <w:pPr>
        <w:spacing w:line="360" w:lineRule="auto"/>
        <w:ind w:left="210" w:right="210"/>
        <w:rPr>
          <w:rFonts w:ascii="宋体" w:hAnsi="宋体"/>
          <w:b/>
          <w:color w:val="000000"/>
          <w:sz w:val="24"/>
          <w:szCs w:val="24"/>
        </w:rPr>
      </w:pPr>
      <w:r w:rsidRPr="006F2E62">
        <w:rPr>
          <w:rFonts w:ascii="宋体" w:hAnsi="宋体" w:hint="eastAsia"/>
          <w:color w:val="000000"/>
          <w:sz w:val="24"/>
          <w:szCs w:val="24"/>
        </w:rPr>
        <w:t>本文件的所有的版权和其他的知识产权予以保留。</w:t>
      </w:r>
      <w:proofErr w:type="gramStart"/>
      <w:r w:rsidRPr="006F2E62">
        <w:rPr>
          <w:rFonts w:ascii="宋体" w:hAnsi="宋体" w:hint="eastAsia"/>
          <w:color w:val="000000"/>
          <w:sz w:val="24"/>
          <w:szCs w:val="24"/>
        </w:rPr>
        <w:t>未经</w:t>
      </w:r>
      <w:r w:rsidRPr="006F2E62">
        <w:rPr>
          <w:rFonts w:ascii="宋体" w:hAnsi="宋体" w:hint="eastAsia"/>
          <w:bCs/>
          <w:color w:val="000000"/>
          <w:sz w:val="24"/>
          <w:szCs w:val="24"/>
        </w:rPr>
        <w:t>优城有限公司</w:t>
      </w:r>
      <w:proofErr w:type="gramEnd"/>
      <w:r w:rsidRPr="006F2E62">
        <w:rPr>
          <w:rFonts w:ascii="宋体" w:hAnsi="宋体" w:hint="eastAsia"/>
          <w:color w:val="000000"/>
          <w:sz w:val="24"/>
          <w:szCs w:val="24"/>
        </w:rPr>
        <w:t>明确的书面许可，不得对本文件的任一部分以任何方式（机械的、电子的以及光学的复印、记录、扫描）进行复制或发表。</w:t>
      </w:r>
    </w:p>
    <w:p w14:paraId="2DFDD979" w14:textId="77777777" w:rsidR="00E10B4C" w:rsidRPr="006F2E62" w:rsidRDefault="00E10B4C" w:rsidP="00E10B4C">
      <w:pPr>
        <w:spacing w:line="360" w:lineRule="auto"/>
        <w:ind w:left="210" w:right="210"/>
        <w:rPr>
          <w:rFonts w:ascii="宋体" w:hAnsi="宋体"/>
          <w:color w:val="000000"/>
          <w:sz w:val="24"/>
          <w:szCs w:val="24"/>
        </w:rPr>
      </w:pPr>
      <w:proofErr w:type="gramStart"/>
      <w:r w:rsidRPr="006F2E62">
        <w:rPr>
          <w:rFonts w:ascii="宋体" w:hAnsi="宋体" w:hint="eastAsia"/>
          <w:bCs/>
          <w:color w:val="000000"/>
          <w:sz w:val="24"/>
          <w:szCs w:val="24"/>
        </w:rPr>
        <w:t>优城有限公司</w:t>
      </w:r>
      <w:proofErr w:type="gramEnd"/>
      <w:r w:rsidRPr="006F2E62">
        <w:rPr>
          <w:rFonts w:ascii="宋体" w:hAnsi="宋体" w:hint="eastAsia"/>
          <w:color w:val="000000"/>
          <w:sz w:val="24"/>
          <w:szCs w:val="24"/>
        </w:rPr>
        <w:t>在此明确表示，除明确的书面许可外，不存在对本文件的任一部分进行复制或发表的许可。</w:t>
      </w:r>
    </w:p>
    <w:p w14:paraId="7E8CCC5F" w14:textId="77777777" w:rsidR="00E10B4C" w:rsidRPr="006F2E62" w:rsidRDefault="00E10B4C" w:rsidP="00E10B4C">
      <w:pPr>
        <w:spacing w:line="360" w:lineRule="auto"/>
        <w:ind w:left="210" w:right="210"/>
        <w:rPr>
          <w:rFonts w:ascii="宋体" w:hAnsi="宋体"/>
          <w:color w:val="000000"/>
          <w:sz w:val="24"/>
          <w:szCs w:val="24"/>
        </w:rPr>
      </w:pPr>
      <w:r w:rsidRPr="006F2E62">
        <w:rPr>
          <w:rFonts w:ascii="宋体" w:hAnsi="宋体" w:hint="eastAsia"/>
          <w:color w:val="000000"/>
          <w:sz w:val="24"/>
          <w:szCs w:val="24"/>
        </w:rPr>
        <w:t>侵犯版权或其他知识产权可导致</w:t>
      </w:r>
      <w:proofErr w:type="gramStart"/>
      <w:r w:rsidRPr="006F2E62">
        <w:rPr>
          <w:rFonts w:ascii="宋体" w:hAnsi="宋体" w:hint="eastAsia"/>
          <w:color w:val="000000"/>
          <w:sz w:val="24"/>
          <w:szCs w:val="24"/>
        </w:rPr>
        <w:t>向</w:t>
      </w:r>
      <w:r w:rsidRPr="006F2E62">
        <w:rPr>
          <w:rFonts w:ascii="宋体" w:hAnsi="宋体" w:hint="eastAsia"/>
          <w:bCs/>
          <w:color w:val="000000"/>
          <w:sz w:val="24"/>
          <w:szCs w:val="24"/>
        </w:rPr>
        <w:t>优城有限公司</w:t>
      </w:r>
      <w:proofErr w:type="gramEnd"/>
      <w:r w:rsidRPr="006F2E62">
        <w:rPr>
          <w:rFonts w:ascii="宋体" w:hAnsi="宋体" w:hint="eastAsia"/>
          <w:color w:val="000000"/>
          <w:sz w:val="24"/>
          <w:szCs w:val="24"/>
        </w:rPr>
        <w:t>赔偿经济损失的责任。复印本文件或商业性处理侵权的复印件也可引致刑事责任。</w:t>
      </w:r>
    </w:p>
    <w:p w14:paraId="7A895B68" w14:textId="77777777" w:rsidR="00E10B4C" w:rsidRPr="006F2E62" w:rsidRDefault="00E10B4C" w:rsidP="00E10B4C">
      <w:pPr>
        <w:spacing w:line="360" w:lineRule="auto"/>
        <w:ind w:left="210" w:right="210"/>
        <w:rPr>
          <w:rFonts w:ascii="宋体" w:hAnsi="宋体"/>
          <w:color w:val="000000"/>
          <w:sz w:val="24"/>
          <w:szCs w:val="24"/>
        </w:rPr>
      </w:pPr>
    </w:p>
    <w:p w14:paraId="0284B193" w14:textId="77777777" w:rsidR="00E10B4C" w:rsidRPr="006F2E62" w:rsidRDefault="00E10B4C" w:rsidP="00E10B4C">
      <w:pPr>
        <w:spacing w:line="360" w:lineRule="auto"/>
        <w:ind w:left="210" w:right="210" w:firstLine="422"/>
        <w:rPr>
          <w:rFonts w:ascii="宋体" w:hAnsi="宋体" w:cs="PMingLiU"/>
          <w:b/>
          <w:color w:val="000000"/>
          <w:sz w:val="24"/>
          <w:szCs w:val="24"/>
        </w:rPr>
      </w:pPr>
      <w:r w:rsidRPr="006F2E62">
        <w:rPr>
          <w:rFonts w:ascii="宋体" w:hAnsi="宋体" w:cs="PMingLiU" w:hint="eastAsia"/>
          <w:b/>
          <w:color w:val="000000"/>
          <w:sz w:val="24"/>
          <w:szCs w:val="24"/>
        </w:rPr>
        <w:t>保密</w:t>
      </w:r>
    </w:p>
    <w:p w14:paraId="379D1391" w14:textId="77777777" w:rsidR="00E10B4C" w:rsidRPr="006F2E62" w:rsidRDefault="00E10B4C" w:rsidP="00E10B4C">
      <w:pPr>
        <w:spacing w:line="360" w:lineRule="auto"/>
        <w:ind w:left="210" w:right="210"/>
        <w:rPr>
          <w:rFonts w:ascii="宋体" w:hAnsi="宋体" w:cs="PMingLiU"/>
          <w:color w:val="000000"/>
          <w:sz w:val="24"/>
          <w:szCs w:val="24"/>
        </w:rPr>
      </w:pPr>
      <w:r w:rsidRPr="006F2E62">
        <w:rPr>
          <w:rFonts w:ascii="宋体" w:hAnsi="宋体" w:cs="PMingLiU" w:hint="eastAsia"/>
          <w:color w:val="000000"/>
          <w:sz w:val="24"/>
          <w:szCs w:val="24"/>
        </w:rPr>
        <w:t>本文件</w:t>
      </w:r>
      <w:proofErr w:type="gramStart"/>
      <w:r w:rsidRPr="006F2E62">
        <w:rPr>
          <w:rFonts w:ascii="宋体" w:hAnsi="宋体" w:cs="PMingLiU" w:hint="eastAsia"/>
          <w:color w:val="000000"/>
          <w:sz w:val="24"/>
          <w:szCs w:val="24"/>
        </w:rPr>
        <w:t>是</w:t>
      </w:r>
      <w:r w:rsidRPr="006F2E62">
        <w:rPr>
          <w:rFonts w:ascii="宋体" w:hAnsi="宋体" w:hint="eastAsia"/>
          <w:bCs/>
          <w:color w:val="000000"/>
          <w:sz w:val="24"/>
          <w:szCs w:val="24"/>
        </w:rPr>
        <w:t>优城有限公司</w:t>
      </w:r>
      <w:proofErr w:type="gramEnd"/>
      <w:r w:rsidRPr="006F2E62">
        <w:rPr>
          <w:rFonts w:ascii="宋体" w:hAnsi="宋体" w:cs="PMingLiU" w:hint="eastAsia"/>
          <w:color w:val="000000"/>
          <w:sz w:val="24"/>
          <w:szCs w:val="24"/>
        </w:rPr>
        <w:t>的商业秘密，并且是在保密的情况下提供给所有收件人的。</w:t>
      </w:r>
    </w:p>
    <w:p w14:paraId="2004803D" w14:textId="77777777" w:rsidR="00E10B4C" w:rsidRPr="006F2E62" w:rsidRDefault="00E10B4C" w:rsidP="00E10B4C">
      <w:pPr>
        <w:spacing w:line="360" w:lineRule="auto"/>
        <w:ind w:left="210" w:right="210"/>
        <w:rPr>
          <w:rFonts w:ascii="宋体" w:hAnsi="宋体" w:cs="PMingLiU"/>
          <w:color w:val="000000"/>
          <w:sz w:val="24"/>
          <w:szCs w:val="24"/>
        </w:rPr>
      </w:pPr>
      <w:proofErr w:type="gramStart"/>
      <w:r w:rsidRPr="006F2E62">
        <w:rPr>
          <w:rFonts w:ascii="宋体" w:hAnsi="宋体" w:cs="PMingLiU" w:hint="eastAsia"/>
          <w:color w:val="000000"/>
          <w:sz w:val="24"/>
          <w:szCs w:val="24"/>
        </w:rPr>
        <w:t>未经</w:t>
      </w:r>
      <w:r w:rsidRPr="006F2E62">
        <w:rPr>
          <w:rFonts w:ascii="宋体" w:hAnsi="宋体" w:hint="eastAsia"/>
          <w:bCs/>
          <w:color w:val="000000"/>
          <w:sz w:val="24"/>
          <w:szCs w:val="24"/>
        </w:rPr>
        <w:t>优城有限公司</w:t>
      </w:r>
      <w:proofErr w:type="gramEnd"/>
      <w:r w:rsidRPr="006F2E62">
        <w:rPr>
          <w:rFonts w:ascii="宋体" w:hAnsi="宋体" w:cs="PMingLiU" w:hint="eastAsia"/>
          <w:color w:val="000000"/>
          <w:sz w:val="24"/>
          <w:szCs w:val="24"/>
        </w:rPr>
        <w:t>的书面同意，不得向任何个人或机构披露本文件的任何部分。</w:t>
      </w:r>
    </w:p>
    <w:p w14:paraId="67B8777A" w14:textId="77777777" w:rsidR="00E10B4C" w:rsidRPr="006F2E62" w:rsidRDefault="00E10B4C" w:rsidP="00E10B4C">
      <w:pPr>
        <w:spacing w:line="360" w:lineRule="auto"/>
        <w:ind w:left="210" w:right="210"/>
        <w:rPr>
          <w:rFonts w:ascii="宋体" w:hAnsi="宋体" w:cs="PMingLiU"/>
          <w:color w:val="000000"/>
          <w:sz w:val="24"/>
          <w:szCs w:val="24"/>
        </w:rPr>
      </w:pPr>
      <w:r w:rsidRPr="006F2E62">
        <w:rPr>
          <w:rFonts w:ascii="宋体" w:hAnsi="宋体" w:cs="PMingLiU" w:hint="eastAsia"/>
          <w:color w:val="000000"/>
          <w:sz w:val="24"/>
          <w:szCs w:val="24"/>
        </w:rPr>
        <w:t>此外，为控制流传，</w:t>
      </w:r>
      <w:proofErr w:type="gramStart"/>
      <w:r w:rsidRPr="006F2E62">
        <w:rPr>
          <w:rFonts w:ascii="宋体" w:hAnsi="宋体" w:cs="PMingLiU" w:hint="eastAsia"/>
          <w:color w:val="000000"/>
          <w:sz w:val="24"/>
          <w:szCs w:val="24"/>
        </w:rPr>
        <w:t>未经</w:t>
      </w:r>
      <w:r w:rsidRPr="006F2E62">
        <w:rPr>
          <w:rFonts w:ascii="宋体" w:hAnsi="宋体" w:hint="eastAsia"/>
          <w:bCs/>
          <w:color w:val="000000"/>
          <w:sz w:val="24"/>
          <w:szCs w:val="24"/>
        </w:rPr>
        <w:t>优城有限公司</w:t>
      </w:r>
      <w:proofErr w:type="gramEnd"/>
      <w:r w:rsidRPr="006F2E62">
        <w:rPr>
          <w:rFonts w:ascii="宋体" w:hAnsi="宋体" w:cs="PMingLiU" w:hint="eastAsia"/>
          <w:color w:val="000000"/>
          <w:sz w:val="24"/>
          <w:szCs w:val="24"/>
        </w:rPr>
        <w:t>的书面同意，不得以复印、扫描或以其他方式复制本文件的任何部分。</w:t>
      </w:r>
    </w:p>
    <w:p w14:paraId="2ACC82ED" w14:textId="77777777" w:rsidR="00E10B4C" w:rsidRDefault="00E10B4C" w:rsidP="00E10B4C">
      <w:pPr>
        <w:spacing w:line="360" w:lineRule="auto"/>
        <w:ind w:left="210" w:right="210"/>
        <w:rPr>
          <w:rFonts w:ascii="宋体" w:hAnsi="宋体" w:cs="PMingLiU"/>
          <w:color w:val="000000"/>
          <w:sz w:val="24"/>
          <w:szCs w:val="24"/>
        </w:rPr>
      </w:pPr>
      <w:r w:rsidRPr="006F2E62">
        <w:rPr>
          <w:rFonts w:ascii="宋体" w:hAnsi="宋体" w:cs="PMingLiU" w:hint="eastAsia"/>
          <w:color w:val="000000"/>
          <w:sz w:val="24"/>
          <w:szCs w:val="24"/>
        </w:rPr>
        <w:t>任何非法的对本文件的披露可导致</w:t>
      </w:r>
      <w:proofErr w:type="gramStart"/>
      <w:r w:rsidRPr="006F2E62">
        <w:rPr>
          <w:rFonts w:ascii="宋体" w:hAnsi="宋体" w:cs="PMingLiU" w:hint="eastAsia"/>
          <w:color w:val="000000"/>
          <w:sz w:val="24"/>
          <w:szCs w:val="24"/>
        </w:rPr>
        <w:t>向</w:t>
      </w:r>
      <w:r w:rsidRPr="006F2E62">
        <w:rPr>
          <w:rFonts w:ascii="宋体" w:hAnsi="宋体" w:hint="eastAsia"/>
          <w:bCs/>
          <w:color w:val="000000"/>
          <w:sz w:val="24"/>
          <w:szCs w:val="24"/>
        </w:rPr>
        <w:t>优城有限公司</w:t>
      </w:r>
      <w:proofErr w:type="gramEnd"/>
      <w:r w:rsidRPr="006F2E62">
        <w:rPr>
          <w:rFonts w:ascii="宋体" w:hAnsi="宋体" w:hint="eastAsia"/>
          <w:color w:val="000000"/>
          <w:sz w:val="24"/>
          <w:szCs w:val="24"/>
        </w:rPr>
        <w:t>赔偿因此而遭受的经济</w:t>
      </w:r>
      <w:r w:rsidRPr="006F2E62">
        <w:rPr>
          <w:rFonts w:ascii="宋体" w:hAnsi="宋体" w:cs="PMingLiU" w:hint="eastAsia"/>
          <w:color w:val="000000"/>
          <w:sz w:val="24"/>
          <w:szCs w:val="24"/>
        </w:rPr>
        <w:t>损失的责任。</w:t>
      </w:r>
    </w:p>
    <w:p w14:paraId="02C77E64" w14:textId="77777777" w:rsidR="00231AC2" w:rsidRDefault="00231AC2" w:rsidP="00E10B4C">
      <w:pPr>
        <w:spacing w:line="360" w:lineRule="auto"/>
        <w:ind w:left="210" w:right="210"/>
        <w:rPr>
          <w:rFonts w:ascii="宋体" w:hAnsi="宋体" w:cs="PMingLiU"/>
          <w:color w:val="000000"/>
          <w:sz w:val="24"/>
          <w:szCs w:val="24"/>
        </w:rPr>
      </w:pPr>
    </w:p>
    <w:p w14:paraId="3A486FF6" w14:textId="77777777" w:rsidR="00231AC2" w:rsidRDefault="00231AC2" w:rsidP="00E10B4C">
      <w:pPr>
        <w:spacing w:line="360" w:lineRule="auto"/>
        <w:ind w:left="210" w:right="210"/>
        <w:rPr>
          <w:rFonts w:ascii="宋体" w:hAnsi="宋体" w:cs="PMingLiU"/>
          <w:color w:val="000000"/>
          <w:sz w:val="24"/>
          <w:szCs w:val="24"/>
        </w:rPr>
      </w:pPr>
    </w:p>
    <w:p w14:paraId="07FBFB9A" w14:textId="77777777" w:rsidR="00231AC2" w:rsidRDefault="00231AC2" w:rsidP="00E10B4C">
      <w:pPr>
        <w:spacing w:line="360" w:lineRule="auto"/>
        <w:ind w:left="210" w:right="210"/>
        <w:rPr>
          <w:rFonts w:ascii="宋体" w:hAnsi="宋体" w:cs="PMingLiU"/>
          <w:color w:val="000000"/>
          <w:sz w:val="24"/>
          <w:szCs w:val="24"/>
        </w:rPr>
      </w:pPr>
    </w:p>
    <w:p w14:paraId="68EFF525" w14:textId="77777777" w:rsidR="00231AC2" w:rsidRDefault="00231AC2" w:rsidP="00E10B4C">
      <w:pPr>
        <w:spacing w:line="360" w:lineRule="auto"/>
        <w:ind w:left="210" w:right="210"/>
        <w:rPr>
          <w:rFonts w:ascii="宋体" w:hAnsi="宋体" w:cs="PMingLiU"/>
          <w:color w:val="000000"/>
          <w:sz w:val="24"/>
          <w:szCs w:val="24"/>
        </w:rPr>
      </w:pPr>
    </w:p>
    <w:p w14:paraId="589C811B" w14:textId="77777777" w:rsidR="00231AC2" w:rsidRDefault="00231AC2" w:rsidP="00E10B4C">
      <w:pPr>
        <w:spacing w:line="360" w:lineRule="auto"/>
        <w:ind w:left="210" w:right="210"/>
        <w:rPr>
          <w:rFonts w:ascii="宋体" w:hAnsi="宋体" w:cs="PMingLiU"/>
          <w:color w:val="000000"/>
          <w:sz w:val="24"/>
          <w:szCs w:val="24"/>
        </w:rPr>
      </w:pPr>
    </w:p>
    <w:p w14:paraId="0711BB89" w14:textId="77777777" w:rsidR="00231AC2" w:rsidRDefault="00231AC2" w:rsidP="00E10B4C">
      <w:pPr>
        <w:spacing w:line="360" w:lineRule="auto"/>
        <w:ind w:left="210" w:right="210"/>
        <w:rPr>
          <w:rFonts w:ascii="宋体" w:hAnsi="宋体" w:cs="PMingLiU"/>
          <w:color w:val="000000"/>
          <w:sz w:val="24"/>
          <w:szCs w:val="24"/>
        </w:rPr>
      </w:pPr>
    </w:p>
    <w:p w14:paraId="4E541843" w14:textId="77777777" w:rsidR="00231AC2" w:rsidRPr="00D14AA5" w:rsidRDefault="00231AC2" w:rsidP="00C72142">
      <w:pPr>
        <w:pStyle w:val="ac"/>
      </w:pPr>
      <w:r>
        <w:rPr>
          <w:rFonts w:hint="eastAsia"/>
        </w:rPr>
        <w:lastRenderedPageBreak/>
        <w:t>文档修订版本记录</w:t>
      </w: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8"/>
        <w:gridCol w:w="2976"/>
        <w:gridCol w:w="1134"/>
        <w:gridCol w:w="1418"/>
        <w:gridCol w:w="1276"/>
        <w:gridCol w:w="1317"/>
      </w:tblGrid>
      <w:tr w:rsidR="00231AC2" w:rsidRPr="00231AC2" w14:paraId="06409BC9" w14:textId="77777777" w:rsidTr="00FC34E4">
        <w:trPr>
          <w:trHeight w:hRule="exact" w:val="402"/>
          <w:jc w:val="center"/>
        </w:trPr>
        <w:tc>
          <w:tcPr>
            <w:tcW w:w="668" w:type="dxa"/>
            <w:vMerge w:val="restart"/>
            <w:shd w:val="clear" w:color="auto" w:fill="E0E0E0"/>
            <w:vAlign w:val="center"/>
          </w:tcPr>
          <w:p w14:paraId="0B33A39A" w14:textId="77777777" w:rsidR="00231AC2" w:rsidRPr="00FC34E4" w:rsidRDefault="00231AC2" w:rsidP="00574D24">
            <w:pPr>
              <w:jc w:val="center"/>
              <w:rPr>
                <w:b/>
                <w:sz w:val="18"/>
                <w:szCs w:val="18"/>
              </w:rPr>
            </w:pPr>
            <w:r w:rsidRPr="00FC34E4">
              <w:rPr>
                <w:rFonts w:hint="eastAsia"/>
                <w:b/>
                <w:sz w:val="18"/>
                <w:szCs w:val="18"/>
              </w:rPr>
              <w:t>版本</w:t>
            </w:r>
          </w:p>
        </w:tc>
        <w:tc>
          <w:tcPr>
            <w:tcW w:w="2976" w:type="dxa"/>
            <w:vMerge w:val="restart"/>
            <w:shd w:val="clear" w:color="auto" w:fill="E0E0E0"/>
            <w:vAlign w:val="center"/>
          </w:tcPr>
          <w:p w14:paraId="5717F594" w14:textId="77777777" w:rsidR="00231AC2" w:rsidRPr="00FC34E4" w:rsidRDefault="00231AC2" w:rsidP="00574D24">
            <w:pPr>
              <w:jc w:val="center"/>
              <w:rPr>
                <w:b/>
                <w:sz w:val="18"/>
                <w:szCs w:val="18"/>
              </w:rPr>
            </w:pPr>
            <w:r w:rsidRPr="00FC34E4">
              <w:rPr>
                <w:rFonts w:hint="eastAsia"/>
                <w:b/>
                <w:sz w:val="18"/>
                <w:szCs w:val="18"/>
              </w:rPr>
              <w:t>主要修订内容</w:t>
            </w:r>
          </w:p>
        </w:tc>
        <w:tc>
          <w:tcPr>
            <w:tcW w:w="2552" w:type="dxa"/>
            <w:gridSpan w:val="2"/>
            <w:shd w:val="clear" w:color="auto" w:fill="E0E0E0"/>
            <w:vAlign w:val="center"/>
          </w:tcPr>
          <w:p w14:paraId="4D35162B" w14:textId="77777777" w:rsidR="00231AC2" w:rsidRPr="00FC34E4" w:rsidRDefault="00231AC2" w:rsidP="00574D24">
            <w:pPr>
              <w:jc w:val="center"/>
              <w:rPr>
                <w:b/>
                <w:sz w:val="18"/>
                <w:szCs w:val="18"/>
              </w:rPr>
            </w:pPr>
            <w:r w:rsidRPr="00FC34E4">
              <w:rPr>
                <w:rFonts w:hint="eastAsia"/>
                <w:b/>
                <w:sz w:val="18"/>
                <w:szCs w:val="18"/>
              </w:rPr>
              <w:t>编制</w:t>
            </w:r>
            <w:r w:rsidRPr="00FC34E4">
              <w:rPr>
                <w:b/>
                <w:sz w:val="18"/>
                <w:szCs w:val="18"/>
              </w:rPr>
              <w:t>/</w:t>
            </w:r>
            <w:r w:rsidRPr="00FC34E4">
              <w:rPr>
                <w:rFonts w:hint="eastAsia"/>
                <w:b/>
                <w:sz w:val="18"/>
                <w:szCs w:val="18"/>
              </w:rPr>
              <w:t>更改</w:t>
            </w:r>
          </w:p>
        </w:tc>
        <w:tc>
          <w:tcPr>
            <w:tcW w:w="2593" w:type="dxa"/>
            <w:gridSpan w:val="2"/>
            <w:shd w:val="clear" w:color="auto" w:fill="E0E0E0"/>
            <w:vAlign w:val="center"/>
          </w:tcPr>
          <w:p w14:paraId="08A03C93" w14:textId="77777777" w:rsidR="00231AC2" w:rsidRPr="00FC34E4" w:rsidRDefault="00231AC2" w:rsidP="00574D24">
            <w:pPr>
              <w:jc w:val="center"/>
              <w:rPr>
                <w:b/>
                <w:sz w:val="18"/>
                <w:szCs w:val="18"/>
              </w:rPr>
            </w:pPr>
            <w:r w:rsidRPr="00FC34E4">
              <w:rPr>
                <w:rFonts w:hint="eastAsia"/>
                <w:b/>
                <w:sz w:val="18"/>
                <w:szCs w:val="18"/>
              </w:rPr>
              <w:t>审核</w:t>
            </w:r>
          </w:p>
        </w:tc>
      </w:tr>
      <w:tr w:rsidR="00231AC2" w:rsidRPr="00231AC2" w14:paraId="0E702269" w14:textId="77777777" w:rsidTr="00FC34E4">
        <w:trPr>
          <w:trHeight w:hRule="exact" w:val="402"/>
          <w:jc w:val="center"/>
        </w:trPr>
        <w:tc>
          <w:tcPr>
            <w:tcW w:w="668" w:type="dxa"/>
            <w:vMerge/>
            <w:shd w:val="clear" w:color="auto" w:fill="E0E0E0"/>
            <w:vAlign w:val="center"/>
          </w:tcPr>
          <w:p w14:paraId="77A53353" w14:textId="77777777" w:rsidR="00231AC2" w:rsidRPr="00FC34E4" w:rsidRDefault="00231AC2" w:rsidP="00574D24">
            <w:pPr>
              <w:jc w:val="center"/>
              <w:rPr>
                <w:sz w:val="18"/>
                <w:szCs w:val="18"/>
              </w:rPr>
            </w:pPr>
          </w:p>
        </w:tc>
        <w:tc>
          <w:tcPr>
            <w:tcW w:w="2976" w:type="dxa"/>
            <w:vMerge/>
            <w:shd w:val="clear" w:color="auto" w:fill="E0E0E0"/>
            <w:vAlign w:val="center"/>
          </w:tcPr>
          <w:p w14:paraId="17AEF808" w14:textId="77777777" w:rsidR="00231AC2" w:rsidRPr="00FC34E4" w:rsidRDefault="00231AC2" w:rsidP="00574D24">
            <w:pPr>
              <w:jc w:val="center"/>
              <w:rPr>
                <w:b/>
                <w:sz w:val="18"/>
                <w:szCs w:val="18"/>
              </w:rPr>
            </w:pPr>
          </w:p>
        </w:tc>
        <w:tc>
          <w:tcPr>
            <w:tcW w:w="1134" w:type="dxa"/>
            <w:shd w:val="clear" w:color="auto" w:fill="E0E0E0"/>
            <w:vAlign w:val="center"/>
          </w:tcPr>
          <w:p w14:paraId="2E6E0E91" w14:textId="77777777" w:rsidR="00231AC2" w:rsidRPr="00FC34E4" w:rsidRDefault="00231AC2" w:rsidP="00574D24">
            <w:pPr>
              <w:jc w:val="center"/>
              <w:rPr>
                <w:b/>
                <w:sz w:val="18"/>
                <w:szCs w:val="18"/>
              </w:rPr>
            </w:pPr>
            <w:r w:rsidRPr="00FC34E4">
              <w:rPr>
                <w:rFonts w:hint="eastAsia"/>
                <w:b/>
                <w:sz w:val="18"/>
                <w:szCs w:val="18"/>
              </w:rPr>
              <w:t>作者</w:t>
            </w:r>
          </w:p>
        </w:tc>
        <w:tc>
          <w:tcPr>
            <w:tcW w:w="1418" w:type="dxa"/>
            <w:shd w:val="clear" w:color="auto" w:fill="E0E0E0"/>
            <w:vAlign w:val="center"/>
          </w:tcPr>
          <w:p w14:paraId="4F31AB57" w14:textId="77777777" w:rsidR="00231AC2" w:rsidRPr="00FC34E4" w:rsidRDefault="00231AC2" w:rsidP="00574D24">
            <w:pPr>
              <w:jc w:val="center"/>
              <w:rPr>
                <w:b/>
                <w:sz w:val="18"/>
                <w:szCs w:val="18"/>
              </w:rPr>
            </w:pPr>
            <w:r w:rsidRPr="00FC34E4">
              <w:rPr>
                <w:rFonts w:hint="eastAsia"/>
                <w:b/>
                <w:sz w:val="18"/>
                <w:szCs w:val="18"/>
              </w:rPr>
              <w:t>日期</w:t>
            </w:r>
          </w:p>
        </w:tc>
        <w:tc>
          <w:tcPr>
            <w:tcW w:w="1276" w:type="dxa"/>
            <w:shd w:val="clear" w:color="auto" w:fill="E0E0E0"/>
            <w:vAlign w:val="center"/>
          </w:tcPr>
          <w:p w14:paraId="3F86FA34" w14:textId="77777777" w:rsidR="00231AC2" w:rsidRPr="00FC34E4" w:rsidRDefault="00231AC2" w:rsidP="00574D24">
            <w:pPr>
              <w:jc w:val="center"/>
              <w:rPr>
                <w:b/>
                <w:sz w:val="18"/>
                <w:szCs w:val="18"/>
              </w:rPr>
            </w:pPr>
            <w:r w:rsidRPr="00FC34E4">
              <w:rPr>
                <w:rFonts w:hint="eastAsia"/>
                <w:b/>
                <w:sz w:val="18"/>
                <w:szCs w:val="18"/>
              </w:rPr>
              <w:t>审核人</w:t>
            </w:r>
          </w:p>
        </w:tc>
        <w:tc>
          <w:tcPr>
            <w:tcW w:w="1317" w:type="dxa"/>
            <w:shd w:val="clear" w:color="auto" w:fill="E0E0E0"/>
            <w:vAlign w:val="center"/>
          </w:tcPr>
          <w:p w14:paraId="38396F50" w14:textId="77777777" w:rsidR="00231AC2" w:rsidRPr="00FC34E4" w:rsidRDefault="00231AC2" w:rsidP="00574D24">
            <w:pPr>
              <w:jc w:val="center"/>
              <w:rPr>
                <w:b/>
                <w:sz w:val="18"/>
                <w:szCs w:val="18"/>
              </w:rPr>
            </w:pPr>
            <w:r w:rsidRPr="00FC34E4">
              <w:rPr>
                <w:rFonts w:hint="eastAsia"/>
                <w:b/>
                <w:sz w:val="18"/>
                <w:szCs w:val="18"/>
              </w:rPr>
              <w:t>日期</w:t>
            </w:r>
          </w:p>
        </w:tc>
      </w:tr>
      <w:tr w:rsidR="00231AC2" w:rsidRPr="00231AC2" w14:paraId="4D13316A" w14:textId="77777777" w:rsidTr="00FC34E4">
        <w:trPr>
          <w:trHeight w:val="425"/>
          <w:jc w:val="center"/>
        </w:trPr>
        <w:tc>
          <w:tcPr>
            <w:tcW w:w="668" w:type="dxa"/>
            <w:vAlign w:val="center"/>
          </w:tcPr>
          <w:p w14:paraId="7EE4E185" w14:textId="77777777" w:rsidR="00231AC2" w:rsidRPr="00FC34E4" w:rsidRDefault="003738B0" w:rsidP="00FC34E4">
            <w:pPr>
              <w:rPr>
                <w:sz w:val="18"/>
                <w:szCs w:val="18"/>
              </w:rPr>
            </w:pPr>
            <w:r w:rsidRPr="00FC34E4">
              <w:rPr>
                <w:sz w:val="18"/>
                <w:szCs w:val="18"/>
              </w:rPr>
              <w:t>0.1</w:t>
            </w:r>
          </w:p>
        </w:tc>
        <w:tc>
          <w:tcPr>
            <w:tcW w:w="2976" w:type="dxa"/>
            <w:vAlign w:val="center"/>
          </w:tcPr>
          <w:p w14:paraId="2DACA12E" w14:textId="77777777" w:rsidR="00231AC2" w:rsidRPr="008349AE" w:rsidRDefault="00231AC2" w:rsidP="00FC34E4">
            <w:pPr>
              <w:rPr>
                <w:sz w:val="18"/>
                <w:szCs w:val="18"/>
              </w:rPr>
            </w:pPr>
            <w:r w:rsidRPr="008349AE">
              <w:rPr>
                <w:rFonts w:hint="eastAsia"/>
                <w:sz w:val="18"/>
                <w:szCs w:val="18"/>
              </w:rPr>
              <w:t>A</w:t>
            </w:r>
            <w:r w:rsidRPr="008349AE">
              <w:rPr>
                <w:sz w:val="18"/>
                <w:szCs w:val="18"/>
              </w:rPr>
              <w:t>:</w:t>
            </w:r>
            <w:r w:rsidRPr="008349AE">
              <w:rPr>
                <w:rFonts w:hint="eastAsia"/>
                <w:sz w:val="18"/>
                <w:szCs w:val="18"/>
              </w:rPr>
              <w:t>增加初始版本</w:t>
            </w:r>
          </w:p>
        </w:tc>
        <w:tc>
          <w:tcPr>
            <w:tcW w:w="1134" w:type="dxa"/>
            <w:vAlign w:val="center"/>
          </w:tcPr>
          <w:p w14:paraId="52B030E9" w14:textId="77777777" w:rsidR="00231AC2" w:rsidRPr="00FC34E4" w:rsidRDefault="00DE61D4" w:rsidP="00FC34E4">
            <w:pPr>
              <w:jc w:val="center"/>
              <w:rPr>
                <w:sz w:val="18"/>
                <w:szCs w:val="18"/>
              </w:rPr>
            </w:pPr>
            <w:r w:rsidRPr="00FC34E4">
              <w:rPr>
                <w:sz w:val="18"/>
                <w:szCs w:val="18"/>
              </w:rPr>
              <w:t>曹喜峰</w:t>
            </w:r>
          </w:p>
        </w:tc>
        <w:tc>
          <w:tcPr>
            <w:tcW w:w="1418" w:type="dxa"/>
            <w:vAlign w:val="center"/>
          </w:tcPr>
          <w:p w14:paraId="4C513442" w14:textId="77777777" w:rsidR="00231AC2" w:rsidRPr="00FC34E4" w:rsidRDefault="00DE61D4" w:rsidP="00FC34E4">
            <w:pPr>
              <w:jc w:val="center"/>
              <w:rPr>
                <w:sz w:val="18"/>
                <w:szCs w:val="18"/>
              </w:rPr>
            </w:pPr>
            <w:r w:rsidRPr="00FC34E4">
              <w:rPr>
                <w:rFonts w:hint="eastAsia"/>
                <w:sz w:val="18"/>
                <w:szCs w:val="18"/>
              </w:rPr>
              <w:t>2014-</w:t>
            </w:r>
            <w:r w:rsidRPr="00FC34E4">
              <w:rPr>
                <w:sz w:val="18"/>
                <w:szCs w:val="18"/>
              </w:rPr>
              <w:t>07</w:t>
            </w:r>
            <w:r w:rsidRPr="00FC34E4">
              <w:rPr>
                <w:rFonts w:hint="eastAsia"/>
                <w:sz w:val="18"/>
                <w:szCs w:val="18"/>
              </w:rPr>
              <w:t>-</w:t>
            </w:r>
            <w:r w:rsidRPr="00FC34E4">
              <w:rPr>
                <w:sz w:val="18"/>
                <w:szCs w:val="18"/>
              </w:rPr>
              <w:t>02</w:t>
            </w:r>
          </w:p>
        </w:tc>
        <w:tc>
          <w:tcPr>
            <w:tcW w:w="1276" w:type="dxa"/>
            <w:vAlign w:val="center"/>
          </w:tcPr>
          <w:p w14:paraId="624EAB1B" w14:textId="77777777" w:rsidR="00231AC2" w:rsidRPr="00FC34E4" w:rsidRDefault="00DE61D4" w:rsidP="00FC34E4">
            <w:pPr>
              <w:jc w:val="center"/>
              <w:rPr>
                <w:sz w:val="18"/>
                <w:szCs w:val="18"/>
              </w:rPr>
            </w:pPr>
            <w:r w:rsidRPr="00FC34E4">
              <w:rPr>
                <w:sz w:val="18"/>
                <w:szCs w:val="18"/>
              </w:rPr>
              <w:t>李子</w:t>
            </w:r>
            <w:proofErr w:type="gramStart"/>
            <w:r w:rsidRPr="00FC34E4">
              <w:rPr>
                <w:sz w:val="18"/>
                <w:szCs w:val="18"/>
              </w:rPr>
              <w:t>馈</w:t>
            </w:r>
            <w:proofErr w:type="gramEnd"/>
          </w:p>
        </w:tc>
        <w:tc>
          <w:tcPr>
            <w:tcW w:w="1317" w:type="dxa"/>
            <w:vAlign w:val="center"/>
          </w:tcPr>
          <w:p w14:paraId="7F07108F" w14:textId="77777777" w:rsidR="00231AC2" w:rsidRPr="00FC34E4" w:rsidRDefault="00DE61D4" w:rsidP="00FC34E4">
            <w:pPr>
              <w:jc w:val="center"/>
              <w:rPr>
                <w:sz w:val="18"/>
                <w:szCs w:val="18"/>
              </w:rPr>
            </w:pPr>
            <w:r w:rsidRPr="00FC34E4">
              <w:rPr>
                <w:rFonts w:hint="eastAsia"/>
                <w:sz w:val="18"/>
                <w:szCs w:val="18"/>
              </w:rPr>
              <w:t>2014-</w:t>
            </w:r>
            <w:r w:rsidRPr="00FC34E4">
              <w:rPr>
                <w:sz w:val="18"/>
                <w:szCs w:val="18"/>
              </w:rPr>
              <w:t>07</w:t>
            </w:r>
            <w:r w:rsidRPr="00FC34E4">
              <w:rPr>
                <w:rFonts w:hint="eastAsia"/>
                <w:sz w:val="18"/>
                <w:szCs w:val="18"/>
              </w:rPr>
              <w:t>-</w:t>
            </w:r>
            <w:r w:rsidRPr="00FC34E4">
              <w:rPr>
                <w:sz w:val="18"/>
                <w:szCs w:val="18"/>
              </w:rPr>
              <w:t>04</w:t>
            </w:r>
          </w:p>
        </w:tc>
      </w:tr>
      <w:tr w:rsidR="003738B0" w:rsidRPr="00231AC2" w14:paraId="152A8B1D" w14:textId="77777777" w:rsidTr="00FC34E4">
        <w:trPr>
          <w:trHeight w:val="425"/>
          <w:jc w:val="center"/>
        </w:trPr>
        <w:tc>
          <w:tcPr>
            <w:tcW w:w="668" w:type="dxa"/>
            <w:vAlign w:val="center"/>
          </w:tcPr>
          <w:p w14:paraId="745B85E6" w14:textId="77777777" w:rsidR="003738B0" w:rsidRPr="00FC34E4" w:rsidRDefault="003738B0" w:rsidP="00FC34E4">
            <w:pPr>
              <w:rPr>
                <w:sz w:val="18"/>
                <w:szCs w:val="18"/>
              </w:rPr>
            </w:pPr>
            <w:r w:rsidRPr="00FC34E4">
              <w:rPr>
                <w:sz w:val="18"/>
                <w:szCs w:val="18"/>
              </w:rPr>
              <w:t>0.2</w:t>
            </w:r>
          </w:p>
        </w:tc>
        <w:tc>
          <w:tcPr>
            <w:tcW w:w="2976" w:type="dxa"/>
            <w:vAlign w:val="center"/>
          </w:tcPr>
          <w:p w14:paraId="762CB2F3" w14:textId="77777777" w:rsidR="003738B0" w:rsidRPr="008349AE" w:rsidRDefault="003738B0" w:rsidP="00FC34E4">
            <w:pPr>
              <w:rPr>
                <w:sz w:val="18"/>
                <w:szCs w:val="18"/>
              </w:rPr>
            </w:pPr>
            <w:r w:rsidRPr="008349AE">
              <w:rPr>
                <w:rFonts w:hint="eastAsia"/>
                <w:sz w:val="18"/>
                <w:szCs w:val="18"/>
              </w:rPr>
              <w:t>M</w:t>
            </w:r>
            <w:r w:rsidRPr="008349AE">
              <w:rPr>
                <w:rFonts w:hint="eastAsia"/>
                <w:sz w:val="18"/>
                <w:szCs w:val="18"/>
              </w:rPr>
              <w:t>：根据与</w:t>
            </w:r>
            <w:proofErr w:type="gramStart"/>
            <w:r w:rsidRPr="008349AE">
              <w:rPr>
                <w:rFonts w:hint="eastAsia"/>
                <w:sz w:val="18"/>
                <w:szCs w:val="18"/>
              </w:rPr>
              <w:t>柬</w:t>
            </w:r>
            <w:proofErr w:type="gramEnd"/>
            <w:r w:rsidRPr="008349AE">
              <w:rPr>
                <w:rFonts w:hint="eastAsia"/>
                <w:sz w:val="18"/>
                <w:szCs w:val="18"/>
              </w:rPr>
              <w:t>方人员沟通进行游戏规则文件修改</w:t>
            </w:r>
          </w:p>
        </w:tc>
        <w:tc>
          <w:tcPr>
            <w:tcW w:w="1134" w:type="dxa"/>
            <w:vAlign w:val="center"/>
          </w:tcPr>
          <w:p w14:paraId="2BDA11C9" w14:textId="77777777" w:rsidR="003738B0" w:rsidRPr="00FC34E4" w:rsidRDefault="003738B0" w:rsidP="00FC34E4">
            <w:pPr>
              <w:jc w:val="center"/>
              <w:rPr>
                <w:sz w:val="18"/>
                <w:szCs w:val="18"/>
              </w:rPr>
            </w:pPr>
            <w:r w:rsidRPr="00FC34E4">
              <w:rPr>
                <w:sz w:val="18"/>
                <w:szCs w:val="18"/>
              </w:rPr>
              <w:t>曹喜峰</w:t>
            </w:r>
          </w:p>
        </w:tc>
        <w:tc>
          <w:tcPr>
            <w:tcW w:w="1418" w:type="dxa"/>
            <w:vAlign w:val="center"/>
          </w:tcPr>
          <w:p w14:paraId="67E90915" w14:textId="77777777" w:rsidR="003738B0" w:rsidRPr="00FC34E4" w:rsidRDefault="003738B0" w:rsidP="00FC34E4">
            <w:pPr>
              <w:jc w:val="center"/>
              <w:rPr>
                <w:sz w:val="18"/>
                <w:szCs w:val="18"/>
              </w:rPr>
            </w:pPr>
            <w:r w:rsidRPr="00FC34E4">
              <w:rPr>
                <w:rFonts w:hint="eastAsia"/>
                <w:sz w:val="18"/>
                <w:szCs w:val="18"/>
              </w:rPr>
              <w:t>2014-</w:t>
            </w:r>
            <w:r w:rsidRPr="00FC34E4">
              <w:rPr>
                <w:sz w:val="18"/>
                <w:szCs w:val="18"/>
              </w:rPr>
              <w:t>07</w:t>
            </w:r>
            <w:r w:rsidRPr="00FC34E4">
              <w:rPr>
                <w:rFonts w:hint="eastAsia"/>
                <w:sz w:val="18"/>
                <w:szCs w:val="18"/>
              </w:rPr>
              <w:t>-</w:t>
            </w:r>
            <w:r w:rsidRPr="00FC34E4">
              <w:rPr>
                <w:sz w:val="18"/>
                <w:szCs w:val="18"/>
              </w:rPr>
              <w:t>15</w:t>
            </w:r>
          </w:p>
        </w:tc>
        <w:tc>
          <w:tcPr>
            <w:tcW w:w="1276" w:type="dxa"/>
            <w:vAlign w:val="center"/>
          </w:tcPr>
          <w:p w14:paraId="720E6C41" w14:textId="77777777" w:rsidR="003738B0" w:rsidRPr="00FC34E4" w:rsidRDefault="003738B0" w:rsidP="00FC34E4">
            <w:pPr>
              <w:jc w:val="center"/>
              <w:rPr>
                <w:sz w:val="18"/>
                <w:szCs w:val="18"/>
              </w:rPr>
            </w:pPr>
            <w:r w:rsidRPr="00FC34E4">
              <w:rPr>
                <w:sz w:val="18"/>
                <w:szCs w:val="18"/>
              </w:rPr>
              <w:t>李子</w:t>
            </w:r>
            <w:proofErr w:type="gramStart"/>
            <w:r w:rsidRPr="00FC34E4">
              <w:rPr>
                <w:sz w:val="18"/>
                <w:szCs w:val="18"/>
              </w:rPr>
              <w:t>馈</w:t>
            </w:r>
            <w:proofErr w:type="gramEnd"/>
          </w:p>
        </w:tc>
        <w:tc>
          <w:tcPr>
            <w:tcW w:w="1317" w:type="dxa"/>
            <w:vAlign w:val="center"/>
          </w:tcPr>
          <w:p w14:paraId="2E5BDC98" w14:textId="77777777" w:rsidR="003738B0" w:rsidRPr="00FC34E4" w:rsidRDefault="003738B0" w:rsidP="00FC34E4">
            <w:pPr>
              <w:jc w:val="center"/>
              <w:rPr>
                <w:sz w:val="18"/>
                <w:szCs w:val="18"/>
              </w:rPr>
            </w:pPr>
            <w:r w:rsidRPr="00FC34E4">
              <w:rPr>
                <w:rFonts w:hint="eastAsia"/>
                <w:sz w:val="18"/>
                <w:szCs w:val="18"/>
              </w:rPr>
              <w:t>2014-</w:t>
            </w:r>
            <w:r w:rsidRPr="00FC34E4">
              <w:rPr>
                <w:sz w:val="18"/>
                <w:szCs w:val="18"/>
              </w:rPr>
              <w:t>07</w:t>
            </w:r>
            <w:r w:rsidRPr="00FC34E4">
              <w:rPr>
                <w:rFonts w:hint="eastAsia"/>
                <w:sz w:val="18"/>
                <w:szCs w:val="18"/>
              </w:rPr>
              <w:t>-</w:t>
            </w:r>
            <w:r w:rsidRPr="00FC34E4">
              <w:rPr>
                <w:sz w:val="18"/>
                <w:szCs w:val="18"/>
              </w:rPr>
              <w:t>16</w:t>
            </w:r>
          </w:p>
        </w:tc>
      </w:tr>
      <w:tr w:rsidR="00FF4B85" w:rsidRPr="00231AC2" w14:paraId="06DDD0A4" w14:textId="77777777" w:rsidTr="00FC34E4">
        <w:trPr>
          <w:trHeight w:val="425"/>
          <w:jc w:val="center"/>
        </w:trPr>
        <w:tc>
          <w:tcPr>
            <w:tcW w:w="668" w:type="dxa"/>
            <w:vAlign w:val="center"/>
          </w:tcPr>
          <w:p w14:paraId="1C278D7C" w14:textId="77777777" w:rsidR="00FF4B85" w:rsidRPr="00FC34E4" w:rsidRDefault="00FF4B85" w:rsidP="00FC34E4">
            <w:pPr>
              <w:rPr>
                <w:sz w:val="18"/>
                <w:szCs w:val="18"/>
              </w:rPr>
            </w:pPr>
            <w:r w:rsidRPr="00FC34E4">
              <w:rPr>
                <w:rFonts w:hint="eastAsia"/>
                <w:sz w:val="18"/>
                <w:szCs w:val="18"/>
              </w:rPr>
              <w:t>0.7</w:t>
            </w:r>
          </w:p>
        </w:tc>
        <w:tc>
          <w:tcPr>
            <w:tcW w:w="2976" w:type="dxa"/>
            <w:vAlign w:val="center"/>
          </w:tcPr>
          <w:p w14:paraId="346B9F7F" w14:textId="77777777" w:rsidR="00FF4B85" w:rsidRPr="008349AE" w:rsidRDefault="00FF4B85" w:rsidP="00FC34E4">
            <w:pPr>
              <w:rPr>
                <w:sz w:val="18"/>
                <w:szCs w:val="18"/>
              </w:rPr>
            </w:pPr>
            <w:r w:rsidRPr="00FC34E4">
              <w:rPr>
                <w:rFonts w:hint="eastAsia"/>
                <w:sz w:val="18"/>
                <w:szCs w:val="18"/>
              </w:rPr>
              <w:t xml:space="preserve">M: </w:t>
            </w:r>
            <w:r w:rsidRPr="008349AE">
              <w:rPr>
                <w:rFonts w:hint="eastAsia"/>
                <w:sz w:val="18"/>
                <w:szCs w:val="18"/>
              </w:rPr>
              <w:t>与</w:t>
            </w:r>
            <w:proofErr w:type="gramStart"/>
            <w:r w:rsidRPr="008349AE">
              <w:rPr>
                <w:rFonts w:hint="eastAsia"/>
                <w:sz w:val="18"/>
                <w:szCs w:val="18"/>
              </w:rPr>
              <w:t>柬</w:t>
            </w:r>
            <w:proofErr w:type="gramEnd"/>
            <w:r w:rsidRPr="008349AE">
              <w:rPr>
                <w:rFonts w:hint="eastAsia"/>
                <w:sz w:val="18"/>
                <w:szCs w:val="18"/>
              </w:rPr>
              <w:t>方人员再次讨论后进行统一的修改和合并</w:t>
            </w:r>
          </w:p>
        </w:tc>
        <w:tc>
          <w:tcPr>
            <w:tcW w:w="1134" w:type="dxa"/>
            <w:vAlign w:val="center"/>
          </w:tcPr>
          <w:p w14:paraId="1FD28FA0" w14:textId="77777777" w:rsidR="00FF4B85" w:rsidRPr="00FC34E4" w:rsidRDefault="00FF4B85" w:rsidP="00FC34E4">
            <w:pPr>
              <w:jc w:val="center"/>
              <w:rPr>
                <w:sz w:val="18"/>
                <w:szCs w:val="18"/>
              </w:rPr>
            </w:pPr>
            <w:r w:rsidRPr="00FC34E4">
              <w:rPr>
                <w:rFonts w:hint="eastAsia"/>
                <w:sz w:val="18"/>
                <w:szCs w:val="18"/>
              </w:rPr>
              <w:t>曹喜峰</w:t>
            </w:r>
          </w:p>
        </w:tc>
        <w:tc>
          <w:tcPr>
            <w:tcW w:w="1418" w:type="dxa"/>
            <w:vAlign w:val="center"/>
          </w:tcPr>
          <w:p w14:paraId="6BDCA159" w14:textId="77777777" w:rsidR="00FF4B85" w:rsidRPr="00FC34E4" w:rsidRDefault="00FF4B85" w:rsidP="00FC34E4">
            <w:pPr>
              <w:jc w:val="center"/>
              <w:rPr>
                <w:sz w:val="18"/>
                <w:szCs w:val="18"/>
              </w:rPr>
            </w:pPr>
            <w:r w:rsidRPr="00FC34E4">
              <w:rPr>
                <w:rFonts w:hint="eastAsia"/>
                <w:sz w:val="18"/>
                <w:szCs w:val="18"/>
              </w:rPr>
              <w:t>2014-07-17</w:t>
            </w:r>
          </w:p>
        </w:tc>
        <w:tc>
          <w:tcPr>
            <w:tcW w:w="1276" w:type="dxa"/>
            <w:vAlign w:val="center"/>
          </w:tcPr>
          <w:p w14:paraId="0A26C454" w14:textId="77777777" w:rsidR="00FF4B85" w:rsidRPr="00FC34E4" w:rsidRDefault="00FF4B85" w:rsidP="00FC34E4">
            <w:pPr>
              <w:jc w:val="center"/>
              <w:rPr>
                <w:sz w:val="18"/>
                <w:szCs w:val="18"/>
              </w:rPr>
            </w:pPr>
            <w:r w:rsidRPr="00FC34E4">
              <w:rPr>
                <w:sz w:val="18"/>
                <w:szCs w:val="18"/>
              </w:rPr>
              <w:t>李子</w:t>
            </w:r>
            <w:proofErr w:type="gramStart"/>
            <w:r w:rsidRPr="00FC34E4">
              <w:rPr>
                <w:sz w:val="18"/>
                <w:szCs w:val="18"/>
              </w:rPr>
              <w:t>馈</w:t>
            </w:r>
            <w:proofErr w:type="gramEnd"/>
          </w:p>
        </w:tc>
        <w:tc>
          <w:tcPr>
            <w:tcW w:w="1317" w:type="dxa"/>
            <w:vAlign w:val="center"/>
          </w:tcPr>
          <w:p w14:paraId="0C467AB3" w14:textId="77777777" w:rsidR="00FF4B85" w:rsidRPr="00FC34E4" w:rsidRDefault="00FF4B85" w:rsidP="00FC34E4">
            <w:pPr>
              <w:jc w:val="center"/>
              <w:rPr>
                <w:sz w:val="18"/>
                <w:szCs w:val="18"/>
              </w:rPr>
            </w:pPr>
            <w:r w:rsidRPr="00FC34E4">
              <w:rPr>
                <w:rFonts w:hint="eastAsia"/>
                <w:sz w:val="18"/>
                <w:szCs w:val="18"/>
              </w:rPr>
              <w:t>2014-07-1</w:t>
            </w:r>
            <w:r w:rsidR="009B1621" w:rsidRPr="00FC34E4">
              <w:rPr>
                <w:rFonts w:hint="eastAsia"/>
                <w:sz w:val="18"/>
                <w:szCs w:val="18"/>
              </w:rPr>
              <w:t>7</w:t>
            </w:r>
          </w:p>
        </w:tc>
      </w:tr>
      <w:tr w:rsidR="009B1621" w:rsidRPr="00231AC2" w14:paraId="5C91A5D8" w14:textId="77777777" w:rsidTr="00FC34E4">
        <w:trPr>
          <w:trHeight w:val="425"/>
          <w:jc w:val="center"/>
        </w:trPr>
        <w:tc>
          <w:tcPr>
            <w:tcW w:w="668" w:type="dxa"/>
            <w:vAlign w:val="center"/>
          </w:tcPr>
          <w:p w14:paraId="0699CC1E" w14:textId="77777777" w:rsidR="009B1621" w:rsidRPr="00FC34E4" w:rsidRDefault="009B1621" w:rsidP="00FC34E4">
            <w:pPr>
              <w:rPr>
                <w:sz w:val="18"/>
                <w:szCs w:val="18"/>
              </w:rPr>
            </w:pPr>
            <w:r w:rsidRPr="00FC34E4">
              <w:rPr>
                <w:rFonts w:hint="eastAsia"/>
                <w:sz w:val="18"/>
                <w:szCs w:val="18"/>
              </w:rPr>
              <w:t>0.8</w:t>
            </w:r>
          </w:p>
        </w:tc>
        <w:tc>
          <w:tcPr>
            <w:tcW w:w="2976" w:type="dxa"/>
            <w:vAlign w:val="center"/>
          </w:tcPr>
          <w:p w14:paraId="553858A3" w14:textId="77777777" w:rsidR="009B1621" w:rsidRPr="00FC34E4" w:rsidRDefault="009B1621" w:rsidP="00FC34E4">
            <w:pPr>
              <w:rPr>
                <w:sz w:val="18"/>
                <w:szCs w:val="18"/>
              </w:rPr>
            </w:pPr>
            <w:r w:rsidRPr="00FC34E4">
              <w:rPr>
                <w:rFonts w:hint="eastAsia"/>
                <w:sz w:val="18"/>
                <w:szCs w:val="18"/>
              </w:rPr>
              <w:t>M</w:t>
            </w:r>
            <w:r w:rsidR="00381AD7" w:rsidRPr="00FC34E4">
              <w:rPr>
                <w:rFonts w:hint="eastAsia"/>
                <w:sz w:val="18"/>
                <w:szCs w:val="18"/>
              </w:rPr>
              <w:t>：</w:t>
            </w:r>
            <w:r w:rsidRPr="00FC34E4">
              <w:rPr>
                <w:rFonts w:hint="eastAsia"/>
                <w:sz w:val="18"/>
                <w:szCs w:val="18"/>
              </w:rPr>
              <w:t>修订</w:t>
            </w:r>
            <w:r w:rsidR="009F49CA" w:rsidRPr="00FC34E4">
              <w:rPr>
                <w:rFonts w:hint="eastAsia"/>
                <w:sz w:val="18"/>
                <w:szCs w:val="18"/>
              </w:rPr>
              <w:t>文字，填充表格</w:t>
            </w:r>
          </w:p>
        </w:tc>
        <w:tc>
          <w:tcPr>
            <w:tcW w:w="1134" w:type="dxa"/>
            <w:vAlign w:val="center"/>
          </w:tcPr>
          <w:p w14:paraId="6DAD58D4" w14:textId="77777777" w:rsidR="009B1621" w:rsidRPr="00FC34E4" w:rsidRDefault="009B1621" w:rsidP="00FC34E4">
            <w:pPr>
              <w:jc w:val="center"/>
              <w:rPr>
                <w:sz w:val="18"/>
                <w:szCs w:val="18"/>
              </w:rPr>
            </w:pPr>
            <w:r w:rsidRPr="00FC34E4">
              <w:rPr>
                <w:rFonts w:hint="eastAsia"/>
                <w:sz w:val="18"/>
                <w:szCs w:val="18"/>
              </w:rPr>
              <w:t>王清响</w:t>
            </w:r>
          </w:p>
        </w:tc>
        <w:tc>
          <w:tcPr>
            <w:tcW w:w="1418" w:type="dxa"/>
            <w:vAlign w:val="center"/>
          </w:tcPr>
          <w:p w14:paraId="2E35A145" w14:textId="77777777" w:rsidR="009B1621" w:rsidRPr="00FC34E4" w:rsidRDefault="009B1621" w:rsidP="00FC34E4">
            <w:pPr>
              <w:jc w:val="center"/>
              <w:rPr>
                <w:sz w:val="18"/>
                <w:szCs w:val="18"/>
              </w:rPr>
            </w:pPr>
            <w:r w:rsidRPr="00FC34E4">
              <w:rPr>
                <w:rFonts w:hint="eastAsia"/>
                <w:sz w:val="18"/>
                <w:szCs w:val="18"/>
              </w:rPr>
              <w:t>2014-07-17</w:t>
            </w:r>
          </w:p>
        </w:tc>
        <w:tc>
          <w:tcPr>
            <w:tcW w:w="1276" w:type="dxa"/>
            <w:vAlign w:val="center"/>
          </w:tcPr>
          <w:p w14:paraId="5A78AF67" w14:textId="77777777" w:rsidR="009B1621" w:rsidRPr="00FC34E4" w:rsidRDefault="009B1621" w:rsidP="00FC34E4">
            <w:pPr>
              <w:jc w:val="center"/>
              <w:rPr>
                <w:sz w:val="18"/>
                <w:szCs w:val="18"/>
              </w:rPr>
            </w:pPr>
            <w:r w:rsidRPr="00FC34E4">
              <w:rPr>
                <w:rFonts w:hint="eastAsia"/>
                <w:sz w:val="18"/>
                <w:szCs w:val="18"/>
              </w:rPr>
              <w:t>曹喜峰</w:t>
            </w:r>
          </w:p>
        </w:tc>
        <w:tc>
          <w:tcPr>
            <w:tcW w:w="1317" w:type="dxa"/>
            <w:vAlign w:val="center"/>
          </w:tcPr>
          <w:p w14:paraId="62EDEC5D" w14:textId="77777777" w:rsidR="009B1621" w:rsidRPr="00FC34E4" w:rsidRDefault="009B1621" w:rsidP="00FC34E4">
            <w:pPr>
              <w:jc w:val="center"/>
              <w:rPr>
                <w:sz w:val="18"/>
                <w:szCs w:val="18"/>
              </w:rPr>
            </w:pPr>
            <w:r w:rsidRPr="00FC34E4">
              <w:rPr>
                <w:rFonts w:hint="eastAsia"/>
                <w:sz w:val="18"/>
                <w:szCs w:val="18"/>
              </w:rPr>
              <w:t>2014-07-17</w:t>
            </w:r>
          </w:p>
        </w:tc>
      </w:tr>
      <w:tr w:rsidR="00FC34E4" w:rsidRPr="00231AC2" w14:paraId="020409FE" w14:textId="77777777" w:rsidTr="00FC34E4">
        <w:trPr>
          <w:trHeight w:val="425"/>
          <w:jc w:val="center"/>
        </w:trPr>
        <w:tc>
          <w:tcPr>
            <w:tcW w:w="668" w:type="dxa"/>
            <w:vAlign w:val="center"/>
          </w:tcPr>
          <w:p w14:paraId="5A94252F" w14:textId="77777777" w:rsidR="00FC34E4" w:rsidRPr="00FC34E4" w:rsidRDefault="00FC34E4" w:rsidP="00FC34E4">
            <w:pPr>
              <w:rPr>
                <w:sz w:val="18"/>
                <w:szCs w:val="18"/>
              </w:rPr>
            </w:pPr>
            <w:r w:rsidRPr="00FC34E4">
              <w:rPr>
                <w:rFonts w:hint="eastAsia"/>
                <w:sz w:val="18"/>
                <w:szCs w:val="18"/>
              </w:rPr>
              <w:t>1.5</w:t>
            </w:r>
          </w:p>
        </w:tc>
        <w:tc>
          <w:tcPr>
            <w:tcW w:w="2976" w:type="dxa"/>
            <w:vAlign w:val="center"/>
          </w:tcPr>
          <w:p w14:paraId="0063747D" w14:textId="77777777" w:rsidR="00FC34E4" w:rsidRPr="00FC34E4" w:rsidRDefault="00FC34E4" w:rsidP="00FC34E4">
            <w:pPr>
              <w:rPr>
                <w:sz w:val="18"/>
                <w:szCs w:val="18"/>
              </w:rPr>
            </w:pPr>
            <w:r w:rsidRPr="00FC34E4">
              <w:rPr>
                <w:rFonts w:hint="eastAsia"/>
                <w:sz w:val="18"/>
                <w:szCs w:val="18"/>
              </w:rPr>
              <w:t>M:</w:t>
            </w:r>
            <w:r w:rsidRPr="00FC34E4">
              <w:rPr>
                <w:rFonts w:hint="eastAsia"/>
                <w:sz w:val="18"/>
                <w:szCs w:val="18"/>
              </w:rPr>
              <w:t>修改天天赢游戏的奖级设置</w:t>
            </w:r>
          </w:p>
        </w:tc>
        <w:tc>
          <w:tcPr>
            <w:tcW w:w="1134" w:type="dxa"/>
            <w:vAlign w:val="center"/>
          </w:tcPr>
          <w:p w14:paraId="02788EEB" w14:textId="77777777" w:rsidR="00FC34E4" w:rsidRPr="00FC34E4" w:rsidRDefault="00FC34E4" w:rsidP="00FC34E4">
            <w:pPr>
              <w:jc w:val="center"/>
              <w:rPr>
                <w:sz w:val="18"/>
                <w:szCs w:val="18"/>
              </w:rPr>
            </w:pPr>
            <w:r w:rsidRPr="00FC34E4">
              <w:rPr>
                <w:rFonts w:hint="eastAsia"/>
                <w:sz w:val="18"/>
                <w:szCs w:val="18"/>
              </w:rPr>
              <w:t>王清响</w:t>
            </w:r>
          </w:p>
        </w:tc>
        <w:tc>
          <w:tcPr>
            <w:tcW w:w="1418" w:type="dxa"/>
            <w:vAlign w:val="center"/>
          </w:tcPr>
          <w:p w14:paraId="660F86FE" w14:textId="77777777" w:rsidR="00FC34E4" w:rsidRPr="00FC34E4" w:rsidRDefault="00FC34E4" w:rsidP="00FC34E4">
            <w:pPr>
              <w:jc w:val="center"/>
              <w:rPr>
                <w:sz w:val="18"/>
                <w:szCs w:val="18"/>
              </w:rPr>
            </w:pPr>
            <w:r w:rsidRPr="00FC34E4">
              <w:rPr>
                <w:rFonts w:hint="eastAsia"/>
                <w:sz w:val="18"/>
                <w:szCs w:val="18"/>
              </w:rPr>
              <w:t>2014-07-22</w:t>
            </w:r>
          </w:p>
        </w:tc>
        <w:tc>
          <w:tcPr>
            <w:tcW w:w="1276" w:type="dxa"/>
            <w:vAlign w:val="center"/>
          </w:tcPr>
          <w:p w14:paraId="7CBA9A45" w14:textId="77777777" w:rsidR="00FC34E4" w:rsidRPr="00FC34E4" w:rsidRDefault="00FC34E4" w:rsidP="00FC34E4">
            <w:pPr>
              <w:jc w:val="center"/>
              <w:rPr>
                <w:sz w:val="18"/>
                <w:szCs w:val="18"/>
              </w:rPr>
            </w:pPr>
            <w:r w:rsidRPr="00FC34E4">
              <w:rPr>
                <w:rFonts w:hint="eastAsia"/>
                <w:sz w:val="18"/>
                <w:szCs w:val="18"/>
              </w:rPr>
              <w:t>曹喜峰</w:t>
            </w:r>
          </w:p>
        </w:tc>
        <w:tc>
          <w:tcPr>
            <w:tcW w:w="1317" w:type="dxa"/>
            <w:vAlign w:val="center"/>
          </w:tcPr>
          <w:p w14:paraId="1DBD4B72" w14:textId="77777777" w:rsidR="00FC34E4" w:rsidRPr="00FC34E4" w:rsidRDefault="00FC34E4" w:rsidP="006906BE">
            <w:pPr>
              <w:jc w:val="center"/>
              <w:rPr>
                <w:sz w:val="18"/>
                <w:szCs w:val="18"/>
              </w:rPr>
            </w:pPr>
            <w:r w:rsidRPr="00FC34E4">
              <w:rPr>
                <w:rFonts w:hint="eastAsia"/>
                <w:sz w:val="18"/>
                <w:szCs w:val="18"/>
              </w:rPr>
              <w:t>2014-07-22</w:t>
            </w:r>
          </w:p>
        </w:tc>
      </w:tr>
      <w:tr w:rsidR="00FC34E4" w:rsidRPr="00231AC2" w14:paraId="61503F1B" w14:textId="77777777" w:rsidTr="00FC34E4">
        <w:trPr>
          <w:trHeight w:val="425"/>
          <w:jc w:val="center"/>
        </w:trPr>
        <w:tc>
          <w:tcPr>
            <w:tcW w:w="668" w:type="dxa"/>
            <w:vAlign w:val="center"/>
          </w:tcPr>
          <w:p w14:paraId="700003E0" w14:textId="77777777" w:rsidR="00FC34E4" w:rsidRPr="00FC34E4" w:rsidRDefault="00FC34E4" w:rsidP="00FC34E4">
            <w:pPr>
              <w:rPr>
                <w:sz w:val="18"/>
                <w:szCs w:val="18"/>
              </w:rPr>
            </w:pPr>
            <w:r w:rsidRPr="00FC34E4">
              <w:rPr>
                <w:rFonts w:hint="eastAsia"/>
                <w:sz w:val="18"/>
                <w:szCs w:val="18"/>
              </w:rPr>
              <w:t>1.8</w:t>
            </w:r>
          </w:p>
        </w:tc>
        <w:tc>
          <w:tcPr>
            <w:tcW w:w="2976" w:type="dxa"/>
            <w:vAlign w:val="center"/>
          </w:tcPr>
          <w:p w14:paraId="4BA1A7D4" w14:textId="77777777" w:rsidR="00FC34E4" w:rsidRPr="00FC34E4" w:rsidRDefault="00FC34E4" w:rsidP="00FC34E4">
            <w:pPr>
              <w:rPr>
                <w:sz w:val="18"/>
                <w:szCs w:val="18"/>
              </w:rPr>
            </w:pPr>
            <w:r w:rsidRPr="00FC34E4">
              <w:rPr>
                <w:rFonts w:hint="eastAsia"/>
                <w:sz w:val="18"/>
                <w:szCs w:val="18"/>
              </w:rPr>
              <w:t>M:</w:t>
            </w:r>
            <w:r w:rsidRPr="00FC34E4">
              <w:rPr>
                <w:rFonts w:hint="eastAsia"/>
                <w:sz w:val="18"/>
                <w:szCs w:val="18"/>
              </w:rPr>
              <w:t>修订文字</w:t>
            </w:r>
          </w:p>
        </w:tc>
        <w:tc>
          <w:tcPr>
            <w:tcW w:w="1134" w:type="dxa"/>
            <w:vAlign w:val="center"/>
          </w:tcPr>
          <w:p w14:paraId="13B05FBD" w14:textId="77777777" w:rsidR="00FC34E4" w:rsidRPr="00FC34E4" w:rsidRDefault="00FC34E4" w:rsidP="00FC34E4">
            <w:pPr>
              <w:jc w:val="center"/>
              <w:rPr>
                <w:sz w:val="18"/>
                <w:szCs w:val="18"/>
              </w:rPr>
            </w:pPr>
            <w:r w:rsidRPr="00FC34E4">
              <w:rPr>
                <w:rFonts w:hint="eastAsia"/>
                <w:sz w:val="18"/>
                <w:szCs w:val="18"/>
              </w:rPr>
              <w:t>赵洪源</w:t>
            </w:r>
          </w:p>
        </w:tc>
        <w:tc>
          <w:tcPr>
            <w:tcW w:w="1418" w:type="dxa"/>
            <w:vAlign w:val="center"/>
          </w:tcPr>
          <w:p w14:paraId="70558277" w14:textId="77777777" w:rsidR="00FC34E4" w:rsidRPr="00FC34E4" w:rsidRDefault="00FC34E4" w:rsidP="00FC34E4">
            <w:pPr>
              <w:jc w:val="center"/>
              <w:rPr>
                <w:sz w:val="18"/>
                <w:szCs w:val="18"/>
              </w:rPr>
            </w:pPr>
            <w:r w:rsidRPr="00FC34E4">
              <w:rPr>
                <w:rFonts w:hint="eastAsia"/>
                <w:sz w:val="18"/>
                <w:szCs w:val="18"/>
              </w:rPr>
              <w:t>2014-07-22</w:t>
            </w:r>
          </w:p>
        </w:tc>
        <w:tc>
          <w:tcPr>
            <w:tcW w:w="1276" w:type="dxa"/>
            <w:vAlign w:val="center"/>
          </w:tcPr>
          <w:p w14:paraId="1B7B00E6" w14:textId="77777777" w:rsidR="00FC34E4" w:rsidRPr="00FC34E4" w:rsidRDefault="00FC34E4" w:rsidP="00FC34E4">
            <w:pPr>
              <w:jc w:val="center"/>
              <w:rPr>
                <w:sz w:val="18"/>
                <w:szCs w:val="18"/>
              </w:rPr>
            </w:pPr>
            <w:r w:rsidRPr="00FC34E4">
              <w:rPr>
                <w:rFonts w:hint="eastAsia"/>
                <w:sz w:val="18"/>
                <w:szCs w:val="18"/>
              </w:rPr>
              <w:t>曹喜峰</w:t>
            </w:r>
          </w:p>
        </w:tc>
        <w:tc>
          <w:tcPr>
            <w:tcW w:w="1317" w:type="dxa"/>
            <w:vAlign w:val="center"/>
          </w:tcPr>
          <w:p w14:paraId="58DE4029" w14:textId="77777777" w:rsidR="00FC34E4" w:rsidRPr="00FC34E4" w:rsidRDefault="00FC34E4" w:rsidP="006906BE">
            <w:pPr>
              <w:jc w:val="center"/>
              <w:rPr>
                <w:sz w:val="18"/>
                <w:szCs w:val="18"/>
              </w:rPr>
            </w:pPr>
            <w:r w:rsidRPr="00FC34E4">
              <w:rPr>
                <w:rFonts w:hint="eastAsia"/>
                <w:sz w:val="18"/>
                <w:szCs w:val="18"/>
              </w:rPr>
              <w:t>2014-07-22</w:t>
            </w:r>
          </w:p>
        </w:tc>
      </w:tr>
      <w:tr w:rsidR="00FC34E4" w:rsidRPr="00231AC2" w14:paraId="220E5215" w14:textId="77777777" w:rsidTr="00FC34E4">
        <w:trPr>
          <w:trHeight w:val="425"/>
          <w:jc w:val="center"/>
        </w:trPr>
        <w:tc>
          <w:tcPr>
            <w:tcW w:w="668" w:type="dxa"/>
            <w:vAlign w:val="center"/>
          </w:tcPr>
          <w:p w14:paraId="5E91E352" w14:textId="77777777" w:rsidR="00FC34E4" w:rsidRPr="00FC34E4" w:rsidRDefault="00FC34E4" w:rsidP="00FC34E4">
            <w:pPr>
              <w:rPr>
                <w:sz w:val="18"/>
                <w:szCs w:val="18"/>
              </w:rPr>
            </w:pPr>
            <w:r w:rsidRPr="00FC34E4">
              <w:rPr>
                <w:rFonts w:hint="eastAsia"/>
                <w:sz w:val="18"/>
                <w:szCs w:val="18"/>
              </w:rPr>
              <w:t>2.0</w:t>
            </w:r>
          </w:p>
        </w:tc>
        <w:tc>
          <w:tcPr>
            <w:tcW w:w="2976" w:type="dxa"/>
            <w:vAlign w:val="center"/>
          </w:tcPr>
          <w:p w14:paraId="1DCAABF0" w14:textId="77777777" w:rsidR="00FC34E4" w:rsidRPr="00FC34E4" w:rsidRDefault="00FC34E4" w:rsidP="00FC34E4">
            <w:pPr>
              <w:rPr>
                <w:sz w:val="18"/>
                <w:szCs w:val="18"/>
              </w:rPr>
            </w:pPr>
            <w:r w:rsidRPr="00FC34E4">
              <w:rPr>
                <w:rFonts w:hint="eastAsia"/>
                <w:sz w:val="18"/>
                <w:szCs w:val="18"/>
              </w:rPr>
              <w:t>M:</w:t>
            </w:r>
            <w:r w:rsidRPr="00FC34E4">
              <w:rPr>
                <w:rFonts w:hint="eastAsia"/>
                <w:sz w:val="18"/>
                <w:szCs w:val="18"/>
              </w:rPr>
              <w:t>兑奖金额范围的文字表述</w:t>
            </w:r>
          </w:p>
          <w:p w14:paraId="0332E64A" w14:textId="77777777" w:rsidR="00FC34E4" w:rsidRPr="00FC34E4" w:rsidRDefault="00FC34E4" w:rsidP="00FC34E4">
            <w:pPr>
              <w:rPr>
                <w:sz w:val="18"/>
                <w:szCs w:val="18"/>
              </w:rPr>
            </w:pPr>
            <w:r w:rsidRPr="00FC34E4">
              <w:rPr>
                <w:rFonts w:hint="eastAsia"/>
                <w:sz w:val="18"/>
                <w:szCs w:val="18"/>
              </w:rPr>
              <w:t>M:</w:t>
            </w:r>
            <w:r w:rsidRPr="00FC34E4">
              <w:rPr>
                <w:rFonts w:hint="eastAsia"/>
                <w:sz w:val="18"/>
                <w:szCs w:val="18"/>
              </w:rPr>
              <w:t>各个游戏</w:t>
            </w:r>
            <w:proofErr w:type="gramStart"/>
            <w:r w:rsidRPr="00FC34E4">
              <w:rPr>
                <w:rFonts w:hint="eastAsia"/>
                <w:sz w:val="18"/>
                <w:szCs w:val="18"/>
              </w:rPr>
              <w:t>奖池设置</w:t>
            </w:r>
            <w:proofErr w:type="gramEnd"/>
            <w:r w:rsidRPr="00FC34E4">
              <w:rPr>
                <w:rFonts w:hint="eastAsia"/>
                <w:sz w:val="18"/>
                <w:szCs w:val="18"/>
              </w:rPr>
              <w:t>部分的精确描述</w:t>
            </w:r>
          </w:p>
        </w:tc>
        <w:tc>
          <w:tcPr>
            <w:tcW w:w="1134" w:type="dxa"/>
            <w:vAlign w:val="center"/>
          </w:tcPr>
          <w:p w14:paraId="52B95F07" w14:textId="77777777" w:rsidR="00FC34E4" w:rsidRPr="00FC34E4" w:rsidRDefault="00FC34E4" w:rsidP="00FC34E4">
            <w:pPr>
              <w:jc w:val="center"/>
              <w:rPr>
                <w:sz w:val="18"/>
                <w:szCs w:val="18"/>
              </w:rPr>
            </w:pPr>
            <w:r w:rsidRPr="00FC34E4">
              <w:rPr>
                <w:rFonts w:hint="eastAsia"/>
                <w:sz w:val="18"/>
                <w:szCs w:val="18"/>
              </w:rPr>
              <w:t>王清响</w:t>
            </w:r>
          </w:p>
        </w:tc>
        <w:tc>
          <w:tcPr>
            <w:tcW w:w="1418" w:type="dxa"/>
            <w:vAlign w:val="center"/>
          </w:tcPr>
          <w:p w14:paraId="2C7F6796" w14:textId="77777777" w:rsidR="00FC34E4" w:rsidRPr="00FC34E4" w:rsidRDefault="00FC34E4" w:rsidP="00FC34E4">
            <w:pPr>
              <w:jc w:val="center"/>
              <w:rPr>
                <w:sz w:val="18"/>
                <w:szCs w:val="18"/>
              </w:rPr>
            </w:pPr>
            <w:r w:rsidRPr="00FC34E4">
              <w:rPr>
                <w:rFonts w:hint="eastAsia"/>
                <w:sz w:val="18"/>
                <w:szCs w:val="18"/>
              </w:rPr>
              <w:t>2014-07-24</w:t>
            </w:r>
          </w:p>
        </w:tc>
        <w:tc>
          <w:tcPr>
            <w:tcW w:w="1276" w:type="dxa"/>
            <w:vAlign w:val="center"/>
          </w:tcPr>
          <w:p w14:paraId="2EB5C062" w14:textId="77777777" w:rsidR="00FC34E4" w:rsidRPr="00FC34E4" w:rsidRDefault="00FC34E4" w:rsidP="00FC34E4">
            <w:pPr>
              <w:jc w:val="center"/>
              <w:rPr>
                <w:sz w:val="18"/>
                <w:szCs w:val="18"/>
              </w:rPr>
            </w:pPr>
            <w:r w:rsidRPr="00FC34E4">
              <w:rPr>
                <w:rFonts w:hint="eastAsia"/>
                <w:sz w:val="18"/>
                <w:szCs w:val="18"/>
              </w:rPr>
              <w:t>曹喜峰</w:t>
            </w:r>
          </w:p>
        </w:tc>
        <w:tc>
          <w:tcPr>
            <w:tcW w:w="1317" w:type="dxa"/>
            <w:vAlign w:val="center"/>
          </w:tcPr>
          <w:p w14:paraId="0DA22FBE" w14:textId="77777777" w:rsidR="00FC34E4" w:rsidRPr="00FC34E4" w:rsidRDefault="00FC34E4" w:rsidP="006906BE">
            <w:pPr>
              <w:jc w:val="center"/>
              <w:rPr>
                <w:sz w:val="18"/>
                <w:szCs w:val="18"/>
              </w:rPr>
            </w:pPr>
            <w:r w:rsidRPr="00FC34E4">
              <w:rPr>
                <w:rFonts w:hint="eastAsia"/>
                <w:sz w:val="18"/>
                <w:szCs w:val="18"/>
              </w:rPr>
              <w:t>2014-07-24</w:t>
            </w:r>
          </w:p>
        </w:tc>
      </w:tr>
      <w:tr w:rsidR="00FC34E4" w:rsidRPr="00231AC2" w14:paraId="01E367D7" w14:textId="77777777" w:rsidTr="00FC34E4">
        <w:trPr>
          <w:trHeight w:val="425"/>
          <w:jc w:val="center"/>
        </w:trPr>
        <w:tc>
          <w:tcPr>
            <w:tcW w:w="668" w:type="dxa"/>
            <w:vAlign w:val="center"/>
          </w:tcPr>
          <w:p w14:paraId="1A6FC31A" w14:textId="77777777" w:rsidR="00FC34E4" w:rsidRPr="00FC34E4" w:rsidRDefault="00FC34E4" w:rsidP="00FC34E4">
            <w:pPr>
              <w:rPr>
                <w:sz w:val="18"/>
                <w:szCs w:val="18"/>
              </w:rPr>
            </w:pPr>
            <w:r w:rsidRPr="00FC34E4">
              <w:rPr>
                <w:rFonts w:hint="eastAsia"/>
                <w:sz w:val="18"/>
                <w:szCs w:val="18"/>
              </w:rPr>
              <w:t>2.1</w:t>
            </w:r>
          </w:p>
        </w:tc>
        <w:tc>
          <w:tcPr>
            <w:tcW w:w="2976" w:type="dxa"/>
            <w:vAlign w:val="center"/>
          </w:tcPr>
          <w:p w14:paraId="4C9C7D42" w14:textId="77777777" w:rsidR="00FC34E4" w:rsidRPr="00FC34E4" w:rsidRDefault="00FC34E4" w:rsidP="00FC34E4">
            <w:pPr>
              <w:rPr>
                <w:sz w:val="18"/>
                <w:szCs w:val="18"/>
              </w:rPr>
            </w:pPr>
            <w:r w:rsidRPr="00FC34E4">
              <w:rPr>
                <w:rFonts w:hint="eastAsia"/>
                <w:sz w:val="18"/>
                <w:szCs w:val="18"/>
              </w:rPr>
              <w:t>M</w:t>
            </w:r>
            <w:r w:rsidRPr="00FC34E4">
              <w:rPr>
                <w:rFonts w:hint="eastAsia"/>
                <w:sz w:val="18"/>
                <w:szCs w:val="18"/>
              </w:rPr>
              <w:t>：删除“天天赢”游戏有关“兼中兼得”的条目，更精确地描述了奖级奖金表</w:t>
            </w:r>
          </w:p>
        </w:tc>
        <w:tc>
          <w:tcPr>
            <w:tcW w:w="1134" w:type="dxa"/>
            <w:vAlign w:val="center"/>
          </w:tcPr>
          <w:p w14:paraId="2A7E2B63" w14:textId="77777777" w:rsidR="00FC34E4" w:rsidRPr="00FC34E4" w:rsidRDefault="00FC34E4" w:rsidP="00FC34E4">
            <w:pPr>
              <w:jc w:val="center"/>
              <w:rPr>
                <w:sz w:val="18"/>
                <w:szCs w:val="18"/>
              </w:rPr>
            </w:pPr>
            <w:r w:rsidRPr="00FC34E4">
              <w:rPr>
                <w:rFonts w:hint="eastAsia"/>
                <w:sz w:val="18"/>
                <w:szCs w:val="18"/>
              </w:rPr>
              <w:t>王清响</w:t>
            </w:r>
          </w:p>
        </w:tc>
        <w:tc>
          <w:tcPr>
            <w:tcW w:w="1418" w:type="dxa"/>
            <w:vAlign w:val="center"/>
          </w:tcPr>
          <w:p w14:paraId="455349B5" w14:textId="77777777" w:rsidR="00FC34E4" w:rsidRPr="00FC34E4" w:rsidRDefault="00FC34E4" w:rsidP="00FC34E4">
            <w:pPr>
              <w:jc w:val="center"/>
              <w:rPr>
                <w:sz w:val="18"/>
                <w:szCs w:val="18"/>
              </w:rPr>
            </w:pPr>
            <w:r w:rsidRPr="00FC34E4">
              <w:rPr>
                <w:rFonts w:hint="eastAsia"/>
                <w:sz w:val="18"/>
                <w:szCs w:val="18"/>
              </w:rPr>
              <w:t>2014-07-25</w:t>
            </w:r>
          </w:p>
        </w:tc>
        <w:tc>
          <w:tcPr>
            <w:tcW w:w="1276" w:type="dxa"/>
            <w:vAlign w:val="center"/>
          </w:tcPr>
          <w:p w14:paraId="273F8F4E" w14:textId="77777777" w:rsidR="00FC34E4" w:rsidRPr="00FC34E4" w:rsidRDefault="00FC34E4" w:rsidP="00FC34E4">
            <w:pPr>
              <w:jc w:val="center"/>
              <w:rPr>
                <w:sz w:val="18"/>
                <w:szCs w:val="18"/>
              </w:rPr>
            </w:pPr>
            <w:r w:rsidRPr="00FC34E4">
              <w:rPr>
                <w:rFonts w:hint="eastAsia"/>
                <w:sz w:val="18"/>
                <w:szCs w:val="18"/>
              </w:rPr>
              <w:t>曹喜峰</w:t>
            </w:r>
          </w:p>
        </w:tc>
        <w:tc>
          <w:tcPr>
            <w:tcW w:w="1317" w:type="dxa"/>
            <w:vAlign w:val="center"/>
          </w:tcPr>
          <w:p w14:paraId="4C69620D" w14:textId="77777777" w:rsidR="00FC34E4" w:rsidRPr="00FC34E4" w:rsidRDefault="00FC34E4" w:rsidP="006906BE">
            <w:pPr>
              <w:jc w:val="center"/>
              <w:rPr>
                <w:sz w:val="18"/>
                <w:szCs w:val="18"/>
              </w:rPr>
            </w:pPr>
            <w:r w:rsidRPr="00FC34E4">
              <w:rPr>
                <w:rFonts w:hint="eastAsia"/>
                <w:sz w:val="18"/>
                <w:szCs w:val="18"/>
              </w:rPr>
              <w:t>2014-07-25</w:t>
            </w:r>
          </w:p>
        </w:tc>
      </w:tr>
      <w:tr w:rsidR="00FC34E4" w:rsidRPr="00231AC2" w14:paraId="231A1033" w14:textId="77777777" w:rsidTr="00FC34E4">
        <w:trPr>
          <w:trHeight w:val="425"/>
          <w:jc w:val="center"/>
        </w:trPr>
        <w:tc>
          <w:tcPr>
            <w:tcW w:w="668" w:type="dxa"/>
            <w:vAlign w:val="center"/>
          </w:tcPr>
          <w:p w14:paraId="0C1351CA" w14:textId="77777777" w:rsidR="00FC34E4" w:rsidRPr="00FC34E4" w:rsidRDefault="00FC34E4" w:rsidP="00FC34E4">
            <w:pPr>
              <w:rPr>
                <w:sz w:val="18"/>
                <w:szCs w:val="18"/>
              </w:rPr>
            </w:pPr>
            <w:r w:rsidRPr="00FC34E4">
              <w:rPr>
                <w:rFonts w:hint="eastAsia"/>
                <w:sz w:val="18"/>
                <w:szCs w:val="18"/>
              </w:rPr>
              <w:t>2.1b</w:t>
            </w:r>
          </w:p>
        </w:tc>
        <w:tc>
          <w:tcPr>
            <w:tcW w:w="2976" w:type="dxa"/>
            <w:vAlign w:val="center"/>
          </w:tcPr>
          <w:p w14:paraId="5C356C14" w14:textId="77777777" w:rsidR="00FC34E4" w:rsidRPr="00FC34E4" w:rsidRDefault="00FC34E4" w:rsidP="00FC34E4">
            <w:pPr>
              <w:rPr>
                <w:sz w:val="18"/>
                <w:szCs w:val="18"/>
              </w:rPr>
            </w:pPr>
            <w:r w:rsidRPr="00FC34E4">
              <w:rPr>
                <w:rFonts w:hint="eastAsia"/>
                <w:sz w:val="18"/>
                <w:szCs w:val="18"/>
              </w:rPr>
              <w:t>M:</w:t>
            </w:r>
            <w:r w:rsidRPr="00FC34E4">
              <w:rPr>
                <w:rFonts w:hint="eastAsia"/>
                <w:sz w:val="18"/>
                <w:szCs w:val="18"/>
              </w:rPr>
              <w:t>修改“</w:t>
            </w:r>
            <w:r w:rsidRPr="00FC34E4">
              <w:rPr>
                <w:rFonts w:hint="eastAsia"/>
                <w:sz w:val="18"/>
                <w:szCs w:val="18"/>
              </w:rPr>
              <w:t>7</w:t>
            </w:r>
            <w:r w:rsidRPr="00FC34E4">
              <w:rPr>
                <w:rFonts w:hint="eastAsia"/>
                <w:sz w:val="18"/>
                <w:szCs w:val="18"/>
              </w:rPr>
              <w:t>龙星”的奖级奖金，并相应修改了规则说明</w:t>
            </w:r>
          </w:p>
        </w:tc>
        <w:tc>
          <w:tcPr>
            <w:tcW w:w="1134" w:type="dxa"/>
            <w:vAlign w:val="center"/>
          </w:tcPr>
          <w:p w14:paraId="088026DB" w14:textId="77777777" w:rsidR="00FC34E4" w:rsidRPr="00FC34E4" w:rsidRDefault="00FC34E4" w:rsidP="00FC34E4">
            <w:pPr>
              <w:jc w:val="center"/>
              <w:rPr>
                <w:sz w:val="18"/>
                <w:szCs w:val="18"/>
              </w:rPr>
            </w:pPr>
            <w:r w:rsidRPr="00FC34E4">
              <w:rPr>
                <w:rFonts w:hint="eastAsia"/>
                <w:sz w:val="18"/>
                <w:szCs w:val="18"/>
              </w:rPr>
              <w:t>王清响</w:t>
            </w:r>
          </w:p>
        </w:tc>
        <w:tc>
          <w:tcPr>
            <w:tcW w:w="1418" w:type="dxa"/>
            <w:vAlign w:val="center"/>
          </w:tcPr>
          <w:p w14:paraId="375F63D2" w14:textId="77777777" w:rsidR="00FC34E4" w:rsidRPr="00FC34E4" w:rsidRDefault="00FC34E4" w:rsidP="00FC34E4">
            <w:pPr>
              <w:jc w:val="center"/>
              <w:rPr>
                <w:sz w:val="18"/>
                <w:szCs w:val="18"/>
              </w:rPr>
            </w:pPr>
            <w:r w:rsidRPr="00FC34E4">
              <w:rPr>
                <w:rFonts w:hint="eastAsia"/>
                <w:sz w:val="18"/>
                <w:szCs w:val="18"/>
              </w:rPr>
              <w:t>2014-08-2</w:t>
            </w:r>
          </w:p>
        </w:tc>
        <w:tc>
          <w:tcPr>
            <w:tcW w:w="1276" w:type="dxa"/>
            <w:vAlign w:val="center"/>
          </w:tcPr>
          <w:p w14:paraId="618534F8" w14:textId="77777777" w:rsidR="00FC34E4" w:rsidRPr="00FC34E4" w:rsidRDefault="00FC34E4" w:rsidP="00FC34E4">
            <w:pPr>
              <w:jc w:val="center"/>
              <w:rPr>
                <w:sz w:val="18"/>
                <w:szCs w:val="18"/>
              </w:rPr>
            </w:pPr>
            <w:r w:rsidRPr="00FC34E4">
              <w:rPr>
                <w:rFonts w:hint="eastAsia"/>
                <w:sz w:val="18"/>
                <w:szCs w:val="18"/>
              </w:rPr>
              <w:t>曹喜峰</w:t>
            </w:r>
          </w:p>
        </w:tc>
        <w:tc>
          <w:tcPr>
            <w:tcW w:w="1317" w:type="dxa"/>
            <w:vAlign w:val="center"/>
          </w:tcPr>
          <w:p w14:paraId="4E4E0B73" w14:textId="77777777" w:rsidR="00FC34E4" w:rsidRPr="00FC34E4" w:rsidRDefault="00FC34E4" w:rsidP="006906BE">
            <w:pPr>
              <w:jc w:val="center"/>
              <w:rPr>
                <w:sz w:val="18"/>
                <w:szCs w:val="18"/>
              </w:rPr>
            </w:pPr>
            <w:r w:rsidRPr="00FC34E4">
              <w:rPr>
                <w:rFonts w:hint="eastAsia"/>
                <w:sz w:val="18"/>
                <w:szCs w:val="18"/>
              </w:rPr>
              <w:t>2014-08-2</w:t>
            </w:r>
          </w:p>
        </w:tc>
      </w:tr>
      <w:tr w:rsidR="00FC34E4" w:rsidRPr="00231AC2" w14:paraId="17D6A5DA" w14:textId="77777777" w:rsidTr="00FC34E4">
        <w:trPr>
          <w:trHeight w:val="425"/>
          <w:jc w:val="center"/>
        </w:trPr>
        <w:tc>
          <w:tcPr>
            <w:tcW w:w="668" w:type="dxa"/>
            <w:vAlign w:val="center"/>
          </w:tcPr>
          <w:p w14:paraId="39EC2AB4" w14:textId="77777777" w:rsidR="00FC34E4" w:rsidRPr="00FC34E4" w:rsidRDefault="00FC34E4" w:rsidP="00FC34E4">
            <w:pPr>
              <w:rPr>
                <w:sz w:val="18"/>
                <w:szCs w:val="18"/>
              </w:rPr>
            </w:pPr>
            <w:r w:rsidRPr="00FC34E4">
              <w:rPr>
                <w:rFonts w:hint="eastAsia"/>
                <w:sz w:val="18"/>
                <w:szCs w:val="18"/>
              </w:rPr>
              <w:t>2.1c</w:t>
            </w:r>
          </w:p>
        </w:tc>
        <w:tc>
          <w:tcPr>
            <w:tcW w:w="2976" w:type="dxa"/>
            <w:vAlign w:val="center"/>
          </w:tcPr>
          <w:p w14:paraId="342EFB61" w14:textId="77777777" w:rsidR="00FC34E4" w:rsidRPr="00FC34E4" w:rsidRDefault="00FC34E4" w:rsidP="00FC34E4">
            <w:pPr>
              <w:rPr>
                <w:sz w:val="18"/>
                <w:szCs w:val="18"/>
              </w:rPr>
            </w:pPr>
            <w:r w:rsidRPr="00FC34E4">
              <w:rPr>
                <w:rFonts w:hint="eastAsia"/>
                <w:sz w:val="18"/>
                <w:szCs w:val="18"/>
              </w:rPr>
              <w:t>M:</w:t>
            </w:r>
            <w:r w:rsidRPr="00FC34E4">
              <w:rPr>
                <w:rFonts w:hint="eastAsia"/>
                <w:sz w:val="18"/>
                <w:szCs w:val="18"/>
              </w:rPr>
              <w:t>修改“</w:t>
            </w:r>
            <w:r w:rsidRPr="00FC34E4">
              <w:rPr>
                <w:rFonts w:hint="eastAsia"/>
                <w:sz w:val="18"/>
                <w:szCs w:val="18"/>
              </w:rPr>
              <w:t>7</w:t>
            </w:r>
            <w:r w:rsidRPr="00FC34E4">
              <w:rPr>
                <w:rFonts w:hint="eastAsia"/>
                <w:sz w:val="18"/>
                <w:szCs w:val="18"/>
              </w:rPr>
              <w:t>龙星”的规则与奖级奖金</w:t>
            </w:r>
          </w:p>
        </w:tc>
        <w:tc>
          <w:tcPr>
            <w:tcW w:w="1134" w:type="dxa"/>
            <w:vAlign w:val="center"/>
          </w:tcPr>
          <w:p w14:paraId="096E96BA" w14:textId="77777777" w:rsidR="00FC34E4" w:rsidRPr="00FC34E4" w:rsidRDefault="00FC34E4" w:rsidP="00FC34E4">
            <w:pPr>
              <w:jc w:val="center"/>
              <w:rPr>
                <w:sz w:val="18"/>
                <w:szCs w:val="18"/>
              </w:rPr>
            </w:pPr>
            <w:r w:rsidRPr="00FC34E4">
              <w:rPr>
                <w:rFonts w:hint="eastAsia"/>
                <w:sz w:val="18"/>
                <w:szCs w:val="18"/>
              </w:rPr>
              <w:t>王清响</w:t>
            </w:r>
          </w:p>
        </w:tc>
        <w:tc>
          <w:tcPr>
            <w:tcW w:w="1418" w:type="dxa"/>
            <w:vAlign w:val="center"/>
          </w:tcPr>
          <w:p w14:paraId="729912EB" w14:textId="77777777" w:rsidR="00FC34E4" w:rsidRPr="00FC34E4" w:rsidRDefault="00FC34E4" w:rsidP="00FC34E4">
            <w:pPr>
              <w:jc w:val="center"/>
              <w:rPr>
                <w:sz w:val="18"/>
                <w:szCs w:val="18"/>
              </w:rPr>
            </w:pPr>
            <w:r w:rsidRPr="00FC34E4">
              <w:rPr>
                <w:sz w:val="18"/>
                <w:szCs w:val="18"/>
              </w:rPr>
              <w:t>2014-08-07</w:t>
            </w:r>
          </w:p>
        </w:tc>
        <w:tc>
          <w:tcPr>
            <w:tcW w:w="1276" w:type="dxa"/>
            <w:vAlign w:val="center"/>
          </w:tcPr>
          <w:p w14:paraId="7577A7CC" w14:textId="77777777" w:rsidR="00FC34E4" w:rsidRPr="00FC34E4" w:rsidRDefault="00FC34E4" w:rsidP="00FC34E4">
            <w:pPr>
              <w:jc w:val="center"/>
              <w:rPr>
                <w:sz w:val="18"/>
                <w:szCs w:val="18"/>
              </w:rPr>
            </w:pPr>
            <w:r w:rsidRPr="00FC34E4">
              <w:rPr>
                <w:rFonts w:hint="eastAsia"/>
                <w:sz w:val="18"/>
                <w:szCs w:val="18"/>
              </w:rPr>
              <w:t>曹喜峰</w:t>
            </w:r>
          </w:p>
        </w:tc>
        <w:tc>
          <w:tcPr>
            <w:tcW w:w="1317" w:type="dxa"/>
            <w:vAlign w:val="center"/>
          </w:tcPr>
          <w:p w14:paraId="0A6D22A4" w14:textId="77777777" w:rsidR="00FC34E4" w:rsidRPr="00FC34E4" w:rsidRDefault="00FC34E4" w:rsidP="006906BE">
            <w:pPr>
              <w:jc w:val="center"/>
              <w:rPr>
                <w:sz w:val="18"/>
                <w:szCs w:val="18"/>
              </w:rPr>
            </w:pPr>
            <w:r w:rsidRPr="00FC34E4">
              <w:rPr>
                <w:sz w:val="18"/>
                <w:szCs w:val="18"/>
              </w:rPr>
              <w:t>2014-08-07</w:t>
            </w:r>
          </w:p>
        </w:tc>
      </w:tr>
      <w:tr w:rsidR="00FC34E4" w:rsidRPr="00231AC2" w14:paraId="3F857F9D" w14:textId="77777777" w:rsidTr="00FC34E4">
        <w:trPr>
          <w:trHeight w:val="425"/>
          <w:jc w:val="center"/>
        </w:trPr>
        <w:tc>
          <w:tcPr>
            <w:tcW w:w="668" w:type="dxa"/>
            <w:vAlign w:val="center"/>
          </w:tcPr>
          <w:p w14:paraId="20A55F7C" w14:textId="77777777" w:rsidR="00FC34E4" w:rsidRPr="00FC34E4" w:rsidRDefault="00FC34E4" w:rsidP="00FC34E4">
            <w:pPr>
              <w:rPr>
                <w:sz w:val="18"/>
                <w:szCs w:val="18"/>
              </w:rPr>
            </w:pPr>
            <w:r w:rsidRPr="00FC34E4">
              <w:rPr>
                <w:rFonts w:hint="eastAsia"/>
                <w:sz w:val="18"/>
                <w:szCs w:val="18"/>
              </w:rPr>
              <w:t>2.1d</w:t>
            </w:r>
          </w:p>
        </w:tc>
        <w:tc>
          <w:tcPr>
            <w:tcW w:w="2976" w:type="dxa"/>
            <w:vAlign w:val="center"/>
          </w:tcPr>
          <w:p w14:paraId="034CCFDF" w14:textId="77777777" w:rsidR="00FC34E4" w:rsidRPr="00FC34E4" w:rsidRDefault="00FC34E4" w:rsidP="00FC34E4">
            <w:pPr>
              <w:rPr>
                <w:sz w:val="18"/>
                <w:szCs w:val="18"/>
              </w:rPr>
            </w:pPr>
            <w:r w:rsidRPr="00FC34E4">
              <w:rPr>
                <w:rFonts w:hint="eastAsia"/>
                <w:sz w:val="18"/>
                <w:szCs w:val="18"/>
              </w:rPr>
              <w:t>M:</w:t>
            </w:r>
            <w:r w:rsidRPr="00FC34E4">
              <w:rPr>
                <w:rFonts w:hint="eastAsia"/>
                <w:sz w:val="18"/>
                <w:szCs w:val="18"/>
              </w:rPr>
              <w:t>更新“</w:t>
            </w:r>
            <w:r w:rsidRPr="00FC34E4">
              <w:rPr>
                <w:rFonts w:hint="eastAsia"/>
                <w:sz w:val="18"/>
                <w:szCs w:val="18"/>
              </w:rPr>
              <w:t>7</w:t>
            </w:r>
            <w:r w:rsidRPr="00FC34E4">
              <w:rPr>
                <w:rFonts w:hint="eastAsia"/>
                <w:sz w:val="18"/>
                <w:szCs w:val="18"/>
              </w:rPr>
              <w:t>龙星”游戏的奖金表</w:t>
            </w:r>
          </w:p>
          <w:p w14:paraId="34CF5DDA" w14:textId="77777777" w:rsidR="00FC34E4" w:rsidRPr="00FC34E4" w:rsidRDefault="00FC34E4" w:rsidP="00FC34E4">
            <w:pPr>
              <w:rPr>
                <w:sz w:val="18"/>
                <w:szCs w:val="18"/>
              </w:rPr>
            </w:pPr>
            <w:r w:rsidRPr="00FC34E4">
              <w:rPr>
                <w:rFonts w:hint="eastAsia"/>
                <w:sz w:val="18"/>
                <w:szCs w:val="18"/>
              </w:rPr>
              <w:t>D:</w:t>
            </w:r>
            <w:r w:rsidRPr="00FC34E4">
              <w:rPr>
                <w:rFonts w:hint="eastAsia"/>
                <w:sz w:val="18"/>
                <w:szCs w:val="18"/>
              </w:rPr>
              <w:t>删除“基诺”</w:t>
            </w:r>
          </w:p>
        </w:tc>
        <w:tc>
          <w:tcPr>
            <w:tcW w:w="1134" w:type="dxa"/>
            <w:vAlign w:val="center"/>
          </w:tcPr>
          <w:p w14:paraId="125044C0" w14:textId="77777777" w:rsidR="00FC34E4" w:rsidRPr="00FC34E4" w:rsidRDefault="00FC34E4" w:rsidP="00FC34E4">
            <w:pPr>
              <w:jc w:val="center"/>
              <w:rPr>
                <w:sz w:val="18"/>
                <w:szCs w:val="18"/>
              </w:rPr>
            </w:pPr>
            <w:r w:rsidRPr="00FC34E4">
              <w:rPr>
                <w:rFonts w:hint="eastAsia"/>
                <w:sz w:val="18"/>
                <w:szCs w:val="18"/>
              </w:rPr>
              <w:t>王清响</w:t>
            </w:r>
          </w:p>
        </w:tc>
        <w:tc>
          <w:tcPr>
            <w:tcW w:w="1418" w:type="dxa"/>
            <w:vAlign w:val="center"/>
          </w:tcPr>
          <w:p w14:paraId="2C6A27FB" w14:textId="77777777" w:rsidR="00FC34E4" w:rsidRPr="00FC34E4" w:rsidRDefault="00FC34E4" w:rsidP="00FC34E4">
            <w:pPr>
              <w:jc w:val="center"/>
              <w:rPr>
                <w:sz w:val="18"/>
                <w:szCs w:val="18"/>
              </w:rPr>
            </w:pPr>
            <w:r w:rsidRPr="00FC34E4">
              <w:rPr>
                <w:sz w:val="18"/>
                <w:szCs w:val="18"/>
              </w:rPr>
              <w:t>2014-08-07</w:t>
            </w:r>
          </w:p>
        </w:tc>
        <w:tc>
          <w:tcPr>
            <w:tcW w:w="1276" w:type="dxa"/>
            <w:vAlign w:val="center"/>
          </w:tcPr>
          <w:p w14:paraId="7F8CA4CB" w14:textId="77777777" w:rsidR="00FC34E4" w:rsidRPr="00FC34E4" w:rsidRDefault="00FC34E4" w:rsidP="00FC34E4">
            <w:pPr>
              <w:jc w:val="center"/>
              <w:rPr>
                <w:sz w:val="18"/>
                <w:szCs w:val="18"/>
              </w:rPr>
            </w:pPr>
            <w:r w:rsidRPr="00FC34E4">
              <w:rPr>
                <w:rFonts w:hint="eastAsia"/>
                <w:sz w:val="18"/>
                <w:szCs w:val="18"/>
              </w:rPr>
              <w:t>曹喜峰</w:t>
            </w:r>
          </w:p>
        </w:tc>
        <w:tc>
          <w:tcPr>
            <w:tcW w:w="1317" w:type="dxa"/>
            <w:vAlign w:val="center"/>
          </w:tcPr>
          <w:p w14:paraId="519AED11" w14:textId="77777777" w:rsidR="00FC34E4" w:rsidRPr="00FC34E4" w:rsidRDefault="00FC34E4" w:rsidP="006906BE">
            <w:pPr>
              <w:jc w:val="center"/>
              <w:rPr>
                <w:sz w:val="18"/>
                <w:szCs w:val="18"/>
              </w:rPr>
            </w:pPr>
            <w:r w:rsidRPr="00FC34E4">
              <w:rPr>
                <w:sz w:val="18"/>
                <w:szCs w:val="18"/>
              </w:rPr>
              <w:t>2014-08-07</w:t>
            </w:r>
          </w:p>
        </w:tc>
      </w:tr>
      <w:tr w:rsidR="00FC34E4" w:rsidRPr="00231AC2" w14:paraId="6CFFA472" w14:textId="77777777" w:rsidTr="00FC34E4">
        <w:trPr>
          <w:trHeight w:val="425"/>
          <w:jc w:val="center"/>
        </w:trPr>
        <w:tc>
          <w:tcPr>
            <w:tcW w:w="668" w:type="dxa"/>
            <w:vAlign w:val="center"/>
          </w:tcPr>
          <w:p w14:paraId="7F7D8D16" w14:textId="77777777" w:rsidR="00FC34E4" w:rsidRPr="00FC34E4" w:rsidRDefault="00FC34E4" w:rsidP="00FC34E4">
            <w:pPr>
              <w:rPr>
                <w:sz w:val="18"/>
                <w:szCs w:val="18"/>
              </w:rPr>
            </w:pPr>
            <w:r w:rsidRPr="00FC34E4">
              <w:rPr>
                <w:rFonts w:hint="eastAsia"/>
                <w:sz w:val="18"/>
                <w:szCs w:val="18"/>
              </w:rPr>
              <w:t>2.1e</w:t>
            </w:r>
          </w:p>
        </w:tc>
        <w:tc>
          <w:tcPr>
            <w:tcW w:w="2976" w:type="dxa"/>
            <w:vAlign w:val="center"/>
          </w:tcPr>
          <w:p w14:paraId="0E9A8A25" w14:textId="77777777" w:rsidR="00FC34E4" w:rsidRPr="00FC34E4" w:rsidRDefault="00FC34E4" w:rsidP="00FC34E4">
            <w:pPr>
              <w:rPr>
                <w:sz w:val="18"/>
                <w:szCs w:val="18"/>
              </w:rPr>
            </w:pPr>
            <w:r w:rsidRPr="00FC34E4">
              <w:rPr>
                <w:rFonts w:hint="eastAsia"/>
                <w:sz w:val="18"/>
                <w:szCs w:val="18"/>
              </w:rPr>
              <w:t>M:</w:t>
            </w:r>
            <w:r w:rsidRPr="00FC34E4">
              <w:rPr>
                <w:rFonts w:hint="eastAsia"/>
                <w:sz w:val="18"/>
                <w:szCs w:val="18"/>
              </w:rPr>
              <w:t>“</w:t>
            </w:r>
            <w:r w:rsidRPr="00FC34E4">
              <w:rPr>
                <w:rFonts w:hint="eastAsia"/>
                <w:sz w:val="18"/>
                <w:szCs w:val="18"/>
              </w:rPr>
              <w:t>7</w:t>
            </w:r>
            <w:r w:rsidRPr="00FC34E4">
              <w:rPr>
                <w:rFonts w:hint="eastAsia"/>
                <w:sz w:val="18"/>
                <w:szCs w:val="18"/>
              </w:rPr>
              <w:t>龙星”浮动奖奖金按一百</w:t>
            </w:r>
            <w:proofErr w:type="gramStart"/>
            <w:r w:rsidRPr="00FC34E4">
              <w:rPr>
                <w:rFonts w:hint="eastAsia"/>
                <w:sz w:val="18"/>
                <w:szCs w:val="18"/>
              </w:rPr>
              <w:t>瑞尔取整</w:t>
            </w:r>
            <w:proofErr w:type="gramEnd"/>
          </w:p>
          <w:p w14:paraId="59B25860" w14:textId="77777777" w:rsidR="00FC34E4" w:rsidRPr="00FC34E4" w:rsidRDefault="00FC34E4" w:rsidP="00FC34E4">
            <w:pPr>
              <w:rPr>
                <w:sz w:val="18"/>
                <w:szCs w:val="18"/>
              </w:rPr>
            </w:pPr>
            <w:r w:rsidRPr="00FC34E4">
              <w:rPr>
                <w:rFonts w:hint="eastAsia"/>
                <w:sz w:val="18"/>
                <w:szCs w:val="18"/>
              </w:rPr>
              <w:t>D:</w:t>
            </w:r>
            <w:r w:rsidRPr="00FC34E4">
              <w:rPr>
                <w:rFonts w:hint="eastAsia"/>
                <w:sz w:val="18"/>
                <w:szCs w:val="18"/>
              </w:rPr>
              <w:t>删除“</w:t>
            </w:r>
            <w:r w:rsidRPr="00FC34E4">
              <w:rPr>
                <w:rFonts w:hint="eastAsia"/>
                <w:sz w:val="18"/>
                <w:szCs w:val="18"/>
              </w:rPr>
              <w:t>7</w:t>
            </w:r>
            <w:r w:rsidRPr="00FC34E4">
              <w:rPr>
                <w:rFonts w:hint="eastAsia"/>
                <w:sz w:val="18"/>
                <w:szCs w:val="18"/>
              </w:rPr>
              <w:t>龙星”与税金相关的条目</w:t>
            </w:r>
          </w:p>
          <w:p w14:paraId="29F537CA" w14:textId="77777777" w:rsidR="00FC34E4" w:rsidRPr="00FC34E4" w:rsidRDefault="00FC34E4" w:rsidP="00FC34E4">
            <w:pPr>
              <w:rPr>
                <w:sz w:val="18"/>
                <w:szCs w:val="18"/>
              </w:rPr>
            </w:pPr>
            <w:r w:rsidRPr="00FC34E4">
              <w:rPr>
                <w:rFonts w:hint="eastAsia"/>
                <w:sz w:val="18"/>
                <w:szCs w:val="18"/>
              </w:rPr>
              <w:t>A:</w:t>
            </w:r>
            <w:r w:rsidRPr="00FC34E4">
              <w:rPr>
                <w:rFonts w:hint="eastAsia"/>
                <w:sz w:val="18"/>
                <w:szCs w:val="18"/>
              </w:rPr>
              <w:t>增加“</w:t>
            </w:r>
            <w:r w:rsidRPr="00FC34E4">
              <w:rPr>
                <w:rFonts w:hint="eastAsia"/>
                <w:sz w:val="18"/>
                <w:szCs w:val="18"/>
              </w:rPr>
              <w:t>7</w:t>
            </w:r>
            <w:r w:rsidRPr="00FC34E4">
              <w:rPr>
                <w:rFonts w:hint="eastAsia"/>
                <w:sz w:val="18"/>
                <w:szCs w:val="18"/>
              </w:rPr>
              <w:t>龙星”</w:t>
            </w:r>
            <w:r w:rsidRPr="00FC34E4">
              <w:rPr>
                <w:rFonts w:hint="eastAsia"/>
                <w:sz w:val="18"/>
                <w:szCs w:val="18"/>
              </w:rPr>
              <w:t>0.5</w:t>
            </w:r>
            <w:r w:rsidRPr="00FC34E4">
              <w:rPr>
                <w:rFonts w:hint="eastAsia"/>
                <w:sz w:val="18"/>
                <w:szCs w:val="18"/>
              </w:rPr>
              <w:t>倍投注的规则说明和奖金表</w:t>
            </w:r>
          </w:p>
          <w:p w14:paraId="3F69FCDA" w14:textId="77777777" w:rsidR="00FC34E4" w:rsidRPr="00FC34E4" w:rsidRDefault="00FC34E4" w:rsidP="00FC34E4">
            <w:pPr>
              <w:rPr>
                <w:sz w:val="18"/>
                <w:szCs w:val="18"/>
              </w:rPr>
            </w:pPr>
            <w:r w:rsidRPr="00FC34E4">
              <w:rPr>
                <w:rFonts w:hint="eastAsia"/>
                <w:sz w:val="18"/>
                <w:szCs w:val="18"/>
              </w:rPr>
              <w:t>M:</w:t>
            </w:r>
            <w:r w:rsidRPr="00FC34E4">
              <w:rPr>
                <w:rFonts w:hint="eastAsia"/>
                <w:sz w:val="18"/>
                <w:szCs w:val="18"/>
              </w:rPr>
              <w:t>修改了一处错误</w:t>
            </w:r>
          </w:p>
        </w:tc>
        <w:tc>
          <w:tcPr>
            <w:tcW w:w="1134" w:type="dxa"/>
            <w:vAlign w:val="center"/>
          </w:tcPr>
          <w:p w14:paraId="60160113" w14:textId="77777777" w:rsidR="00FC34E4" w:rsidRPr="00FC34E4" w:rsidRDefault="00FC34E4" w:rsidP="00FC34E4">
            <w:pPr>
              <w:jc w:val="center"/>
              <w:rPr>
                <w:sz w:val="18"/>
                <w:szCs w:val="18"/>
              </w:rPr>
            </w:pPr>
            <w:r w:rsidRPr="00FC34E4">
              <w:rPr>
                <w:rFonts w:hint="eastAsia"/>
                <w:sz w:val="18"/>
                <w:szCs w:val="18"/>
              </w:rPr>
              <w:t>王清响</w:t>
            </w:r>
          </w:p>
        </w:tc>
        <w:tc>
          <w:tcPr>
            <w:tcW w:w="1418" w:type="dxa"/>
            <w:vAlign w:val="center"/>
          </w:tcPr>
          <w:p w14:paraId="4734137D" w14:textId="77777777" w:rsidR="00FC34E4" w:rsidRPr="00FC34E4" w:rsidRDefault="00FC34E4" w:rsidP="00FC34E4">
            <w:pPr>
              <w:jc w:val="center"/>
              <w:rPr>
                <w:sz w:val="18"/>
                <w:szCs w:val="18"/>
              </w:rPr>
            </w:pPr>
            <w:r w:rsidRPr="00FC34E4">
              <w:rPr>
                <w:sz w:val="18"/>
                <w:szCs w:val="18"/>
              </w:rPr>
              <w:t>2014-08-12</w:t>
            </w:r>
          </w:p>
        </w:tc>
        <w:tc>
          <w:tcPr>
            <w:tcW w:w="1276" w:type="dxa"/>
            <w:vAlign w:val="center"/>
          </w:tcPr>
          <w:p w14:paraId="33DC773B" w14:textId="77777777" w:rsidR="00FC34E4" w:rsidRPr="00FC34E4" w:rsidRDefault="00FC34E4" w:rsidP="00FC34E4">
            <w:pPr>
              <w:jc w:val="center"/>
              <w:rPr>
                <w:sz w:val="18"/>
                <w:szCs w:val="18"/>
              </w:rPr>
            </w:pPr>
            <w:r w:rsidRPr="00FC34E4">
              <w:rPr>
                <w:rFonts w:hint="eastAsia"/>
                <w:sz w:val="18"/>
                <w:szCs w:val="18"/>
              </w:rPr>
              <w:t>曹喜峰</w:t>
            </w:r>
          </w:p>
        </w:tc>
        <w:tc>
          <w:tcPr>
            <w:tcW w:w="1317" w:type="dxa"/>
            <w:vAlign w:val="center"/>
          </w:tcPr>
          <w:p w14:paraId="2BD6DD97" w14:textId="77777777" w:rsidR="00FC34E4" w:rsidRPr="00FC34E4" w:rsidRDefault="00FC34E4" w:rsidP="006906BE">
            <w:pPr>
              <w:jc w:val="center"/>
              <w:rPr>
                <w:sz w:val="18"/>
                <w:szCs w:val="18"/>
              </w:rPr>
            </w:pPr>
            <w:r w:rsidRPr="00FC34E4">
              <w:rPr>
                <w:sz w:val="18"/>
                <w:szCs w:val="18"/>
              </w:rPr>
              <w:t>2014-08-12</w:t>
            </w:r>
          </w:p>
        </w:tc>
      </w:tr>
      <w:tr w:rsidR="00FC34E4" w:rsidRPr="00231AC2" w14:paraId="172CBEFC" w14:textId="77777777" w:rsidTr="00FC34E4">
        <w:trPr>
          <w:trHeight w:val="425"/>
          <w:jc w:val="center"/>
        </w:trPr>
        <w:tc>
          <w:tcPr>
            <w:tcW w:w="668" w:type="dxa"/>
            <w:vAlign w:val="center"/>
          </w:tcPr>
          <w:p w14:paraId="2654AB44" w14:textId="77777777" w:rsidR="00FC34E4" w:rsidRPr="00FC34E4" w:rsidRDefault="00FC34E4" w:rsidP="00FC34E4">
            <w:pPr>
              <w:rPr>
                <w:sz w:val="18"/>
                <w:szCs w:val="18"/>
              </w:rPr>
            </w:pPr>
            <w:r w:rsidRPr="00FC34E4">
              <w:rPr>
                <w:rFonts w:hint="eastAsia"/>
                <w:sz w:val="18"/>
                <w:szCs w:val="18"/>
              </w:rPr>
              <w:t>2.1f</w:t>
            </w:r>
          </w:p>
        </w:tc>
        <w:tc>
          <w:tcPr>
            <w:tcW w:w="2976" w:type="dxa"/>
            <w:vAlign w:val="center"/>
          </w:tcPr>
          <w:p w14:paraId="193B214D" w14:textId="77777777" w:rsidR="00FC34E4" w:rsidRPr="00FC34E4" w:rsidRDefault="00FC34E4" w:rsidP="00FC34E4">
            <w:pPr>
              <w:rPr>
                <w:sz w:val="18"/>
                <w:szCs w:val="18"/>
              </w:rPr>
            </w:pPr>
            <w:r w:rsidRPr="00FC34E4">
              <w:rPr>
                <w:rFonts w:hint="eastAsia"/>
                <w:sz w:val="18"/>
                <w:szCs w:val="18"/>
              </w:rPr>
              <w:t>M:</w:t>
            </w:r>
            <w:r w:rsidRPr="00FC34E4">
              <w:rPr>
                <w:rFonts w:hint="eastAsia"/>
                <w:sz w:val="18"/>
                <w:szCs w:val="18"/>
              </w:rPr>
              <w:t>增加修改“</w:t>
            </w:r>
            <w:r w:rsidRPr="00FC34E4">
              <w:rPr>
                <w:rFonts w:hint="eastAsia"/>
                <w:sz w:val="18"/>
                <w:szCs w:val="18"/>
              </w:rPr>
              <w:t>7</w:t>
            </w:r>
            <w:r w:rsidRPr="00FC34E4">
              <w:rPr>
                <w:rFonts w:hint="eastAsia"/>
                <w:sz w:val="18"/>
                <w:szCs w:val="18"/>
              </w:rPr>
              <w:t>龙星”</w:t>
            </w:r>
            <w:r w:rsidRPr="00FC34E4">
              <w:rPr>
                <w:rFonts w:hint="eastAsia"/>
                <w:sz w:val="18"/>
                <w:szCs w:val="18"/>
              </w:rPr>
              <w:t>0.5</w:t>
            </w:r>
            <w:r w:rsidRPr="00FC34E4">
              <w:rPr>
                <w:rFonts w:hint="eastAsia"/>
                <w:sz w:val="18"/>
                <w:szCs w:val="18"/>
              </w:rPr>
              <w:t>倍投注的规则说明</w:t>
            </w:r>
          </w:p>
        </w:tc>
        <w:tc>
          <w:tcPr>
            <w:tcW w:w="1134" w:type="dxa"/>
            <w:vAlign w:val="center"/>
          </w:tcPr>
          <w:p w14:paraId="0C795966" w14:textId="77777777" w:rsidR="00FC34E4" w:rsidRPr="00FC34E4" w:rsidRDefault="00FC34E4" w:rsidP="00FC34E4">
            <w:pPr>
              <w:jc w:val="center"/>
              <w:rPr>
                <w:sz w:val="18"/>
                <w:szCs w:val="18"/>
              </w:rPr>
            </w:pPr>
            <w:r w:rsidRPr="00FC34E4">
              <w:rPr>
                <w:rFonts w:hint="eastAsia"/>
                <w:sz w:val="18"/>
                <w:szCs w:val="18"/>
              </w:rPr>
              <w:t>王清响</w:t>
            </w:r>
          </w:p>
        </w:tc>
        <w:tc>
          <w:tcPr>
            <w:tcW w:w="1418" w:type="dxa"/>
            <w:vAlign w:val="center"/>
          </w:tcPr>
          <w:p w14:paraId="26674A0A" w14:textId="77777777" w:rsidR="00FC34E4" w:rsidRPr="00FC34E4" w:rsidRDefault="00FC34E4" w:rsidP="00FC34E4">
            <w:pPr>
              <w:jc w:val="center"/>
              <w:rPr>
                <w:sz w:val="18"/>
                <w:szCs w:val="18"/>
              </w:rPr>
            </w:pPr>
            <w:r w:rsidRPr="00FC34E4">
              <w:rPr>
                <w:sz w:val="18"/>
                <w:szCs w:val="18"/>
              </w:rPr>
              <w:t>2014-</w:t>
            </w:r>
            <w:r w:rsidRPr="00FC34E4">
              <w:rPr>
                <w:rFonts w:hint="eastAsia"/>
                <w:sz w:val="18"/>
                <w:szCs w:val="18"/>
              </w:rPr>
              <w:t>0</w:t>
            </w:r>
            <w:r w:rsidRPr="00FC34E4">
              <w:rPr>
                <w:sz w:val="18"/>
                <w:szCs w:val="18"/>
              </w:rPr>
              <w:t>8-13</w:t>
            </w:r>
          </w:p>
        </w:tc>
        <w:tc>
          <w:tcPr>
            <w:tcW w:w="1276" w:type="dxa"/>
            <w:vAlign w:val="center"/>
          </w:tcPr>
          <w:p w14:paraId="63902D02" w14:textId="77777777" w:rsidR="00FC34E4" w:rsidRPr="00FC34E4" w:rsidRDefault="00FC34E4" w:rsidP="00FC34E4">
            <w:pPr>
              <w:jc w:val="center"/>
              <w:rPr>
                <w:sz w:val="18"/>
                <w:szCs w:val="18"/>
              </w:rPr>
            </w:pPr>
            <w:r w:rsidRPr="00FC34E4">
              <w:rPr>
                <w:rFonts w:hint="eastAsia"/>
                <w:sz w:val="18"/>
                <w:szCs w:val="18"/>
              </w:rPr>
              <w:t>曹喜峰</w:t>
            </w:r>
          </w:p>
        </w:tc>
        <w:tc>
          <w:tcPr>
            <w:tcW w:w="1317" w:type="dxa"/>
            <w:vAlign w:val="center"/>
          </w:tcPr>
          <w:p w14:paraId="2D1B9B97" w14:textId="77777777" w:rsidR="00FC34E4" w:rsidRPr="00FC34E4" w:rsidRDefault="00FC34E4" w:rsidP="006906BE">
            <w:pPr>
              <w:jc w:val="center"/>
              <w:rPr>
                <w:sz w:val="18"/>
                <w:szCs w:val="18"/>
              </w:rPr>
            </w:pPr>
            <w:r w:rsidRPr="00FC34E4">
              <w:rPr>
                <w:sz w:val="18"/>
                <w:szCs w:val="18"/>
              </w:rPr>
              <w:t>2014-</w:t>
            </w:r>
            <w:r w:rsidRPr="00FC34E4">
              <w:rPr>
                <w:rFonts w:hint="eastAsia"/>
                <w:sz w:val="18"/>
                <w:szCs w:val="18"/>
              </w:rPr>
              <w:t>0</w:t>
            </w:r>
            <w:r w:rsidRPr="00FC34E4">
              <w:rPr>
                <w:sz w:val="18"/>
                <w:szCs w:val="18"/>
              </w:rPr>
              <w:t>8-13</w:t>
            </w:r>
          </w:p>
        </w:tc>
      </w:tr>
      <w:tr w:rsidR="00FC34E4" w:rsidRPr="00231AC2" w14:paraId="630247A6" w14:textId="77777777" w:rsidTr="00FC34E4">
        <w:trPr>
          <w:trHeight w:val="425"/>
          <w:jc w:val="center"/>
        </w:trPr>
        <w:tc>
          <w:tcPr>
            <w:tcW w:w="668" w:type="dxa"/>
            <w:vAlign w:val="center"/>
          </w:tcPr>
          <w:p w14:paraId="2AA775D5" w14:textId="77777777" w:rsidR="00FC34E4" w:rsidRPr="00FC34E4" w:rsidRDefault="00FC34E4" w:rsidP="00FC34E4">
            <w:pPr>
              <w:rPr>
                <w:sz w:val="18"/>
                <w:szCs w:val="18"/>
              </w:rPr>
            </w:pPr>
            <w:r w:rsidRPr="00FC34E4">
              <w:rPr>
                <w:rFonts w:hint="eastAsia"/>
                <w:sz w:val="18"/>
                <w:szCs w:val="18"/>
              </w:rPr>
              <w:t>2.2</w:t>
            </w:r>
          </w:p>
        </w:tc>
        <w:tc>
          <w:tcPr>
            <w:tcW w:w="2976" w:type="dxa"/>
            <w:vAlign w:val="center"/>
          </w:tcPr>
          <w:p w14:paraId="75602D44" w14:textId="77777777" w:rsidR="00FC34E4" w:rsidRPr="00FC34E4" w:rsidRDefault="00FC34E4" w:rsidP="00FC34E4">
            <w:pPr>
              <w:rPr>
                <w:sz w:val="18"/>
                <w:szCs w:val="18"/>
              </w:rPr>
            </w:pPr>
            <w:r w:rsidRPr="00FC34E4">
              <w:rPr>
                <w:rFonts w:hint="eastAsia"/>
                <w:sz w:val="18"/>
                <w:szCs w:val="18"/>
              </w:rPr>
              <w:t>M:</w:t>
            </w:r>
            <w:r w:rsidRPr="00FC34E4">
              <w:rPr>
                <w:rFonts w:hint="eastAsia"/>
                <w:sz w:val="18"/>
                <w:szCs w:val="18"/>
              </w:rPr>
              <w:t>删除游戏“快</w:t>
            </w:r>
            <w:r w:rsidRPr="00FC34E4">
              <w:rPr>
                <w:rFonts w:hint="eastAsia"/>
                <w:sz w:val="18"/>
                <w:szCs w:val="18"/>
              </w:rPr>
              <w:t>2</w:t>
            </w:r>
            <w:r w:rsidRPr="00FC34E4">
              <w:rPr>
                <w:rFonts w:hint="eastAsia"/>
                <w:sz w:val="18"/>
                <w:szCs w:val="18"/>
              </w:rPr>
              <w:t>”</w:t>
            </w:r>
          </w:p>
          <w:p w14:paraId="05B56F16" w14:textId="77777777" w:rsidR="00FC34E4" w:rsidRPr="00FC34E4" w:rsidRDefault="00FC34E4" w:rsidP="00FC34E4">
            <w:pPr>
              <w:rPr>
                <w:sz w:val="18"/>
                <w:szCs w:val="18"/>
              </w:rPr>
            </w:pPr>
            <w:r w:rsidRPr="00FC34E4">
              <w:rPr>
                <w:rFonts w:hint="eastAsia"/>
                <w:sz w:val="18"/>
                <w:szCs w:val="18"/>
              </w:rPr>
              <w:t>M:</w:t>
            </w:r>
            <w:r w:rsidRPr="00FC34E4">
              <w:rPr>
                <w:rFonts w:hint="eastAsia"/>
                <w:sz w:val="18"/>
                <w:szCs w:val="18"/>
              </w:rPr>
              <w:t>增加游戏“</w:t>
            </w:r>
            <w:r w:rsidRPr="00FC34E4">
              <w:rPr>
                <w:rFonts w:hint="eastAsia"/>
                <w:sz w:val="18"/>
                <w:szCs w:val="18"/>
              </w:rPr>
              <w:t>30</w:t>
            </w:r>
            <w:r w:rsidRPr="00FC34E4">
              <w:rPr>
                <w:rFonts w:hint="eastAsia"/>
                <w:sz w:val="18"/>
                <w:szCs w:val="18"/>
              </w:rPr>
              <w:t>选</w:t>
            </w:r>
            <w:r w:rsidRPr="00FC34E4">
              <w:rPr>
                <w:rFonts w:hint="eastAsia"/>
                <w:sz w:val="18"/>
                <w:szCs w:val="18"/>
              </w:rPr>
              <w:t>6</w:t>
            </w:r>
            <w:r w:rsidRPr="00FC34E4">
              <w:rPr>
                <w:rFonts w:hint="eastAsia"/>
                <w:sz w:val="18"/>
                <w:szCs w:val="18"/>
              </w:rPr>
              <w:t>”</w:t>
            </w:r>
          </w:p>
        </w:tc>
        <w:tc>
          <w:tcPr>
            <w:tcW w:w="1134" w:type="dxa"/>
            <w:vAlign w:val="center"/>
          </w:tcPr>
          <w:p w14:paraId="1C734954" w14:textId="77777777" w:rsidR="00FC34E4" w:rsidRPr="00FC34E4" w:rsidRDefault="00FC34E4" w:rsidP="00FC34E4">
            <w:pPr>
              <w:jc w:val="center"/>
              <w:rPr>
                <w:sz w:val="18"/>
                <w:szCs w:val="18"/>
              </w:rPr>
            </w:pPr>
            <w:r w:rsidRPr="00FC34E4">
              <w:rPr>
                <w:rFonts w:hint="eastAsia"/>
                <w:sz w:val="18"/>
                <w:szCs w:val="18"/>
              </w:rPr>
              <w:t>王清响</w:t>
            </w:r>
          </w:p>
        </w:tc>
        <w:tc>
          <w:tcPr>
            <w:tcW w:w="1418" w:type="dxa"/>
            <w:vAlign w:val="center"/>
          </w:tcPr>
          <w:p w14:paraId="0DD0E70C" w14:textId="77777777" w:rsidR="00FC34E4" w:rsidRPr="00FC34E4" w:rsidRDefault="00FC34E4" w:rsidP="00FC34E4">
            <w:pPr>
              <w:jc w:val="center"/>
              <w:rPr>
                <w:sz w:val="18"/>
                <w:szCs w:val="18"/>
              </w:rPr>
            </w:pPr>
            <w:r w:rsidRPr="00FC34E4">
              <w:rPr>
                <w:sz w:val="18"/>
                <w:szCs w:val="18"/>
              </w:rPr>
              <w:t>2014-12-05</w:t>
            </w:r>
          </w:p>
        </w:tc>
        <w:tc>
          <w:tcPr>
            <w:tcW w:w="1276" w:type="dxa"/>
            <w:vAlign w:val="center"/>
          </w:tcPr>
          <w:p w14:paraId="223C6E6F" w14:textId="77777777" w:rsidR="00FC34E4" w:rsidRPr="00FC34E4" w:rsidRDefault="00FC34E4" w:rsidP="00FC34E4">
            <w:pPr>
              <w:jc w:val="center"/>
              <w:rPr>
                <w:sz w:val="18"/>
                <w:szCs w:val="18"/>
              </w:rPr>
            </w:pPr>
            <w:r w:rsidRPr="00FC34E4">
              <w:rPr>
                <w:rFonts w:hint="eastAsia"/>
                <w:sz w:val="18"/>
                <w:szCs w:val="18"/>
              </w:rPr>
              <w:t>曹喜峰</w:t>
            </w:r>
          </w:p>
        </w:tc>
        <w:tc>
          <w:tcPr>
            <w:tcW w:w="1317" w:type="dxa"/>
            <w:vAlign w:val="center"/>
          </w:tcPr>
          <w:p w14:paraId="03655F36" w14:textId="77777777" w:rsidR="00FC34E4" w:rsidRPr="00FC34E4" w:rsidRDefault="00FC34E4" w:rsidP="006906BE">
            <w:pPr>
              <w:jc w:val="center"/>
              <w:rPr>
                <w:sz w:val="18"/>
                <w:szCs w:val="18"/>
              </w:rPr>
            </w:pPr>
            <w:r w:rsidRPr="00FC34E4">
              <w:rPr>
                <w:sz w:val="18"/>
                <w:szCs w:val="18"/>
              </w:rPr>
              <w:t>2014-12-05</w:t>
            </w:r>
          </w:p>
        </w:tc>
      </w:tr>
      <w:tr w:rsidR="00DE3646" w:rsidRPr="00231AC2" w14:paraId="50D4F048" w14:textId="77777777" w:rsidTr="00FC34E4">
        <w:trPr>
          <w:trHeight w:val="425"/>
          <w:jc w:val="center"/>
          <w:ins w:id="4" w:author="user" w:date="2014-12-18T16:56:00Z"/>
        </w:trPr>
        <w:tc>
          <w:tcPr>
            <w:tcW w:w="668" w:type="dxa"/>
            <w:vAlign w:val="center"/>
          </w:tcPr>
          <w:p w14:paraId="69838B83" w14:textId="77777777" w:rsidR="00DE3646" w:rsidRPr="00FC34E4" w:rsidRDefault="00DE3646" w:rsidP="00FC34E4">
            <w:pPr>
              <w:rPr>
                <w:ins w:id="5" w:author="user" w:date="2014-12-18T16:56:00Z"/>
                <w:sz w:val="18"/>
                <w:szCs w:val="18"/>
              </w:rPr>
            </w:pPr>
            <w:ins w:id="6" w:author="user" w:date="2014-12-18T16:56:00Z">
              <w:r>
                <w:rPr>
                  <w:rFonts w:hint="eastAsia"/>
                  <w:sz w:val="18"/>
                  <w:szCs w:val="18"/>
                </w:rPr>
                <w:t>2.3</w:t>
              </w:r>
            </w:ins>
          </w:p>
        </w:tc>
        <w:tc>
          <w:tcPr>
            <w:tcW w:w="2976" w:type="dxa"/>
            <w:vAlign w:val="center"/>
          </w:tcPr>
          <w:p w14:paraId="768C031E" w14:textId="77777777" w:rsidR="00DE3646" w:rsidRPr="00FC34E4" w:rsidRDefault="00DE3646" w:rsidP="00FC34E4">
            <w:pPr>
              <w:rPr>
                <w:ins w:id="7" w:author="user" w:date="2014-12-18T16:56:00Z"/>
                <w:sz w:val="18"/>
                <w:szCs w:val="18"/>
              </w:rPr>
            </w:pPr>
            <w:ins w:id="8" w:author="user" w:date="2014-12-18T16:56:00Z">
              <w:r>
                <w:rPr>
                  <w:rFonts w:hint="eastAsia"/>
                  <w:sz w:val="18"/>
                  <w:szCs w:val="18"/>
                </w:rPr>
                <w:t>M:</w:t>
              </w:r>
              <w:r>
                <w:rPr>
                  <w:rFonts w:hint="eastAsia"/>
                  <w:sz w:val="18"/>
                  <w:szCs w:val="18"/>
                </w:rPr>
                <w:t>基于李总的修改</w:t>
              </w:r>
            </w:ins>
            <w:ins w:id="9" w:author="user" w:date="2014-12-18T16:57:00Z">
              <w:r>
                <w:rPr>
                  <w:rFonts w:hint="eastAsia"/>
                  <w:sz w:val="18"/>
                  <w:szCs w:val="18"/>
                </w:rPr>
                <w:t>对文档进行了修订</w:t>
              </w:r>
            </w:ins>
          </w:p>
        </w:tc>
        <w:tc>
          <w:tcPr>
            <w:tcW w:w="1134" w:type="dxa"/>
            <w:vAlign w:val="center"/>
          </w:tcPr>
          <w:p w14:paraId="746090A1" w14:textId="77777777" w:rsidR="00DE3646" w:rsidRPr="00DE3646" w:rsidRDefault="00DE3646" w:rsidP="00FC34E4">
            <w:pPr>
              <w:jc w:val="center"/>
              <w:rPr>
                <w:ins w:id="10" w:author="user" w:date="2014-12-18T16:56:00Z"/>
                <w:sz w:val="18"/>
                <w:szCs w:val="18"/>
              </w:rPr>
            </w:pPr>
            <w:ins w:id="11" w:author="user" w:date="2014-12-18T16:57:00Z">
              <w:r>
                <w:rPr>
                  <w:rFonts w:hint="eastAsia"/>
                  <w:sz w:val="18"/>
                  <w:szCs w:val="18"/>
                </w:rPr>
                <w:t>王清响</w:t>
              </w:r>
            </w:ins>
          </w:p>
        </w:tc>
        <w:tc>
          <w:tcPr>
            <w:tcW w:w="1418" w:type="dxa"/>
            <w:vAlign w:val="center"/>
          </w:tcPr>
          <w:p w14:paraId="37995EB5" w14:textId="77777777" w:rsidR="00DE3646" w:rsidRPr="00FC34E4" w:rsidRDefault="00DE3646" w:rsidP="00FC34E4">
            <w:pPr>
              <w:jc w:val="center"/>
              <w:rPr>
                <w:ins w:id="12" w:author="user" w:date="2014-12-18T16:56:00Z"/>
                <w:sz w:val="18"/>
                <w:szCs w:val="18"/>
              </w:rPr>
            </w:pPr>
            <w:ins w:id="13" w:author="user" w:date="2014-12-18T16:57:00Z">
              <w:r>
                <w:rPr>
                  <w:sz w:val="18"/>
                  <w:szCs w:val="18"/>
                </w:rPr>
                <w:t>2014-12-18</w:t>
              </w:r>
            </w:ins>
          </w:p>
        </w:tc>
        <w:tc>
          <w:tcPr>
            <w:tcW w:w="1276" w:type="dxa"/>
            <w:vAlign w:val="center"/>
          </w:tcPr>
          <w:p w14:paraId="11D32717" w14:textId="77777777" w:rsidR="00DE3646" w:rsidRPr="00FC34E4" w:rsidRDefault="00DE3646" w:rsidP="00FC34E4">
            <w:pPr>
              <w:jc w:val="center"/>
              <w:rPr>
                <w:ins w:id="14" w:author="user" w:date="2014-12-18T16:56:00Z"/>
                <w:sz w:val="18"/>
                <w:szCs w:val="18"/>
              </w:rPr>
            </w:pPr>
            <w:ins w:id="15" w:author="user" w:date="2014-12-18T16:57:00Z">
              <w:r>
                <w:rPr>
                  <w:rFonts w:hint="eastAsia"/>
                  <w:sz w:val="18"/>
                  <w:szCs w:val="18"/>
                </w:rPr>
                <w:t>曹喜峰</w:t>
              </w:r>
            </w:ins>
          </w:p>
        </w:tc>
        <w:tc>
          <w:tcPr>
            <w:tcW w:w="1317" w:type="dxa"/>
            <w:vAlign w:val="center"/>
          </w:tcPr>
          <w:p w14:paraId="6C8F4EF5" w14:textId="77777777" w:rsidR="00DE3646" w:rsidRPr="00FC34E4" w:rsidRDefault="00DE3646" w:rsidP="006906BE">
            <w:pPr>
              <w:jc w:val="center"/>
              <w:rPr>
                <w:ins w:id="16" w:author="user" w:date="2014-12-18T16:56:00Z"/>
                <w:sz w:val="18"/>
                <w:szCs w:val="18"/>
              </w:rPr>
            </w:pPr>
            <w:ins w:id="17" w:author="user" w:date="2014-12-18T16:57:00Z">
              <w:r>
                <w:rPr>
                  <w:sz w:val="18"/>
                  <w:szCs w:val="18"/>
                </w:rPr>
                <w:t>2014-12-18</w:t>
              </w:r>
            </w:ins>
          </w:p>
        </w:tc>
      </w:tr>
      <w:tr w:rsidR="004E12BF" w:rsidRPr="00231AC2" w14:paraId="6354473A" w14:textId="77777777" w:rsidTr="00FC34E4">
        <w:trPr>
          <w:trHeight w:val="425"/>
          <w:jc w:val="center"/>
          <w:ins w:id="18" w:author="user" w:date="2016-10-09T10:25:00Z"/>
        </w:trPr>
        <w:tc>
          <w:tcPr>
            <w:tcW w:w="668" w:type="dxa"/>
            <w:vAlign w:val="center"/>
          </w:tcPr>
          <w:p w14:paraId="6F3FF8C6" w14:textId="57BFA354" w:rsidR="004E12BF" w:rsidRDefault="004E12BF" w:rsidP="004E12BF">
            <w:pPr>
              <w:rPr>
                <w:ins w:id="19" w:author="user" w:date="2016-10-09T10:25:00Z"/>
                <w:sz w:val="18"/>
                <w:szCs w:val="18"/>
              </w:rPr>
            </w:pPr>
            <w:ins w:id="20" w:author="user" w:date="2016-10-09T10:25:00Z">
              <w:r>
                <w:rPr>
                  <w:rFonts w:hint="eastAsia"/>
                  <w:sz w:val="18"/>
                  <w:szCs w:val="18"/>
                </w:rPr>
                <w:t>2.4</w:t>
              </w:r>
            </w:ins>
          </w:p>
        </w:tc>
        <w:tc>
          <w:tcPr>
            <w:tcW w:w="2976" w:type="dxa"/>
            <w:vAlign w:val="center"/>
          </w:tcPr>
          <w:p w14:paraId="0437AC9C" w14:textId="6DE9ADA5" w:rsidR="004E12BF" w:rsidRDefault="004E12BF" w:rsidP="004E12BF">
            <w:pPr>
              <w:rPr>
                <w:ins w:id="21" w:author="user" w:date="2016-10-09T10:25:00Z"/>
                <w:sz w:val="18"/>
                <w:szCs w:val="18"/>
              </w:rPr>
            </w:pPr>
            <w:ins w:id="22" w:author="user" w:date="2016-10-09T10:25:00Z">
              <w:r>
                <w:rPr>
                  <w:rFonts w:hint="eastAsia"/>
                  <w:sz w:val="18"/>
                  <w:szCs w:val="18"/>
                </w:rPr>
                <w:t>A</w:t>
              </w:r>
              <w:r>
                <w:rPr>
                  <w:rFonts w:hint="eastAsia"/>
                  <w:sz w:val="18"/>
                  <w:szCs w:val="18"/>
                </w:rPr>
                <w:t>：增加“天天盈”、“快三”、“时时彩”、“</w:t>
              </w:r>
              <w:r>
                <w:rPr>
                  <w:rFonts w:hint="eastAsia"/>
                  <w:sz w:val="18"/>
                  <w:szCs w:val="18"/>
                </w:rPr>
                <w:t>11</w:t>
              </w:r>
              <w:r>
                <w:rPr>
                  <w:rFonts w:hint="eastAsia"/>
                  <w:sz w:val="18"/>
                  <w:szCs w:val="18"/>
                </w:rPr>
                <w:t>选</w:t>
              </w:r>
              <w:r>
                <w:rPr>
                  <w:rFonts w:hint="eastAsia"/>
                  <w:sz w:val="18"/>
                  <w:szCs w:val="18"/>
                </w:rPr>
                <w:t>5</w:t>
              </w:r>
              <w:r>
                <w:rPr>
                  <w:rFonts w:hint="eastAsia"/>
                  <w:sz w:val="18"/>
                  <w:szCs w:val="18"/>
                </w:rPr>
                <w:t>”游戏规则</w:t>
              </w:r>
            </w:ins>
          </w:p>
        </w:tc>
        <w:tc>
          <w:tcPr>
            <w:tcW w:w="1134" w:type="dxa"/>
            <w:vAlign w:val="center"/>
          </w:tcPr>
          <w:p w14:paraId="66E586B4" w14:textId="38B794DE" w:rsidR="004E12BF" w:rsidRDefault="004E12BF" w:rsidP="004E12BF">
            <w:pPr>
              <w:jc w:val="center"/>
              <w:rPr>
                <w:ins w:id="23" w:author="user" w:date="2016-10-09T10:25:00Z"/>
                <w:sz w:val="18"/>
                <w:szCs w:val="18"/>
              </w:rPr>
            </w:pPr>
            <w:ins w:id="24" w:author="user" w:date="2016-10-09T10:25:00Z">
              <w:r>
                <w:rPr>
                  <w:rFonts w:hint="eastAsia"/>
                  <w:sz w:val="18"/>
                  <w:szCs w:val="18"/>
                </w:rPr>
                <w:t>佟琳</w:t>
              </w:r>
            </w:ins>
          </w:p>
        </w:tc>
        <w:tc>
          <w:tcPr>
            <w:tcW w:w="1418" w:type="dxa"/>
            <w:vAlign w:val="center"/>
          </w:tcPr>
          <w:p w14:paraId="0E6DA3C6" w14:textId="75D6E149" w:rsidR="004E12BF" w:rsidRDefault="004E12BF" w:rsidP="004E12BF">
            <w:pPr>
              <w:jc w:val="center"/>
              <w:rPr>
                <w:ins w:id="25" w:author="user" w:date="2016-10-09T10:25:00Z"/>
                <w:sz w:val="18"/>
                <w:szCs w:val="18"/>
              </w:rPr>
            </w:pPr>
            <w:ins w:id="26" w:author="user" w:date="2016-10-09T10:25:00Z">
              <w:r>
                <w:rPr>
                  <w:rFonts w:hint="eastAsia"/>
                  <w:sz w:val="18"/>
                  <w:szCs w:val="18"/>
                </w:rPr>
                <w:t>2016-</w:t>
              </w:r>
              <w:r>
                <w:rPr>
                  <w:sz w:val="18"/>
                  <w:szCs w:val="18"/>
                </w:rPr>
                <w:t>2</w:t>
              </w:r>
              <w:r>
                <w:rPr>
                  <w:rFonts w:hint="eastAsia"/>
                  <w:sz w:val="18"/>
                  <w:szCs w:val="18"/>
                </w:rPr>
                <w:t>-</w:t>
              </w:r>
              <w:r>
                <w:rPr>
                  <w:sz w:val="18"/>
                  <w:szCs w:val="18"/>
                </w:rPr>
                <w:t>17</w:t>
              </w:r>
            </w:ins>
          </w:p>
        </w:tc>
        <w:tc>
          <w:tcPr>
            <w:tcW w:w="1276" w:type="dxa"/>
            <w:vAlign w:val="center"/>
          </w:tcPr>
          <w:p w14:paraId="1F30AA7D" w14:textId="2D4E0D50" w:rsidR="004E12BF" w:rsidRDefault="004E12BF" w:rsidP="004E12BF">
            <w:pPr>
              <w:jc w:val="center"/>
              <w:rPr>
                <w:ins w:id="27" w:author="user" w:date="2016-10-09T10:25:00Z"/>
                <w:sz w:val="18"/>
                <w:szCs w:val="18"/>
              </w:rPr>
            </w:pPr>
          </w:p>
        </w:tc>
        <w:tc>
          <w:tcPr>
            <w:tcW w:w="1317" w:type="dxa"/>
            <w:vAlign w:val="center"/>
          </w:tcPr>
          <w:p w14:paraId="290942CC" w14:textId="1F8430BA" w:rsidR="004E12BF" w:rsidRDefault="004E12BF" w:rsidP="004E12BF">
            <w:pPr>
              <w:jc w:val="center"/>
              <w:rPr>
                <w:ins w:id="28" w:author="user" w:date="2016-10-09T10:25:00Z"/>
                <w:sz w:val="18"/>
                <w:szCs w:val="18"/>
              </w:rPr>
            </w:pPr>
          </w:p>
        </w:tc>
      </w:tr>
      <w:tr w:rsidR="00F844B8" w:rsidRPr="00231AC2" w14:paraId="72F9B5B6" w14:textId="77777777" w:rsidTr="00FC34E4">
        <w:trPr>
          <w:trHeight w:val="425"/>
          <w:jc w:val="center"/>
          <w:ins w:id="29" w:author="user" w:date="2016-10-08T16:19:00Z"/>
        </w:trPr>
        <w:tc>
          <w:tcPr>
            <w:tcW w:w="668" w:type="dxa"/>
            <w:vAlign w:val="center"/>
          </w:tcPr>
          <w:p w14:paraId="1412EDEC" w14:textId="05F77852" w:rsidR="00F844B8" w:rsidRDefault="004E12BF" w:rsidP="00FC34E4">
            <w:pPr>
              <w:rPr>
                <w:ins w:id="30" w:author="user" w:date="2016-10-08T16:19:00Z"/>
                <w:sz w:val="18"/>
                <w:szCs w:val="18"/>
              </w:rPr>
            </w:pPr>
            <w:ins w:id="31" w:author="user" w:date="2016-10-08T16:19:00Z">
              <w:r>
                <w:rPr>
                  <w:rFonts w:hint="eastAsia"/>
                  <w:sz w:val="18"/>
                  <w:szCs w:val="18"/>
                </w:rPr>
                <w:t>2.5</w:t>
              </w:r>
            </w:ins>
          </w:p>
        </w:tc>
        <w:tc>
          <w:tcPr>
            <w:tcW w:w="2976" w:type="dxa"/>
            <w:vAlign w:val="center"/>
          </w:tcPr>
          <w:p w14:paraId="353E4290" w14:textId="77777777" w:rsidR="00F844B8" w:rsidRDefault="00F844B8" w:rsidP="00FC34E4">
            <w:pPr>
              <w:rPr>
                <w:ins w:id="32" w:author="user" w:date="2016-10-08T16:40:00Z"/>
                <w:sz w:val="18"/>
                <w:szCs w:val="18"/>
              </w:rPr>
            </w:pPr>
            <w:ins w:id="33" w:author="user" w:date="2016-10-08T16:19:00Z">
              <w:r>
                <w:rPr>
                  <w:rFonts w:hint="eastAsia"/>
                  <w:sz w:val="18"/>
                  <w:szCs w:val="18"/>
                </w:rPr>
                <w:t>M</w:t>
              </w:r>
              <w:r>
                <w:rPr>
                  <w:rFonts w:hint="eastAsia"/>
                  <w:sz w:val="18"/>
                  <w:szCs w:val="18"/>
                </w:rPr>
                <w:t>修改“</w:t>
              </w:r>
            </w:ins>
            <w:ins w:id="34" w:author="user" w:date="2016-10-08T16:20:00Z">
              <w:r>
                <w:rPr>
                  <w:rFonts w:hint="eastAsia"/>
                  <w:sz w:val="18"/>
                  <w:szCs w:val="18"/>
                </w:rPr>
                <w:t>7</w:t>
              </w:r>
              <w:r>
                <w:rPr>
                  <w:rFonts w:hint="eastAsia"/>
                  <w:sz w:val="18"/>
                  <w:szCs w:val="18"/>
                </w:rPr>
                <w:t>龙星</w:t>
              </w:r>
            </w:ins>
            <w:ins w:id="35" w:author="user" w:date="2016-10-08T16:19:00Z">
              <w:r>
                <w:rPr>
                  <w:rFonts w:hint="eastAsia"/>
                  <w:sz w:val="18"/>
                  <w:szCs w:val="18"/>
                </w:rPr>
                <w:t>”</w:t>
              </w:r>
            </w:ins>
            <w:ins w:id="36" w:author="user" w:date="2016-10-08T16:20:00Z">
              <w:r>
                <w:rPr>
                  <w:rFonts w:hint="eastAsia"/>
                  <w:sz w:val="18"/>
                  <w:szCs w:val="18"/>
                </w:rPr>
                <w:t>奖级表和单注金额</w:t>
              </w:r>
            </w:ins>
          </w:p>
          <w:p w14:paraId="308C6142" w14:textId="77777777" w:rsidR="00370AFC" w:rsidRDefault="00370AFC" w:rsidP="00FC34E4">
            <w:pPr>
              <w:rPr>
                <w:ins w:id="37" w:author="user" w:date="2016-10-08T16:20:00Z"/>
                <w:sz w:val="18"/>
                <w:szCs w:val="18"/>
              </w:rPr>
            </w:pPr>
            <w:ins w:id="38" w:author="user" w:date="2016-10-08T16:40:00Z">
              <w:r>
                <w:rPr>
                  <w:rFonts w:hint="eastAsia"/>
                  <w:sz w:val="18"/>
                  <w:szCs w:val="18"/>
                </w:rPr>
                <w:t>D</w:t>
              </w:r>
              <w:r>
                <w:rPr>
                  <w:rFonts w:hint="eastAsia"/>
                  <w:sz w:val="18"/>
                  <w:szCs w:val="18"/>
                </w:rPr>
                <w:t>删除“</w:t>
              </w:r>
              <w:r>
                <w:rPr>
                  <w:rFonts w:hint="eastAsia"/>
                  <w:sz w:val="18"/>
                  <w:szCs w:val="18"/>
                </w:rPr>
                <w:t>7</w:t>
              </w:r>
              <w:r>
                <w:rPr>
                  <w:rFonts w:hint="eastAsia"/>
                  <w:sz w:val="18"/>
                  <w:szCs w:val="18"/>
                </w:rPr>
                <w:t>龙星”</w:t>
              </w:r>
              <w:r>
                <w:rPr>
                  <w:rFonts w:hint="eastAsia"/>
                  <w:sz w:val="18"/>
                  <w:szCs w:val="18"/>
                </w:rPr>
                <w:t>0.5</w:t>
              </w:r>
              <w:r>
                <w:rPr>
                  <w:rFonts w:hint="eastAsia"/>
                  <w:sz w:val="18"/>
                  <w:szCs w:val="18"/>
                </w:rPr>
                <w:t>倍投注规则</w:t>
              </w:r>
            </w:ins>
          </w:p>
          <w:p w14:paraId="147BFDBE" w14:textId="77777777" w:rsidR="00F844B8" w:rsidRDefault="00F844B8" w:rsidP="00FC34E4">
            <w:pPr>
              <w:rPr>
                <w:ins w:id="39" w:author="user" w:date="2016-10-08T16:19:00Z"/>
                <w:sz w:val="18"/>
                <w:szCs w:val="18"/>
              </w:rPr>
            </w:pPr>
            <w:ins w:id="40" w:author="user" w:date="2016-10-08T16:20:00Z">
              <w:r>
                <w:rPr>
                  <w:rFonts w:hint="eastAsia"/>
                  <w:sz w:val="18"/>
                  <w:szCs w:val="18"/>
                </w:rPr>
                <w:lastRenderedPageBreak/>
                <w:t>A</w:t>
              </w:r>
              <w:r>
                <w:rPr>
                  <w:rFonts w:hint="eastAsia"/>
                  <w:sz w:val="18"/>
                  <w:szCs w:val="18"/>
                </w:rPr>
                <w:t>增加</w:t>
              </w:r>
            </w:ins>
            <w:proofErr w:type="gramStart"/>
            <w:ins w:id="41" w:author="user" w:date="2016-10-08T16:21:00Z">
              <w:r>
                <w:rPr>
                  <w:rFonts w:hint="eastAsia"/>
                  <w:sz w:val="18"/>
                  <w:szCs w:val="18"/>
                </w:rPr>
                <w:t>“</w:t>
              </w:r>
              <w:r>
                <w:rPr>
                  <w:rFonts w:hint="eastAsia"/>
                  <w:sz w:val="18"/>
                  <w:szCs w:val="18"/>
                </w:rPr>
                <w:t>7</w:t>
              </w:r>
              <w:r>
                <w:rPr>
                  <w:rFonts w:hint="eastAsia"/>
                  <w:sz w:val="18"/>
                  <w:szCs w:val="18"/>
                </w:rPr>
                <w:t>龙星”特码游戏</w:t>
              </w:r>
              <w:proofErr w:type="gramEnd"/>
              <w:r>
                <w:rPr>
                  <w:rFonts w:hint="eastAsia"/>
                  <w:sz w:val="18"/>
                  <w:szCs w:val="18"/>
                </w:rPr>
                <w:t>规则</w:t>
              </w:r>
            </w:ins>
          </w:p>
        </w:tc>
        <w:tc>
          <w:tcPr>
            <w:tcW w:w="1134" w:type="dxa"/>
            <w:vAlign w:val="center"/>
          </w:tcPr>
          <w:p w14:paraId="73C2108D" w14:textId="77777777" w:rsidR="00F844B8" w:rsidRDefault="00F844B8" w:rsidP="00FC34E4">
            <w:pPr>
              <w:jc w:val="center"/>
              <w:rPr>
                <w:ins w:id="42" w:author="user" w:date="2016-10-08T16:19:00Z"/>
                <w:sz w:val="18"/>
                <w:szCs w:val="18"/>
              </w:rPr>
            </w:pPr>
            <w:ins w:id="43" w:author="user" w:date="2016-10-08T16:20:00Z">
              <w:r>
                <w:rPr>
                  <w:rFonts w:hint="eastAsia"/>
                  <w:sz w:val="18"/>
                  <w:szCs w:val="18"/>
                </w:rPr>
                <w:lastRenderedPageBreak/>
                <w:t>张春华</w:t>
              </w:r>
            </w:ins>
          </w:p>
        </w:tc>
        <w:tc>
          <w:tcPr>
            <w:tcW w:w="1418" w:type="dxa"/>
            <w:vAlign w:val="center"/>
          </w:tcPr>
          <w:p w14:paraId="7701E9B4" w14:textId="77777777" w:rsidR="00F844B8" w:rsidRDefault="00F844B8" w:rsidP="00FC34E4">
            <w:pPr>
              <w:jc w:val="center"/>
              <w:rPr>
                <w:ins w:id="44" w:author="user" w:date="2016-10-08T16:19:00Z"/>
                <w:sz w:val="18"/>
                <w:szCs w:val="18"/>
              </w:rPr>
            </w:pPr>
            <w:ins w:id="45" w:author="user" w:date="2016-10-08T16:20:00Z">
              <w:r>
                <w:rPr>
                  <w:rFonts w:hint="eastAsia"/>
                  <w:sz w:val="18"/>
                  <w:szCs w:val="18"/>
                </w:rPr>
                <w:t>2016-</w:t>
              </w:r>
              <w:r>
                <w:rPr>
                  <w:sz w:val="18"/>
                  <w:szCs w:val="18"/>
                </w:rPr>
                <w:t>10</w:t>
              </w:r>
              <w:r>
                <w:rPr>
                  <w:rFonts w:hint="eastAsia"/>
                  <w:sz w:val="18"/>
                  <w:szCs w:val="18"/>
                </w:rPr>
                <w:t>-</w:t>
              </w:r>
              <w:r>
                <w:rPr>
                  <w:sz w:val="18"/>
                  <w:szCs w:val="18"/>
                </w:rPr>
                <w:t>08</w:t>
              </w:r>
            </w:ins>
          </w:p>
        </w:tc>
        <w:tc>
          <w:tcPr>
            <w:tcW w:w="1276" w:type="dxa"/>
            <w:vAlign w:val="center"/>
          </w:tcPr>
          <w:p w14:paraId="1F6FA198" w14:textId="77777777" w:rsidR="00F844B8" w:rsidRDefault="00F844B8" w:rsidP="00FC34E4">
            <w:pPr>
              <w:jc w:val="center"/>
              <w:rPr>
                <w:ins w:id="46" w:author="user" w:date="2016-10-08T16:19:00Z"/>
                <w:sz w:val="18"/>
                <w:szCs w:val="18"/>
              </w:rPr>
            </w:pPr>
          </w:p>
        </w:tc>
        <w:tc>
          <w:tcPr>
            <w:tcW w:w="1317" w:type="dxa"/>
            <w:vAlign w:val="center"/>
          </w:tcPr>
          <w:p w14:paraId="1896F9CC" w14:textId="77777777" w:rsidR="00F844B8" w:rsidRDefault="00F844B8" w:rsidP="006906BE">
            <w:pPr>
              <w:jc w:val="center"/>
              <w:rPr>
                <w:ins w:id="47" w:author="user" w:date="2016-10-08T16:19:00Z"/>
                <w:sz w:val="18"/>
                <w:szCs w:val="18"/>
              </w:rPr>
            </w:pPr>
          </w:p>
        </w:tc>
      </w:tr>
    </w:tbl>
    <w:p w14:paraId="70BD0691" w14:textId="77777777" w:rsidR="00231AC2" w:rsidRPr="00782D8D" w:rsidRDefault="00231AC2" w:rsidP="0057441E">
      <w:pPr>
        <w:spacing w:beforeLines="50" w:before="156" w:afterLines="50" w:after="156"/>
        <w:rPr>
          <w:sz w:val="18"/>
          <w:szCs w:val="18"/>
        </w:rPr>
      </w:pPr>
      <w:r w:rsidRPr="00782D8D">
        <w:rPr>
          <w:rFonts w:hint="eastAsia"/>
          <w:b/>
          <w:bCs/>
          <w:sz w:val="18"/>
          <w:szCs w:val="18"/>
        </w:rPr>
        <w:t>类别：</w:t>
      </w:r>
      <w:r w:rsidRPr="00782D8D">
        <w:rPr>
          <w:sz w:val="18"/>
          <w:szCs w:val="18"/>
        </w:rPr>
        <w:t xml:space="preserve">A – </w:t>
      </w:r>
      <w:r w:rsidRPr="00782D8D">
        <w:rPr>
          <w:rFonts w:hint="eastAsia"/>
          <w:sz w:val="18"/>
          <w:szCs w:val="18"/>
        </w:rPr>
        <w:t>增加</w:t>
      </w:r>
      <w:r w:rsidRPr="00782D8D">
        <w:rPr>
          <w:sz w:val="18"/>
          <w:szCs w:val="18"/>
        </w:rPr>
        <w:t xml:space="preserve">  M – </w:t>
      </w:r>
      <w:r w:rsidRPr="00782D8D">
        <w:rPr>
          <w:rFonts w:hint="eastAsia"/>
          <w:sz w:val="18"/>
          <w:szCs w:val="18"/>
        </w:rPr>
        <w:t>修改</w:t>
      </w:r>
      <w:r w:rsidRPr="00782D8D">
        <w:rPr>
          <w:sz w:val="18"/>
          <w:szCs w:val="18"/>
        </w:rPr>
        <w:t xml:space="preserve">  D – </w:t>
      </w:r>
      <w:r w:rsidRPr="00782D8D">
        <w:rPr>
          <w:rFonts w:hint="eastAsia"/>
          <w:sz w:val="18"/>
          <w:szCs w:val="18"/>
        </w:rPr>
        <w:t>删除</w:t>
      </w:r>
    </w:p>
    <w:p w14:paraId="1EB1E7D5" w14:textId="77777777" w:rsidR="009B2542" w:rsidRPr="00A943A2" w:rsidRDefault="009C6425" w:rsidP="004C52E5">
      <w:pPr>
        <w:pStyle w:val="1"/>
        <w:rPr>
          <w:rFonts w:ascii="黑体" w:eastAsia="黑体" w:hAnsi="黑体"/>
          <w:b w:val="0"/>
          <w:bCs w:val="0"/>
          <w:color w:val="000000"/>
          <w:sz w:val="32"/>
          <w:szCs w:val="32"/>
        </w:rPr>
      </w:pPr>
      <w:r>
        <w:rPr>
          <w:sz w:val="24"/>
          <w:szCs w:val="24"/>
        </w:rPr>
        <w:br w:type="page"/>
      </w:r>
      <w:r w:rsidR="009B2542">
        <w:rPr>
          <w:rFonts w:ascii="黑体" w:eastAsia="黑体" w:hAnsi="黑体" w:hint="eastAsia"/>
          <w:sz w:val="32"/>
          <w:szCs w:val="32"/>
        </w:rPr>
        <w:lastRenderedPageBreak/>
        <w:t>一</w:t>
      </w:r>
      <w:r w:rsidR="009B2542" w:rsidRPr="00FE31E0">
        <w:rPr>
          <w:rFonts w:ascii="黑体" w:eastAsia="黑体" w:hAnsi="黑体" w:hint="eastAsia"/>
          <w:sz w:val="32"/>
          <w:szCs w:val="32"/>
        </w:rPr>
        <w:t>、</w:t>
      </w:r>
      <w:r w:rsidR="009B2542" w:rsidRPr="00A943A2">
        <w:rPr>
          <w:rFonts w:ascii="黑体" w:eastAsia="黑体" w:hAnsi="黑体" w:hint="eastAsia"/>
          <w:sz w:val="32"/>
          <w:szCs w:val="32"/>
        </w:rPr>
        <w:t>“</w:t>
      </w:r>
      <w:r w:rsidR="009B2542">
        <w:rPr>
          <w:rFonts w:ascii="黑体" w:eastAsia="黑体" w:hAnsi="黑体" w:hint="eastAsia"/>
          <w:sz w:val="32"/>
          <w:szCs w:val="32"/>
        </w:rPr>
        <w:t>30选6</w:t>
      </w:r>
      <w:r w:rsidR="009B2542" w:rsidRPr="00A943A2">
        <w:rPr>
          <w:rFonts w:ascii="黑体" w:eastAsia="黑体" w:hAnsi="黑体" w:hint="eastAsia"/>
          <w:sz w:val="32"/>
          <w:szCs w:val="32"/>
        </w:rPr>
        <w:t>”游戏规则</w:t>
      </w:r>
    </w:p>
    <w:p w14:paraId="2A17934C" w14:textId="77777777" w:rsidR="009B2542" w:rsidRPr="00A943A2" w:rsidRDefault="009B2542" w:rsidP="009B2542">
      <w:pPr>
        <w:pStyle w:val="2"/>
        <w:jc w:val="center"/>
        <w:rPr>
          <w:rFonts w:ascii="宋体" w:hAnsi="宋体" w:cs="宋体"/>
          <w:b w:val="0"/>
          <w:color w:val="000000"/>
          <w:kern w:val="0"/>
          <w:szCs w:val="21"/>
          <w:lang w:bidi="km-KH"/>
        </w:rPr>
      </w:pPr>
      <w:r w:rsidRPr="00A943A2">
        <w:rPr>
          <w:rStyle w:val="a7"/>
          <w:rFonts w:hint="eastAsia"/>
          <w:b/>
          <w:bCs/>
          <w:szCs w:val="30"/>
        </w:rPr>
        <w:t>第一章　总</w:t>
      </w:r>
      <w:r w:rsidRPr="00A943A2">
        <w:rPr>
          <w:rStyle w:val="a7"/>
          <w:rFonts w:hint="eastAsia"/>
          <w:b/>
          <w:bCs/>
          <w:szCs w:val="30"/>
        </w:rPr>
        <w:t xml:space="preserve"> </w:t>
      </w:r>
      <w:r w:rsidRPr="00A943A2">
        <w:rPr>
          <w:rStyle w:val="a7"/>
          <w:rFonts w:hint="eastAsia"/>
          <w:b/>
          <w:bCs/>
          <w:szCs w:val="30"/>
        </w:rPr>
        <w:t>则</w:t>
      </w:r>
    </w:p>
    <w:p w14:paraId="657A97EF" w14:textId="38207743" w:rsidR="009B2542" w:rsidRPr="009D1903" w:rsidRDefault="009B2542" w:rsidP="0057441E">
      <w:pPr>
        <w:numPr>
          <w:ilvl w:val="0"/>
          <w:numId w:val="19"/>
        </w:numPr>
        <w:spacing w:beforeLines="50" w:before="156" w:afterLines="50" w:after="156" w:line="360" w:lineRule="auto"/>
        <w:rPr>
          <w:rFonts w:ascii="宋体" w:hAnsi="宋体"/>
          <w:sz w:val="24"/>
          <w:szCs w:val="24"/>
        </w:rPr>
      </w:pPr>
      <w:r w:rsidRPr="009D1903">
        <w:rPr>
          <w:rFonts w:ascii="宋体" w:hAnsi="宋体" w:hint="eastAsia"/>
          <w:sz w:val="24"/>
          <w:szCs w:val="24"/>
        </w:rPr>
        <w:t>“</w:t>
      </w:r>
      <w:r>
        <w:rPr>
          <w:rFonts w:ascii="宋体" w:hAnsi="宋体" w:hint="eastAsia"/>
          <w:sz w:val="24"/>
          <w:szCs w:val="24"/>
        </w:rPr>
        <w:t>30选6</w:t>
      </w:r>
      <w:r w:rsidRPr="009D1903">
        <w:rPr>
          <w:rFonts w:ascii="宋体" w:hAnsi="宋体" w:hint="eastAsia"/>
          <w:sz w:val="24"/>
          <w:szCs w:val="24"/>
        </w:rPr>
        <w:t>”电脑体育彩票（以下简称“</w:t>
      </w:r>
      <w:r>
        <w:rPr>
          <w:rFonts w:ascii="宋体" w:hAnsi="宋体" w:hint="eastAsia"/>
          <w:sz w:val="24"/>
          <w:szCs w:val="24"/>
        </w:rPr>
        <w:t>30选6</w:t>
      </w:r>
      <w:r w:rsidRPr="009D1903">
        <w:rPr>
          <w:rFonts w:ascii="宋体" w:hAnsi="宋体" w:hint="eastAsia"/>
          <w:sz w:val="24"/>
          <w:szCs w:val="24"/>
        </w:rPr>
        <w:t>”）</w:t>
      </w:r>
      <w:del w:id="48" w:author="user" w:date="2017-03-08T14:56:00Z">
        <w:r w:rsidRPr="009D1903" w:rsidDel="002604AB">
          <w:rPr>
            <w:rFonts w:ascii="宋体" w:hAnsi="宋体" w:hint="eastAsia"/>
            <w:sz w:val="24"/>
            <w:szCs w:val="24"/>
          </w:rPr>
          <w:delText>由柬埔寨国家体育彩票有限公司</w:delText>
        </w:r>
      </w:del>
      <w:r w:rsidRPr="009D1903">
        <w:rPr>
          <w:rFonts w:ascii="宋体" w:hAnsi="宋体" w:hint="eastAsia"/>
          <w:sz w:val="24"/>
          <w:szCs w:val="24"/>
        </w:rPr>
        <w:t>在柬埔寨全国统一组织发行，由各</w:t>
      </w:r>
      <w:del w:id="49" w:author="user" w:date="2014-12-18T17:03:00Z">
        <w:r w:rsidRPr="009D1903" w:rsidDel="0026303A">
          <w:rPr>
            <w:rFonts w:ascii="宋体" w:hAnsi="宋体" w:hint="eastAsia"/>
            <w:sz w:val="24"/>
            <w:szCs w:val="24"/>
          </w:rPr>
          <w:delText>省办事处</w:delText>
        </w:r>
      </w:del>
      <w:ins w:id="50" w:author="user" w:date="2014-12-18T17:03:00Z">
        <w:r w:rsidR="0026303A">
          <w:rPr>
            <w:rFonts w:ascii="宋体" w:hAnsi="宋体" w:hint="eastAsia"/>
            <w:sz w:val="24"/>
            <w:szCs w:val="24"/>
          </w:rPr>
          <w:t>区域中心</w:t>
        </w:r>
      </w:ins>
      <w:r w:rsidRPr="009D1903">
        <w:rPr>
          <w:rFonts w:ascii="宋体" w:hAnsi="宋体" w:hint="eastAsia"/>
          <w:sz w:val="24"/>
          <w:szCs w:val="24"/>
        </w:rPr>
        <w:t>负责</w:t>
      </w:r>
      <w:r>
        <w:rPr>
          <w:rFonts w:ascii="宋体" w:hAnsi="宋体" w:hint="eastAsia"/>
          <w:sz w:val="24"/>
          <w:szCs w:val="24"/>
        </w:rPr>
        <w:t>在</w:t>
      </w:r>
      <w:r w:rsidRPr="009D1903">
        <w:rPr>
          <w:rFonts w:ascii="宋体" w:hAnsi="宋体" w:hint="eastAsia"/>
          <w:sz w:val="24"/>
          <w:szCs w:val="24"/>
        </w:rPr>
        <w:t>本</w:t>
      </w:r>
      <w:del w:id="51" w:author="user" w:date="2014-12-18T17:03:00Z">
        <w:r w:rsidRPr="009D1903" w:rsidDel="0026303A">
          <w:rPr>
            <w:rFonts w:ascii="宋体" w:hAnsi="宋体" w:hint="eastAsia"/>
            <w:sz w:val="24"/>
            <w:szCs w:val="24"/>
          </w:rPr>
          <w:delText>行政</w:delText>
        </w:r>
      </w:del>
      <w:r w:rsidRPr="009D1903">
        <w:rPr>
          <w:rFonts w:ascii="宋体" w:hAnsi="宋体" w:hint="eastAsia"/>
          <w:sz w:val="24"/>
          <w:szCs w:val="24"/>
        </w:rPr>
        <w:t>区域内</w:t>
      </w:r>
      <w:r>
        <w:rPr>
          <w:rFonts w:ascii="宋体" w:hAnsi="宋体" w:hint="eastAsia"/>
          <w:sz w:val="24"/>
          <w:szCs w:val="24"/>
        </w:rPr>
        <w:t>对</w:t>
      </w:r>
      <w:r w:rsidRPr="009D1903">
        <w:rPr>
          <w:rFonts w:ascii="宋体" w:hAnsi="宋体" w:hint="eastAsia"/>
          <w:sz w:val="24"/>
          <w:szCs w:val="24"/>
        </w:rPr>
        <w:t>此游戏的销售活动进行组织和管理。</w:t>
      </w:r>
    </w:p>
    <w:p w14:paraId="2B23970C"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Pr>
          <w:rFonts w:ascii="宋体" w:hAnsi="宋体" w:hint="eastAsia"/>
          <w:sz w:val="24"/>
          <w:szCs w:val="24"/>
        </w:rPr>
        <w:t>“30选6”</w:t>
      </w:r>
      <w:r w:rsidRPr="002B1C80">
        <w:rPr>
          <w:rFonts w:ascii="宋体" w:hAnsi="宋体" w:hint="eastAsia"/>
          <w:sz w:val="24"/>
          <w:szCs w:val="24"/>
        </w:rPr>
        <w:t>采用计算机网络系统发行销售，定期开奖。</w:t>
      </w:r>
    </w:p>
    <w:p w14:paraId="0F667E6E"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Pr>
          <w:rFonts w:ascii="宋体" w:hAnsi="宋体" w:hint="eastAsia"/>
          <w:sz w:val="24"/>
          <w:szCs w:val="24"/>
        </w:rPr>
        <w:t>“30选6”</w:t>
      </w:r>
      <w:r w:rsidRPr="009D1903">
        <w:rPr>
          <w:rFonts w:ascii="宋体" w:hAnsi="宋体" w:hint="eastAsia"/>
          <w:sz w:val="24"/>
          <w:szCs w:val="24"/>
        </w:rPr>
        <w:t>实行自愿购买，凡购买者均被视为同意并遵守本规则。</w:t>
      </w:r>
    </w:p>
    <w:p w14:paraId="6A0CF7FB"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sidRPr="009D1903">
        <w:rPr>
          <w:rFonts w:ascii="宋体" w:hAnsi="宋体" w:hint="eastAsia"/>
          <w:sz w:val="24"/>
          <w:szCs w:val="24"/>
        </w:rPr>
        <w:t>不得向</w:t>
      </w:r>
      <w:r>
        <w:rPr>
          <w:rFonts w:ascii="宋体" w:hAnsi="宋体" w:hint="eastAsia"/>
          <w:sz w:val="24"/>
          <w:szCs w:val="24"/>
        </w:rPr>
        <w:t>18岁以下</w:t>
      </w:r>
      <w:r w:rsidRPr="009D1903">
        <w:rPr>
          <w:rFonts w:ascii="宋体" w:hAnsi="宋体" w:hint="eastAsia"/>
          <w:sz w:val="24"/>
          <w:szCs w:val="24"/>
        </w:rPr>
        <w:t>未成年人销售彩票或兑付奖金。</w:t>
      </w:r>
    </w:p>
    <w:p w14:paraId="0E9256F7" w14:textId="77777777" w:rsidR="009B2542" w:rsidRPr="005122F6" w:rsidRDefault="009B2542" w:rsidP="009B2542">
      <w:pPr>
        <w:pStyle w:val="2"/>
        <w:jc w:val="center"/>
        <w:rPr>
          <w:rFonts w:ascii="宋体" w:hAnsi="宋体" w:cs="宋体"/>
          <w:bCs w:val="0"/>
          <w:color w:val="000000"/>
          <w:kern w:val="0"/>
          <w:szCs w:val="21"/>
          <w:lang w:bidi="km-KH"/>
        </w:rPr>
      </w:pPr>
      <w:r w:rsidRPr="005122F6">
        <w:rPr>
          <w:rFonts w:ascii="宋体" w:hAnsi="宋体" w:cs="宋体" w:hint="eastAsia"/>
          <w:bCs w:val="0"/>
          <w:color w:val="000000"/>
          <w:kern w:val="0"/>
          <w:szCs w:val="21"/>
          <w:lang w:bidi="km-KH"/>
        </w:rPr>
        <w:t>第二章　投 注</w:t>
      </w:r>
    </w:p>
    <w:p w14:paraId="1F1F0219"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Pr>
          <w:rFonts w:ascii="宋体" w:hAnsi="宋体" w:hint="eastAsia"/>
          <w:sz w:val="24"/>
          <w:szCs w:val="24"/>
        </w:rPr>
        <w:t>“30选6”采用组合式玩法，</w:t>
      </w:r>
      <w:r w:rsidRPr="009D1903">
        <w:rPr>
          <w:rFonts w:ascii="宋体" w:hAnsi="宋体" w:hint="eastAsia"/>
          <w:sz w:val="24"/>
          <w:szCs w:val="24"/>
        </w:rPr>
        <w:t>从01—</w:t>
      </w:r>
      <w:r>
        <w:rPr>
          <w:rFonts w:ascii="宋体" w:hAnsi="宋体" w:hint="eastAsia"/>
          <w:sz w:val="24"/>
          <w:szCs w:val="24"/>
        </w:rPr>
        <w:t>30</w:t>
      </w:r>
      <w:r w:rsidRPr="009D1903">
        <w:rPr>
          <w:rFonts w:ascii="宋体" w:hAnsi="宋体" w:hint="eastAsia"/>
          <w:sz w:val="24"/>
          <w:szCs w:val="24"/>
        </w:rPr>
        <w:t>共</w:t>
      </w:r>
      <w:r>
        <w:rPr>
          <w:rFonts w:ascii="宋体" w:hAnsi="宋体" w:hint="eastAsia"/>
          <w:sz w:val="24"/>
          <w:szCs w:val="24"/>
        </w:rPr>
        <w:t>30</w:t>
      </w:r>
      <w:r w:rsidRPr="009D1903">
        <w:rPr>
          <w:rFonts w:ascii="宋体" w:hAnsi="宋体" w:hint="eastAsia"/>
          <w:sz w:val="24"/>
          <w:szCs w:val="24"/>
        </w:rPr>
        <w:t>个号码中选择</w:t>
      </w:r>
      <w:r w:rsidRPr="009D1903">
        <w:rPr>
          <w:rFonts w:ascii="宋体" w:hAnsi="宋体"/>
          <w:sz w:val="24"/>
          <w:szCs w:val="24"/>
        </w:rPr>
        <w:t>6</w:t>
      </w:r>
      <w:r w:rsidRPr="009D1903">
        <w:rPr>
          <w:rFonts w:ascii="宋体" w:hAnsi="宋体" w:hint="eastAsia"/>
          <w:sz w:val="24"/>
          <w:szCs w:val="24"/>
        </w:rPr>
        <w:t>个号码组</w:t>
      </w:r>
      <w:r>
        <w:rPr>
          <w:rFonts w:ascii="宋体" w:hAnsi="宋体" w:hint="eastAsia"/>
          <w:sz w:val="24"/>
          <w:szCs w:val="24"/>
        </w:rPr>
        <w:t>成</w:t>
      </w:r>
      <w:r w:rsidRPr="009D1903">
        <w:rPr>
          <w:rFonts w:ascii="宋体" w:hAnsi="宋体" w:hint="eastAsia"/>
          <w:sz w:val="24"/>
          <w:szCs w:val="24"/>
        </w:rPr>
        <w:t>一注投注号码。每注金额</w:t>
      </w:r>
      <w:ins w:id="52" w:author="user" w:date="2014-12-18T17:05:00Z">
        <w:r w:rsidR="004269FC">
          <w:rPr>
            <w:rFonts w:ascii="宋体" w:hAnsi="宋体" w:hint="eastAsia"/>
            <w:sz w:val="24"/>
            <w:szCs w:val="24"/>
          </w:rPr>
          <w:t>2000瑞尔（</w:t>
        </w:r>
      </w:ins>
      <w:r w:rsidRPr="009D1903">
        <w:rPr>
          <w:rFonts w:ascii="宋体" w:hAnsi="宋体"/>
          <w:sz w:val="24"/>
          <w:szCs w:val="24"/>
        </w:rPr>
        <w:t>0.5</w:t>
      </w:r>
      <w:r>
        <w:rPr>
          <w:rFonts w:ascii="宋体" w:hAnsi="宋体" w:hint="eastAsia"/>
          <w:sz w:val="24"/>
          <w:szCs w:val="24"/>
        </w:rPr>
        <w:t>美元</w:t>
      </w:r>
      <w:ins w:id="53" w:author="user" w:date="2014-12-18T17:05:00Z">
        <w:r w:rsidR="004269FC">
          <w:rPr>
            <w:rFonts w:ascii="宋体" w:hAnsi="宋体" w:hint="eastAsia"/>
            <w:sz w:val="24"/>
            <w:szCs w:val="24"/>
          </w:rPr>
          <w:t>）</w:t>
        </w:r>
      </w:ins>
      <w:r w:rsidRPr="009D1903">
        <w:rPr>
          <w:rFonts w:ascii="宋体" w:hAnsi="宋体" w:hint="eastAsia"/>
          <w:sz w:val="24"/>
          <w:szCs w:val="24"/>
        </w:rPr>
        <w:t>。</w:t>
      </w:r>
    </w:p>
    <w:p w14:paraId="03A02DB0"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Pr>
          <w:rFonts w:ascii="宋体" w:hAnsi="宋体" w:hint="eastAsia"/>
          <w:sz w:val="24"/>
          <w:szCs w:val="24"/>
        </w:rPr>
        <w:t>“30选6”</w:t>
      </w:r>
      <w:r w:rsidRPr="009D1903">
        <w:rPr>
          <w:rFonts w:ascii="宋体" w:hAnsi="宋体" w:hint="eastAsia"/>
          <w:sz w:val="24"/>
          <w:szCs w:val="24"/>
        </w:rPr>
        <w:t>每</w:t>
      </w:r>
      <w:proofErr w:type="gramStart"/>
      <w:r w:rsidRPr="009D1903">
        <w:rPr>
          <w:rFonts w:ascii="宋体" w:hAnsi="宋体" w:hint="eastAsia"/>
          <w:sz w:val="24"/>
          <w:szCs w:val="24"/>
        </w:rPr>
        <w:t>周销售</w:t>
      </w:r>
      <w:proofErr w:type="gramEnd"/>
      <w:r>
        <w:rPr>
          <w:rFonts w:ascii="宋体" w:hAnsi="宋体" w:hint="eastAsia"/>
          <w:sz w:val="24"/>
          <w:szCs w:val="24"/>
        </w:rPr>
        <w:t>三</w:t>
      </w:r>
      <w:r w:rsidRPr="009D1903">
        <w:rPr>
          <w:rFonts w:ascii="宋体" w:hAnsi="宋体" w:hint="eastAsia"/>
          <w:sz w:val="24"/>
          <w:szCs w:val="24"/>
        </w:rPr>
        <w:t>期，</w:t>
      </w:r>
      <w:ins w:id="54" w:author="user" w:date="2014-12-18T17:06:00Z">
        <w:r w:rsidR="00946705">
          <w:rPr>
            <w:rFonts w:ascii="宋体" w:hAnsi="宋体" w:hint="eastAsia"/>
            <w:sz w:val="24"/>
            <w:szCs w:val="24"/>
          </w:rPr>
          <w:t>一、三、六</w:t>
        </w:r>
        <w:r w:rsidR="00946705" w:rsidRPr="009D1903">
          <w:rPr>
            <w:rFonts w:ascii="宋体" w:hAnsi="宋体" w:hint="eastAsia"/>
            <w:sz w:val="24"/>
            <w:szCs w:val="24"/>
          </w:rPr>
          <w:t>开奖，</w:t>
        </w:r>
      </w:ins>
      <w:r w:rsidRPr="009D1903">
        <w:rPr>
          <w:rFonts w:ascii="宋体" w:hAnsi="宋体" w:hint="eastAsia"/>
          <w:sz w:val="24"/>
          <w:szCs w:val="24"/>
        </w:rPr>
        <w:t>期号以开奖日界定，按日历年度编排。</w:t>
      </w:r>
    </w:p>
    <w:p w14:paraId="330559AF"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Pr>
          <w:rFonts w:ascii="宋体" w:hAnsi="宋体" w:hint="eastAsia"/>
          <w:sz w:val="24"/>
          <w:szCs w:val="24"/>
        </w:rPr>
        <w:t>“30选6”</w:t>
      </w:r>
      <w:r w:rsidRPr="009D1903">
        <w:rPr>
          <w:rFonts w:ascii="宋体" w:hAnsi="宋体" w:hint="eastAsia"/>
          <w:sz w:val="24"/>
          <w:szCs w:val="24"/>
        </w:rPr>
        <w:t>投注方法分为自选号</w:t>
      </w:r>
      <w:r w:rsidR="004C52E5">
        <w:rPr>
          <w:rFonts w:ascii="宋体" w:hAnsi="宋体" w:hint="eastAsia"/>
          <w:sz w:val="24"/>
          <w:szCs w:val="24"/>
        </w:rPr>
        <w:t>码投注和机选号码投注，投注方式分为单式投注、复式投注、</w:t>
      </w:r>
      <w:proofErr w:type="gramStart"/>
      <w:r w:rsidR="004C52E5">
        <w:rPr>
          <w:rFonts w:ascii="宋体" w:hAnsi="宋体" w:hint="eastAsia"/>
          <w:sz w:val="24"/>
          <w:szCs w:val="24"/>
        </w:rPr>
        <w:t>胆拖投注</w:t>
      </w:r>
      <w:proofErr w:type="gramEnd"/>
      <w:r w:rsidR="00D67851">
        <w:rPr>
          <w:rFonts w:ascii="宋体" w:hAnsi="宋体" w:hint="eastAsia"/>
          <w:sz w:val="24"/>
          <w:szCs w:val="24"/>
        </w:rPr>
        <w:t>和多倍投注</w:t>
      </w:r>
      <w:r w:rsidR="004C52E5">
        <w:rPr>
          <w:rFonts w:ascii="宋体" w:hAnsi="宋体" w:hint="eastAsia"/>
          <w:sz w:val="24"/>
          <w:szCs w:val="24"/>
        </w:rPr>
        <w:t>。</w:t>
      </w:r>
    </w:p>
    <w:p w14:paraId="6F4E5082"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sidRPr="009D1903">
        <w:rPr>
          <w:rFonts w:ascii="宋体" w:hAnsi="宋体" w:hint="eastAsia"/>
          <w:sz w:val="24"/>
          <w:szCs w:val="24"/>
        </w:rPr>
        <w:t>自选号码投注是指由投注者自行选定投注号码的投注；机选号码投注是指由</w:t>
      </w:r>
      <w:r>
        <w:rPr>
          <w:rFonts w:ascii="宋体" w:hAnsi="宋体" w:hint="eastAsia"/>
          <w:sz w:val="24"/>
          <w:szCs w:val="24"/>
        </w:rPr>
        <w:t>彩票销售系统</w:t>
      </w:r>
      <w:r w:rsidRPr="009D1903">
        <w:rPr>
          <w:rFonts w:ascii="宋体" w:hAnsi="宋体" w:hint="eastAsia"/>
          <w:sz w:val="24"/>
          <w:szCs w:val="24"/>
        </w:rPr>
        <w:t>为投注者随机产生投注号码的投注。</w:t>
      </w:r>
    </w:p>
    <w:p w14:paraId="2A738570"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sidRPr="009D1903">
        <w:rPr>
          <w:rFonts w:ascii="宋体" w:hAnsi="宋体"/>
          <w:sz w:val="24"/>
          <w:szCs w:val="24"/>
        </w:rPr>
        <w:t>单式投注是从</w:t>
      </w:r>
      <w:r>
        <w:rPr>
          <w:rFonts w:ascii="宋体" w:hAnsi="宋体" w:hint="eastAsia"/>
          <w:sz w:val="24"/>
          <w:szCs w:val="24"/>
        </w:rPr>
        <w:t>30</w:t>
      </w:r>
      <w:r w:rsidRPr="009D1903">
        <w:rPr>
          <w:rFonts w:ascii="宋体" w:hAnsi="宋体"/>
          <w:sz w:val="24"/>
          <w:szCs w:val="24"/>
        </w:rPr>
        <w:t>个号码中选择</w:t>
      </w:r>
      <w:r>
        <w:rPr>
          <w:rFonts w:ascii="宋体" w:hAnsi="宋体" w:hint="eastAsia"/>
          <w:sz w:val="24"/>
          <w:szCs w:val="24"/>
        </w:rPr>
        <w:t>6</w:t>
      </w:r>
      <w:r w:rsidRPr="009D1903">
        <w:rPr>
          <w:rFonts w:ascii="宋体" w:hAnsi="宋体"/>
          <w:sz w:val="24"/>
          <w:szCs w:val="24"/>
        </w:rPr>
        <w:t>个号码，组合为</w:t>
      </w:r>
      <w:r w:rsidR="006E1C2E">
        <w:rPr>
          <w:rFonts w:ascii="宋体" w:hAnsi="宋体" w:hint="eastAsia"/>
          <w:sz w:val="24"/>
          <w:szCs w:val="24"/>
        </w:rPr>
        <w:t>一</w:t>
      </w:r>
      <w:r w:rsidRPr="009D1903">
        <w:rPr>
          <w:rFonts w:ascii="宋体" w:hAnsi="宋体"/>
          <w:sz w:val="24"/>
          <w:szCs w:val="24"/>
        </w:rPr>
        <w:t>注投注号码的投注；复式投注是从</w:t>
      </w:r>
      <w:r>
        <w:rPr>
          <w:rFonts w:ascii="宋体" w:hAnsi="宋体" w:hint="eastAsia"/>
          <w:sz w:val="24"/>
          <w:szCs w:val="24"/>
        </w:rPr>
        <w:t>30</w:t>
      </w:r>
      <w:r w:rsidRPr="009D1903">
        <w:rPr>
          <w:rFonts w:ascii="宋体" w:hAnsi="宋体"/>
          <w:sz w:val="24"/>
          <w:szCs w:val="24"/>
        </w:rPr>
        <w:t>个号码中选择</w:t>
      </w:r>
      <w:r>
        <w:rPr>
          <w:rFonts w:ascii="宋体" w:hAnsi="宋体" w:hint="eastAsia"/>
          <w:sz w:val="24"/>
          <w:szCs w:val="24"/>
        </w:rPr>
        <w:t>7</w:t>
      </w:r>
      <w:r w:rsidRPr="009D1903">
        <w:rPr>
          <w:rFonts w:ascii="宋体" w:hAnsi="宋体"/>
          <w:sz w:val="24"/>
          <w:szCs w:val="24"/>
        </w:rPr>
        <w:t>－1</w:t>
      </w:r>
      <w:r w:rsidRPr="00394722">
        <w:rPr>
          <w:rFonts w:ascii="宋体" w:eastAsia="PMingLiU" w:hAnsi="宋体" w:hint="eastAsia"/>
          <w:sz w:val="24"/>
          <w:szCs w:val="24"/>
          <w:lang w:eastAsia="zh-HK"/>
        </w:rPr>
        <w:t>6</w:t>
      </w:r>
      <w:r w:rsidRPr="009D1903">
        <w:rPr>
          <w:rFonts w:ascii="宋体" w:hAnsi="宋体"/>
          <w:sz w:val="24"/>
          <w:szCs w:val="24"/>
        </w:rPr>
        <w:t>个号码，</w:t>
      </w:r>
      <w:r>
        <w:rPr>
          <w:rFonts w:ascii="宋体" w:hAnsi="宋体" w:hint="eastAsia"/>
          <w:sz w:val="24"/>
          <w:szCs w:val="24"/>
        </w:rPr>
        <w:t>组合成每6个号码</w:t>
      </w:r>
      <w:r w:rsidR="002D7DA2">
        <w:rPr>
          <w:rFonts w:ascii="宋体" w:hAnsi="宋体" w:hint="eastAsia"/>
          <w:sz w:val="24"/>
          <w:szCs w:val="24"/>
        </w:rPr>
        <w:t>为</w:t>
      </w:r>
      <w:r>
        <w:rPr>
          <w:rFonts w:ascii="宋体" w:hAnsi="宋体" w:hint="eastAsia"/>
          <w:sz w:val="24"/>
          <w:szCs w:val="24"/>
        </w:rPr>
        <w:t>一注</w:t>
      </w:r>
      <w:proofErr w:type="gramStart"/>
      <w:r>
        <w:rPr>
          <w:rFonts w:ascii="宋体" w:hAnsi="宋体" w:hint="eastAsia"/>
          <w:sz w:val="24"/>
          <w:szCs w:val="24"/>
        </w:rPr>
        <w:t>的多注投注</w:t>
      </w:r>
      <w:proofErr w:type="gramEnd"/>
      <w:r w:rsidRPr="009D1903">
        <w:rPr>
          <w:rFonts w:ascii="宋体" w:hAnsi="宋体"/>
          <w:sz w:val="24"/>
          <w:szCs w:val="24"/>
        </w:rPr>
        <w:t>；</w:t>
      </w:r>
      <w:proofErr w:type="gramStart"/>
      <w:r w:rsidRPr="009D1903">
        <w:rPr>
          <w:rFonts w:ascii="宋体" w:hAnsi="宋体"/>
          <w:sz w:val="24"/>
          <w:szCs w:val="24"/>
        </w:rPr>
        <w:t>胆拖投注</w:t>
      </w:r>
      <w:proofErr w:type="gramEnd"/>
      <w:r w:rsidRPr="009D1903">
        <w:rPr>
          <w:rFonts w:ascii="宋体" w:hAnsi="宋体"/>
          <w:sz w:val="24"/>
          <w:szCs w:val="24"/>
        </w:rPr>
        <w:t>是在</w:t>
      </w:r>
      <w:r>
        <w:rPr>
          <w:rFonts w:ascii="宋体" w:hAnsi="宋体" w:hint="eastAsia"/>
          <w:sz w:val="24"/>
          <w:szCs w:val="24"/>
        </w:rPr>
        <w:t>30</w:t>
      </w:r>
      <w:r w:rsidRPr="009D1903">
        <w:rPr>
          <w:rFonts w:ascii="宋体" w:hAnsi="宋体"/>
          <w:sz w:val="24"/>
          <w:szCs w:val="24"/>
        </w:rPr>
        <w:t>个号码中选择1至</w:t>
      </w:r>
      <w:r>
        <w:rPr>
          <w:rFonts w:ascii="宋体" w:hAnsi="宋体" w:hint="eastAsia"/>
          <w:sz w:val="24"/>
          <w:szCs w:val="24"/>
        </w:rPr>
        <w:t>5</w:t>
      </w:r>
      <w:r w:rsidRPr="009D1903">
        <w:rPr>
          <w:rFonts w:ascii="宋体" w:hAnsi="宋体"/>
          <w:sz w:val="24"/>
          <w:szCs w:val="24"/>
        </w:rPr>
        <w:t>个号码作为每注都有的胆码，再补充其它不同的号码，进行每</w:t>
      </w:r>
      <w:r>
        <w:rPr>
          <w:rFonts w:ascii="宋体" w:hAnsi="宋体" w:hint="eastAsia"/>
          <w:sz w:val="24"/>
          <w:szCs w:val="24"/>
        </w:rPr>
        <w:t>6</w:t>
      </w:r>
      <w:r w:rsidRPr="009D1903">
        <w:rPr>
          <w:rFonts w:ascii="宋体" w:hAnsi="宋体"/>
          <w:sz w:val="24"/>
          <w:szCs w:val="24"/>
        </w:rPr>
        <w:t>个号码一</w:t>
      </w:r>
      <w:r>
        <w:rPr>
          <w:rFonts w:ascii="宋体" w:hAnsi="宋体" w:hint="eastAsia"/>
          <w:sz w:val="24"/>
          <w:szCs w:val="24"/>
        </w:rPr>
        <w:t>注</w:t>
      </w:r>
      <w:proofErr w:type="gramStart"/>
      <w:r w:rsidRPr="009D1903">
        <w:rPr>
          <w:rFonts w:ascii="宋体" w:hAnsi="宋体"/>
          <w:sz w:val="24"/>
          <w:szCs w:val="24"/>
        </w:rPr>
        <w:t>的多注投注</w:t>
      </w:r>
      <w:proofErr w:type="gramEnd"/>
      <w:r w:rsidRPr="009D1903">
        <w:rPr>
          <w:rFonts w:ascii="宋体" w:hAnsi="宋体"/>
          <w:sz w:val="24"/>
          <w:szCs w:val="24"/>
        </w:rPr>
        <w:t>；多倍投注是指</w:t>
      </w:r>
      <w:r>
        <w:rPr>
          <w:rFonts w:ascii="宋体" w:hAnsi="宋体" w:hint="eastAsia"/>
          <w:sz w:val="24"/>
          <w:szCs w:val="24"/>
        </w:rPr>
        <w:t>用</w:t>
      </w:r>
      <w:r w:rsidRPr="009D1903">
        <w:rPr>
          <w:rFonts w:ascii="宋体" w:hAnsi="宋体"/>
          <w:sz w:val="24"/>
          <w:szCs w:val="24"/>
        </w:rPr>
        <w:t>同样的投注号码</w:t>
      </w:r>
      <w:proofErr w:type="gramStart"/>
      <w:r w:rsidRPr="009D1903">
        <w:rPr>
          <w:rFonts w:ascii="宋体" w:hAnsi="宋体"/>
          <w:sz w:val="24"/>
          <w:szCs w:val="24"/>
        </w:rPr>
        <w:t>进行多注投注</w:t>
      </w:r>
      <w:proofErr w:type="gramEnd"/>
      <w:r w:rsidR="00B022CC">
        <w:rPr>
          <w:rFonts w:ascii="宋体" w:hAnsi="宋体" w:hint="eastAsia"/>
          <w:sz w:val="24"/>
          <w:szCs w:val="24"/>
        </w:rPr>
        <w:t>，多倍投注最大投注倍数为</w:t>
      </w:r>
      <w:r w:rsidR="0065200A">
        <w:rPr>
          <w:rFonts w:ascii="宋体" w:hAnsi="宋体" w:hint="eastAsia"/>
          <w:sz w:val="24"/>
          <w:szCs w:val="24"/>
        </w:rPr>
        <w:t>10</w:t>
      </w:r>
      <w:ins w:id="55" w:author="user" w:date="2014-12-18T17:07:00Z">
        <w:r w:rsidR="008B5F96">
          <w:rPr>
            <w:rFonts w:ascii="宋体" w:hAnsi="宋体" w:hint="eastAsia"/>
            <w:sz w:val="24"/>
            <w:szCs w:val="24"/>
          </w:rPr>
          <w:t>0</w:t>
        </w:r>
      </w:ins>
      <w:r w:rsidR="00B022CC">
        <w:rPr>
          <w:rFonts w:ascii="宋体" w:hAnsi="宋体" w:hint="eastAsia"/>
          <w:sz w:val="24"/>
          <w:szCs w:val="24"/>
        </w:rPr>
        <w:t>倍</w:t>
      </w:r>
      <w:r w:rsidRPr="009D1903">
        <w:rPr>
          <w:rFonts w:ascii="宋体" w:hAnsi="宋体" w:hint="eastAsia"/>
          <w:sz w:val="24"/>
          <w:szCs w:val="24"/>
        </w:rPr>
        <w:t>。</w:t>
      </w:r>
    </w:p>
    <w:p w14:paraId="2CD2D70E" w14:textId="77777777" w:rsidR="009B2542" w:rsidRPr="005122F6" w:rsidRDefault="009B2542" w:rsidP="009B2542">
      <w:pPr>
        <w:pStyle w:val="2"/>
        <w:jc w:val="center"/>
        <w:rPr>
          <w:rFonts w:ascii="宋体" w:hAnsi="宋体" w:cs="宋体"/>
          <w:bCs w:val="0"/>
          <w:color w:val="000000"/>
          <w:kern w:val="0"/>
          <w:szCs w:val="21"/>
          <w:lang w:bidi="km-KH"/>
        </w:rPr>
      </w:pPr>
      <w:r w:rsidRPr="005122F6">
        <w:rPr>
          <w:rFonts w:ascii="宋体" w:hAnsi="宋体" w:cs="宋体" w:hint="eastAsia"/>
          <w:bCs w:val="0"/>
          <w:color w:val="000000"/>
          <w:kern w:val="0"/>
          <w:szCs w:val="21"/>
          <w:lang w:bidi="km-KH"/>
        </w:rPr>
        <w:lastRenderedPageBreak/>
        <w:t>第三章　设</w:t>
      </w:r>
      <w:r>
        <w:rPr>
          <w:rFonts w:ascii="宋体" w:hAnsi="宋体" w:cs="宋体" w:hint="eastAsia"/>
          <w:bCs w:val="0"/>
          <w:color w:val="000000"/>
          <w:kern w:val="0"/>
          <w:szCs w:val="21"/>
          <w:lang w:bidi="km-KH"/>
        </w:rPr>
        <w:t xml:space="preserve"> </w:t>
      </w:r>
      <w:r w:rsidRPr="005122F6">
        <w:rPr>
          <w:rFonts w:ascii="宋体" w:hAnsi="宋体" w:cs="宋体" w:hint="eastAsia"/>
          <w:bCs w:val="0"/>
          <w:color w:val="000000"/>
          <w:kern w:val="0"/>
          <w:szCs w:val="21"/>
          <w:lang w:bidi="km-KH"/>
        </w:rPr>
        <w:t>奖</w:t>
      </w:r>
    </w:p>
    <w:p w14:paraId="2F9104DC"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Pr>
          <w:rFonts w:ascii="宋体" w:hAnsi="宋体" w:hint="eastAsia"/>
          <w:sz w:val="24"/>
          <w:szCs w:val="24"/>
        </w:rPr>
        <w:t>“30选6”</w:t>
      </w:r>
      <w:r w:rsidRPr="009D1903">
        <w:rPr>
          <w:rFonts w:ascii="宋体" w:hAnsi="宋体" w:hint="eastAsia"/>
          <w:sz w:val="24"/>
          <w:szCs w:val="24"/>
        </w:rPr>
        <w:t>设奖奖金为销售总额的</w:t>
      </w:r>
      <w:r>
        <w:rPr>
          <w:rFonts w:ascii="宋体" w:hAnsi="宋体" w:hint="eastAsia"/>
          <w:sz w:val="24"/>
          <w:szCs w:val="24"/>
        </w:rPr>
        <w:t>70</w:t>
      </w:r>
      <w:r w:rsidRPr="009D1903">
        <w:rPr>
          <w:rFonts w:ascii="宋体" w:hAnsi="宋体" w:hint="eastAsia"/>
          <w:sz w:val="24"/>
          <w:szCs w:val="24"/>
        </w:rPr>
        <w:t>%，其中当期奖金为销售总额的</w:t>
      </w:r>
      <w:r>
        <w:rPr>
          <w:rFonts w:ascii="宋体" w:hAnsi="宋体" w:hint="eastAsia"/>
          <w:sz w:val="24"/>
          <w:szCs w:val="24"/>
        </w:rPr>
        <w:t>69</w:t>
      </w:r>
      <w:r w:rsidRPr="009D1903">
        <w:rPr>
          <w:rFonts w:ascii="宋体" w:hAnsi="宋体" w:hint="eastAsia"/>
          <w:sz w:val="24"/>
          <w:szCs w:val="24"/>
        </w:rPr>
        <w:t>%，调节基金为销售总额的1%。</w:t>
      </w:r>
    </w:p>
    <w:p w14:paraId="69743E6A"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Pr>
          <w:rFonts w:ascii="宋体" w:hAnsi="宋体" w:hint="eastAsia"/>
          <w:sz w:val="24"/>
          <w:szCs w:val="24"/>
        </w:rPr>
        <w:t>“30选6”</w:t>
      </w:r>
      <w:r w:rsidRPr="009D1903">
        <w:rPr>
          <w:rFonts w:ascii="宋体" w:hAnsi="宋体" w:hint="eastAsia"/>
          <w:sz w:val="24"/>
          <w:szCs w:val="24"/>
        </w:rPr>
        <w:t>当期奖金设</w:t>
      </w:r>
      <w:r>
        <w:rPr>
          <w:rFonts w:ascii="宋体" w:hAnsi="宋体" w:hint="eastAsia"/>
          <w:sz w:val="24"/>
          <w:szCs w:val="24"/>
        </w:rPr>
        <w:t>六</w:t>
      </w:r>
      <w:r w:rsidR="00F52FAF">
        <w:rPr>
          <w:rFonts w:ascii="宋体" w:hAnsi="宋体" w:hint="eastAsia"/>
          <w:sz w:val="24"/>
          <w:szCs w:val="24"/>
        </w:rPr>
        <w:t>个奖等。</w:t>
      </w:r>
      <w:r w:rsidRPr="009D1903">
        <w:rPr>
          <w:rFonts w:ascii="宋体" w:hAnsi="宋体" w:hint="eastAsia"/>
          <w:sz w:val="24"/>
          <w:szCs w:val="24"/>
        </w:rPr>
        <w:t>具体设奖如下：</w:t>
      </w:r>
    </w:p>
    <w:p w14:paraId="2B8B6830" w14:textId="77777777" w:rsidR="009B2542" w:rsidRPr="00B95524" w:rsidRDefault="009B2542" w:rsidP="009B2542">
      <w:pPr>
        <w:numPr>
          <w:ilvl w:val="0"/>
          <w:numId w:val="20"/>
        </w:numPr>
        <w:spacing w:line="360" w:lineRule="auto"/>
        <w:rPr>
          <w:rFonts w:ascii="宋体" w:hAnsi="宋体"/>
          <w:sz w:val="24"/>
          <w:szCs w:val="24"/>
        </w:rPr>
      </w:pPr>
      <w:r w:rsidRPr="00B95524">
        <w:rPr>
          <w:rFonts w:ascii="宋体" w:hAnsi="宋体" w:hint="eastAsia"/>
          <w:sz w:val="24"/>
          <w:szCs w:val="24"/>
        </w:rPr>
        <w:t>一等奖：</w:t>
      </w:r>
      <w:r>
        <w:rPr>
          <w:rFonts w:ascii="宋体" w:hAnsi="宋体" w:hint="eastAsia"/>
          <w:sz w:val="24"/>
          <w:szCs w:val="24"/>
        </w:rPr>
        <w:t>单注奖金</w:t>
      </w:r>
      <w:ins w:id="56" w:author="user" w:date="2014-12-18T17:12:00Z">
        <w:r w:rsidR="00431566">
          <w:rPr>
            <w:rFonts w:ascii="宋体" w:hAnsi="宋体" w:hint="eastAsia"/>
            <w:sz w:val="24"/>
            <w:szCs w:val="24"/>
          </w:rPr>
          <w:t>80,000,000瑞尔（</w:t>
        </w:r>
      </w:ins>
      <w:r w:rsidR="00AA5E97">
        <w:rPr>
          <w:rFonts w:ascii="宋体" w:hAnsi="宋体" w:hint="eastAsia"/>
          <w:sz w:val="24"/>
          <w:szCs w:val="24"/>
        </w:rPr>
        <w:t>2</w:t>
      </w:r>
      <w:r>
        <w:rPr>
          <w:rFonts w:ascii="宋体" w:hAnsi="宋体" w:hint="eastAsia"/>
          <w:sz w:val="24"/>
          <w:szCs w:val="24"/>
        </w:rPr>
        <w:t>0</w:t>
      </w:r>
      <w:ins w:id="57" w:author="user" w:date="2014-12-18T17:12:00Z">
        <w:r w:rsidR="00431566">
          <w:rPr>
            <w:rFonts w:ascii="宋体" w:hAnsi="宋体" w:hint="eastAsia"/>
            <w:sz w:val="24"/>
            <w:szCs w:val="24"/>
          </w:rPr>
          <w:t>,</w:t>
        </w:r>
      </w:ins>
      <w:r>
        <w:rPr>
          <w:rFonts w:ascii="宋体" w:hAnsi="宋体" w:hint="eastAsia"/>
          <w:sz w:val="24"/>
          <w:szCs w:val="24"/>
        </w:rPr>
        <w:t>000美元</w:t>
      </w:r>
      <w:ins w:id="58" w:author="user" w:date="2014-12-18T17:12:00Z">
        <w:r w:rsidR="00431566">
          <w:rPr>
            <w:rFonts w:ascii="宋体" w:hAnsi="宋体" w:hint="eastAsia"/>
            <w:sz w:val="24"/>
            <w:szCs w:val="24"/>
          </w:rPr>
          <w:t>）</w:t>
        </w:r>
      </w:ins>
      <w:r w:rsidRPr="00B95524">
        <w:rPr>
          <w:rFonts w:ascii="宋体" w:hAnsi="宋体" w:hint="eastAsia"/>
          <w:sz w:val="24"/>
          <w:szCs w:val="24"/>
        </w:rPr>
        <w:t>；</w:t>
      </w:r>
    </w:p>
    <w:p w14:paraId="1E28C0B2" w14:textId="77777777" w:rsidR="009B2542" w:rsidRPr="00B95524" w:rsidRDefault="009B2542" w:rsidP="009B2542">
      <w:pPr>
        <w:numPr>
          <w:ilvl w:val="0"/>
          <w:numId w:val="20"/>
        </w:numPr>
        <w:spacing w:line="360" w:lineRule="auto"/>
        <w:rPr>
          <w:rFonts w:ascii="宋体" w:hAnsi="宋体"/>
          <w:sz w:val="24"/>
          <w:szCs w:val="24"/>
        </w:rPr>
      </w:pPr>
      <w:r w:rsidRPr="00B95524">
        <w:rPr>
          <w:rFonts w:ascii="宋体" w:hAnsi="宋体" w:hint="eastAsia"/>
          <w:sz w:val="24"/>
          <w:szCs w:val="24"/>
        </w:rPr>
        <w:t>二等奖：</w:t>
      </w:r>
      <w:r>
        <w:rPr>
          <w:rFonts w:ascii="宋体" w:hAnsi="宋体" w:hint="eastAsia"/>
          <w:sz w:val="24"/>
          <w:szCs w:val="24"/>
        </w:rPr>
        <w:t>单注奖金</w:t>
      </w:r>
      <w:ins w:id="59" w:author="user" w:date="2014-12-18T17:13:00Z">
        <w:r w:rsidR="00AE1A45">
          <w:rPr>
            <w:rFonts w:ascii="宋体" w:hAnsi="宋体" w:hint="eastAsia"/>
            <w:sz w:val="24"/>
            <w:szCs w:val="24"/>
          </w:rPr>
          <w:t>8,000,000瑞尔（</w:t>
        </w:r>
      </w:ins>
      <w:r>
        <w:rPr>
          <w:rFonts w:ascii="宋体" w:hAnsi="宋体" w:hint="eastAsia"/>
          <w:sz w:val="24"/>
          <w:szCs w:val="24"/>
        </w:rPr>
        <w:t>2</w:t>
      </w:r>
      <w:ins w:id="60" w:author="user" w:date="2014-12-18T17:13:00Z">
        <w:r w:rsidR="00AE1A45">
          <w:rPr>
            <w:rFonts w:ascii="宋体" w:hAnsi="宋体" w:hint="eastAsia"/>
            <w:sz w:val="24"/>
            <w:szCs w:val="24"/>
          </w:rPr>
          <w:t>,</w:t>
        </w:r>
      </w:ins>
      <w:r>
        <w:rPr>
          <w:rFonts w:ascii="宋体" w:hAnsi="宋体" w:hint="eastAsia"/>
          <w:sz w:val="24"/>
          <w:szCs w:val="24"/>
        </w:rPr>
        <w:t>000美元</w:t>
      </w:r>
      <w:ins w:id="61" w:author="user" w:date="2014-12-18T17:13:00Z">
        <w:r w:rsidR="00AE1A45">
          <w:rPr>
            <w:rFonts w:ascii="宋体" w:hAnsi="宋体" w:hint="eastAsia"/>
            <w:sz w:val="24"/>
            <w:szCs w:val="24"/>
          </w:rPr>
          <w:t>）</w:t>
        </w:r>
      </w:ins>
      <w:r>
        <w:rPr>
          <w:rFonts w:ascii="宋体" w:hAnsi="宋体" w:hint="eastAsia"/>
          <w:sz w:val="24"/>
          <w:szCs w:val="24"/>
        </w:rPr>
        <w:t>；</w:t>
      </w:r>
    </w:p>
    <w:p w14:paraId="1C753C8A" w14:textId="77777777" w:rsidR="009B2542" w:rsidRPr="00B95524" w:rsidRDefault="009B2542" w:rsidP="009B2542">
      <w:pPr>
        <w:numPr>
          <w:ilvl w:val="0"/>
          <w:numId w:val="20"/>
        </w:numPr>
        <w:spacing w:line="360" w:lineRule="auto"/>
        <w:rPr>
          <w:rFonts w:ascii="宋体" w:hAnsi="宋体"/>
          <w:sz w:val="24"/>
          <w:szCs w:val="24"/>
        </w:rPr>
      </w:pPr>
      <w:r w:rsidRPr="00B95524">
        <w:rPr>
          <w:rFonts w:ascii="宋体" w:hAnsi="宋体" w:hint="eastAsia"/>
          <w:sz w:val="24"/>
          <w:szCs w:val="24"/>
        </w:rPr>
        <w:t>三等奖：单注奖金</w:t>
      </w:r>
      <w:ins w:id="62" w:author="user" w:date="2014-12-18T17:13:00Z">
        <w:r w:rsidR="008E7233">
          <w:rPr>
            <w:rFonts w:ascii="宋体" w:hAnsi="宋体" w:hint="eastAsia"/>
            <w:sz w:val="24"/>
            <w:szCs w:val="24"/>
          </w:rPr>
          <w:t>800,000瑞尔（</w:t>
        </w:r>
      </w:ins>
      <w:r>
        <w:rPr>
          <w:rFonts w:ascii="宋体" w:hAnsi="宋体" w:hint="eastAsia"/>
          <w:sz w:val="24"/>
          <w:szCs w:val="24"/>
        </w:rPr>
        <w:t>200美</w:t>
      </w:r>
      <w:r w:rsidRPr="00B95524">
        <w:rPr>
          <w:rFonts w:ascii="宋体" w:hAnsi="宋体" w:hint="eastAsia"/>
          <w:sz w:val="24"/>
          <w:szCs w:val="24"/>
        </w:rPr>
        <w:t>元</w:t>
      </w:r>
      <w:ins w:id="63" w:author="user" w:date="2014-12-18T17:13:00Z">
        <w:r w:rsidR="008E7233">
          <w:rPr>
            <w:rFonts w:ascii="宋体" w:hAnsi="宋体" w:hint="eastAsia"/>
            <w:sz w:val="24"/>
            <w:szCs w:val="24"/>
          </w:rPr>
          <w:t>）</w:t>
        </w:r>
      </w:ins>
      <w:r>
        <w:rPr>
          <w:rFonts w:ascii="宋体" w:hAnsi="宋体" w:hint="eastAsia"/>
          <w:sz w:val="24"/>
          <w:szCs w:val="24"/>
        </w:rPr>
        <w:t>；</w:t>
      </w:r>
    </w:p>
    <w:p w14:paraId="58A045BC" w14:textId="77777777" w:rsidR="009B2542" w:rsidRPr="00B95524" w:rsidRDefault="009B2542" w:rsidP="009B2542">
      <w:pPr>
        <w:numPr>
          <w:ilvl w:val="0"/>
          <w:numId w:val="20"/>
        </w:numPr>
        <w:spacing w:line="360" w:lineRule="auto"/>
        <w:rPr>
          <w:rFonts w:ascii="宋体" w:hAnsi="宋体"/>
          <w:sz w:val="24"/>
          <w:szCs w:val="24"/>
        </w:rPr>
      </w:pPr>
      <w:r w:rsidRPr="00B95524">
        <w:rPr>
          <w:rFonts w:ascii="宋体" w:hAnsi="宋体" w:hint="eastAsia"/>
          <w:sz w:val="24"/>
          <w:szCs w:val="24"/>
        </w:rPr>
        <w:t>四等奖：单注奖金</w:t>
      </w:r>
      <w:ins w:id="64" w:author="user" w:date="2014-12-18T17:13:00Z">
        <w:r w:rsidR="00E11F2D">
          <w:rPr>
            <w:rFonts w:ascii="宋体" w:hAnsi="宋体" w:hint="eastAsia"/>
            <w:sz w:val="24"/>
            <w:szCs w:val="24"/>
          </w:rPr>
          <w:t>200,000瑞尔（</w:t>
        </w:r>
      </w:ins>
      <w:r>
        <w:rPr>
          <w:rFonts w:ascii="宋体" w:hAnsi="宋体" w:hint="eastAsia"/>
          <w:sz w:val="24"/>
          <w:szCs w:val="24"/>
        </w:rPr>
        <w:t>50美</w:t>
      </w:r>
      <w:r w:rsidRPr="00B95524">
        <w:rPr>
          <w:rFonts w:ascii="宋体" w:hAnsi="宋体" w:hint="eastAsia"/>
          <w:sz w:val="24"/>
          <w:szCs w:val="24"/>
        </w:rPr>
        <w:t>元</w:t>
      </w:r>
      <w:ins w:id="65" w:author="user" w:date="2014-12-18T17:14:00Z">
        <w:r w:rsidR="00E11F2D">
          <w:rPr>
            <w:rFonts w:ascii="宋体" w:hAnsi="宋体" w:hint="eastAsia"/>
            <w:sz w:val="24"/>
            <w:szCs w:val="24"/>
          </w:rPr>
          <w:t>）</w:t>
        </w:r>
      </w:ins>
      <w:r>
        <w:rPr>
          <w:rFonts w:ascii="宋体" w:hAnsi="宋体" w:hint="eastAsia"/>
          <w:sz w:val="24"/>
          <w:szCs w:val="24"/>
        </w:rPr>
        <w:t>；</w:t>
      </w:r>
    </w:p>
    <w:p w14:paraId="17A021B4" w14:textId="77777777" w:rsidR="009B2542" w:rsidRDefault="009B2542" w:rsidP="009B2542">
      <w:pPr>
        <w:numPr>
          <w:ilvl w:val="0"/>
          <w:numId w:val="20"/>
        </w:numPr>
        <w:spacing w:line="360" w:lineRule="auto"/>
        <w:rPr>
          <w:rFonts w:ascii="宋体" w:hAnsi="宋体"/>
          <w:sz w:val="24"/>
          <w:szCs w:val="24"/>
        </w:rPr>
      </w:pPr>
      <w:r w:rsidRPr="00B95524">
        <w:rPr>
          <w:rFonts w:ascii="宋体" w:hAnsi="宋体" w:hint="eastAsia"/>
          <w:sz w:val="24"/>
          <w:szCs w:val="24"/>
        </w:rPr>
        <w:t>五等奖：单注奖金</w:t>
      </w:r>
      <w:ins w:id="66" w:author="user" w:date="2014-12-18T17:14:00Z">
        <w:r w:rsidR="001F5F8F">
          <w:rPr>
            <w:rFonts w:ascii="宋体" w:hAnsi="宋体" w:hint="eastAsia"/>
            <w:sz w:val="24"/>
            <w:szCs w:val="24"/>
          </w:rPr>
          <w:t>20,000瑞尔（</w:t>
        </w:r>
      </w:ins>
      <w:r>
        <w:rPr>
          <w:rFonts w:ascii="宋体" w:hAnsi="宋体" w:hint="eastAsia"/>
          <w:sz w:val="24"/>
          <w:szCs w:val="24"/>
        </w:rPr>
        <w:t>5美</w:t>
      </w:r>
      <w:r w:rsidRPr="00B95524">
        <w:rPr>
          <w:rFonts w:ascii="宋体" w:hAnsi="宋体" w:hint="eastAsia"/>
          <w:sz w:val="24"/>
          <w:szCs w:val="24"/>
        </w:rPr>
        <w:t>元</w:t>
      </w:r>
      <w:ins w:id="67" w:author="user" w:date="2014-12-18T17:14:00Z">
        <w:r w:rsidR="001F5F8F">
          <w:rPr>
            <w:rFonts w:ascii="宋体" w:hAnsi="宋体" w:hint="eastAsia"/>
            <w:sz w:val="24"/>
            <w:szCs w:val="24"/>
          </w:rPr>
          <w:t>）</w:t>
        </w:r>
      </w:ins>
      <w:r>
        <w:rPr>
          <w:rFonts w:ascii="宋体" w:hAnsi="宋体" w:hint="eastAsia"/>
          <w:sz w:val="24"/>
          <w:szCs w:val="24"/>
        </w:rPr>
        <w:t>；</w:t>
      </w:r>
    </w:p>
    <w:p w14:paraId="7539B926" w14:textId="77777777" w:rsidR="009B2542" w:rsidRDefault="009B2542" w:rsidP="009B2542">
      <w:pPr>
        <w:numPr>
          <w:ilvl w:val="0"/>
          <w:numId w:val="20"/>
        </w:numPr>
        <w:spacing w:line="360" w:lineRule="auto"/>
        <w:rPr>
          <w:rFonts w:ascii="宋体" w:hAnsi="宋体"/>
          <w:sz w:val="24"/>
          <w:szCs w:val="24"/>
        </w:rPr>
      </w:pPr>
      <w:r>
        <w:rPr>
          <w:rFonts w:ascii="宋体" w:hAnsi="宋体" w:hint="eastAsia"/>
          <w:sz w:val="24"/>
          <w:szCs w:val="24"/>
        </w:rPr>
        <w:t>六</w:t>
      </w:r>
      <w:r w:rsidRPr="00B95524">
        <w:rPr>
          <w:rFonts w:ascii="宋体" w:hAnsi="宋体" w:hint="eastAsia"/>
          <w:sz w:val="24"/>
          <w:szCs w:val="24"/>
        </w:rPr>
        <w:t>等奖：单注奖金</w:t>
      </w:r>
      <w:ins w:id="68" w:author="user" w:date="2014-12-18T17:14:00Z">
        <w:r w:rsidR="00CB51BA">
          <w:rPr>
            <w:rFonts w:ascii="宋体" w:hAnsi="宋体" w:hint="eastAsia"/>
            <w:sz w:val="24"/>
            <w:szCs w:val="24"/>
          </w:rPr>
          <w:t>8,000瑞尔（</w:t>
        </w:r>
      </w:ins>
      <w:r>
        <w:rPr>
          <w:rFonts w:ascii="宋体" w:hAnsi="宋体" w:hint="eastAsia"/>
          <w:sz w:val="24"/>
          <w:szCs w:val="24"/>
        </w:rPr>
        <w:t>2美</w:t>
      </w:r>
      <w:r w:rsidRPr="00B95524">
        <w:rPr>
          <w:rFonts w:ascii="宋体" w:hAnsi="宋体" w:hint="eastAsia"/>
          <w:sz w:val="24"/>
          <w:szCs w:val="24"/>
        </w:rPr>
        <w:t>元</w:t>
      </w:r>
      <w:ins w:id="69" w:author="user" w:date="2014-12-18T17:14:00Z">
        <w:r w:rsidR="00CB51BA">
          <w:rPr>
            <w:rFonts w:ascii="宋体" w:hAnsi="宋体" w:hint="eastAsia"/>
            <w:sz w:val="24"/>
            <w:szCs w:val="24"/>
          </w:rPr>
          <w:t>）</w:t>
        </w:r>
      </w:ins>
      <w:r>
        <w:rPr>
          <w:rFonts w:ascii="宋体" w:hAnsi="宋体" w:hint="eastAsia"/>
          <w:sz w:val="24"/>
          <w:szCs w:val="24"/>
        </w:rPr>
        <w:t>。</w:t>
      </w:r>
    </w:p>
    <w:p w14:paraId="4280E0F0"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Pr>
          <w:rFonts w:ascii="宋体" w:hAnsi="宋体" w:hint="eastAsia"/>
          <w:sz w:val="24"/>
          <w:szCs w:val="24"/>
        </w:rPr>
        <w:t>调节基金</w:t>
      </w:r>
      <w:r w:rsidR="00120027">
        <w:rPr>
          <w:rFonts w:ascii="宋体" w:hAnsi="宋体" w:hint="eastAsia"/>
          <w:sz w:val="24"/>
          <w:szCs w:val="24"/>
        </w:rPr>
        <w:t>包括</w:t>
      </w:r>
      <w:r w:rsidRPr="009D1903">
        <w:rPr>
          <w:rFonts w:ascii="宋体" w:hAnsi="宋体" w:hint="eastAsia"/>
          <w:sz w:val="24"/>
          <w:szCs w:val="24"/>
        </w:rPr>
        <w:t>按销售总额1%</w:t>
      </w:r>
      <w:r>
        <w:rPr>
          <w:rFonts w:ascii="宋体" w:hAnsi="宋体" w:hint="eastAsia"/>
          <w:sz w:val="24"/>
          <w:szCs w:val="24"/>
        </w:rPr>
        <w:t>的提取部分</w:t>
      </w:r>
      <w:r w:rsidR="00120027">
        <w:rPr>
          <w:rFonts w:ascii="宋体" w:hAnsi="宋体" w:hint="eastAsia"/>
          <w:sz w:val="24"/>
          <w:szCs w:val="24"/>
        </w:rPr>
        <w:t>以及弃奖奖金</w:t>
      </w:r>
      <w:r w:rsidRPr="009D1903">
        <w:rPr>
          <w:rFonts w:ascii="宋体" w:hAnsi="宋体" w:hint="eastAsia"/>
          <w:sz w:val="24"/>
          <w:szCs w:val="24"/>
        </w:rPr>
        <w:t>。调节基金用于设置特别奖</w:t>
      </w:r>
      <w:r>
        <w:rPr>
          <w:rFonts w:ascii="宋体" w:hAnsi="宋体" w:hint="eastAsia"/>
          <w:sz w:val="24"/>
          <w:szCs w:val="24"/>
        </w:rPr>
        <w:t>以及</w:t>
      </w:r>
      <w:r w:rsidRPr="009D1903">
        <w:rPr>
          <w:rFonts w:ascii="宋体" w:hAnsi="宋体" w:hint="eastAsia"/>
          <w:sz w:val="24"/>
          <w:szCs w:val="24"/>
        </w:rPr>
        <w:t>支付各种不可预见情况下的奖金支出风险。</w:t>
      </w:r>
    </w:p>
    <w:p w14:paraId="65423406" w14:textId="77777777" w:rsidR="009B2542" w:rsidRPr="005122F6" w:rsidRDefault="009B2542" w:rsidP="009B2542">
      <w:pPr>
        <w:pStyle w:val="2"/>
        <w:jc w:val="center"/>
        <w:rPr>
          <w:rFonts w:ascii="宋体" w:hAnsi="宋体" w:cs="宋体"/>
          <w:bCs w:val="0"/>
          <w:color w:val="000000"/>
          <w:kern w:val="0"/>
          <w:szCs w:val="21"/>
          <w:lang w:bidi="km-KH"/>
        </w:rPr>
      </w:pPr>
      <w:r w:rsidRPr="005122F6">
        <w:rPr>
          <w:rFonts w:ascii="宋体" w:hAnsi="宋体" w:cs="宋体" w:hint="eastAsia"/>
          <w:bCs w:val="0"/>
          <w:color w:val="000000"/>
          <w:kern w:val="0"/>
          <w:szCs w:val="21"/>
          <w:lang w:bidi="km-KH"/>
        </w:rPr>
        <w:t>第四章　开</w:t>
      </w:r>
      <w:r>
        <w:rPr>
          <w:rFonts w:ascii="宋体" w:hAnsi="宋体" w:cs="宋体" w:hint="eastAsia"/>
          <w:bCs w:val="0"/>
          <w:color w:val="000000"/>
          <w:kern w:val="0"/>
          <w:szCs w:val="21"/>
          <w:lang w:bidi="km-KH"/>
        </w:rPr>
        <w:t xml:space="preserve"> </w:t>
      </w:r>
      <w:r w:rsidRPr="005122F6">
        <w:rPr>
          <w:rFonts w:ascii="宋体" w:hAnsi="宋体" w:cs="宋体" w:hint="eastAsia"/>
          <w:bCs w:val="0"/>
          <w:color w:val="000000"/>
          <w:kern w:val="0"/>
          <w:szCs w:val="21"/>
          <w:lang w:bidi="km-KH"/>
        </w:rPr>
        <w:t>奖</w:t>
      </w:r>
    </w:p>
    <w:p w14:paraId="37D2A60B"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Pr>
          <w:rFonts w:ascii="宋体" w:hAnsi="宋体" w:hint="eastAsia"/>
          <w:sz w:val="24"/>
          <w:szCs w:val="24"/>
        </w:rPr>
        <w:t>“30选6”</w:t>
      </w:r>
      <w:r w:rsidRPr="009D1903">
        <w:rPr>
          <w:rFonts w:ascii="宋体" w:hAnsi="宋体" w:hint="eastAsia"/>
          <w:sz w:val="24"/>
          <w:szCs w:val="24"/>
        </w:rPr>
        <w:t>由</w:t>
      </w:r>
      <w:del w:id="70" w:author="user" w:date="2014-12-18T17:15:00Z">
        <w:r w:rsidDel="00F90004">
          <w:rPr>
            <w:rFonts w:ascii="宋体" w:hAnsi="宋体" w:hint="eastAsia"/>
            <w:sz w:val="24"/>
            <w:szCs w:val="24"/>
          </w:rPr>
          <w:delText>柬埔寨</w:delText>
        </w:r>
      </w:del>
      <w:r w:rsidRPr="002B1C80">
        <w:rPr>
          <w:rFonts w:ascii="宋体" w:hAnsi="宋体" w:hint="eastAsia"/>
          <w:sz w:val="24"/>
          <w:szCs w:val="24"/>
        </w:rPr>
        <w:t>国家</w:t>
      </w:r>
      <w:r>
        <w:rPr>
          <w:rFonts w:ascii="宋体" w:hAnsi="宋体" w:hint="eastAsia"/>
          <w:sz w:val="24"/>
          <w:szCs w:val="24"/>
        </w:rPr>
        <w:t>体育彩票有限</w:t>
      </w:r>
      <w:r w:rsidRPr="002B1C80">
        <w:rPr>
          <w:rFonts w:ascii="宋体" w:hAnsi="宋体" w:hint="eastAsia"/>
          <w:sz w:val="24"/>
          <w:szCs w:val="24"/>
        </w:rPr>
        <w:t>公司</w:t>
      </w:r>
      <w:r w:rsidRPr="009D1903">
        <w:rPr>
          <w:rFonts w:ascii="宋体" w:hAnsi="宋体" w:hint="eastAsia"/>
          <w:sz w:val="24"/>
          <w:szCs w:val="24"/>
        </w:rPr>
        <w:t>统一开奖，每周</w:t>
      </w:r>
      <w:r w:rsidR="00995166">
        <w:rPr>
          <w:rFonts w:ascii="宋体" w:hAnsi="宋体" w:hint="eastAsia"/>
          <w:sz w:val="24"/>
          <w:szCs w:val="24"/>
        </w:rPr>
        <w:t>一、三、六</w:t>
      </w:r>
      <w:r w:rsidRPr="009D1903">
        <w:rPr>
          <w:rFonts w:ascii="宋体" w:hAnsi="宋体" w:hint="eastAsia"/>
          <w:sz w:val="24"/>
          <w:szCs w:val="24"/>
        </w:rPr>
        <w:t>开奖。摇奖过程在公证人员监督下进行，通过公众媒体发布开奖公告。</w:t>
      </w:r>
    </w:p>
    <w:p w14:paraId="2738C200" w14:textId="77777777" w:rsidR="009B2542" w:rsidRDefault="009B2542" w:rsidP="0057441E">
      <w:pPr>
        <w:numPr>
          <w:ilvl w:val="0"/>
          <w:numId w:val="19"/>
        </w:numPr>
        <w:spacing w:beforeLines="50" w:before="156" w:afterLines="50" w:after="156" w:line="360" w:lineRule="auto"/>
        <w:rPr>
          <w:rFonts w:ascii="宋体" w:hAnsi="宋体"/>
          <w:sz w:val="24"/>
          <w:szCs w:val="24"/>
        </w:rPr>
      </w:pPr>
      <w:r w:rsidRPr="009D1903">
        <w:rPr>
          <w:rFonts w:ascii="宋体" w:hAnsi="宋体"/>
          <w:sz w:val="24"/>
          <w:szCs w:val="24"/>
        </w:rPr>
        <w:t>每期开奖时，在公证人员监督下从</w:t>
      </w:r>
      <w:r w:rsidRPr="00FF4B85">
        <w:rPr>
          <w:rFonts w:ascii="宋体" w:hAnsi="宋体"/>
          <w:sz w:val="24"/>
          <w:szCs w:val="24"/>
        </w:rPr>
        <w:t>01—</w:t>
      </w:r>
      <w:r>
        <w:rPr>
          <w:rFonts w:ascii="宋体" w:hAnsi="宋体" w:hint="eastAsia"/>
          <w:sz w:val="24"/>
          <w:szCs w:val="24"/>
        </w:rPr>
        <w:t>30</w:t>
      </w:r>
      <w:r w:rsidRPr="009D1903">
        <w:rPr>
          <w:rFonts w:ascii="宋体" w:hAnsi="宋体"/>
          <w:sz w:val="24"/>
          <w:szCs w:val="24"/>
        </w:rPr>
        <w:t>共</w:t>
      </w:r>
      <w:r>
        <w:rPr>
          <w:rFonts w:ascii="宋体" w:hAnsi="宋体" w:hint="eastAsia"/>
          <w:sz w:val="24"/>
          <w:szCs w:val="24"/>
        </w:rPr>
        <w:t>30</w:t>
      </w:r>
      <w:r w:rsidRPr="009D1903">
        <w:rPr>
          <w:rFonts w:ascii="宋体" w:hAnsi="宋体"/>
          <w:sz w:val="24"/>
          <w:szCs w:val="24"/>
        </w:rPr>
        <w:t>个号码中随机摇出</w:t>
      </w:r>
      <w:r w:rsidRPr="002B1C80">
        <w:rPr>
          <w:rFonts w:ascii="宋体" w:hAnsi="宋体"/>
          <w:sz w:val="24"/>
          <w:szCs w:val="24"/>
        </w:rPr>
        <w:t>6</w:t>
      </w:r>
      <w:r w:rsidRPr="002B1C80">
        <w:rPr>
          <w:rFonts w:ascii="宋体" w:hAnsi="宋体" w:hint="eastAsia"/>
          <w:sz w:val="24"/>
          <w:szCs w:val="24"/>
        </w:rPr>
        <w:t>个号码作为基本号码，再摇出1个号码作为特别号码。</w:t>
      </w:r>
    </w:p>
    <w:p w14:paraId="477730D9"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sidRPr="009D1903">
        <w:rPr>
          <w:rFonts w:ascii="宋体" w:hAnsi="宋体"/>
          <w:sz w:val="24"/>
          <w:szCs w:val="24"/>
        </w:rPr>
        <w:t>每期开奖后，由</w:t>
      </w:r>
      <w:del w:id="71" w:author="user" w:date="2014-12-18T17:15:00Z">
        <w:r w:rsidDel="00D63A90">
          <w:rPr>
            <w:rFonts w:ascii="宋体" w:hAnsi="宋体" w:hint="eastAsia"/>
            <w:sz w:val="24"/>
            <w:szCs w:val="24"/>
          </w:rPr>
          <w:delText>柬埔寨</w:delText>
        </w:r>
      </w:del>
      <w:r w:rsidRPr="002B1C80">
        <w:rPr>
          <w:rFonts w:ascii="宋体" w:hAnsi="宋体" w:hint="eastAsia"/>
          <w:sz w:val="24"/>
          <w:szCs w:val="24"/>
        </w:rPr>
        <w:t>国家</w:t>
      </w:r>
      <w:r>
        <w:rPr>
          <w:rFonts w:ascii="宋体" w:hAnsi="宋体" w:hint="eastAsia"/>
          <w:sz w:val="24"/>
          <w:szCs w:val="24"/>
        </w:rPr>
        <w:t>体育彩票有限</w:t>
      </w:r>
      <w:r w:rsidRPr="002B1C80">
        <w:rPr>
          <w:rFonts w:ascii="宋体" w:hAnsi="宋体" w:hint="eastAsia"/>
          <w:sz w:val="24"/>
          <w:szCs w:val="24"/>
        </w:rPr>
        <w:t>公司</w:t>
      </w:r>
      <w:r w:rsidRPr="009D1903">
        <w:rPr>
          <w:rFonts w:ascii="宋体" w:hAnsi="宋体"/>
          <w:sz w:val="24"/>
          <w:szCs w:val="24"/>
        </w:rPr>
        <w:t>将当期销售总额、开奖号码、各奖级中奖情况等信息，通过新闻媒体向社会公布，并将开奖结果通知各销售终端</w:t>
      </w:r>
      <w:r w:rsidRPr="009D1903">
        <w:rPr>
          <w:rFonts w:ascii="宋体" w:hAnsi="宋体" w:hint="eastAsia"/>
          <w:sz w:val="24"/>
          <w:szCs w:val="24"/>
        </w:rPr>
        <w:t>。</w:t>
      </w:r>
    </w:p>
    <w:p w14:paraId="4299CD2C" w14:textId="77777777" w:rsidR="009B2542" w:rsidRPr="00C355EA" w:rsidRDefault="009B2542" w:rsidP="009B2542">
      <w:pPr>
        <w:pStyle w:val="2"/>
        <w:jc w:val="center"/>
        <w:rPr>
          <w:rFonts w:ascii="宋体" w:hAnsi="宋体" w:cs="宋体"/>
          <w:bCs w:val="0"/>
          <w:color w:val="000000"/>
          <w:kern w:val="0"/>
          <w:szCs w:val="21"/>
          <w:lang w:bidi="km-KH"/>
        </w:rPr>
      </w:pPr>
      <w:r w:rsidRPr="00C355EA">
        <w:rPr>
          <w:rFonts w:ascii="宋体" w:hAnsi="宋体" w:cs="宋体" w:hint="eastAsia"/>
          <w:bCs w:val="0"/>
          <w:color w:val="000000"/>
          <w:kern w:val="0"/>
          <w:szCs w:val="21"/>
          <w:lang w:bidi="km-KH"/>
        </w:rPr>
        <w:t>第五章　中</w:t>
      </w:r>
      <w:r>
        <w:rPr>
          <w:rFonts w:ascii="宋体" w:hAnsi="宋体" w:cs="宋体" w:hint="eastAsia"/>
          <w:bCs w:val="0"/>
          <w:color w:val="000000"/>
          <w:kern w:val="0"/>
          <w:szCs w:val="21"/>
          <w:lang w:bidi="km-KH"/>
        </w:rPr>
        <w:t xml:space="preserve"> </w:t>
      </w:r>
      <w:r w:rsidRPr="00C355EA">
        <w:rPr>
          <w:rFonts w:ascii="宋体" w:hAnsi="宋体" w:cs="宋体" w:hint="eastAsia"/>
          <w:bCs w:val="0"/>
          <w:color w:val="000000"/>
          <w:kern w:val="0"/>
          <w:szCs w:val="21"/>
          <w:lang w:bidi="km-KH"/>
        </w:rPr>
        <w:t>奖</w:t>
      </w:r>
    </w:p>
    <w:p w14:paraId="2160F0BF"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Pr>
          <w:rFonts w:ascii="宋体" w:hAnsi="宋体" w:hint="eastAsia"/>
          <w:sz w:val="24"/>
          <w:szCs w:val="24"/>
        </w:rPr>
        <w:t>“30选6”</w:t>
      </w:r>
      <w:r w:rsidR="00314DAB">
        <w:rPr>
          <w:rFonts w:ascii="宋体" w:hAnsi="宋体" w:hint="eastAsia"/>
          <w:sz w:val="24"/>
          <w:szCs w:val="24"/>
        </w:rPr>
        <w:t>以投注者所选投注号码与当期开奖号码匹配</w:t>
      </w:r>
      <w:r w:rsidR="00026E38">
        <w:rPr>
          <w:rFonts w:ascii="宋体" w:hAnsi="宋体" w:hint="eastAsia"/>
          <w:sz w:val="24"/>
          <w:szCs w:val="24"/>
        </w:rPr>
        <w:t>的</w:t>
      </w:r>
      <w:r w:rsidRPr="009D1903">
        <w:rPr>
          <w:rFonts w:ascii="宋体" w:hAnsi="宋体" w:hint="eastAsia"/>
          <w:sz w:val="24"/>
          <w:szCs w:val="24"/>
        </w:rPr>
        <w:t>个数确定中奖等级，具体中奖设定如下：</w:t>
      </w:r>
    </w:p>
    <w:p w14:paraId="1F00881C" w14:textId="77777777" w:rsidR="009B2542" w:rsidRPr="009D1903" w:rsidRDefault="009B2542" w:rsidP="009B2542">
      <w:pPr>
        <w:numPr>
          <w:ilvl w:val="0"/>
          <w:numId w:val="20"/>
        </w:numPr>
        <w:spacing w:line="360" w:lineRule="auto"/>
        <w:rPr>
          <w:rFonts w:ascii="宋体" w:hAnsi="宋体"/>
          <w:sz w:val="24"/>
          <w:szCs w:val="24"/>
        </w:rPr>
      </w:pPr>
      <w:r w:rsidRPr="009D1903">
        <w:rPr>
          <w:rFonts w:ascii="宋体" w:hAnsi="宋体" w:hint="eastAsia"/>
          <w:sz w:val="24"/>
          <w:szCs w:val="24"/>
        </w:rPr>
        <w:lastRenderedPageBreak/>
        <w:t>一等奖：投注号码与当期开奖号码中</w:t>
      </w:r>
      <w:r w:rsidRPr="009D1903">
        <w:rPr>
          <w:rFonts w:ascii="宋体" w:hAnsi="宋体"/>
          <w:sz w:val="24"/>
          <w:szCs w:val="24"/>
        </w:rPr>
        <w:t>6</w:t>
      </w:r>
      <w:r w:rsidRPr="009D1903">
        <w:rPr>
          <w:rFonts w:ascii="宋体" w:hAnsi="宋体" w:hint="eastAsia"/>
          <w:sz w:val="24"/>
          <w:szCs w:val="24"/>
        </w:rPr>
        <w:t>个基本号码完全相同（顺序不限，下同）；</w:t>
      </w:r>
    </w:p>
    <w:p w14:paraId="727260E7" w14:textId="77777777" w:rsidR="009B2542" w:rsidRPr="009D1903" w:rsidRDefault="009B2542" w:rsidP="009B2542">
      <w:pPr>
        <w:numPr>
          <w:ilvl w:val="0"/>
          <w:numId w:val="20"/>
        </w:numPr>
        <w:spacing w:line="360" w:lineRule="auto"/>
        <w:rPr>
          <w:rFonts w:ascii="宋体" w:hAnsi="宋体"/>
          <w:sz w:val="24"/>
          <w:szCs w:val="24"/>
        </w:rPr>
      </w:pPr>
      <w:r w:rsidRPr="009D1903">
        <w:rPr>
          <w:rFonts w:ascii="宋体" w:hAnsi="宋体" w:hint="eastAsia"/>
          <w:sz w:val="24"/>
          <w:szCs w:val="24"/>
        </w:rPr>
        <w:t>二等奖</w:t>
      </w:r>
      <w:r w:rsidRPr="00E356DE">
        <w:rPr>
          <w:rFonts w:ascii="宋体" w:hAnsi="宋体" w:hint="eastAsia"/>
          <w:sz w:val="24"/>
          <w:szCs w:val="24"/>
        </w:rPr>
        <w:t>：</w:t>
      </w:r>
      <w:r w:rsidRPr="009D1903">
        <w:rPr>
          <w:rFonts w:ascii="宋体" w:hAnsi="宋体" w:hint="eastAsia"/>
          <w:sz w:val="24"/>
          <w:szCs w:val="24"/>
        </w:rPr>
        <w:t>投注号码与当期开奖号码中任意</w:t>
      </w:r>
      <w:r w:rsidRPr="009D1903">
        <w:rPr>
          <w:rFonts w:ascii="宋体" w:hAnsi="宋体"/>
          <w:sz w:val="24"/>
          <w:szCs w:val="24"/>
        </w:rPr>
        <w:t>5</w:t>
      </w:r>
      <w:r w:rsidRPr="009D1903">
        <w:rPr>
          <w:rFonts w:ascii="宋体" w:hAnsi="宋体" w:hint="eastAsia"/>
          <w:sz w:val="24"/>
          <w:szCs w:val="24"/>
        </w:rPr>
        <w:t>个基本号码及特别号码相同；</w:t>
      </w:r>
    </w:p>
    <w:p w14:paraId="28FC69BE" w14:textId="77777777" w:rsidR="009B2542" w:rsidRDefault="009B2542" w:rsidP="009B2542">
      <w:pPr>
        <w:numPr>
          <w:ilvl w:val="0"/>
          <w:numId w:val="20"/>
        </w:numPr>
        <w:spacing w:line="360" w:lineRule="auto"/>
        <w:rPr>
          <w:rFonts w:ascii="宋体" w:hAnsi="宋体"/>
          <w:sz w:val="24"/>
          <w:szCs w:val="24"/>
        </w:rPr>
      </w:pPr>
      <w:r w:rsidRPr="009D1903">
        <w:rPr>
          <w:rFonts w:ascii="宋体" w:hAnsi="宋体" w:hint="eastAsia"/>
          <w:sz w:val="24"/>
          <w:szCs w:val="24"/>
        </w:rPr>
        <w:t>三等奖：投注号码与当期开奖号码中任意</w:t>
      </w:r>
      <w:r w:rsidRPr="009D1903">
        <w:rPr>
          <w:rFonts w:ascii="宋体" w:hAnsi="宋体"/>
          <w:sz w:val="24"/>
          <w:szCs w:val="24"/>
        </w:rPr>
        <w:t>5</w:t>
      </w:r>
      <w:r w:rsidRPr="009D1903">
        <w:rPr>
          <w:rFonts w:ascii="宋体" w:hAnsi="宋体" w:hint="eastAsia"/>
          <w:sz w:val="24"/>
          <w:szCs w:val="24"/>
        </w:rPr>
        <w:t>个基本号码相同</w:t>
      </w:r>
      <w:r>
        <w:rPr>
          <w:rFonts w:ascii="宋体" w:hAnsi="宋体" w:hint="eastAsia"/>
          <w:sz w:val="24"/>
          <w:szCs w:val="24"/>
        </w:rPr>
        <w:t>；</w:t>
      </w:r>
    </w:p>
    <w:p w14:paraId="7671602F" w14:textId="77777777" w:rsidR="009B2542" w:rsidRPr="009D1903" w:rsidRDefault="009B2542" w:rsidP="009B2542">
      <w:pPr>
        <w:numPr>
          <w:ilvl w:val="0"/>
          <w:numId w:val="20"/>
        </w:numPr>
        <w:spacing w:line="360" w:lineRule="auto"/>
        <w:rPr>
          <w:rFonts w:ascii="宋体" w:hAnsi="宋体"/>
          <w:sz w:val="24"/>
          <w:szCs w:val="24"/>
        </w:rPr>
      </w:pPr>
      <w:r>
        <w:rPr>
          <w:rFonts w:ascii="宋体" w:hAnsi="宋体" w:hint="eastAsia"/>
          <w:sz w:val="24"/>
          <w:szCs w:val="24"/>
        </w:rPr>
        <w:t>四等奖：投注号码与当期开奖号码中任意4个基本号码及特别号码相同；</w:t>
      </w:r>
    </w:p>
    <w:p w14:paraId="7683D3D2" w14:textId="77777777" w:rsidR="009B2542" w:rsidRPr="00847A0B" w:rsidRDefault="009B2542" w:rsidP="009B2542">
      <w:pPr>
        <w:numPr>
          <w:ilvl w:val="0"/>
          <w:numId w:val="20"/>
        </w:numPr>
        <w:spacing w:line="360" w:lineRule="auto"/>
        <w:rPr>
          <w:rFonts w:ascii="宋体" w:hAnsi="宋体"/>
          <w:sz w:val="24"/>
          <w:szCs w:val="24"/>
        </w:rPr>
      </w:pPr>
      <w:r>
        <w:rPr>
          <w:rFonts w:ascii="宋体" w:hAnsi="宋体" w:hint="eastAsia"/>
          <w:sz w:val="24"/>
          <w:szCs w:val="24"/>
        </w:rPr>
        <w:t>五</w:t>
      </w:r>
      <w:r w:rsidRPr="009D1903">
        <w:rPr>
          <w:rFonts w:ascii="宋体" w:hAnsi="宋体" w:hint="eastAsia"/>
          <w:sz w:val="24"/>
          <w:szCs w:val="24"/>
        </w:rPr>
        <w:t>等奖：投注号码与当期开奖号码中任意</w:t>
      </w:r>
      <w:r w:rsidRPr="009D1903">
        <w:rPr>
          <w:rFonts w:ascii="宋体" w:hAnsi="宋体"/>
          <w:sz w:val="24"/>
          <w:szCs w:val="24"/>
        </w:rPr>
        <w:t>4</w:t>
      </w:r>
      <w:r w:rsidRPr="009D1903">
        <w:rPr>
          <w:rFonts w:ascii="宋体" w:hAnsi="宋体" w:hint="eastAsia"/>
          <w:sz w:val="24"/>
          <w:szCs w:val="24"/>
        </w:rPr>
        <w:t>个基本号码相同</w:t>
      </w:r>
      <w:r>
        <w:rPr>
          <w:rFonts w:ascii="宋体" w:hAnsi="宋体" w:hint="eastAsia"/>
          <w:sz w:val="24"/>
          <w:szCs w:val="24"/>
        </w:rPr>
        <w:t>，或者投注号码与</w:t>
      </w:r>
      <w:r w:rsidRPr="009D1903">
        <w:rPr>
          <w:rFonts w:ascii="宋体" w:hAnsi="宋体" w:hint="eastAsia"/>
          <w:sz w:val="24"/>
          <w:szCs w:val="24"/>
        </w:rPr>
        <w:t>当期开奖号码中任意</w:t>
      </w:r>
      <w:r w:rsidRPr="009D1903">
        <w:rPr>
          <w:rFonts w:ascii="宋体" w:hAnsi="宋体"/>
          <w:sz w:val="24"/>
          <w:szCs w:val="24"/>
        </w:rPr>
        <w:t>3</w:t>
      </w:r>
      <w:r w:rsidRPr="009D1903">
        <w:rPr>
          <w:rFonts w:ascii="宋体" w:hAnsi="宋体" w:hint="eastAsia"/>
          <w:sz w:val="24"/>
          <w:szCs w:val="24"/>
        </w:rPr>
        <w:t>个基本号码及特别号码相同</w:t>
      </w:r>
      <w:r>
        <w:rPr>
          <w:rFonts w:ascii="宋体" w:hAnsi="宋体" w:hint="eastAsia"/>
          <w:sz w:val="24"/>
          <w:szCs w:val="24"/>
        </w:rPr>
        <w:t>；</w:t>
      </w:r>
    </w:p>
    <w:p w14:paraId="3A621D18" w14:textId="77777777" w:rsidR="009B2542" w:rsidRPr="00591C0D" w:rsidRDefault="009B2542" w:rsidP="009B2542">
      <w:pPr>
        <w:numPr>
          <w:ilvl w:val="0"/>
          <w:numId w:val="20"/>
        </w:numPr>
        <w:spacing w:line="360" w:lineRule="auto"/>
        <w:rPr>
          <w:rFonts w:ascii="宋体" w:hAnsi="宋体"/>
          <w:sz w:val="24"/>
          <w:szCs w:val="24"/>
        </w:rPr>
      </w:pPr>
      <w:r>
        <w:rPr>
          <w:rFonts w:ascii="宋体" w:hAnsi="宋体" w:hint="eastAsia"/>
          <w:sz w:val="24"/>
          <w:szCs w:val="24"/>
        </w:rPr>
        <w:t>六等奖：</w:t>
      </w:r>
      <w:r w:rsidRPr="009D1903">
        <w:rPr>
          <w:rFonts w:ascii="宋体" w:hAnsi="宋体" w:hint="eastAsia"/>
          <w:sz w:val="24"/>
          <w:szCs w:val="24"/>
        </w:rPr>
        <w:t>投注号码与当期开奖号码中任意</w:t>
      </w:r>
      <w:r>
        <w:rPr>
          <w:rFonts w:ascii="宋体" w:hAnsi="宋体" w:hint="eastAsia"/>
          <w:sz w:val="24"/>
          <w:szCs w:val="24"/>
        </w:rPr>
        <w:t>3</w:t>
      </w:r>
      <w:r w:rsidRPr="009D1903">
        <w:rPr>
          <w:rFonts w:ascii="宋体" w:hAnsi="宋体" w:hint="eastAsia"/>
          <w:sz w:val="24"/>
          <w:szCs w:val="24"/>
        </w:rPr>
        <w:t>个基本号码相同</w:t>
      </w:r>
      <w:r>
        <w:rPr>
          <w:rFonts w:ascii="宋体" w:hAnsi="宋体" w:hint="eastAsia"/>
          <w:sz w:val="24"/>
          <w:szCs w:val="24"/>
        </w:rPr>
        <w: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732"/>
        <w:gridCol w:w="1168"/>
        <w:gridCol w:w="1231"/>
        <w:gridCol w:w="4111"/>
      </w:tblGrid>
      <w:tr w:rsidR="009B2542" w:rsidRPr="009D1903" w14:paraId="4342B997" w14:textId="77777777" w:rsidTr="00321C1A">
        <w:trPr>
          <w:trHeight w:val="481"/>
          <w:tblHeader/>
        </w:trPr>
        <w:tc>
          <w:tcPr>
            <w:tcW w:w="1080" w:type="dxa"/>
            <w:vMerge w:val="restart"/>
            <w:shd w:val="clear" w:color="auto" w:fill="auto"/>
            <w:noWrap/>
            <w:vAlign w:val="center"/>
            <w:hideMark/>
          </w:tcPr>
          <w:p w14:paraId="6102FAA8" w14:textId="77777777" w:rsidR="009B2542" w:rsidRPr="009D1903" w:rsidRDefault="009B2542" w:rsidP="00321C1A">
            <w:pPr>
              <w:jc w:val="center"/>
              <w:rPr>
                <w:b/>
                <w:bCs/>
                <w:sz w:val="24"/>
                <w:szCs w:val="24"/>
                <w:lang w:bidi="km-KH"/>
              </w:rPr>
            </w:pPr>
            <w:r w:rsidRPr="009D1903">
              <w:rPr>
                <w:rFonts w:hint="eastAsia"/>
                <w:b/>
                <w:bCs/>
                <w:sz w:val="24"/>
                <w:szCs w:val="24"/>
                <w:lang w:bidi="km-KH"/>
              </w:rPr>
              <w:t>奖级</w:t>
            </w:r>
          </w:p>
        </w:tc>
        <w:tc>
          <w:tcPr>
            <w:tcW w:w="2900" w:type="dxa"/>
            <w:gridSpan w:val="2"/>
            <w:shd w:val="clear" w:color="auto" w:fill="auto"/>
            <w:noWrap/>
            <w:vAlign w:val="center"/>
            <w:hideMark/>
          </w:tcPr>
          <w:p w14:paraId="4A56F02C" w14:textId="77777777" w:rsidR="009B2542" w:rsidRPr="009D1903" w:rsidRDefault="009B2542" w:rsidP="00321C1A">
            <w:pPr>
              <w:jc w:val="center"/>
              <w:rPr>
                <w:b/>
                <w:bCs/>
                <w:sz w:val="24"/>
                <w:szCs w:val="24"/>
                <w:lang w:bidi="km-KH"/>
              </w:rPr>
            </w:pPr>
            <w:r w:rsidRPr="009D1903">
              <w:rPr>
                <w:rFonts w:hint="eastAsia"/>
                <w:b/>
                <w:bCs/>
                <w:sz w:val="24"/>
                <w:szCs w:val="24"/>
                <w:lang w:bidi="km-KH"/>
              </w:rPr>
              <w:t>中奖条件</w:t>
            </w:r>
          </w:p>
        </w:tc>
        <w:tc>
          <w:tcPr>
            <w:tcW w:w="1231" w:type="dxa"/>
            <w:vMerge w:val="restart"/>
            <w:shd w:val="clear" w:color="auto" w:fill="auto"/>
            <w:noWrap/>
            <w:vAlign w:val="center"/>
            <w:hideMark/>
          </w:tcPr>
          <w:p w14:paraId="0448AC78" w14:textId="77777777" w:rsidR="009B2542" w:rsidRPr="009D1903" w:rsidRDefault="009B2542" w:rsidP="00321C1A">
            <w:pPr>
              <w:jc w:val="center"/>
              <w:rPr>
                <w:b/>
                <w:bCs/>
                <w:sz w:val="24"/>
                <w:szCs w:val="24"/>
                <w:lang w:bidi="km-KH"/>
              </w:rPr>
            </w:pPr>
            <w:commentRangeStart w:id="72"/>
            <w:r w:rsidRPr="009D1903">
              <w:rPr>
                <w:rFonts w:hint="eastAsia"/>
                <w:b/>
                <w:bCs/>
                <w:sz w:val="24"/>
                <w:szCs w:val="24"/>
                <w:lang w:bidi="km-KH"/>
              </w:rPr>
              <w:t>中奖</w:t>
            </w:r>
          </w:p>
          <w:p w14:paraId="730D1AF5" w14:textId="77777777" w:rsidR="009B2542" w:rsidRPr="009D1903" w:rsidRDefault="009B2542" w:rsidP="00321C1A">
            <w:pPr>
              <w:jc w:val="center"/>
              <w:rPr>
                <w:b/>
                <w:bCs/>
                <w:sz w:val="24"/>
                <w:szCs w:val="24"/>
                <w:lang w:bidi="km-KH"/>
              </w:rPr>
            </w:pPr>
            <w:r w:rsidRPr="009D1903">
              <w:rPr>
                <w:rFonts w:hint="eastAsia"/>
                <w:b/>
                <w:bCs/>
                <w:sz w:val="24"/>
                <w:szCs w:val="24"/>
                <w:lang w:bidi="km-KH"/>
              </w:rPr>
              <w:t>说明</w:t>
            </w:r>
            <w:commentRangeEnd w:id="72"/>
            <w:r w:rsidR="000D10E3">
              <w:rPr>
                <w:rStyle w:val="ad"/>
              </w:rPr>
              <w:commentReference w:id="72"/>
            </w:r>
          </w:p>
        </w:tc>
        <w:tc>
          <w:tcPr>
            <w:tcW w:w="4111" w:type="dxa"/>
            <w:vMerge w:val="restart"/>
            <w:shd w:val="clear" w:color="auto" w:fill="auto"/>
            <w:noWrap/>
            <w:vAlign w:val="center"/>
            <w:hideMark/>
          </w:tcPr>
          <w:p w14:paraId="58D01F04" w14:textId="77777777" w:rsidR="009B2542" w:rsidRPr="009D1903" w:rsidRDefault="009B2542" w:rsidP="00321C1A">
            <w:pPr>
              <w:jc w:val="center"/>
              <w:rPr>
                <w:b/>
                <w:bCs/>
                <w:sz w:val="24"/>
                <w:szCs w:val="24"/>
                <w:lang w:bidi="km-KH"/>
              </w:rPr>
            </w:pPr>
            <w:r w:rsidRPr="009D1903">
              <w:rPr>
                <w:rFonts w:hint="eastAsia"/>
                <w:b/>
                <w:bCs/>
                <w:sz w:val="24"/>
                <w:szCs w:val="24"/>
                <w:lang w:bidi="km-KH"/>
              </w:rPr>
              <w:t>单注奖金</w:t>
            </w:r>
          </w:p>
        </w:tc>
      </w:tr>
      <w:tr w:rsidR="009B2542" w:rsidRPr="009D1903" w14:paraId="0A7FB67E" w14:textId="77777777" w:rsidTr="00321C1A">
        <w:trPr>
          <w:trHeight w:val="70"/>
          <w:tblHeader/>
        </w:trPr>
        <w:tc>
          <w:tcPr>
            <w:tcW w:w="1080" w:type="dxa"/>
            <w:vMerge/>
            <w:vAlign w:val="center"/>
            <w:hideMark/>
          </w:tcPr>
          <w:p w14:paraId="71D6A73A" w14:textId="77777777" w:rsidR="009B2542" w:rsidRPr="009D1903" w:rsidRDefault="009B2542" w:rsidP="0057441E">
            <w:pPr>
              <w:widowControl/>
              <w:spacing w:beforeLines="100" w:before="312" w:afterLines="100" w:after="312"/>
              <w:jc w:val="center"/>
              <w:rPr>
                <w:rFonts w:ascii="宋体" w:hAnsi="宋体" w:cs="宋体"/>
                <w:b/>
                <w:bCs/>
                <w:color w:val="000000"/>
                <w:kern w:val="0"/>
                <w:sz w:val="24"/>
                <w:szCs w:val="24"/>
                <w:lang w:bidi="km-KH"/>
              </w:rPr>
            </w:pPr>
          </w:p>
        </w:tc>
        <w:tc>
          <w:tcPr>
            <w:tcW w:w="1732" w:type="dxa"/>
            <w:shd w:val="clear" w:color="auto" w:fill="auto"/>
            <w:noWrap/>
            <w:vAlign w:val="center"/>
            <w:hideMark/>
          </w:tcPr>
          <w:p w14:paraId="52DA3FF3" w14:textId="77777777" w:rsidR="009B2542" w:rsidRPr="009D1903" w:rsidRDefault="009B2542" w:rsidP="00321C1A">
            <w:pPr>
              <w:jc w:val="center"/>
              <w:rPr>
                <w:rFonts w:ascii="宋体" w:hAnsi="宋体" w:cs="宋体"/>
                <w:b/>
                <w:bCs/>
                <w:color w:val="000000"/>
                <w:kern w:val="0"/>
                <w:sz w:val="24"/>
                <w:szCs w:val="24"/>
                <w:lang w:bidi="km-KH"/>
              </w:rPr>
            </w:pPr>
            <w:r w:rsidRPr="009D1903">
              <w:rPr>
                <w:rFonts w:ascii="宋体" w:hAnsi="宋体" w:cs="宋体" w:hint="eastAsia"/>
                <w:b/>
                <w:bCs/>
                <w:color w:val="000000"/>
                <w:kern w:val="0"/>
                <w:sz w:val="24"/>
                <w:szCs w:val="24"/>
                <w:lang w:bidi="km-KH"/>
              </w:rPr>
              <w:t>基本号码</w:t>
            </w:r>
          </w:p>
        </w:tc>
        <w:tc>
          <w:tcPr>
            <w:tcW w:w="1168" w:type="dxa"/>
            <w:shd w:val="clear" w:color="auto" w:fill="auto"/>
            <w:noWrap/>
            <w:vAlign w:val="center"/>
            <w:hideMark/>
          </w:tcPr>
          <w:p w14:paraId="19D42C10" w14:textId="77777777" w:rsidR="009B2542" w:rsidRPr="009D1903" w:rsidRDefault="009B2542" w:rsidP="00321C1A">
            <w:pPr>
              <w:jc w:val="center"/>
              <w:rPr>
                <w:rFonts w:ascii="宋体" w:hAnsi="宋体" w:cs="宋体"/>
                <w:b/>
                <w:bCs/>
                <w:color w:val="000000"/>
                <w:kern w:val="0"/>
                <w:sz w:val="24"/>
                <w:szCs w:val="24"/>
                <w:lang w:bidi="km-KH"/>
              </w:rPr>
            </w:pPr>
            <w:r w:rsidRPr="009D1903">
              <w:rPr>
                <w:rFonts w:ascii="宋体" w:hAnsi="宋体" w:cs="宋体" w:hint="eastAsia"/>
                <w:b/>
                <w:bCs/>
                <w:color w:val="000000"/>
                <w:kern w:val="0"/>
                <w:sz w:val="24"/>
                <w:szCs w:val="24"/>
                <w:lang w:bidi="km-KH"/>
              </w:rPr>
              <w:t>特别</w:t>
            </w:r>
          </w:p>
          <w:p w14:paraId="7BAB3308" w14:textId="77777777" w:rsidR="009B2542" w:rsidRPr="009D1903" w:rsidRDefault="009B2542" w:rsidP="00321C1A">
            <w:pPr>
              <w:jc w:val="center"/>
              <w:rPr>
                <w:rFonts w:ascii="宋体" w:hAnsi="宋体" w:cs="宋体"/>
                <w:b/>
                <w:bCs/>
                <w:color w:val="000000"/>
                <w:kern w:val="0"/>
                <w:sz w:val="24"/>
                <w:szCs w:val="24"/>
                <w:lang w:bidi="km-KH"/>
              </w:rPr>
            </w:pPr>
            <w:r w:rsidRPr="009D1903">
              <w:rPr>
                <w:rFonts w:ascii="宋体" w:hAnsi="宋体" w:cs="宋体" w:hint="eastAsia"/>
                <w:b/>
                <w:bCs/>
                <w:color w:val="000000"/>
                <w:kern w:val="0"/>
                <w:sz w:val="24"/>
                <w:szCs w:val="24"/>
                <w:lang w:bidi="km-KH"/>
              </w:rPr>
              <w:t>号码</w:t>
            </w:r>
          </w:p>
        </w:tc>
        <w:tc>
          <w:tcPr>
            <w:tcW w:w="1231" w:type="dxa"/>
            <w:vMerge/>
            <w:vAlign w:val="center"/>
            <w:hideMark/>
          </w:tcPr>
          <w:p w14:paraId="71D1B636" w14:textId="77777777" w:rsidR="009B2542" w:rsidRPr="009D1903" w:rsidRDefault="009B2542" w:rsidP="00321C1A">
            <w:pPr>
              <w:jc w:val="center"/>
              <w:rPr>
                <w:rFonts w:ascii="宋体" w:hAnsi="宋体" w:cs="宋体"/>
                <w:b/>
                <w:bCs/>
                <w:color w:val="000000"/>
                <w:kern w:val="0"/>
                <w:sz w:val="24"/>
                <w:szCs w:val="24"/>
                <w:lang w:bidi="km-KH"/>
              </w:rPr>
            </w:pPr>
          </w:p>
        </w:tc>
        <w:tc>
          <w:tcPr>
            <w:tcW w:w="4111" w:type="dxa"/>
            <w:vMerge/>
            <w:vAlign w:val="center"/>
            <w:hideMark/>
          </w:tcPr>
          <w:p w14:paraId="15481CA6" w14:textId="77777777" w:rsidR="009B2542" w:rsidRPr="009D1903" w:rsidRDefault="009B2542" w:rsidP="00321C1A">
            <w:pPr>
              <w:jc w:val="center"/>
              <w:rPr>
                <w:rFonts w:ascii="宋体" w:hAnsi="宋体" w:cs="宋体"/>
                <w:b/>
                <w:bCs/>
                <w:color w:val="000000"/>
                <w:kern w:val="0"/>
                <w:sz w:val="24"/>
                <w:szCs w:val="24"/>
                <w:lang w:bidi="km-KH"/>
              </w:rPr>
            </w:pPr>
          </w:p>
        </w:tc>
      </w:tr>
      <w:tr w:rsidR="009B2542" w:rsidRPr="00B95524" w14:paraId="62FA2FC6" w14:textId="77777777" w:rsidTr="00321C1A">
        <w:trPr>
          <w:trHeight w:val="922"/>
        </w:trPr>
        <w:tc>
          <w:tcPr>
            <w:tcW w:w="1080" w:type="dxa"/>
            <w:shd w:val="clear" w:color="auto" w:fill="auto"/>
            <w:noWrap/>
            <w:vAlign w:val="center"/>
            <w:hideMark/>
          </w:tcPr>
          <w:p w14:paraId="6088BD5D" w14:textId="77777777" w:rsidR="009B2542" w:rsidRPr="009D1903" w:rsidRDefault="009B2542" w:rsidP="00321C1A">
            <w:pPr>
              <w:spacing w:line="276" w:lineRule="auto"/>
              <w:rPr>
                <w:rFonts w:ascii="宋体" w:hAnsi="宋体"/>
                <w:sz w:val="24"/>
                <w:szCs w:val="24"/>
                <w:lang w:bidi="km-KH"/>
              </w:rPr>
            </w:pPr>
            <w:r w:rsidRPr="009D1903">
              <w:rPr>
                <w:rFonts w:ascii="宋体" w:hAnsi="宋体" w:hint="eastAsia"/>
                <w:sz w:val="24"/>
                <w:szCs w:val="24"/>
                <w:lang w:bidi="km-KH"/>
              </w:rPr>
              <w:t>一等奖</w:t>
            </w:r>
          </w:p>
        </w:tc>
        <w:tc>
          <w:tcPr>
            <w:tcW w:w="1732" w:type="dxa"/>
            <w:shd w:val="clear" w:color="auto" w:fill="auto"/>
            <w:noWrap/>
            <w:vAlign w:val="center"/>
            <w:hideMark/>
          </w:tcPr>
          <w:p w14:paraId="78D57E76" w14:textId="77777777" w:rsidR="009B2542" w:rsidRPr="009D1903" w:rsidRDefault="009B2542" w:rsidP="00321C1A">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3161615D" w14:textId="77777777" w:rsidR="009B2542" w:rsidRPr="009D1903" w:rsidRDefault="009B2542" w:rsidP="00321C1A">
            <w:pPr>
              <w:spacing w:line="276" w:lineRule="auto"/>
              <w:jc w:val="center"/>
              <w:rPr>
                <w:rFonts w:ascii="宋体" w:hAnsi="宋体"/>
                <w:sz w:val="24"/>
                <w:szCs w:val="24"/>
                <w:lang w:bidi="km-KH"/>
              </w:rPr>
            </w:pPr>
          </w:p>
        </w:tc>
        <w:tc>
          <w:tcPr>
            <w:tcW w:w="1231" w:type="dxa"/>
            <w:shd w:val="clear" w:color="auto" w:fill="auto"/>
            <w:noWrap/>
            <w:vAlign w:val="center"/>
            <w:hideMark/>
          </w:tcPr>
          <w:p w14:paraId="7FE10738" w14:textId="77777777" w:rsidR="009B2542" w:rsidRPr="009D1903" w:rsidRDefault="009B2542" w:rsidP="00321C1A">
            <w:pPr>
              <w:spacing w:line="276" w:lineRule="auto"/>
              <w:rPr>
                <w:rFonts w:ascii="宋体" w:hAnsi="宋体"/>
                <w:sz w:val="24"/>
                <w:szCs w:val="24"/>
                <w:lang w:bidi="km-KH"/>
              </w:rPr>
            </w:pPr>
            <w:r w:rsidRPr="009D1903">
              <w:rPr>
                <w:rFonts w:ascii="宋体" w:hAnsi="宋体" w:hint="eastAsia"/>
                <w:sz w:val="24"/>
                <w:szCs w:val="24"/>
                <w:lang w:bidi="km-KH"/>
              </w:rPr>
              <w:t>中6</w:t>
            </w:r>
          </w:p>
        </w:tc>
        <w:tc>
          <w:tcPr>
            <w:tcW w:w="4111" w:type="dxa"/>
            <w:shd w:val="clear" w:color="auto" w:fill="auto"/>
            <w:noWrap/>
            <w:vAlign w:val="center"/>
            <w:hideMark/>
          </w:tcPr>
          <w:p w14:paraId="76DEF8C2" w14:textId="77777777" w:rsidR="009B2542" w:rsidRPr="00D04BF8" w:rsidRDefault="00967E25" w:rsidP="00321C1A">
            <w:pPr>
              <w:spacing w:line="276" w:lineRule="auto"/>
              <w:rPr>
                <w:rFonts w:ascii="宋体" w:hAnsi="宋体"/>
                <w:sz w:val="24"/>
                <w:szCs w:val="24"/>
                <w:lang w:bidi="km-KH"/>
              </w:rPr>
            </w:pPr>
            <w:ins w:id="73" w:author="user" w:date="2014-12-18T17:18:00Z">
              <w:r>
                <w:rPr>
                  <w:rFonts w:ascii="宋体" w:hAnsi="宋体" w:hint="eastAsia"/>
                  <w:sz w:val="24"/>
                  <w:szCs w:val="24"/>
                  <w:lang w:bidi="km-KH"/>
                </w:rPr>
                <w:t>80,000,000瑞尔（</w:t>
              </w:r>
            </w:ins>
            <w:r w:rsidR="00873B76">
              <w:rPr>
                <w:rFonts w:ascii="宋体" w:hAnsi="宋体" w:hint="eastAsia"/>
                <w:sz w:val="24"/>
                <w:szCs w:val="24"/>
                <w:lang w:bidi="km-KH"/>
              </w:rPr>
              <w:t>2</w:t>
            </w:r>
            <w:r w:rsidR="009B2542">
              <w:rPr>
                <w:rFonts w:ascii="宋体" w:hAnsi="宋体" w:hint="eastAsia"/>
                <w:sz w:val="24"/>
                <w:szCs w:val="24"/>
                <w:lang w:bidi="km-KH"/>
              </w:rPr>
              <w:t>0</w:t>
            </w:r>
            <w:ins w:id="74" w:author="user" w:date="2014-12-18T17:18:00Z">
              <w:r w:rsidR="004E5109">
                <w:rPr>
                  <w:rFonts w:ascii="宋体" w:hAnsi="宋体" w:hint="eastAsia"/>
                  <w:sz w:val="24"/>
                  <w:szCs w:val="24"/>
                  <w:lang w:bidi="km-KH"/>
                </w:rPr>
                <w:t>,</w:t>
              </w:r>
            </w:ins>
            <w:r w:rsidR="009B2542">
              <w:rPr>
                <w:rFonts w:ascii="宋体" w:hAnsi="宋体" w:hint="eastAsia"/>
                <w:sz w:val="24"/>
                <w:szCs w:val="24"/>
                <w:lang w:bidi="km-KH"/>
              </w:rPr>
              <w:t>000美元</w:t>
            </w:r>
            <w:ins w:id="75" w:author="user" w:date="2014-12-18T17:18:00Z">
              <w:r>
                <w:rPr>
                  <w:rFonts w:ascii="宋体" w:hAnsi="宋体" w:hint="eastAsia"/>
                  <w:sz w:val="24"/>
                  <w:szCs w:val="24"/>
                  <w:lang w:bidi="km-KH"/>
                </w:rPr>
                <w:t>）</w:t>
              </w:r>
            </w:ins>
          </w:p>
        </w:tc>
      </w:tr>
      <w:tr w:rsidR="009B2542" w:rsidRPr="00B95524" w14:paraId="673DE0A5" w14:textId="77777777" w:rsidTr="00321C1A">
        <w:trPr>
          <w:trHeight w:val="465"/>
        </w:trPr>
        <w:tc>
          <w:tcPr>
            <w:tcW w:w="1080" w:type="dxa"/>
            <w:shd w:val="clear" w:color="auto" w:fill="auto"/>
            <w:noWrap/>
            <w:vAlign w:val="center"/>
            <w:hideMark/>
          </w:tcPr>
          <w:p w14:paraId="33079E2A" w14:textId="77777777" w:rsidR="009B2542" w:rsidRPr="009D1903" w:rsidRDefault="009B2542" w:rsidP="00321C1A">
            <w:pPr>
              <w:spacing w:line="276" w:lineRule="auto"/>
              <w:rPr>
                <w:rFonts w:ascii="宋体" w:hAnsi="宋体"/>
                <w:sz w:val="24"/>
                <w:szCs w:val="24"/>
                <w:lang w:bidi="km-KH"/>
              </w:rPr>
            </w:pPr>
            <w:r w:rsidRPr="009D1903">
              <w:rPr>
                <w:rFonts w:ascii="宋体" w:hAnsi="宋体" w:hint="eastAsia"/>
                <w:sz w:val="24"/>
                <w:szCs w:val="24"/>
                <w:lang w:bidi="km-KH"/>
              </w:rPr>
              <w:t>二等奖</w:t>
            </w:r>
          </w:p>
        </w:tc>
        <w:tc>
          <w:tcPr>
            <w:tcW w:w="1732" w:type="dxa"/>
            <w:shd w:val="clear" w:color="auto" w:fill="auto"/>
            <w:noWrap/>
            <w:vAlign w:val="center"/>
            <w:hideMark/>
          </w:tcPr>
          <w:p w14:paraId="464B85ED" w14:textId="77777777" w:rsidR="009B2542" w:rsidRPr="009D1903" w:rsidRDefault="009B2542" w:rsidP="00321C1A">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5A5DB8AD" w14:textId="77777777" w:rsidR="009B2542" w:rsidRPr="009D1903" w:rsidRDefault="009B2542" w:rsidP="00321C1A">
            <w:pPr>
              <w:spacing w:line="276" w:lineRule="auto"/>
              <w:jc w:val="center"/>
              <w:rPr>
                <w:rFonts w:ascii="宋体" w:hAnsi="宋体"/>
                <w:sz w:val="24"/>
                <w:szCs w:val="24"/>
                <w:lang w:bidi="km-KH"/>
              </w:rPr>
            </w:pPr>
            <w:r w:rsidRPr="009D1903">
              <w:rPr>
                <w:rFonts w:ascii="宋体" w:hAnsi="宋体" w:hint="eastAsia"/>
                <w:sz w:val="24"/>
                <w:szCs w:val="24"/>
                <w:lang w:bidi="km-KH"/>
              </w:rPr>
              <w:t>●</w:t>
            </w:r>
          </w:p>
        </w:tc>
        <w:tc>
          <w:tcPr>
            <w:tcW w:w="1231" w:type="dxa"/>
            <w:shd w:val="clear" w:color="auto" w:fill="auto"/>
            <w:noWrap/>
            <w:vAlign w:val="center"/>
            <w:hideMark/>
          </w:tcPr>
          <w:p w14:paraId="5882AE0C" w14:textId="77777777" w:rsidR="009B2542" w:rsidRPr="009D1903" w:rsidRDefault="009B2542" w:rsidP="00321C1A">
            <w:pPr>
              <w:spacing w:line="276" w:lineRule="auto"/>
              <w:rPr>
                <w:rFonts w:ascii="宋体" w:hAnsi="宋体"/>
                <w:sz w:val="24"/>
                <w:szCs w:val="24"/>
                <w:lang w:bidi="km-KH"/>
              </w:rPr>
            </w:pPr>
            <w:r w:rsidRPr="009D1903">
              <w:rPr>
                <w:rFonts w:ascii="宋体" w:hAnsi="宋体" w:hint="eastAsia"/>
                <w:sz w:val="24"/>
                <w:szCs w:val="24"/>
                <w:lang w:bidi="km-KH"/>
              </w:rPr>
              <w:t>中5+1</w:t>
            </w:r>
          </w:p>
        </w:tc>
        <w:tc>
          <w:tcPr>
            <w:tcW w:w="4111" w:type="dxa"/>
            <w:shd w:val="clear" w:color="auto" w:fill="auto"/>
            <w:noWrap/>
            <w:vAlign w:val="center"/>
            <w:hideMark/>
          </w:tcPr>
          <w:p w14:paraId="285BDD19" w14:textId="77777777" w:rsidR="009B2542" w:rsidRPr="009D1903" w:rsidRDefault="00F21A08" w:rsidP="00321C1A">
            <w:pPr>
              <w:spacing w:line="276" w:lineRule="auto"/>
              <w:rPr>
                <w:rFonts w:ascii="宋体" w:hAnsi="宋体"/>
                <w:sz w:val="24"/>
                <w:szCs w:val="24"/>
                <w:lang w:bidi="km-KH"/>
              </w:rPr>
            </w:pPr>
            <w:ins w:id="76" w:author="user" w:date="2014-12-18T17:18:00Z">
              <w:r>
                <w:rPr>
                  <w:rFonts w:ascii="宋体" w:hAnsi="宋体" w:hint="eastAsia"/>
                  <w:sz w:val="24"/>
                  <w:szCs w:val="24"/>
                  <w:lang w:bidi="km-KH"/>
                </w:rPr>
                <w:t>8,000,000瑞尔（</w:t>
              </w:r>
            </w:ins>
            <w:r w:rsidR="009B2542">
              <w:rPr>
                <w:rFonts w:ascii="宋体" w:hAnsi="宋体" w:hint="eastAsia"/>
                <w:sz w:val="24"/>
                <w:szCs w:val="24"/>
                <w:lang w:bidi="km-KH"/>
              </w:rPr>
              <w:t>2</w:t>
            </w:r>
            <w:ins w:id="77" w:author="user" w:date="2014-12-18T17:18:00Z">
              <w:r w:rsidR="004E5109">
                <w:rPr>
                  <w:rFonts w:ascii="宋体" w:hAnsi="宋体" w:hint="eastAsia"/>
                  <w:sz w:val="24"/>
                  <w:szCs w:val="24"/>
                  <w:lang w:bidi="km-KH"/>
                </w:rPr>
                <w:t>,</w:t>
              </w:r>
            </w:ins>
            <w:r w:rsidR="009B2542">
              <w:rPr>
                <w:rFonts w:ascii="宋体" w:hAnsi="宋体" w:hint="eastAsia"/>
                <w:sz w:val="24"/>
                <w:szCs w:val="24"/>
                <w:lang w:bidi="km-KH"/>
              </w:rPr>
              <w:t>000</w:t>
            </w:r>
            <w:r w:rsidR="009B2542" w:rsidRPr="009D1903">
              <w:rPr>
                <w:rFonts w:ascii="宋体" w:hAnsi="宋体" w:hint="eastAsia"/>
                <w:sz w:val="24"/>
                <w:szCs w:val="24"/>
                <w:lang w:bidi="km-KH"/>
              </w:rPr>
              <w:t>美元</w:t>
            </w:r>
            <w:ins w:id="78" w:author="user" w:date="2014-12-18T17:18:00Z">
              <w:r>
                <w:rPr>
                  <w:rFonts w:ascii="宋体" w:hAnsi="宋体" w:hint="eastAsia"/>
                  <w:sz w:val="24"/>
                  <w:szCs w:val="24"/>
                  <w:lang w:bidi="km-KH"/>
                </w:rPr>
                <w:t>）</w:t>
              </w:r>
            </w:ins>
          </w:p>
        </w:tc>
      </w:tr>
      <w:tr w:rsidR="009B2542" w:rsidRPr="00B95524" w14:paraId="39EF7F8F" w14:textId="77777777" w:rsidTr="00321C1A">
        <w:trPr>
          <w:trHeight w:val="465"/>
        </w:trPr>
        <w:tc>
          <w:tcPr>
            <w:tcW w:w="1080" w:type="dxa"/>
            <w:shd w:val="clear" w:color="auto" w:fill="auto"/>
            <w:noWrap/>
            <w:vAlign w:val="center"/>
            <w:hideMark/>
          </w:tcPr>
          <w:p w14:paraId="4BE00E9B" w14:textId="77777777" w:rsidR="009B2542" w:rsidRPr="009D1903" w:rsidRDefault="009B2542" w:rsidP="00321C1A">
            <w:pPr>
              <w:spacing w:line="276" w:lineRule="auto"/>
              <w:rPr>
                <w:rFonts w:ascii="宋体" w:hAnsi="宋体"/>
                <w:sz w:val="24"/>
                <w:szCs w:val="24"/>
                <w:lang w:bidi="km-KH"/>
              </w:rPr>
            </w:pPr>
            <w:r w:rsidRPr="009D1903">
              <w:rPr>
                <w:rFonts w:ascii="宋体" w:hAnsi="宋体" w:hint="eastAsia"/>
                <w:sz w:val="24"/>
                <w:szCs w:val="24"/>
                <w:lang w:bidi="km-KH"/>
              </w:rPr>
              <w:t>三等奖</w:t>
            </w:r>
          </w:p>
        </w:tc>
        <w:tc>
          <w:tcPr>
            <w:tcW w:w="1732" w:type="dxa"/>
            <w:shd w:val="clear" w:color="auto" w:fill="auto"/>
            <w:noWrap/>
            <w:vAlign w:val="center"/>
            <w:hideMark/>
          </w:tcPr>
          <w:p w14:paraId="6D9D2307" w14:textId="77777777" w:rsidR="009B2542" w:rsidRPr="009D1903" w:rsidRDefault="009B2542" w:rsidP="00321C1A">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4055B1C3" w14:textId="77777777" w:rsidR="009B2542" w:rsidRPr="009D1903" w:rsidRDefault="009B2542" w:rsidP="00321C1A">
            <w:pPr>
              <w:spacing w:line="276" w:lineRule="auto"/>
              <w:jc w:val="center"/>
              <w:rPr>
                <w:rFonts w:ascii="宋体" w:hAnsi="宋体"/>
                <w:sz w:val="24"/>
                <w:szCs w:val="24"/>
                <w:lang w:bidi="km-KH"/>
              </w:rPr>
            </w:pPr>
          </w:p>
        </w:tc>
        <w:tc>
          <w:tcPr>
            <w:tcW w:w="1231" w:type="dxa"/>
            <w:shd w:val="clear" w:color="auto" w:fill="auto"/>
            <w:noWrap/>
            <w:vAlign w:val="center"/>
            <w:hideMark/>
          </w:tcPr>
          <w:p w14:paraId="3291672C" w14:textId="77777777" w:rsidR="009B2542" w:rsidRPr="009D1903" w:rsidRDefault="009B2542" w:rsidP="00321C1A">
            <w:pPr>
              <w:spacing w:line="276" w:lineRule="auto"/>
              <w:rPr>
                <w:rFonts w:ascii="宋体" w:hAnsi="宋体"/>
                <w:sz w:val="24"/>
                <w:szCs w:val="24"/>
                <w:lang w:bidi="km-KH"/>
              </w:rPr>
            </w:pPr>
            <w:r w:rsidRPr="009D1903">
              <w:rPr>
                <w:rFonts w:ascii="宋体" w:hAnsi="宋体" w:hint="eastAsia"/>
                <w:sz w:val="24"/>
                <w:szCs w:val="24"/>
                <w:lang w:bidi="km-KH"/>
              </w:rPr>
              <w:t>中5</w:t>
            </w:r>
          </w:p>
        </w:tc>
        <w:tc>
          <w:tcPr>
            <w:tcW w:w="4111" w:type="dxa"/>
            <w:shd w:val="clear" w:color="auto" w:fill="auto"/>
            <w:noWrap/>
            <w:vAlign w:val="center"/>
            <w:hideMark/>
          </w:tcPr>
          <w:p w14:paraId="0F2FDAF4" w14:textId="77777777" w:rsidR="009B2542" w:rsidRPr="009D1903" w:rsidRDefault="00BA3DD2" w:rsidP="00321C1A">
            <w:pPr>
              <w:spacing w:line="276" w:lineRule="auto"/>
              <w:rPr>
                <w:rFonts w:ascii="宋体" w:hAnsi="宋体"/>
                <w:sz w:val="24"/>
                <w:szCs w:val="24"/>
                <w:lang w:bidi="km-KH"/>
              </w:rPr>
            </w:pPr>
            <w:ins w:id="79" w:author="user" w:date="2014-12-18T17:18:00Z">
              <w:r>
                <w:rPr>
                  <w:rFonts w:ascii="宋体" w:hAnsi="宋体" w:hint="eastAsia"/>
                  <w:sz w:val="24"/>
                  <w:szCs w:val="24"/>
                  <w:lang w:bidi="km-KH"/>
                </w:rPr>
                <w:t>800,000瑞尔（</w:t>
              </w:r>
            </w:ins>
            <w:r w:rsidR="009B2542">
              <w:rPr>
                <w:rFonts w:ascii="宋体" w:hAnsi="宋体" w:hint="eastAsia"/>
                <w:sz w:val="24"/>
                <w:szCs w:val="24"/>
                <w:lang w:bidi="km-KH"/>
              </w:rPr>
              <w:t>200</w:t>
            </w:r>
            <w:r w:rsidR="009B2542" w:rsidRPr="009D1903">
              <w:rPr>
                <w:rFonts w:ascii="宋体" w:hAnsi="宋体" w:hint="eastAsia"/>
                <w:sz w:val="24"/>
                <w:szCs w:val="24"/>
                <w:lang w:bidi="km-KH"/>
              </w:rPr>
              <w:t>美元</w:t>
            </w:r>
            <w:ins w:id="80" w:author="user" w:date="2014-12-18T17:18:00Z">
              <w:r>
                <w:rPr>
                  <w:rFonts w:ascii="宋体" w:hAnsi="宋体" w:hint="eastAsia"/>
                  <w:sz w:val="24"/>
                  <w:szCs w:val="24"/>
                  <w:lang w:bidi="km-KH"/>
                </w:rPr>
                <w:t>）</w:t>
              </w:r>
            </w:ins>
          </w:p>
        </w:tc>
      </w:tr>
      <w:tr w:rsidR="009B2542" w:rsidRPr="00B95524" w14:paraId="3DFD6482" w14:textId="77777777" w:rsidTr="00321C1A">
        <w:trPr>
          <w:trHeight w:val="465"/>
        </w:trPr>
        <w:tc>
          <w:tcPr>
            <w:tcW w:w="1080" w:type="dxa"/>
            <w:shd w:val="clear" w:color="auto" w:fill="auto"/>
            <w:noWrap/>
            <w:vAlign w:val="center"/>
            <w:hideMark/>
          </w:tcPr>
          <w:p w14:paraId="33FD5E47" w14:textId="77777777" w:rsidR="009B2542" w:rsidRPr="009D1903" w:rsidRDefault="009B2542" w:rsidP="00321C1A">
            <w:pPr>
              <w:spacing w:line="276" w:lineRule="auto"/>
              <w:rPr>
                <w:rFonts w:ascii="宋体" w:hAnsi="宋体"/>
                <w:sz w:val="24"/>
                <w:szCs w:val="24"/>
                <w:lang w:bidi="km-KH"/>
              </w:rPr>
            </w:pPr>
            <w:r w:rsidRPr="009D1903">
              <w:rPr>
                <w:rFonts w:ascii="宋体" w:hAnsi="宋体" w:hint="eastAsia"/>
                <w:sz w:val="24"/>
                <w:szCs w:val="24"/>
                <w:lang w:bidi="km-KH"/>
              </w:rPr>
              <w:t>四等奖</w:t>
            </w:r>
          </w:p>
        </w:tc>
        <w:tc>
          <w:tcPr>
            <w:tcW w:w="1732" w:type="dxa"/>
            <w:shd w:val="clear" w:color="auto" w:fill="auto"/>
            <w:noWrap/>
            <w:vAlign w:val="center"/>
            <w:hideMark/>
          </w:tcPr>
          <w:p w14:paraId="1A168EA8" w14:textId="77777777" w:rsidR="009B2542" w:rsidRPr="009D1903" w:rsidRDefault="009B2542" w:rsidP="00321C1A">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6E6B73BB" w14:textId="77777777" w:rsidR="009B2542" w:rsidRPr="009D1903" w:rsidRDefault="009B2542" w:rsidP="00321C1A">
            <w:pPr>
              <w:spacing w:line="276" w:lineRule="auto"/>
              <w:jc w:val="center"/>
              <w:rPr>
                <w:rFonts w:ascii="宋体" w:hAnsi="宋体"/>
                <w:sz w:val="24"/>
                <w:szCs w:val="24"/>
                <w:lang w:bidi="km-KH"/>
              </w:rPr>
            </w:pPr>
            <w:r w:rsidRPr="009D1903">
              <w:rPr>
                <w:rFonts w:ascii="宋体" w:hAnsi="宋体" w:hint="eastAsia"/>
                <w:sz w:val="24"/>
                <w:szCs w:val="24"/>
                <w:lang w:bidi="km-KH"/>
              </w:rPr>
              <w:t>●</w:t>
            </w:r>
          </w:p>
        </w:tc>
        <w:tc>
          <w:tcPr>
            <w:tcW w:w="1231" w:type="dxa"/>
            <w:shd w:val="clear" w:color="auto" w:fill="auto"/>
            <w:noWrap/>
            <w:vAlign w:val="center"/>
            <w:hideMark/>
          </w:tcPr>
          <w:p w14:paraId="2B43CFAF" w14:textId="77777777" w:rsidR="009B2542" w:rsidRPr="009D1903" w:rsidRDefault="009B2542" w:rsidP="00321C1A">
            <w:pPr>
              <w:spacing w:line="276" w:lineRule="auto"/>
              <w:rPr>
                <w:rFonts w:ascii="宋体" w:hAnsi="宋体"/>
                <w:sz w:val="24"/>
                <w:szCs w:val="24"/>
                <w:lang w:bidi="km-KH"/>
              </w:rPr>
            </w:pPr>
            <w:r w:rsidRPr="009D1903">
              <w:rPr>
                <w:rFonts w:ascii="宋体" w:hAnsi="宋体" w:hint="eastAsia"/>
                <w:sz w:val="24"/>
                <w:szCs w:val="24"/>
                <w:lang w:bidi="km-KH"/>
              </w:rPr>
              <w:t>中4+1</w:t>
            </w:r>
          </w:p>
        </w:tc>
        <w:tc>
          <w:tcPr>
            <w:tcW w:w="4111" w:type="dxa"/>
            <w:shd w:val="clear" w:color="auto" w:fill="auto"/>
            <w:noWrap/>
            <w:vAlign w:val="center"/>
            <w:hideMark/>
          </w:tcPr>
          <w:p w14:paraId="63834510" w14:textId="77777777" w:rsidR="009B2542" w:rsidRPr="009D1903" w:rsidRDefault="00ED7AF9" w:rsidP="00321C1A">
            <w:pPr>
              <w:spacing w:line="276" w:lineRule="auto"/>
              <w:rPr>
                <w:rFonts w:ascii="宋体" w:hAnsi="宋体"/>
                <w:sz w:val="24"/>
                <w:szCs w:val="24"/>
                <w:lang w:bidi="km-KH"/>
              </w:rPr>
            </w:pPr>
            <w:ins w:id="81" w:author="user" w:date="2014-12-18T17:18:00Z">
              <w:r>
                <w:rPr>
                  <w:rFonts w:ascii="宋体" w:hAnsi="宋体" w:hint="eastAsia"/>
                  <w:sz w:val="24"/>
                  <w:szCs w:val="24"/>
                  <w:lang w:bidi="km-KH"/>
                </w:rPr>
                <w:t>200,000</w:t>
              </w:r>
            </w:ins>
            <w:ins w:id="82" w:author="user" w:date="2014-12-18T17:19:00Z">
              <w:r>
                <w:rPr>
                  <w:rFonts w:ascii="宋体" w:hAnsi="宋体" w:hint="eastAsia"/>
                  <w:sz w:val="24"/>
                  <w:szCs w:val="24"/>
                  <w:lang w:bidi="km-KH"/>
                </w:rPr>
                <w:t>瑞尔（</w:t>
              </w:r>
            </w:ins>
            <w:r w:rsidR="009B2542">
              <w:rPr>
                <w:rFonts w:ascii="宋体" w:hAnsi="宋体" w:hint="eastAsia"/>
                <w:sz w:val="24"/>
                <w:szCs w:val="24"/>
                <w:lang w:bidi="km-KH"/>
              </w:rPr>
              <w:t>50</w:t>
            </w:r>
            <w:r w:rsidR="009B2542" w:rsidRPr="009D1903">
              <w:rPr>
                <w:rFonts w:ascii="宋体" w:hAnsi="宋体" w:hint="eastAsia"/>
                <w:sz w:val="24"/>
                <w:szCs w:val="24"/>
                <w:lang w:bidi="km-KH"/>
              </w:rPr>
              <w:t>美元</w:t>
            </w:r>
            <w:ins w:id="83" w:author="user" w:date="2014-12-18T17:19:00Z">
              <w:r>
                <w:rPr>
                  <w:rFonts w:ascii="宋体" w:hAnsi="宋体" w:hint="eastAsia"/>
                  <w:sz w:val="24"/>
                  <w:szCs w:val="24"/>
                  <w:lang w:bidi="km-KH"/>
                </w:rPr>
                <w:t>）</w:t>
              </w:r>
            </w:ins>
          </w:p>
        </w:tc>
      </w:tr>
      <w:tr w:rsidR="009B2542" w:rsidRPr="00B95524" w14:paraId="6E55817C" w14:textId="77777777" w:rsidTr="00321C1A">
        <w:trPr>
          <w:trHeight w:val="465"/>
        </w:trPr>
        <w:tc>
          <w:tcPr>
            <w:tcW w:w="1080" w:type="dxa"/>
            <w:vMerge w:val="restart"/>
            <w:shd w:val="clear" w:color="auto" w:fill="auto"/>
            <w:noWrap/>
            <w:vAlign w:val="center"/>
            <w:hideMark/>
          </w:tcPr>
          <w:p w14:paraId="3D05A612" w14:textId="77777777" w:rsidR="009B2542" w:rsidRPr="009D1903" w:rsidRDefault="009B2542" w:rsidP="00321C1A">
            <w:pPr>
              <w:spacing w:line="276" w:lineRule="auto"/>
              <w:rPr>
                <w:rFonts w:ascii="宋体" w:hAnsi="宋体"/>
                <w:sz w:val="24"/>
                <w:szCs w:val="24"/>
                <w:lang w:bidi="km-KH"/>
              </w:rPr>
            </w:pPr>
            <w:r>
              <w:rPr>
                <w:rFonts w:ascii="宋体" w:hAnsi="宋体" w:hint="eastAsia"/>
                <w:sz w:val="24"/>
                <w:szCs w:val="24"/>
                <w:lang w:bidi="km-KH"/>
              </w:rPr>
              <w:t>五</w:t>
            </w:r>
            <w:r w:rsidRPr="009D1903">
              <w:rPr>
                <w:rFonts w:ascii="宋体" w:hAnsi="宋体" w:hint="eastAsia"/>
                <w:sz w:val="24"/>
                <w:szCs w:val="24"/>
                <w:lang w:bidi="km-KH"/>
              </w:rPr>
              <w:t>等奖</w:t>
            </w:r>
          </w:p>
        </w:tc>
        <w:tc>
          <w:tcPr>
            <w:tcW w:w="1732" w:type="dxa"/>
            <w:shd w:val="clear" w:color="auto" w:fill="auto"/>
            <w:noWrap/>
            <w:vAlign w:val="center"/>
            <w:hideMark/>
          </w:tcPr>
          <w:p w14:paraId="1CC0C806" w14:textId="77777777" w:rsidR="009B2542" w:rsidRPr="009D1903" w:rsidRDefault="009B2542" w:rsidP="00321C1A">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2AC64C99" w14:textId="77777777" w:rsidR="009B2542" w:rsidRPr="009D1903" w:rsidRDefault="009B2542" w:rsidP="00321C1A">
            <w:pPr>
              <w:spacing w:line="276" w:lineRule="auto"/>
              <w:jc w:val="center"/>
              <w:rPr>
                <w:rFonts w:ascii="宋体" w:hAnsi="宋体"/>
                <w:sz w:val="24"/>
                <w:szCs w:val="24"/>
                <w:lang w:bidi="km-KH"/>
              </w:rPr>
            </w:pPr>
          </w:p>
        </w:tc>
        <w:tc>
          <w:tcPr>
            <w:tcW w:w="1231" w:type="dxa"/>
            <w:shd w:val="clear" w:color="auto" w:fill="auto"/>
            <w:noWrap/>
            <w:vAlign w:val="center"/>
            <w:hideMark/>
          </w:tcPr>
          <w:p w14:paraId="147548D3" w14:textId="77777777" w:rsidR="009B2542" w:rsidRPr="009D1903" w:rsidRDefault="009B2542" w:rsidP="00321C1A">
            <w:pPr>
              <w:spacing w:line="276" w:lineRule="auto"/>
              <w:rPr>
                <w:rFonts w:ascii="宋体" w:hAnsi="宋体"/>
                <w:sz w:val="24"/>
                <w:szCs w:val="24"/>
                <w:lang w:bidi="km-KH"/>
              </w:rPr>
            </w:pPr>
            <w:r w:rsidRPr="009D1903">
              <w:rPr>
                <w:rFonts w:ascii="宋体" w:hAnsi="宋体" w:hint="eastAsia"/>
                <w:sz w:val="24"/>
                <w:szCs w:val="24"/>
                <w:lang w:bidi="km-KH"/>
              </w:rPr>
              <w:t>中4</w:t>
            </w:r>
          </w:p>
        </w:tc>
        <w:tc>
          <w:tcPr>
            <w:tcW w:w="4111" w:type="dxa"/>
            <w:vMerge w:val="restart"/>
            <w:shd w:val="clear" w:color="auto" w:fill="auto"/>
            <w:noWrap/>
            <w:vAlign w:val="center"/>
            <w:hideMark/>
          </w:tcPr>
          <w:p w14:paraId="727785D0" w14:textId="77777777" w:rsidR="009B2542" w:rsidRPr="009D1903" w:rsidRDefault="00A7590F" w:rsidP="00321C1A">
            <w:pPr>
              <w:spacing w:line="276" w:lineRule="auto"/>
              <w:rPr>
                <w:rFonts w:ascii="宋体" w:hAnsi="宋体"/>
                <w:sz w:val="24"/>
                <w:szCs w:val="24"/>
                <w:lang w:bidi="km-KH"/>
              </w:rPr>
            </w:pPr>
            <w:ins w:id="84" w:author="user" w:date="2014-12-18T17:19:00Z">
              <w:r>
                <w:rPr>
                  <w:rFonts w:ascii="宋体" w:hAnsi="宋体" w:hint="eastAsia"/>
                  <w:sz w:val="24"/>
                  <w:szCs w:val="24"/>
                  <w:lang w:bidi="km-KH"/>
                </w:rPr>
                <w:t>20,000瑞尔（</w:t>
              </w:r>
            </w:ins>
            <w:r w:rsidR="009B2542">
              <w:rPr>
                <w:rFonts w:ascii="宋体" w:hAnsi="宋体" w:hint="eastAsia"/>
                <w:sz w:val="24"/>
                <w:szCs w:val="24"/>
                <w:lang w:bidi="km-KH"/>
              </w:rPr>
              <w:t>5</w:t>
            </w:r>
            <w:r w:rsidR="009B2542" w:rsidRPr="009D1903">
              <w:rPr>
                <w:rFonts w:ascii="宋体" w:hAnsi="宋体" w:hint="eastAsia"/>
                <w:sz w:val="24"/>
                <w:szCs w:val="24"/>
                <w:lang w:bidi="km-KH"/>
              </w:rPr>
              <w:t>美元</w:t>
            </w:r>
            <w:ins w:id="85" w:author="user" w:date="2014-12-18T17:19:00Z">
              <w:r>
                <w:rPr>
                  <w:rFonts w:ascii="宋体" w:hAnsi="宋体" w:hint="eastAsia"/>
                  <w:sz w:val="24"/>
                  <w:szCs w:val="24"/>
                  <w:lang w:bidi="km-KH"/>
                </w:rPr>
                <w:t>）</w:t>
              </w:r>
            </w:ins>
          </w:p>
        </w:tc>
      </w:tr>
      <w:tr w:rsidR="009B2542" w:rsidRPr="00B95524" w14:paraId="4AEAFE2B" w14:textId="77777777" w:rsidTr="00321C1A">
        <w:trPr>
          <w:trHeight w:val="465"/>
        </w:trPr>
        <w:tc>
          <w:tcPr>
            <w:tcW w:w="1080" w:type="dxa"/>
            <w:vMerge/>
            <w:shd w:val="clear" w:color="auto" w:fill="auto"/>
            <w:noWrap/>
            <w:vAlign w:val="center"/>
            <w:hideMark/>
          </w:tcPr>
          <w:p w14:paraId="615554E0" w14:textId="77777777" w:rsidR="009B2542" w:rsidRPr="009D1903" w:rsidRDefault="009B2542" w:rsidP="00321C1A">
            <w:pPr>
              <w:spacing w:line="276" w:lineRule="auto"/>
              <w:rPr>
                <w:rFonts w:ascii="宋体" w:hAnsi="宋体"/>
                <w:sz w:val="24"/>
                <w:szCs w:val="24"/>
                <w:lang w:bidi="km-KH"/>
              </w:rPr>
            </w:pPr>
          </w:p>
        </w:tc>
        <w:tc>
          <w:tcPr>
            <w:tcW w:w="1732" w:type="dxa"/>
            <w:shd w:val="clear" w:color="auto" w:fill="auto"/>
            <w:noWrap/>
            <w:vAlign w:val="center"/>
            <w:hideMark/>
          </w:tcPr>
          <w:p w14:paraId="21A605B2" w14:textId="77777777" w:rsidR="009B2542" w:rsidRPr="009D1903" w:rsidRDefault="009B2542" w:rsidP="00321C1A">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79353BDA" w14:textId="77777777" w:rsidR="009B2542" w:rsidRPr="009D1903" w:rsidRDefault="009B2542" w:rsidP="00321C1A">
            <w:pPr>
              <w:spacing w:line="276" w:lineRule="auto"/>
              <w:jc w:val="center"/>
              <w:rPr>
                <w:rFonts w:ascii="宋体" w:hAnsi="宋体"/>
                <w:sz w:val="24"/>
                <w:szCs w:val="24"/>
                <w:lang w:bidi="km-KH"/>
              </w:rPr>
            </w:pPr>
            <w:r w:rsidRPr="009D1903">
              <w:rPr>
                <w:rFonts w:ascii="宋体" w:hAnsi="宋体" w:hint="eastAsia"/>
                <w:sz w:val="24"/>
                <w:szCs w:val="24"/>
                <w:lang w:bidi="km-KH"/>
              </w:rPr>
              <w:t>●</w:t>
            </w:r>
          </w:p>
        </w:tc>
        <w:tc>
          <w:tcPr>
            <w:tcW w:w="1231" w:type="dxa"/>
            <w:shd w:val="clear" w:color="auto" w:fill="auto"/>
            <w:noWrap/>
            <w:vAlign w:val="center"/>
            <w:hideMark/>
          </w:tcPr>
          <w:p w14:paraId="0A461143" w14:textId="77777777" w:rsidR="009B2542" w:rsidRPr="009D1903" w:rsidRDefault="009B2542" w:rsidP="00321C1A">
            <w:pPr>
              <w:spacing w:line="276" w:lineRule="auto"/>
              <w:rPr>
                <w:rFonts w:ascii="宋体" w:hAnsi="宋体"/>
                <w:sz w:val="24"/>
                <w:szCs w:val="24"/>
                <w:lang w:bidi="km-KH"/>
              </w:rPr>
            </w:pPr>
            <w:r w:rsidRPr="009D1903">
              <w:rPr>
                <w:rFonts w:ascii="宋体" w:hAnsi="宋体" w:hint="eastAsia"/>
                <w:sz w:val="24"/>
                <w:szCs w:val="24"/>
                <w:lang w:bidi="km-KH"/>
              </w:rPr>
              <w:t>中3+</w:t>
            </w:r>
            <w:r>
              <w:rPr>
                <w:rFonts w:ascii="宋体" w:hAnsi="宋体" w:hint="eastAsia"/>
                <w:sz w:val="24"/>
                <w:szCs w:val="24"/>
                <w:lang w:bidi="km-KH"/>
              </w:rPr>
              <w:t>1</w:t>
            </w:r>
          </w:p>
        </w:tc>
        <w:tc>
          <w:tcPr>
            <w:tcW w:w="4111" w:type="dxa"/>
            <w:vMerge/>
            <w:shd w:val="clear" w:color="auto" w:fill="auto"/>
            <w:noWrap/>
            <w:vAlign w:val="center"/>
            <w:hideMark/>
          </w:tcPr>
          <w:p w14:paraId="3D10DC94" w14:textId="77777777" w:rsidR="009B2542" w:rsidRPr="009D1903" w:rsidRDefault="009B2542" w:rsidP="00321C1A">
            <w:pPr>
              <w:spacing w:line="276" w:lineRule="auto"/>
              <w:rPr>
                <w:rFonts w:ascii="宋体" w:hAnsi="宋体"/>
                <w:sz w:val="24"/>
                <w:szCs w:val="24"/>
                <w:lang w:bidi="km-KH"/>
              </w:rPr>
            </w:pPr>
          </w:p>
        </w:tc>
      </w:tr>
      <w:tr w:rsidR="009B2542" w:rsidRPr="00B95524" w14:paraId="40A79829" w14:textId="77777777" w:rsidTr="00321C1A">
        <w:trPr>
          <w:trHeight w:val="465"/>
        </w:trPr>
        <w:tc>
          <w:tcPr>
            <w:tcW w:w="1080" w:type="dxa"/>
            <w:shd w:val="clear" w:color="auto" w:fill="auto"/>
            <w:noWrap/>
            <w:vAlign w:val="center"/>
            <w:hideMark/>
          </w:tcPr>
          <w:p w14:paraId="3425A0BF" w14:textId="77777777" w:rsidR="009B2542" w:rsidDel="00591C0D" w:rsidRDefault="009B2542" w:rsidP="00321C1A">
            <w:pPr>
              <w:spacing w:line="276" w:lineRule="auto"/>
              <w:rPr>
                <w:rFonts w:ascii="宋体" w:hAnsi="宋体"/>
                <w:sz w:val="24"/>
                <w:szCs w:val="24"/>
                <w:lang w:bidi="km-KH"/>
              </w:rPr>
            </w:pPr>
            <w:r>
              <w:rPr>
                <w:rFonts w:ascii="宋体" w:hAnsi="宋体" w:hint="eastAsia"/>
                <w:sz w:val="24"/>
                <w:szCs w:val="24"/>
                <w:lang w:bidi="km-KH"/>
              </w:rPr>
              <w:t>六</w:t>
            </w:r>
            <w:r w:rsidRPr="009D1903">
              <w:rPr>
                <w:rFonts w:ascii="宋体" w:hAnsi="宋体" w:hint="eastAsia"/>
                <w:sz w:val="24"/>
                <w:szCs w:val="24"/>
                <w:lang w:bidi="km-KH"/>
              </w:rPr>
              <w:t>等奖</w:t>
            </w:r>
          </w:p>
        </w:tc>
        <w:tc>
          <w:tcPr>
            <w:tcW w:w="1732" w:type="dxa"/>
            <w:shd w:val="clear" w:color="auto" w:fill="auto"/>
            <w:noWrap/>
            <w:vAlign w:val="center"/>
            <w:hideMark/>
          </w:tcPr>
          <w:p w14:paraId="22949329" w14:textId="77777777" w:rsidR="009B2542" w:rsidRPr="009D1903" w:rsidRDefault="009B2542" w:rsidP="00321C1A">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38DE4238" w14:textId="77777777" w:rsidR="009B2542" w:rsidRPr="009D1903" w:rsidRDefault="009B2542" w:rsidP="00321C1A">
            <w:pPr>
              <w:spacing w:line="276" w:lineRule="auto"/>
              <w:jc w:val="center"/>
              <w:rPr>
                <w:rFonts w:ascii="宋体" w:hAnsi="宋体"/>
                <w:sz w:val="24"/>
                <w:szCs w:val="24"/>
                <w:lang w:bidi="km-KH"/>
              </w:rPr>
            </w:pPr>
          </w:p>
        </w:tc>
        <w:tc>
          <w:tcPr>
            <w:tcW w:w="1231" w:type="dxa"/>
            <w:shd w:val="clear" w:color="auto" w:fill="auto"/>
            <w:noWrap/>
            <w:vAlign w:val="center"/>
            <w:hideMark/>
          </w:tcPr>
          <w:p w14:paraId="419F2C45" w14:textId="77777777" w:rsidR="009B2542" w:rsidRPr="009D1903" w:rsidRDefault="009B2542" w:rsidP="00321C1A">
            <w:pPr>
              <w:spacing w:line="276" w:lineRule="auto"/>
              <w:rPr>
                <w:rFonts w:ascii="宋体" w:hAnsi="宋体"/>
                <w:sz w:val="24"/>
                <w:szCs w:val="24"/>
                <w:lang w:bidi="km-KH"/>
              </w:rPr>
            </w:pPr>
            <w:r w:rsidRPr="009D1903">
              <w:rPr>
                <w:rFonts w:ascii="宋体" w:hAnsi="宋体" w:hint="eastAsia"/>
                <w:sz w:val="24"/>
                <w:szCs w:val="24"/>
                <w:lang w:bidi="km-KH"/>
              </w:rPr>
              <w:t>中3</w:t>
            </w:r>
          </w:p>
        </w:tc>
        <w:tc>
          <w:tcPr>
            <w:tcW w:w="4111" w:type="dxa"/>
            <w:shd w:val="clear" w:color="auto" w:fill="auto"/>
            <w:noWrap/>
            <w:vAlign w:val="center"/>
            <w:hideMark/>
          </w:tcPr>
          <w:p w14:paraId="12722950" w14:textId="77777777" w:rsidR="009B2542" w:rsidDel="00591C0D" w:rsidRDefault="00A7590F" w:rsidP="00321C1A">
            <w:pPr>
              <w:spacing w:line="276" w:lineRule="auto"/>
              <w:rPr>
                <w:rFonts w:ascii="宋体" w:hAnsi="宋体"/>
                <w:sz w:val="24"/>
                <w:szCs w:val="24"/>
                <w:lang w:bidi="km-KH"/>
              </w:rPr>
            </w:pPr>
            <w:ins w:id="86" w:author="user" w:date="2014-12-18T17:19:00Z">
              <w:r>
                <w:rPr>
                  <w:rFonts w:ascii="宋体" w:hAnsi="宋体" w:hint="eastAsia"/>
                  <w:sz w:val="24"/>
                  <w:szCs w:val="24"/>
                  <w:lang w:bidi="km-KH"/>
                </w:rPr>
                <w:t>8,000瑞尔（</w:t>
              </w:r>
            </w:ins>
            <w:r w:rsidR="009B2542">
              <w:rPr>
                <w:rFonts w:ascii="宋体" w:hAnsi="宋体" w:hint="eastAsia"/>
                <w:sz w:val="24"/>
                <w:szCs w:val="24"/>
                <w:lang w:bidi="km-KH"/>
              </w:rPr>
              <w:t>2</w:t>
            </w:r>
            <w:r w:rsidR="009B2542" w:rsidRPr="009D1903">
              <w:rPr>
                <w:rFonts w:ascii="宋体" w:hAnsi="宋体" w:hint="eastAsia"/>
                <w:sz w:val="24"/>
                <w:szCs w:val="24"/>
                <w:lang w:bidi="km-KH"/>
              </w:rPr>
              <w:t>美元</w:t>
            </w:r>
            <w:ins w:id="87" w:author="user" w:date="2014-12-18T17:19:00Z">
              <w:r>
                <w:rPr>
                  <w:rFonts w:ascii="宋体" w:hAnsi="宋体" w:hint="eastAsia"/>
                  <w:sz w:val="24"/>
                  <w:szCs w:val="24"/>
                  <w:lang w:bidi="km-KH"/>
                </w:rPr>
                <w:t>）</w:t>
              </w:r>
            </w:ins>
          </w:p>
        </w:tc>
      </w:tr>
    </w:tbl>
    <w:p w14:paraId="78853C46"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sidRPr="009D1903">
        <w:rPr>
          <w:rFonts w:ascii="宋体" w:hAnsi="宋体" w:hint="eastAsia"/>
          <w:sz w:val="24"/>
          <w:szCs w:val="24"/>
        </w:rPr>
        <w:t>当期每注投注号码只有一次中奖机会，不能兼中兼得（另行设奖按设奖规定执行）。</w:t>
      </w:r>
    </w:p>
    <w:p w14:paraId="2A665266" w14:textId="77777777" w:rsidR="009B2542" w:rsidRPr="0070403C" w:rsidRDefault="009B2542" w:rsidP="009B2542">
      <w:pPr>
        <w:pStyle w:val="2"/>
        <w:jc w:val="center"/>
        <w:rPr>
          <w:rFonts w:ascii="宋体" w:hAnsi="宋体" w:cs="宋体"/>
          <w:bCs w:val="0"/>
          <w:color w:val="000000"/>
          <w:kern w:val="0"/>
          <w:szCs w:val="21"/>
          <w:lang w:bidi="km-KH"/>
        </w:rPr>
      </w:pPr>
      <w:r w:rsidRPr="0070403C">
        <w:rPr>
          <w:rFonts w:ascii="宋体" w:hAnsi="宋体" w:cs="宋体" w:hint="eastAsia"/>
          <w:bCs w:val="0"/>
          <w:color w:val="000000"/>
          <w:kern w:val="0"/>
          <w:szCs w:val="21"/>
          <w:lang w:bidi="km-KH"/>
        </w:rPr>
        <w:t>第六章　兑</w:t>
      </w:r>
      <w:r>
        <w:rPr>
          <w:rFonts w:ascii="宋体" w:hAnsi="宋体" w:cs="宋体" w:hint="eastAsia"/>
          <w:bCs w:val="0"/>
          <w:color w:val="000000"/>
          <w:kern w:val="0"/>
          <w:szCs w:val="21"/>
          <w:lang w:bidi="km-KH"/>
        </w:rPr>
        <w:t xml:space="preserve"> </w:t>
      </w:r>
      <w:r w:rsidRPr="0070403C">
        <w:rPr>
          <w:rFonts w:ascii="宋体" w:hAnsi="宋体" w:cs="宋体" w:hint="eastAsia"/>
          <w:bCs w:val="0"/>
          <w:color w:val="000000"/>
          <w:kern w:val="0"/>
          <w:szCs w:val="21"/>
          <w:lang w:bidi="km-KH"/>
        </w:rPr>
        <w:t>奖</w:t>
      </w:r>
    </w:p>
    <w:p w14:paraId="3273EE65" w14:textId="77777777" w:rsidR="009B2542" w:rsidRDefault="009B2542" w:rsidP="0057441E">
      <w:pPr>
        <w:numPr>
          <w:ilvl w:val="0"/>
          <w:numId w:val="19"/>
        </w:numPr>
        <w:spacing w:beforeLines="50" w:before="156" w:afterLines="50" w:after="156" w:line="360" w:lineRule="auto"/>
        <w:rPr>
          <w:rFonts w:ascii="宋体" w:hAnsi="宋体"/>
          <w:sz w:val="24"/>
          <w:szCs w:val="24"/>
        </w:rPr>
      </w:pPr>
      <w:r>
        <w:rPr>
          <w:rFonts w:ascii="宋体" w:hAnsi="宋体" w:hint="eastAsia"/>
          <w:sz w:val="24"/>
          <w:szCs w:val="24"/>
        </w:rPr>
        <w:t>每期</w:t>
      </w:r>
      <w:r w:rsidRPr="006A7E40">
        <w:rPr>
          <w:rFonts w:ascii="宋体" w:hAnsi="宋体" w:hint="eastAsia"/>
          <w:sz w:val="24"/>
          <w:szCs w:val="24"/>
        </w:rPr>
        <w:t>自开奖之日起</w:t>
      </w:r>
      <w:ins w:id="88" w:author="user" w:date="2014-12-18T17:21:00Z">
        <w:r w:rsidR="00FA715E">
          <w:rPr>
            <w:rFonts w:ascii="宋体" w:hAnsi="宋体" w:hint="eastAsia"/>
            <w:sz w:val="24"/>
            <w:szCs w:val="24"/>
          </w:rPr>
          <w:t>6</w:t>
        </w:r>
      </w:ins>
      <w:del w:id="89" w:author="user" w:date="2014-12-18T17:21:00Z">
        <w:r w:rsidRPr="006A7E40" w:rsidDel="00FA715E">
          <w:rPr>
            <w:rFonts w:ascii="宋体" w:hAnsi="宋体" w:hint="eastAsia"/>
            <w:sz w:val="24"/>
            <w:szCs w:val="24"/>
          </w:rPr>
          <w:delText>3</w:delText>
        </w:r>
      </w:del>
      <w:r w:rsidRPr="006A7E40">
        <w:rPr>
          <w:rFonts w:ascii="宋体" w:hAnsi="宋体" w:hint="eastAsia"/>
          <w:sz w:val="24"/>
          <w:szCs w:val="24"/>
        </w:rPr>
        <w:t>0</w:t>
      </w:r>
      <w:r>
        <w:rPr>
          <w:rFonts w:ascii="宋体" w:hAnsi="宋体" w:hint="eastAsia"/>
          <w:sz w:val="24"/>
          <w:szCs w:val="24"/>
        </w:rPr>
        <w:t>天为兑奖期</w:t>
      </w:r>
      <w:r w:rsidRPr="006A7E40">
        <w:rPr>
          <w:rFonts w:ascii="宋体" w:hAnsi="宋体" w:hint="eastAsia"/>
          <w:sz w:val="24"/>
          <w:szCs w:val="24"/>
        </w:rPr>
        <w:t>，逾期</w:t>
      </w:r>
      <w:proofErr w:type="gramStart"/>
      <w:r w:rsidRPr="006A7E40">
        <w:rPr>
          <w:rFonts w:ascii="宋体" w:hAnsi="宋体" w:hint="eastAsia"/>
          <w:sz w:val="24"/>
          <w:szCs w:val="24"/>
        </w:rPr>
        <w:t>不</w:t>
      </w:r>
      <w:proofErr w:type="gramEnd"/>
      <w:r w:rsidRPr="006A7E40">
        <w:rPr>
          <w:rFonts w:ascii="宋体" w:hAnsi="宋体" w:hint="eastAsia"/>
          <w:sz w:val="24"/>
          <w:szCs w:val="24"/>
        </w:rPr>
        <w:t>兑奖的视为弃奖。</w:t>
      </w:r>
      <w:r>
        <w:rPr>
          <w:rFonts w:ascii="宋体" w:hAnsi="宋体" w:hint="eastAsia"/>
          <w:sz w:val="24"/>
          <w:szCs w:val="24"/>
        </w:rPr>
        <w:t>弃奖奖金进入调节基金。</w:t>
      </w:r>
    </w:p>
    <w:p w14:paraId="248D5C47" w14:textId="77777777" w:rsidR="009B2542" w:rsidRDefault="009B2542" w:rsidP="0057441E">
      <w:pPr>
        <w:numPr>
          <w:ilvl w:val="0"/>
          <w:numId w:val="19"/>
        </w:numPr>
        <w:spacing w:beforeLines="50" w:before="156" w:afterLines="50" w:after="156" w:line="360" w:lineRule="auto"/>
        <w:rPr>
          <w:rFonts w:ascii="宋体" w:hAnsi="宋体"/>
          <w:sz w:val="24"/>
          <w:szCs w:val="24"/>
        </w:rPr>
      </w:pPr>
      <w:r w:rsidRPr="006A7E40">
        <w:rPr>
          <w:rFonts w:ascii="宋体" w:hAnsi="宋体" w:hint="eastAsia"/>
          <w:sz w:val="24"/>
          <w:szCs w:val="24"/>
        </w:rPr>
        <w:t>中奖人兑奖时须提交完整的</w:t>
      </w:r>
      <w:r w:rsidRPr="002B1C80">
        <w:rPr>
          <w:rFonts w:ascii="宋体" w:hAnsi="宋体" w:hint="eastAsia"/>
          <w:sz w:val="24"/>
          <w:szCs w:val="24"/>
        </w:rPr>
        <w:t>中</w:t>
      </w:r>
      <w:r w:rsidRPr="006A7E40">
        <w:rPr>
          <w:rFonts w:ascii="宋体" w:hAnsi="宋体" w:hint="eastAsia"/>
          <w:sz w:val="24"/>
          <w:szCs w:val="24"/>
        </w:rPr>
        <w:t>奖彩票。中奖彩票因受损导致无法辨认真伪的，不予兑奖。</w:t>
      </w:r>
    </w:p>
    <w:p w14:paraId="5E19E37D" w14:textId="77777777" w:rsidR="009B2542" w:rsidRDefault="009B2542" w:rsidP="0057441E">
      <w:pPr>
        <w:numPr>
          <w:ilvl w:val="0"/>
          <w:numId w:val="19"/>
        </w:numPr>
        <w:spacing w:beforeLines="50" w:before="156" w:afterLines="50" w:after="156" w:line="360" w:lineRule="auto"/>
        <w:rPr>
          <w:rFonts w:ascii="宋体" w:hAnsi="宋体"/>
          <w:sz w:val="24"/>
          <w:szCs w:val="24"/>
        </w:rPr>
      </w:pPr>
      <w:r w:rsidRPr="006A7E40">
        <w:rPr>
          <w:rFonts w:ascii="宋体" w:hAnsi="宋体" w:hint="eastAsia"/>
          <w:sz w:val="24"/>
          <w:szCs w:val="24"/>
        </w:rPr>
        <w:lastRenderedPageBreak/>
        <w:t>单张彩票中奖奖金超过</w:t>
      </w:r>
      <w:r w:rsidRPr="006A7E40">
        <w:rPr>
          <w:rFonts w:ascii="宋体" w:hAnsi="宋体"/>
          <w:sz w:val="24"/>
          <w:szCs w:val="24"/>
        </w:rPr>
        <w:t>10000</w:t>
      </w:r>
      <w:r w:rsidRPr="006A7E40">
        <w:rPr>
          <w:rFonts w:ascii="宋体" w:hAnsi="宋体" w:hint="eastAsia"/>
          <w:sz w:val="24"/>
          <w:szCs w:val="24"/>
        </w:rPr>
        <w:t>美元的中奖者，须持中奖彩票和本人有效身份证件，在兑奖期限内到</w:t>
      </w:r>
      <w:del w:id="90" w:author="user" w:date="2014-12-18T17:21:00Z">
        <w:r w:rsidRPr="006A7E40" w:rsidDel="004478C9">
          <w:rPr>
            <w:rFonts w:ascii="宋体" w:hAnsi="宋体" w:hint="eastAsia"/>
            <w:sz w:val="24"/>
            <w:szCs w:val="24"/>
          </w:rPr>
          <w:delText>柬埔寨</w:delText>
        </w:r>
      </w:del>
      <w:r w:rsidRPr="006A7E40">
        <w:rPr>
          <w:rFonts w:ascii="宋体" w:hAnsi="宋体" w:hint="eastAsia"/>
          <w:sz w:val="24"/>
          <w:szCs w:val="24"/>
        </w:rPr>
        <w:t>国家体育彩票有限公司登记兑奖</w:t>
      </w:r>
      <w:r>
        <w:rPr>
          <w:rFonts w:ascii="宋体" w:hAnsi="宋体" w:hint="eastAsia"/>
          <w:sz w:val="24"/>
          <w:szCs w:val="24"/>
        </w:rPr>
        <w:t>；</w:t>
      </w:r>
      <w:r w:rsidRPr="006A7E40">
        <w:rPr>
          <w:rFonts w:ascii="宋体" w:hAnsi="宋体" w:hint="eastAsia"/>
          <w:sz w:val="24"/>
          <w:szCs w:val="24"/>
        </w:rPr>
        <w:t>单张彩票中奖奖金在</w:t>
      </w:r>
      <w:r w:rsidRPr="006A7E40">
        <w:rPr>
          <w:rFonts w:ascii="宋体" w:hAnsi="宋体"/>
          <w:sz w:val="24"/>
          <w:szCs w:val="24"/>
        </w:rPr>
        <w:t>10000</w:t>
      </w:r>
      <w:r>
        <w:rPr>
          <w:rFonts w:ascii="宋体" w:hAnsi="宋体" w:hint="eastAsia"/>
          <w:sz w:val="24"/>
          <w:szCs w:val="24"/>
        </w:rPr>
        <w:t>美元</w:t>
      </w:r>
      <w:ins w:id="91" w:author="user" w:date="2014-12-18T17:21:00Z">
        <w:r w:rsidR="004478C9">
          <w:rPr>
            <w:rFonts w:ascii="宋体" w:hAnsi="宋体" w:hint="eastAsia"/>
            <w:sz w:val="24"/>
            <w:szCs w:val="24"/>
          </w:rPr>
          <w:t>（含）</w:t>
        </w:r>
      </w:ins>
      <w:del w:id="92" w:author="user" w:date="2014-12-18T17:21:00Z">
        <w:r w:rsidDel="004478C9">
          <w:rPr>
            <w:rFonts w:ascii="宋体" w:hAnsi="宋体" w:hint="eastAsia"/>
            <w:sz w:val="24"/>
            <w:szCs w:val="24"/>
          </w:rPr>
          <w:delText>及</w:delText>
        </w:r>
      </w:del>
      <w:r w:rsidRPr="006A7E40">
        <w:rPr>
          <w:rFonts w:ascii="宋体" w:hAnsi="宋体" w:hint="eastAsia"/>
          <w:sz w:val="24"/>
          <w:szCs w:val="24"/>
        </w:rPr>
        <w:t>以下</w:t>
      </w:r>
      <w:ins w:id="93" w:author="user" w:date="2014-12-18T17:22:00Z">
        <w:r w:rsidR="004478C9">
          <w:rPr>
            <w:rFonts w:ascii="宋体" w:hAnsi="宋体" w:hint="eastAsia"/>
            <w:sz w:val="24"/>
            <w:szCs w:val="24"/>
          </w:rPr>
          <w:t>，</w:t>
        </w:r>
      </w:ins>
      <w:r w:rsidRPr="006A7E40">
        <w:rPr>
          <w:rFonts w:ascii="宋体" w:hAnsi="宋体"/>
          <w:sz w:val="24"/>
          <w:szCs w:val="24"/>
        </w:rPr>
        <w:t>1000</w:t>
      </w:r>
      <w:r w:rsidRPr="006A7E40">
        <w:rPr>
          <w:rFonts w:ascii="宋体" w:hAnsi="宋体" w:hint="eastAsia"/>
          <w:sz w:val="24"/>
          <w:szCs w:val="24"/>
        </w:rPr>
        <w:t>美元以上的中奖者，可持中奖彩票在各</w:t>
      </w:r>
      <w:del w:id="94" w:author="user" w:date="2014-12-18T17:22:00Z">
        <w:r w:rsidRPr="006A7E40" w:rsidDel="006B30A3">
          <w:rPr>
            <w:rFonts w:ascii="宋体" w:hAnsi="宋体" w:hint="eastAsia"/>
            <w:sz w:val="24"/>
            <w:szCs w:val="24"/>
          </w:rPr>
          <w:delText>省办事处</w:delText>
        </w:r>
      </w:del>
      <w:ins w:id="95" w:author="user" w:date="2014-12-18T17:22:00Z">
        <w:r w:rsidR="006B30A3">
          <w:rPr>
            <w:rFonts w:ascii="宋体" w:hAnsi="宋体" w:hint="eastAsia"/>
            <w:sz w:val="24"/>
            <w:szCs w:val="24"/>
          </w:rPr>
          <w:t>区域中心</w:t>
        </w:r>
      </w:ins>
      <w:r w:rsidRPr="006A7E40">
        <w:rPr>
          <w:rFonts w:ascii="宋体" w:hAnsi="宋体" w:hint="eastAsia"/>
          <w:sz w:val="24"/>
          <w:szCs w:val="24"/>
        </w:rPr>
        <w:t>兑奖</w:t>
      </w:r>
      <w:r>
        <w:rPr>
          <w:rFonts w:ascii="宋体" w:hAnsi="宋体" w:hint="eastAsia"/>
          <w:sz w:val="24"/>
          <w:szCs w:val="24"/>
        </w:rPr>
        <w:t>；</w:t>
      </w:r>
      <w:r w:rsidRPr="006A7E40">
        <w:rPr>
          <w:rFonts w:ascii="宋体" w:hAnsi="宋体"/>
          <w:sz w:val="24"/>
          <w:szCs w:val="24"/>
        </w:rPr>
        <w:t>1000</w:t>
      </w:r>
      <w:r>
        <w:rPr>
          <w:rFonts w:ascii="宋体" w:hAnsi="宋体" w:hint="eastAsia"/>
          <w:sz w:val="24"/>
          <w:szCs w:val="24"/>
        </w:rPr>
        <w:t>美元</w:t>
      </w:r>
      <w:ins w:id="96" w:author="user" w:date="2014-12-18T17:22:00Z">
        <w:r w:rsidR="00E50556">
          <w:rPr>
            <w:rFonts w:ascii="宋体" w:hAnsi="宋体" w:hint="eastAsia"/>
            <w:sz w:val="24"/>
            <w:szCs w:val="24"/>
          </w:rPr>
          <w:t>（含）</w:t>
        </w:r>
      </w:ins>
      <w:del w:id="97" w:author="user" w:date="2014-12-18T17:22:00Z">
        <w:r w:rsidRPr="006A7E40" w:rsidDel="00E50556">
          <w:rPr>
            <w:rFonts w:ascii="宋体" w:hAnsi="宋体" w:hint="eastAsia"/>
            <w:sz w:val="24"/>
            <w:szCs w:val="24"/>
          </w:rPr>
          <w:delText>及</w:delText>
        </w:r>
      </w:del>
      <w:r w:rsidRPr="006A7E40">
        <w:rPr>
          <w:rFonts w:ascii="宋体" w:hAnsi="宋体" w:hint="eastAsia"/>
          <w:sz w:val="24"/>
          <w:szCs w:val="24"/>
        </w:rPr>
        <w:t>以下的中奖者可持中奖彩票在各投注站兑奖。</w:t>
      </w:r>
    </w:p>
    <w:p w14:paraId="22390821"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sidRPr="006A7E40">
        <w:rPr>
          <w:rFonts w:ascii="宋体" w:hAnsi="宋体"/>
          <w:sz w:val="24"/>
          <w:szCs w:val="24"/>
        </w:rPr>
        <w:t>兑奖机构有权查验中奖者的中奖彩票及有效身份证件，兑奖者应予配合。凡伪造、变造中奖彩票冒领奖金者，送交司法机关追究法律责任。</w:t>
      </w:r>
    </w:p>
    <w:p w14:paraId="00F9AC0A" w14:textId="77777777" w:rsidR="009B2542" w:rsidRPr="0070403C" w:rsidRDefault="009B2542" w:rsidP="009B2542">
      <w:pPr>
        <w:pStyle w:val="2"/>
        <w:jc w:val="center"/>
        <w:rPr>
          <w:rFonts w:ascii="宋体" w:hAnsi="宋体" w:cs="宋体"/>
          <w:bCs w:val="0"/>
          <w:color w:val="000000"/>
          <w:kern w:val="0"/>
          <w:szCs w:val="21"/>
          <w:lang w:bidi="km-KH"/>
        </w:rPr>
      </w:pPr>
      <w:r w:rsidRPr="0070403C">
        <w:rPr>
          <w:rFonts w:ascii="宋体" w:hAnsi="宋体" w:cs="宋体" w:hint="eastAsia"/>
          <w:bCs w:val="0"/>
          <w:color w:val="000000"/>
          <w:kern w:val="0"/>
          <w:szCs w:val="21"/>
          <w:lang w:bidi="km-KH"/>
        </w:rPr>
        <w:t>第七章　附</w:t>
      </w:r>
      <w:r>
        <w:rPr>
          <w:rFonts w:ascii="宋体" w:hAnsi="宋体" w:cs="宋体" w:hint="eastAsia"/>
          <w:bCs w:val="0"/>
          <w:color w:val="000000"/>
          <w:kern w:val="0"/>
          <w:szCs w:val="21"/>
          <w:lang w:bidi="km-KH"/>
        </w:rPr>
        <w:t xml:space="preserve"> </w:t>
      </w:r>
      <w:r w:rsidRPr="0070403C">
        <w:rPr>
          <w:rFonts w:ascii="宋体" w:hAnsi="宋体" w:cs="宋体" w:hint="eastAsia"/>
          <w:bCs w:val="0"/>
          <w:color w:val="000000"/>
          <w:kern w:val="0"/>
          <w:szCs w:val="21"/>
          <w:lang w:bidi="km-KH"/>
        </w:rPr>
        <w:t>则</w:t>
      </w:r>
    </w:p>
    <w:p w14:paraId="0549AB24" w14:textId="77777777" w:rsidR="009B2542" w:rsidRDefault="009B2542" w:rsidP="0057441E">
      <w:pPr>
        <w:numPr>
          <w:ilvl w:val="0"/>
          <w:numId w:val="19"/>
        </w:numPr>
        <w:spacing w:beforeLines="50" w:before="156" w:afterLines="50" w:after="156" w:line="360" w:lineRule="auto"/>
        <w:rPr>
          <w:rFonts w:ascii="宋体" w:hAnsi="宋体"/>
          <w:sz w:val="24"/>
          <w:szCs w:val="24"/>
        </w:rPr>
      </w:pPr>
      <w:r w:rsidRPr="009D1903">
        <w:rPr>
          <w:rFonts w:ascii="宋体" w:hAnsi="宋体" w:hint="eastAsia"/>
          <w:sz w:val="24"/>
          <w:szCs w:val="24"/>
        </w:rPr>
        <w:t>本规则自批准之日起施行。</w:t>
      </w:r>
    </w:p>
    <w:p w14:paraId="76373DB2" w14:textId="77777777" w:rsidR="009B2542" w:rsidRPr="009D1903" w:rsidRDefault="009B2542" w:rsidP="0057441E">
      <w:pPr>
        <w:numPr>
          <w:ilvl w:val="0"/>
          <w:numId w:val="19"/>
        </w:numPr>
        <w:spacing w:beforeLines="50" w:before="156" w:afterLines="50" w:after="156" w:line="360" w:lineRule="auto"/>
        <w:rPr>
          <w:rFonts w:ascii="宋体" w:hAnsi="宋体"/>
          <w:sz w:val="24"/>
          <w:szCs w:val="24"/>
        </w:rPr>
      </w:pPr>
      <w:r>
        <w:rPr>
          <w:rFonts w:ascii="宋体" w:hAnsi="宋体" w:hint="eastAsia"/>
          <w:sz w:val="24"/>
          <w:szCs w:val="24"/>
        </w:rPr>
        <w:t>本规则由</w:t>
      </w:r>
      <w:del w:id="98" w:author="user" w:date="2014-12-18T17:26:00Z">
        <w:r w:rsidDel="001E7B8B">
          <w:rPr>
            <w:rFonts w:ascii="宋体" w:hAnsi="宋体" w:hint="eastAsia"/>
            <w:sz w:val="24"/>
            <w:szCs w:val="24"/>
          </w:rPr>
          <w:delText>柬埔寨</w:delText>
        </w:r>
      </w:del>
      <w:r w:rsidRPr="002B1C80">
        <w:rPr>
          <w:rFonts w:ascii="宋体" w:hAnsi="宋体" w:hint="eastAsia"/>
          <w:sz w:val="24"/>
          <w:szCs w:val="24"/>
        </w:rPr>
        <w:t>国家</w:t>
      </w:r>
      <w:r>
        <w:rPr>
          <w:rFonts w:ascii="宋体" w:hAnsi="宋体" w:hint="eastAsia"/>
          <w:sz w:val="24"/>
          <w:szCs w:val="24"/>
        </w:rPr>
        <w:t>体育彩票有限</w:t>
      </w:r>
      <w:r w:rsidRPr="002B1C80">
        <w:rPr>
          <w:rFonts w:ascii="宋体" w:hAnsi="宋体" w:hint="eastAsia"/>
          <w:sz w:val="24"/>
          <w:szCs w:val="24"/>
        </w:rPr>
        <w:t>公司</w:t>
      </w:r>
      <w:r>
        <w:rPr>
          <w:rFonts w:ascii="宋体" w:hAnsi="宋体" w:hint="eastAsia"/>
          <w:sz w:val="24"/>
          <w:szCs w:val="24"/>
        </w:rPr>
        <w:t>负责解释。</w:t>
      </w:r>
    </w:p>
    <w:p w14:paraId="4046D526" w14:textId="77777777" w:rsidR="00DC009F" w:rsidRDefault="00DC009F" w:rsidP="009B2542">
      <w:pPr>
        <w:pStyle w:val="2"/>
        <w:jc w:val="center"/>
        <w:rPr>
          <w:rFonts w:ascii="宋体" w:hAnsi="宋体"/>
          <w:sz w:val="24"/>
          <w:szCs w:val="24"/>
        </w:rPr>
        <w:sectPr w:rsidR="00DC009F" w:rsidSect="00722C8F">
          <w:headerReference w:type="default" r:id="rId11"/>
          <w:footerReference w:type="default" r:id="rId12"/>
          <w:pgSz w:w="11906" w:h="16838"/>
          <w:pgMar w:top="1440" w:right="1800" w:bottom="1440" w:left="1800" w:header="851" w:footer="992" w:gutter="0"/>
          <w:cols w:space="425"/>
          <w:docGrid w:type="lines" w:linePitch="312"/>
        </w:sectPr>
      </w:pPr>
    </w:p>
    <w:p w14:paraId="786BFA94" w14:textId="77777777" w:rsidR="009B2542" w:rsidRPr="00B95524" w:rsidRDefault="009B2542" w:rsidP="009B2542">
      <w:pPr>
        <w:pStyle w:val="2"/>
        <w:jc w:val="center"/>
        <w:rPr>
          <w:rFonts w:ascii="宋体" w:hAnsi="宋体"/>
          <w:sz w:val="24"/>
          <w:szCs w:val="24"/>
        </w:rPr>
      </w:pPr>
      <w:r w:rsidRPr="006A7E40">
        <w:rPr>
          <w:rStyle w:val="a7"/>
          <w:rFonts w:hint="eastAsia"/>
          <w:b/>
        </w:rPr>
        <w:lastRenderedPageBreak/>
        <w:t>附：</w:t>
      </w:r>
      <w:r w:rsidRPr="009D1903">
        <w:rPr>
          <w:rStyle w:val="a7"/>
          <w:rFonts w:hint="eastAsia"/>
          <w:b/>
        </w:rPr>
        <w:t>“</w:t>
      </w:r>
      <w:r>
        <w:rPr>
          <w:rStyle w:val="a7"/>
          <w:rFonts w:hint="eastAsia"/>
          <w:b/>
        </w:rPr>
        <w:t>30</w:t>
      </w:r>
      <w:r>
        <w:rPr>
          <w:rStyle w:val="a7"/>
          <w:rFonts w:hint="eastAsia"/>
          <w:b/>
        </w:rPr>
        <w:t>选</w:t>
      </w:r>
      <w:r>
        <w:rPr>
          <w:rStyle w:val="a7"/>
          <w:rFonts w:hint="eastAsia"/>
          <w:b/>
        </w:rPr>
        <w:t>6</w:t>
      </w:r>
      <w:r w:rsidRPr="009D1903">
        <w:rPr>
          <w:rStyle w:val="a7"/>
          <w:rFonts w:hint="eastAsia"/>
          <w:b/>
        </w:rPr>
        <w:t>”</w:t>
      </w:r>
      <w:r w:rsidRPr="006A7E40">
        <w:rPr>
          <w:rStyle w:val="a7"/>
          <w:rFonts w:hint="eastAsia"/>
          <w:b/>
        </w:rPr>
        <w:t>游戏奖级表</w:t>
      </w:r>
    </w:p>
    <w:p w14:paraId="6178EF8F" w14:textId="77777777" w:rsidR="009B2542" w:rsidRDefault="009B2542" w:rsidP="0057441E">
      <w:pPr>
        <w:spacing w:beforeLines="100" w:before="312" w:afterLines="100" w:after="312"/>
        <w:rPr>
          <w:rFonts w:ascii="宋体" w:hAnsi="宋体"/>
          <w:b/>
          <w:sz w:val="24"/>
          <w:szCs w:val="24"/>
        </w:rPr>
      </w:pPr>
      <w:r w:rsidRPr="00B95524">
        <w:rPr>
          <w:rFonts w:ascii="宋体" w:hAnsi="宋体" w:hint="eastAsia"/>
          <w:b/>
          <w:sz w:val="24"/>
          <w:szCs w:val="24"/>
        </w:rPr>
        <w:t>表</w:t>
      </w:r>
      <w:r>
        <w:rPr>
          <w:rFonts w:ascii="宋体" w:hAnsi="宋体" w:hint="eastAsia"/>
          <w:b/>
          <w:sz w:val="24"/>
          <w:szCs w:val="24"/>
        </w:rPr>
        <w:t>1</w:t>
      </w:r>
      <w:r w:rsidRPr="003043BA">
        <w:rPr>
          <w:rFonts w:ascii="宋体" w:hAnsi="宋体" w:hint="eastAsia"/>
          <w:b/>
          <w:sz w:val="24"/>
          <w:szCs w:val="24"/>
        </w:rPr>
        <w:t>——</w:t>
      </w:r>
      <w:r>
        <w:rPr>
          <w:rFonts w:ascii="宋体" w:hAnsi="宋体" w:hint="eastAsia"/>
          <w:b/>
          <w:sz w:val="24"/>
          <w:szCs w:val="24"/>
        </w:rPr>
        <w:t>“30选6”</w:t>
      </w:r>
      <w:r w:rsidR="004E309A">
        <w:rPr>
          <w:rFonts w:ascii="宋体" w:hAnsi="宋体" w:hint="eastAsia"/>
          <w:b/>
          <w:sz w:val="24"/>
          <w:szCs w:val="24"/>
        </w:rPr>
        <w:t>奖级</w:t>
      </w:r>
      <w:r w:rsidRPr="00B95524">
        <w:rPr>
          <w:rFonts w:ascii="宋体" w:hAnsi="宋体" w:hint="eastAsia"/>
          <w:b/>
          <w:sz w:val="24"/>
          <w:szCs w:val="24"/>
        </w:rPr>
        <w:t>表</w:t>
      </w:r>
    </w:p>
    <w:p w14:paraId="778B1B16" w14:textId="77777777" w:rsidR="00DC009F" w:rsidRPr="00DC009F" w:rsidRDefault="009B2542" w:rsidP="0057441E">
      <w:pPr>
        <w:spacing w:beforeLines="100" w:before="312" w:afterLines="100" w:after="312"/>
        <w:jc w:val="center"/>
        <w:rPr>
          <w:noProof/>
          <w:lang w:bidi="km-KH"/>
        </w:rPr>
        <w:sectPr w:rsidR="00DC009F" w:rsidRPr="00DC009F" w:rsidSect="00DC009F">
          <w:pgSz w:w="16838" w:h="11906" w:orient="landscape"/>
          <w:pgMar w:top="1797" w:right="1440" w:bottom="1797" w:left="1440" w:header="851" w:footer="992" w:gutter="0"/>
          <w:cols w:space="425"/>
          <w:docGrid w:type="linesAndChars" w:linePitch="312"/>
        </w:sectPr>
      </w:pPr>
      <w:r w:rsidRPr="00332476">
        <w:rPr>
          <w:noProof/>
        </w:rPr>
        <w:drawing>
          <wp:inline distT="0" distB="0" distL="0" distR="0" wp14:anchorId="015E69B4" wp14:editId="1E09C282">
            <wp:extent cx="8763000" cy="3573154"/>
            <wp:effectExtent l="19050" t="0" r="0" b="0"/>
            <wp:docPr id="9" name="图片 1"/>
            <wp:cNvGraphicFramePr/>
            <a:graphic xmlns:a="http://schemas.openxmlformats.org/drawingml/2006/main">
              <a:graphicData uri="http://schemas.openxmlformats.org/drawingml/2006/picture">
                <pic:pic xmlns:pic="http://schemas.openxmlformats.org/drawingml/2006/picture">
                  <pic:nvPicPr>
                    <pic:cNvPr id="4" name="图片 3"/>
                    <pic:cNvPicPr/>
                  </pic:nvPicPr>
                  <pic:blipFill>
                    <a:blip r:embed="rId13"/>
                    <a:srcRect l="5455" t="23636" r="27670" b="32727"/>
                    <a:stretch>
                      <a:fillRect/>
                    </a:stretch>
                  </pic:blipFill>
                  <pic:spPr bwMode="auto">
                    <a:xfrm>
                      <a:off x="0" y="0"/>
                      <a:ext cx="8799859" cy="3588183"/>
                    </a:xfrm>
                    <a:prstGeom prst="rect">
                      <a:avLst/>
                    </a:prstGeom>
                    <a:noFill/>
                    <a:ln w="9525">
                      <a:noFill/>
                      <a:miter lim="800000"/>
                      <a:headEnd/>
                      <a:tailEnd/>
                    </a:ln>
                  </pic:spPr>
                </pic:pic>
              </a:graphicData>
            </a:graphic>
          </wp:inline>
        </w:drawing>
      </w:r>
    </w:p>
    <w:p w14:paraId="347EB5A5" w14:textId="56F64E1A" w:rsidR="002604AB" w:rsidRPr="00A943A2" w:rsidRDefault="002604AB" w:rsidP="002604AB">
      <w:pPr>
        <w:pStyle w:val="1"/>
        <w:rPr>
          <w:ins w:id="104" w:author="user" w:date="2017-03-08T14:55:00Z"/>
          <w:rFonts w:ascii="黑体" w:eastAsia="黑体" w:hAnsi="黑体"/>
          <w:b w:val="0"/>
          <w:bCs w:val="0"/>
          <w:color w:val="000000"/>
          <w:sz w:val="32"/>
          <w:szCs w:val="32"/>
        </w:rPr>
      </w:pPr>
      <w:ins w:id="105" w:author="user" w:date="2017-03-08T14:55:00Z">
        <w:r>
          <w:rPr>
            <w:rFonts w:ascii="黑体" w:eastAsia="黑体" w:hAnsi="黑体" w:hint="eastAsia"/>
            <w:sz w:val="32"/>
            <w:szCs w:val="32"/>
          </w:rPr>
          <w:lastRenderedPageBreak/>
          <w:t>二</w:t>
        </w:r>
        <w:r w:rsidRPr="00FE31E0">
          <w:rPr>
            <w:rFonts w:ascii="黑体" w:eastAsia="黑体" w:hAnsi="黑体" w:hint="eastAsia"/>
            <w:sz w:val="32"/>
            <w:szCs w:val="32"/>
          </w:rPr>
          <w:t>、</w:t>
        </w:r>
        <w:r w:rsidRPr="00A943A2">
          <w:rPr>
            <w:rFonts w:ascii="黑体" w:eastAsia="黑体" w:hAnsi="黑体" w:hint="eastAsia"/>
            <w:sz w:val="32"/>
            <w:szCs w:val="32"/>
          </w:rPr>
          <w:t>“</w:t>
        </w:r>
        <w:r>
          <w:rPr>
            <w:rFonts w:ascii="黑体" w:eastAsia="黑体" w:hAnsi="黑体" w:hint="eastAsia"/>
            <w:sz w:val="32"/>
            <w:szCs w:val="32"/>
          </w:rPr>
          <w:t>30选6</w:t>
        </w:r>
      </w:ins>
      <w:ins w:id="106" w:author="user" w:date="2017-03-08T14:56:00Z">
        <w:r>
          <w:rPr>
            <w:rFonts w:ascii="黑体" w:eastAsia="黑体" w:hAnsi="黑体" w:hint="eastAsia"/>
            <w:sz w:val="32"/>
            <w:szCs w:val="32"/>
          </w:rPr>
          <w:t>特码</w:t>
        </w:r>
      </w:ins>
      <w:ins w:id="107" w:author="user" w:date="2017-03-08T14:55:00Z">
        <w:r w:rsidRPr="00A943A2">
          <w:rPr>
            <w:rFonts w:ascii="黑体" w:eastAsia="黑体" w:hAnsi="黑体" w:hint="eastAsia"/>
            <w:sz w:val="32"/>
            <w:szCs w:val="32"/>
          </w:rPr>
          <w:t>”游戏规则</w:t>
        </w:r>
      </w:ins>
    </w:p>
    <w:p w14:paraId="7C0B55E7" w14:textId="77777777" w:rsidR="002604AB" w:rsidRPr="00A943A2" w:rsidRDefault="002604AB" w:rsidP="002604AB">
      <w:pPr>
        <w:pStyle w:val="2"/>
        <w:jc w:val="center"/>
        <w:rPr>
          <w:ins w:id="108" w:author="user" w:date="2017-03-08T14:55:00Z"/>
          <w:rFonts w:ascii="宋体" w:hAnsi="宋体" w:cs="宋体"/>
          <w:b w:val="0"/>
          <w:color w:val="000000"/>
          <w:kern w:val="0"/>
          <w:szCs w:val="21"/>
          <w:lang w:bidi="km-KH"/>
        </w:rPr>
      </w:pPr>
      <w:ins w:id="109" w:author="user" w:date="2017-03-08T14:55:00Z">
        <w:r w:rsidRPr="00A943A2">
          <w:rPr>
            <w:rStyle w:val="a7"/>
            <w:rFonts w:hint="eastAsia"/>
            <w:b/>
            <w:bCs/>
            <w:szCs w:val="30"/>
          </w:rPr>
          <w:t>第一章　总</w:t>
        </w:r>
        <w:r w:rsidRPr="00A943A2">
          <w:rPr>
            <w:rStyle w:val="a7"/>
            <w:rFonts w:hint="eastAsia"/>
            <w:b/>
            <w:bCs/>
            <w:szCs w:val="30"/>
          </w:rPr>
          <w:t xml:space="preserve"> </w:t>
        </w:r>
        <w:r w:rsidRPr="00A943A2">
          <w:rPr>
            <w:rStyle w:val="a7"/>
            <w:rFonts w:hint="eastAsia"/>
            <w:b/>
            <w:bCs/>
            <w:szCs w:val="30"/>
          </w:rPr>
          <w:t>则</w:t>
        </w:r>
      </w:ins>
    </w:p>
    <w:p w14:paraId="59EB6C63" w14:textId="400FC5B5" w:rsidR="002604AB" w:rsidRPr="009D1903" w:rsidRDefault="002604AB" w:rsidP="002604AB">
      <w:pPr>
        <w:numPr>
          <w:ilvl w:val="0"/>
          <w:numId w:val="33"/>
        </w:numPr>
        <w:spacing w:beforeLines="50" w:before="156" w:afterLines="50" w:after="156" w:line="360" w:lineRule="auto"/>
        <w:rPr>
          <w:ins w:id="110" w:author="user" w:date="2017-03-08T14:55:00Z"/>
          <w:rFonts w:ascii="宋体" w:hAnsi="宋体"/>
          <w:sz w:val="24"/>
          <w:szCs w:val="24"/>
        </w:rPr>
        <w:pPrChange w:id="111" w:author="user" w:date="2017-03-08T14:56:00Z">
          <w:pPr>
            <w:numPr>
              <w:numId w:val="19"/>
            </w:numPr>
            <w:spacing w:beforeLines="50" w:before="156" w:afterLines="50" w:after="156" w:line="360" w:lineRule="auto"/>
            <w:ind w:left="540" w:hanging="420"/>
          </w:pPr>
        </w:pPrChange>
      </w:pPr>
      <w:ins w:id="112" w:author="user" w:date="2017-03-08T14:55:00Z">
        <w:r w:rsidRPr="009D1903">
          <w:rPr>
            <w:rFonts w:ascii="宋体" w:hAnsi="宋体" w:hint="eastAsia"/>
            <w:sz w:val="24"/>
            <w:szCs w:val="24"/>
          </w:rPr>
          <w:t>“</w:t>
        </w:r>
        <w:r>
          <w:rPr>
            <w:rFonts w:ascii="宋体" w:hAnsi="宋体" w:hint="eastAsia"/>
            <w:sz w:val="24"/>
            <w:szCs w:val="24"/>
          </w:rPr>
          <w:t>30选6</w:t>
        </w:r>
      </w:ins>
      <w:ins w:id="113" w:author="user" w:date="2017-03-08T14:56:00Z">
        <w:r>
          <w:rPr>
            <w:rFonts w:ascii="宋体" w:hAnsi="宋体" w:hint="eastAsia"/>
            <w:sz w:val="24"/>
            <w:szCs w:val="24"/>
          </w:rPr>
          <w:t>特码</w:t>
        </w:r>
      </w:ins>
      <w:ins w:id="114" w:author="user" w:date="2017-03-08T14:55:00Z">
        <w:r w:rsidRPr="009D1903">
          <w:rPr>
            <w:rFonts w:ascii="宋体" w:hAnsi="宋体" w:hint="eastAsia"/>
            <w:sz w:val="24"/>
            <w:szCs w:val="24"/>
          </w:rPr>
          <w:t>”电脑体育彩票（以下简称“</w:t>
        </w:r>
        <w:r>
          <w:rPr>
            <w:rFonts w:ascii="宋体" w:hAnsi="宋体" w:hint="eastAsia"/>
            <w:sz w:val="24"/>
            <w:szCs w:val="24"/>
          </w:rPr>
          <w:t>30选6</w:t>
        </w:r>
        <w:r w:rsidRPr="009D1903">
          <w:rPr>
            <w:rFonts w:ascii="宋体" w:hAnsi="宋体" w:hint="eastAsia"/>
            <w:sz w:val="24"/>
            <w:szCs w:val="24"/>
          </w:rPr>
          <w:t>”）在柬埔寨全国统一组织发行，由各</w:t>
        </w:r>
        <w:r>
          <w:rPr>
            <w:rFonts w:ascii="宋体" w:hAnsi="宋体" w:hint="eastAsia"/>
            <w:sz w:val="24"/>
            <w:szCs w:val="24"/>
          </w:rPr>
          <w:t>区域中心</w:t>
        </w:r>
        <w:r w:rsidRPr="009D1903">
          <w:rPr>
            <w:rFonts w:ascii="宋体" w:hAnsi="宋体" w:hint="eastAsia"/>
            <w:sz w:val="24"/>
            <w:szCs w:val="24"/>
          </w:rPr>
          <w:t>负责</w:t>
        </w:r>
        <w:r>
          <w:rPr>
            <w:rFonts w:ascii="宋体" w:hAnsi="宋体" w:hint="eastAsia"/>
            <w:sz w:val="24"/>
            <w:szCs w:val="24"/>
          </w:rPr>
          <w:t>在</w:t>
        </w:r>
        <w:r w:rsidRPr="009D1903">
          <w:rPr>
            <w:rFonts w:ascii="宋体" w:hAnsi="宋体" w:hint="eastAsia"/>
            <w:sz w:val="24"/>
            <w:szCs w:val="24"/>
          </w:rPr>
          <w:t>本区域内</w:t>
        </w:r>
        <w:r>
          <w:rPr>
            <w:rFonts w:ascii="宋体" w:hAnsi="宋体" w:hint="eastAsia"/>
            <w:sz w:val="24"/>
            <w:szCs w:val="24"/>
          </w:rPr>
          <w:t>对</w:t>
        </w:r>
        <w:r w:rsidRPr="009D1903">
          <w:rPr>
            <w:rFonts w:ascii="宋体" w:hAnsi="宋体" w:hint="eastAsia"/>
            <w:sz w:val="24"/>
            <w:szCs w:val="24"/>
          </w:rPr>
          <w:t>此游戏的销售活动进行组织和管理。</w:t>
        </w:r>
      </w:ins>
    </w:p>
    <w:p w14:paraId="37A9FA57" w14:textId="2DAA693E" w:rsidR="002604AB" w:rsidRPr="009D1903" w:rsidRDefault="002604AB" w:rsidP="002604AB">
      <w:pPr>
        <w:numPr>
          <w:ilvl w:val="0"/>
          <w:numId w:val="33"/>
        </w:numPr>
        <w:spacing w:beforeLines="50" w:before="156" w:afterLines="50" w:after="156" w:line="360" w:lineRule="auto"/>
        <w:rPr>
          <w:ins w:id="115" w:author="user" w:date="2017-03-08T14:55:00Z"/>
          <w:rFonts w:ascii="宋体" w:hAnsi="宋体"/>
          <w:sz w:val="24"/>
          <w:szCs w:val="24"/>
        </w:rPr>
        <w:pPrChange w:id="116" w:author="user" w:date="2017-03-08T14:56:00Z">
          <w:pPr>
            <w:numPr>
              <w:numId w:val="19"/>
            </w:numPr>
            <w:spacing w:beforeLines="50" w:before="156" w:afterLines="50" w:after="156" w:line="360" w:lineRule="auto"/>
            <w:ind w:left="540" w:hanging="420"/>
          </w:pPr>
        </w:pPrChange>
      </w:pPr>
      <w:ins w:id="117" w:author="user" w:date="2017-03-08T14:55:00Z">
        <w:r>
          <w:rPr>
            <w:rFonts w:ascii="宋体" w:hAnsi="宋体" w:hint="eastAsia"/>
            <w:sz w:val="24"/>
            <w:szCs w:val="24"/>
          </w:rPr>
          <w:t>“30选6</w:t>
        </w:r>
      </w:ins>
      <w:ins w:id="118" w:author="user" w:date="2017-03-08T14:57:00Z">
        <w:r>
          <w:rPr>
            <w:rFonts w:ascii="宋体" w:hAnsi="宋体" w:hint="eastAsia"/>
            <w:sz w:val="24"/>
            <w:szCs w:val="24"/>
          </w:rPr>
          <w:t>特码</w:t>
        </w:r>
      </w:ins>
      <w:ins w:id="119" w:author="user" w:date="2017-03-08T14:55:00Z">
        <w:r>
          <w:rPr>
            <w:rFonts w:ascii="宋体" w:hAnsi="宋体" w:hint="eastAsia"/>
            <w:sz w:val="24"/>
            <w:szCs w:val="24"/>
          </w:rPr>
          <w:t>”</w:t>
        </w:r>
        <w:r w:rsidRPr="002B1C80">
          <w:rPr>
            <w:rFonts w:ascii="宋体" w:hAnsi="宋体" w:hint="eastAsia"/>
            <w:sz w:val="24"/>
            <w:szCs w:val="24"/>
          </w:rPr>
          <w:t>采用计算机网络系统发行销售，定期开奖。</w:t>
        </w:r>
      </w:ins>
    </w:p>
    <w:p w14:paraId="0EF5B66C" w14:textId="527CE3C0" w:rsidR="002604AB" w:rsidRPr="009D1903" w:rsidRDefault="002604AB" w:rsidP="002604AB">
      <w:pPr>
        <w:numPr>
          <w:ilvl w:val="0"/>
          <w:numId w:val="33"/>
        </w:numPr>
        <w:spacing w:beforeLines="50" w:before="156" w:afterLines="50" w:after="156" w:line="360" w:lineRule="auto"/>
        <w:rPr>
          <w:ins w:id="120" w:author="user" w:date="2017-03-08T14:55:00Z"/>
          <w:rFonts w:ascii="宋体" w:hAnsi="宋体"/>
          <w:sz w:val="24"/>
          <w:szCs w:val="24"/>
        </w:rPr>
        <w:pPrChange w:id="121" w:author="user" w:date="2017-03-08T14:56:00Z">
          <w:pPr>
            <w:numPr>
              <w:numId w:val="19"/>
            </w:numPr>
            <w:spacing w:beforeLines="50" w:before="156" w:afterLines="50" w:after="156" w:line="360" w:lineRule="auto"/>
            <w:ind w:left="540" w:hanging="420"/>
          </w:pPr>
        </w:pPrChange>
      </w:pPr>
      <w:ins w:id="122" w:author="user" w:date="2017-03-08T14:55:00Z">
        <w:r>
          <w:rPr>
            <w:rFonts w:ascii="宋体" w:hAnsi="宋体" w:hint="eastAsia"/>
            <w:sz w:val="24"/>
            <w:szCs w:val="24"/>
          </w:rPr>
          <w:t>“30选6</w:t>
        </w:r>
      </w:ins>
      <w:ins w:id="123" w:author="user" w:date="2017-03-08T14:58:00Z">
        <w:r>
          <w:rPr>
            <w:rFonts w:ascii="宋体" w:hAnsi="宋体" w:hint="eastAsia"/>
            <w:sz w:val="24"/>
            <w:szCs w:val="24"/>
          </w:rPr>
          <w:t>特码</w:t>
        </w:r>
      </w:ins>
      <w:ins w:id="124" w:author="user" w:date="2017-03-08T14:55:00Z">
        <w:r>
          <w:rPr>
            <w:rFonts w:ascii="宋体" w:hAnsi="宋体" w:hint="eastAsia"/>
            <w:sz w:val="24"/>
            <w:szCs w:val="24"/>
          </w:rPr>
          <w:t>”</w:t>
        </w:r>
        <w:r w:rsidRPr="009D1903">
          <w:rPr>
            <w:rFonts w:ascii="宋体" w:hAnsi="宋体" w:hint="eastAsia"/>
            <w:sz w:val="24"/>
            <w:szCs w:val="24"/>
          </w:rPr>
          <w:t>实行自愿购买，凡购买者均被视为同意并遵守本规则。</w:t>
        </w:r>
      </w:ins>
    </w:p>
    <w:p w14:paraId="03640669" w14:textId="77777777" w:rsidR="002604AB" w:rsidRPr="009D1903" w:rsidRDefault="002604AB" w:rsidP="002604AB">
      <w:pPr>
        <w:numPr>
          <w:ilvl w:val="0"/>
          <w:numId w:val="33"/>
        </w:numPr>
        <w:spacing w:beforeLines="50" w:before="156" w:afterLines="50" w:after="156" w:line="360" w:lineRule="auto"/>
        <w:rPr>
          <w:ins w:id="125" w:author="user" w:date="2017-03-08T14:55:00Z"/>
          <w:rFonts w:ascii="宋体" w:hAnsi="宋体"/>
          <w:sz w:val="24"/>
          <w:szCs w:val="24"/>
        </w:rPr>
        <w:pPrChange w:id="126" w:author="user" w:date="2017-03-08T14:56:00Z">
          <w:pPr>
            <w:numPr>
              <w:numId w:val="19"/>
            </w:numPr>
            <w:spacing w:beforeLines="50" w:before="156" w:afterLines="50" w:after="156" w:line="360" w:lineRule="auto"/>
            <w:ind w:left="540" w:hanging="420"/>
          </w:pPr>
        </w:pPrChange>
      </w:pPr>
      <w:ins w:id="127" w:author="user" w:date="2017-03-08T14:55:00Z">
        <w:r w:rsidRPr="009D1903">
          <w:rPr>
            <w:rFonts w:ascii="宋体" w:hAnsi="宋体" w:hint="eastAsia"/>
            <w:sz w:val="24"/>
            <w:szCs w:val="24"/>
          </w:rPr>
          <w:t>不得向</w:t>
        </w:r>
        <w:r>
          <w:rPr>
            <w:rFonts w:ascii="宋体" w:hAnsi="宋体" w:hint="eastAsia"/>
            <w:sz w:val="24"/>
            <w:szCs w:val="24"/>
          </w:rPr>
          <w:t>18岁以下</w:t>
        </w:r>
        <w:r w:rsidRPr="009D1903">
          <w:rPr>
            <w:rFonts w:ascii="宋体" w:hAnsi="宋体" w:hint="eastAsia"/>
            <w:sz w:val="24"/>
            <w:szCs w:val="24"/>
          </w:rPr>
          <w:t>未成年人销售彩票或兑付奖金。</w:t>
        </w:r>
      </w:ins>
    </w:p>
    <w:p w14:paraId="2F568DF6" w14:textId="77777777" w:rsidR="002604AB" w:rsidRPr="005122F6" w:rsidRDefault="002604AB" w:rsidP="002604AB">
      <w:pPr>
        <w:pStyle w:val="2"/>
        <w:jc w:val="center"/>
        <w:rPr>
          <w:ins w:id="128" w:author="user" w:date="2017-03-08T14:55:00Z"/>
          <w:rFonts w:ascii="宋体" w:hAnsi="宋体" w:cs="宋体"/>
          <w:bCs w:val="0"/>
          <w:color w:val="000000"/>
          <w:kern w:val="0"/>
          <w:szCs w:val="21"/>
          <w:lang w:bidi="km-KH"/>
        </w:rPr>
      </w:pPr>
      <w:ins w:id="129" w:author="user" w:date="2017-03-08T14:55:00Z">
        <w:r w:rsidRPr="005122F6">
          <w:rPr>
            <w:rFonts w:ascii="宋体" w:hAnsi="宋体" w:cs="宋体" w:hint="eastAsia"/>
            <w:bCs w:val="0"/>
            <w:color w:val="000000"/>
            <w:kern w:val="0"/>
            <w:szCs w:val="21"/>
            <w:lang w:bidi="km-KH"/>
          </w:rPr>
          <w:t>第二章　投 注</w:t>
        </w:r>
      </w:ins>
    </w:p>
    <w:p w14:paraId="2690E977" w14:textId="6840A376" w:rsidR="002604AB" w:rsidRDefault="002604AB" w:rsidP="002604AB">
      <w:pPr>
        <w:numPr>
          <w:ilvl w:val="0"/>
          <w:numId w:val="33"/>
        </w:numPr>
        <w:spacing w:beforeLines="50" w:before="156" w:afterLines="50" w:after="156" w:line="360" w:lineRule="auto"/>
        <w:rPr>
          <w:ins w:id="130" w:author="user" w:date="2017-03-08T15:09:00Z"/>
          <w:rFonts w:ascii="宋体" w:hAnsi="宋体"/>
          <w:sz w:val="24"/>
          <w:szCs w:val="24"/>
        </w:rPr>
        <w:pPrChange w:id="131" w:author="user" w:date="2017-03-08T14:56:00Z">
          <w:pPr>
            <w:numPr>
              <w:numId w:val="19"/>
            </w:numPr>
            <w:spacing w:beforeLines="50" w:before="156" w:afterLines="50" w:after="156" w:line="360" w:lineRule="auto"/>
            <w:ind w:left="540" w:hanging="420"/>
          </w:pPr>
        </w:pPrChange>
      </w:pPr>
      <w:ins w:id="132" w:author="user" w:date="2017-03-08T14:55:00Z">
        <w:r>
          <w:rPr>
            <w:rFonts w:ascii="宋体" w:hAnsi="宋体" w:hint="eastAsia"/>
            <w:sz w:val="24"/>
            <w:szCs w:val="24"/>
          </w:rPr>
          <w:t>“30选6</w:t>
        </w:r>
      </w:ins>
      <w:ins w:id="133" w:author="user" w:date="2017-03-08T14:58:00Z">
        <w:r>
          <w:rPr>
            <w:rFonts w:ascii="宋体" w:hAnsi="宋体" w:hint="eastAsia"/>
            <w:sz w:val="24"/>
            <w:szCs w:val="24"/>
          </w:rPr>
          <w:t>特码</w:t>
        </w:r>
      </w:ins>
      <w:ins w:id="134" w:author="user" w:date="2017-03-08T14:55:00Z">
        <w:r>
          <w:rPr>
            <w:rFonts w:ascii="宋体" w:hAnsi="宋体" w:hint="eastAsia"/>
            <w:sz w:val="24"/>
            <w:szCs w:val="24"/>
          </w:rPr>
          <w:t>”</w:t>
        </w:r>
      </w:ins>
      <w:ins w:id="135" w:author="user" w:date="2017-03-08T15:07:00Z">
        <w:r w:rsidR="004C55CE">
          <w:rPr>
            <w:rFonts w:ascii="宋体" w:hAnsi="宋体" w:hint="eastAsia"/>
            <w:sz w:val="24"/>
            <w:szCs w:val="24"/>
          </w:rPr>
          <w:t>游戏包括三个玩法</w:t>
        </w:r>
      </w:ins>
      <w:ins w:id="136" w:author="user" w:date="2017-03-08T14:55:00Z">
        <w:r>
          <w:rPr>
            <w:rFonts w:ascii="宋体" w:hAnsi="宋体" w:hint="eastAsia"/>
            <w:sz w:val="24"/>
            <w:szCs w:val="24"/>
          </w:rPr>
          <w:t>，</w:t>
        </w:r>
      </w:ins>
      <w:ins w:id="137" w:author="user" w:date="2017-03-08T15:07:00Z">
        <w:r w:rsidR="004C55CE">
          <w:rPr>
            <w:rFonts w:ascii="宋体" w:hAnsi="宋体" w:hint="eastAsia"/>
            <w:sz w:val="24"/>
            <w:szCs w:val="24"/>
          </w:rPr>
          <w:t>分别为数字玩法、方位玩法和大小玩法</w:t>
        </w:r>
      </w:ins>
      <w:ins w:id="138" w:author="user" w:date="2017-03-08T14:55:00Z">
        <w:r w:rsidRPr="009D1903">
          <w:rPr>
            <w:rFonts w:ascii="宋体" w:hAnsi="宋体" w:hint="eastAsia"/>
            <w:sz w:val="24"/>
            <w:szCs w:val="24"/>
          </w:rPr>
          <w:t>。</w:t>
        </w:r>
      </w:ins>
    </w:p>
    <w:p w14:paraId="2F6EFE71" w14:textId="6E77E7CC" w:rsidR="004C55CE" w:rsidRPr="004C55CE" w:rsidRDefault="004C55CE" w:rsidP="004C55CE">
      <w:pPr>
        <w:pStyle w:val="a9"/>
        <w:numPr>
          <w:ilvl w:val="0"/>
          <w:numId w:val="35"/>
        </w:numPr>
        <w:spacing w:line="360" w:lineRule="auto"/>
        <w:ind w:leftChars="0"/>
        <w:rPr>
          <w:ins w:id="139" w:author="user" w:date="2017-03-08T15:09:00Z"/>
          <w:rFonts w:ascii="宋体" w:hAnsi="宋体"/>
          <w:sz w:val="24"/>
          <w:szCs w:val="24"/>
          <w:rPrChange w:id="140" w:author="user" w:date="2017-03-08T15:09:00Z">
            <w:rPr>
              <w:ins w:id="141" w:author="user" w:date="2017-03-08T15:09:00Z"/>
            </w:rPr>
          </w:rPrChange>
        </w:rPr>
        <w:pPrChange w:id="142" w:author="user" w:date="2017-03-08T15:09:00Z">
          <w:pPr>
            <w:numPr>
              <w:numId w:val="33"/>
            </w:numPr>
            <w:spacing w:line="360" w:lineRule="auto"/>
            <w:ind w:left="540" w:hanging="420"/>
          </w:pPr>
        </w:pPrChange>
      </w:pPr>
      <w:ins w:id="143" w:author="user" w:date="2017-03-08T15:09:00Z">
        <w:r w:rsidRPr="004C55CE">
          <w:rPr>
            <w:rFonts w:ascii="宋体" w:hAnsi="宋体" w:hint="eastAsia"/>
            <w:sz w:val="24"/>
            <w:szCs w:val="24"/>
            <w:rPrChange w:id="144" w:author="user" w:date="2017-03-08T15:09:00Z">
              <w:rPr>
                <w:rFonts w:hint="eastAsia"/>
              </w:rPr>
            </w:rPrChange>
          </w:rPr>
          <w:t>数字玩法：投注者从</w:t>
        </w:r>
        <w:r w:rsidRPr="004C55CE">
          <w:rPr>
            <w:rFonts w:ascii="宋体" w:hAnsi="宋体" w:hint="eastAsia"/>
            <w:sz w:val="24"/>
            <w:szCs w:val="24"/>
            <w:rPrChange w:id="145" w:author="user" w:date="2017-03-08T15:09:00Z">
              <w:rPr>
                <w:rFonts w:hint="eastAsia"/>
              </w:rPr>
            </w:rPrChange>
          </w:rPr>
          <w:t>01</w:t>
        </w:r>
        <w:r w:rsidRPr="004C55CE">
          <w:rPr>
            <w:rFonts w:ascii="宋体" w:hAnsi="宋体" w:hint="eastAsia"/>
            <w:sz w:val="24"/>
            <w:szCs w:val="24"/>
            <w:rPrChange w:id="146" w:author="user" w:date="2017-03-08T15:09:00Z">
              <w:rPr>
                <w:rFonts w:hint="eastAsia"/>
              </w:rPr>
            </w:rPrChange>
          </w:rPr>
          <w:t>—</w:t>
        </w:r>
      </w:ins>
      <w:ins w:id="147" w:author="user" w:date="2017-03-08T15:10:00Z">
        <w:r>
          <w:rPr>
            <w:rFonts w:ascii="宋体" w:hAnsi="宋体"/>
            <w:sz w:val="24"/>
            <w:szCs w:val="24"/>
          </w:rPr>
          <w:t>30</w:t>
        </w:r>
      </w:ins>
      <w:ins w:id="148" w:author="user" w:date="2017-03-08T15:09:00Z">
        <w:r w:rsidRPr="004C55CE">
          <w:rPr>
            <w:rFonts w:ascii="宋体" w:hAnsi="宋体" w:hint="eastAsia"/>
            <w:sz w:val="24"/>
            <w:szCs w:val="24"/>
            <w:rPrChange w:id="149" w:author="user" w:date="2017-03-08T15:09:00Z">
              <w:rPr>
                <w:rFonts w:hint="eastAsia"/>
              </w:rPr>
            </w:rPrChange>
          </w:rPr>
          <w:t>共</w:t>
        </w:r>
        <w:r w:rsidRPr="008B2AED">
          <w:rPr>
            <w:rFonts w:ascii="宋体" w:hAnsi="宋体" w:hint="eastAsia"/>
            <w:sz w:val="24"/>
            <w:szCs w:val="24"/>
          </w:rPr>
          <w:t>30</w:t>
        </w:r>
        <w:r w:rsidRPr="004C55CE">
          <w:rPr>
            <w:rFonts w:ascii="宋体" w:hAnsi="宋体" w:hint="eastAsia"/>
            <w:sz w:val="24"/>
            <w:szCs w:val="24"/>
            <w:rPrChange w:id="150" w:author="user" w:date="2017-03-08T15:09:00Z">
              <w:rPr>
                <w:rFonts w:hint="eastAsia"/>
              </w:rPr>
            </w:rPrChange>
          </w:rPr>
          <w:t>个号码中选择</w:t>
        </w:r>
        <w:r w:rsidRPr="004C55CE">
          <w:rPr>
            <w:rFonts w:ascii="宋体" w:hAnsi="宋体"/>
            <w:sz w:val="24"/>
            <w:szCs w:val="24"/>
            <w:rPrChange w:id="151" w:author="user" w:date="2017-03-08T15:09:00Z">
              <w:rPr/>
            </w:rPrChange>
          </w:rPr>
          <w:t>1</w:t>
        </w:r>
        <w:r w:rsidRPr="004C55CE">
          <w:rPr>
            <w:rFonts w:ascii="宋体" w:hAnsi="宋体" w:hint="eastAsia"/>
            <w:sz w:val="24"/>
            <w:szCs w:val="24"/>
            <w:rPrChange w:id="152" w:author="user" w:date="2017-03-08T15:09:00Z">
              <w:rPr>
                <w:rFonts w:hint="eastAsia"/>
              </w:rPr>
            </w:rPrChange>
          </w:rPr>
          <w:t>个号码。单票金额</w:t>
        </w:r>
        <w:r w:rsidRPr="004C55CE">
          <w:rPr>
            <w:rFonts w:ascii="宋体" w:hAnsi="宋体" w:hint="eastAsia"/>
            <w:sz w:val="24"/>
            <w:szCs w:val="24"/>
            <w:rPrChange w:id="153" w:author="user" w:date="2017-03-08T15:09:00Z">
              <w:rPr>
                <w:rFonts w:hint="eastAsia"/>
              </w:rPr>
            </w:rPrChange>
          </w:rPr>
          <w:t>1000</w:t>
        </w:r>
        <w:r w:rsidRPr="004C55CE">
          <w:rPr>
            <w:rFonts w:ascii="宋体" w:hAnsi="宋体" w:hint="eastAsia"/>
            <w:sz w:val="24"/>
            <w:szCs w:val="24"/>
            <w:rPrChange w:id="154" w:author="user" w:date="2017-03-08T15:09:00Z">
              <w:rPr>
                <w:rFonts w:hint="eastAsia"/>
              </w:rPr>
            </w:rPrChange>
          </w:rPr>
          <w:t>瑞尔（</w:t>
        </w:r>
        <w:r w:rsidRPr="004C55CE">
          <w:rPr>
            <w:rFonts w:ascii="宋体" w:hAnsi="宋体" w:hint="eastAsia"/>
            <w:sz w:val="24"/>
            <w:szCs w:val="24"/>
            <w:rPrChange w:id="155" w:author="user" w:date="2017-03-08T15:09:00Z">
              <w:rPr>
                <w:rFonts w:hint="eastAsia"/>
              </w:rPr>
            </w:rPrChange>
          </w:rPr>
          <w:t>0.25</w:t>
        </w:r>
        <w:r w:rsidRPr="004C55CE">
          <w:rPr>
            <w:rFonts w:ascii="宋体" w:hAnsi="宋体" w:hint="eastAsia"/>
            <w:sz w:val="24"/>
            <w:szCs w:val="24"/>
            <w:rPrChange w:id="156" w:author="user" w:date="2017-03-08T15:09:00Z">
              <w:rPr>
                <w:rFonts w:hint="eastAsia"/>
              </w:rPr>
            </w:rPrChange>
          </w:rPr>
          <w:t>美元）以上。</w:t>
        </w:r>
      </w:ins>
    </w:p>
    <w:p w14:paraId="50240466" w14:textId="1961AF38" w:rsidR="004C55CE" w:rsidRPr="004C55CE" w:rsidRDefault="008B2AED" w:rsidP="004C55CE">
      <w:pPr>
        <w:pStyle w:val="a9"/>
        <w:numPr>
          <w:ilvl w:val="0"/>
          <w:numId w:val="35"/>
        </w:numPr>
        <w:spacing w:line="360" w:lineRule="auto"/>
        <w:ind w:leftChars="0"/>
        <w:rPr>
          <w:ins w:id="157" w:author="user" w:date="2017-03-08T15:09:00Z"/>
          <w:rFonts w:ascii="宋体" w:hAnsi="宋体"/>
          <w:sz w:val="24"/>
          <w:szCs w:val="24"/>
          <w:rPrChange w:id="158" w:author="user" w:date="2017-03-08T15:10:00Z">
            <w:rPr>
              <w:ins w:id="159" w:author="user" w:date="2017-03-08T15:09:00Z"/>
            </w:rPr>
          </w:rPrChange>
        </w:rPr>
        <w:pPrChange w:id="160" w:author="user" w:date="2017-03-08T15:10:00Z">
          <w:pPr>
            <w:numPr>
              <w:numId w:val="33"/>
            </w:numPr>
            <w:spacing w:line="360" w:lineRule="auto"/>
            <w:ind w:left="540" w:hanging="420"/>
          </w:pPr>
        </w:pPrChange>
      </w:pPr>
      <w:ins w:id="161" w:author="user" w:date="2017-03-08T15:16:00Z">
        <w:r>
          <w:rPr>
            <w:rFonts w:ascii="宋体" w:hAnsi="宋体" w:hint="eastAsia"/>
            <w:sz w:val="24"/>
            <w:szCs w:val="24"/>
          </w:rPr>
          <w:t>方位</w:t>
        </w:r>
      </w:ins>
      <w:ins w:id="162" w:author="user" w:date="2017-03-08T15:09:00Z">
        <w:r w:rsidR="004C55CE" w:rsidRPr="004C55CE">
          <w:rPr>
            <w:rFonts w:ascii="宋体" w:hAnsi="宋体" w:hint="eastAsia"/>
            <w:sz w:val="24"/>
            <w:szCs w:val="24"/>
            <w:rPrChange w:id="163" w:author="user" w:date="2017-03-08T15:10:00Z">
              <w:rPr>
                <w:rFonts w:hint="eastAsia"/>
              </w:rPr>
            </w:rPrChange>
          </w:rPr>
          <w:t>玩法：投注者</w:t>
        </w:r>
        <w:r>
          <w:rPr>
            <w:rFonts w:ascii="宋体" w:hAnsi="宋体" w:hint="eastAsia"/>
            <w:sz w:val="24"/>
            <w:szCs w:val="24"/>
          </w:rPr>
          <w:t>从</w:t>
        </w:r>
        <w:r w:rsidRPr="008B2AED">
          <w:rPr>
            <w:rFonts w:ascii="宋体" w:hAnsi="宋体" w:hint="eastAsia"/>
            <w:sz w:val="24"/>
            <w:szCs w:val="24"/>
          </w:rPr>
          <w:t>“</w:t>
        </w:r>
      </w:ins>
      <w:ins w:id="164" w:author="user" w:date="2017-03-08T15:16:00Z">
        <w:r>
          <w:rPr>
            <w:rFonts w:ascii="宋体" w:hAnsi="宋体" w:hint="eastAsia"/>
            <w:sz w:val="24"/>
            <w:szCs w:val="24"/>
          </w:rPr>
          <w:t>东</w:t>
        </w:r>
      </w:ins>
      <w:ins w:id="165" w:author="user" w:date="2017-03-08T15:09:00Z">
        <w:r w:rsidRPr="008B2AED">
          <w:rPr>
            <w:rFonts w:ascii="宋体" w:hAnsi="宋体" w:hint="eastAsia"/>
            <w:sz w:val="24"/>
            <w:szCs w:val="24"/>
          </w:rPr>
          <w:t>、</w:t>
        </w:r>
      </w:ins>
      <w:ins w:id="166" w:author="user" w:date="2017-03-08T15:16:00Z">
        <w:r>
          <w:rPr>
            <w:rFonts w:ascii="宋体" w:hAnsi="宋体" w:hint="eastAsia"/>
            <w:sz w:val="24"/>
            <w:szCs w:val="24"/>
          </w:rPr>
          <w:t>西</w:t>
        </w:r>
      </w:ins>
      <w:ins w:id="167" w:author="user" w:date="2017-03-08T15:09:00Z">
        <w:r w:rsidRPr="008B2AED">
          <w:rPr>
            <w:rFonts w:ascii="宋体" w:hAnsi="宋体" w:hint="eastAsia"/>
            <w:sz w:val="24"/>
            <w:szCs w:val="24"/>
          </w:rPr>
          <w:t>、</w:t>
        </w:r>
      </w:ins>
      <w:ins w:id="168" w:author="user" w:date="2017-03-08T15:17:00Z">
        <w:r>
          <w:rPr>
            <w:rFonts w:ascii="宋体" w:hAnsi="宋体" w:hint="eastAsia"/>
            <w:sz w:val="24"/>
            <w:szCs w:val="24"/>
          </w:rPr>
          <w:t>南</w:t>
        </w:r>
      </w:ins>
      <w:ins w:id="169" w:author="user" w:date="2017-03-08T15:09:00Z">
        <w:r w:rsidRPr="008B2AED">
          <w:rPr>
            <w:rFonts w:ascii="宋体" w:hAnsi="宋体" w:hint="eastAsia"/>
            <w:sz w:val="24"/>
            <w:szCs w:val="24"/>
          </w:rPr>
          <w:t>、</w:t>
        </w:r>
      </w:ins>
      <w:ins w:id="170" w:author="user" w:date="2017-03-08T15:17:00Z">
        <w:r>
          <w:rPr>
            <w:rFonts w:ascii="宋体" w:hAnsi="宋体" w:hint="eastAsia"/>
            <w:sz w:val="24"/>
            <w:szCs w:val="24"/>
          </w:rPr>
          <w:t>北、中</w:t>
        </w:r>
      </w:ins>
      <w:ins w:id="171" w:author="user" w:date="2017-03-08T15:09:00Z">
        <w:r w:rsidR="004C55CE" w:rsidRPr="004C55CE">
          <w:rPr>
            <w:rFonts w:ascii="宋体" w:hAnsi="宋体" w:hint="eastAsia"/>
            <w:sz w:val="24"/>
            <w:szCs w:val="24"/>
            <w:rPrChange w:id="172" w:author="user" w:date="2017-03-08T15:10:00Z">
              <w:rPr>
                <w:rFonts w:hint="eastAsia"/>
              </w:rPr>
            </w:rPrChange>
          </w:rPr>
          <w:t>”选择</w:t>
        </w:r>
        <w:r w:rsidR="004C55CE" w:rsidRPr="004C55CE">
          <w:rPr>
            <w:rFonts w:ascii="宋体" w:hAnsi="宋体" w:hint="eastAsia"/>
            <w:sz w:val="24"/>
            <w:szCs w:val="24"/>
            <w:rPrChange w:id="173" w:author="user" w:date="2017-03-08T15:10:00Z">
              <w:rPr>
                <w:rFonts w:hint="eastAsia"/>
              </w:rPr>
            </w:rPrChange>
          </w:rPr>
          <w:t>1</w:t>
        </w:r>
        <w:r w:rsidR="004C55CE" w:rsidRPr="004C55CE">
          <w:rPr>
            <w:rFonts w:ascii="宋体" w:hAnsi="宋体" w:hint="eastAsia"/>
            <w:sz w:val="24"/>
            <w:szCs w:val="24"/>
            <w:rPrChange w:id="174" w:author="user" w:date="2017-03-08T15:10:00Z">
              <w:rPr>
                <w:rFonts w:hint="eastAsia"/>
              </w:rPr>
            </w:rPrChange>
          </w:rPr>
          <w:t>个</w:t>
        </w:r>
      </w:ins>
      <w:ins w:id="175" w:author="user" w:date="2017-03-08T15:17:00Z">
        <w:r>
          <w:rPr>
            <w:rFonts w:ascii="宋体" w:hAnsi="宋体" w:hint="eastAsia"/>
            <w:sz w:val="24"/>
            <w:szCs w:val="24"/>
          </w:rPr>
          <w:t>方位</w:t>
        </w:r>
      </w:ins>
      <w:ins w:id="176" w:author="user" w:date="2017-03-08T15:09:00Z">
        <w:r w:rsidR="004C55CE" w:rsidRPr="004C55CE">
          <w:rPr>
            <w:rFonts w:ascii="宋体" w:hAnsi="宋体" w:hint="eastAsia"/>
            <w:sz w:val="24"/>
            <w:szCs w:val="24"/>
            <w:rPrChange w:id="177" w:author="user" w:date="2017-03-08T15:10:00Z">
              <w:rPr>
                <w:rFonts w:hint="eastAsia"/>
              </w:rPr>
            </w:rPrChange>
          </w:rPr>
          <w:t>。单票金额</w:t>
        </w:r>
        <w:r w:rsidR="004C55CE" w:rsidRPr="004C55CE">
          <w:rPr>
            <w:rFonts w:ascii="宋体" w:hAnsi="宋体" w:hint="eastAsia"/>
            <w:sz w:val="24"/>
            <w:szCs w:val="24"/>
            <w:rPrChange w:id="178" w:author="user" w:date="2017-03-08T15:10:00Z">
              <w:rPr>
                <w:rFonts w:hint="eastAsia"/>
              </w:rPr>
            </w:rPrChange>
          </w:rPr>
          <w:t>1000</w:t>
        </w:r>
        <w:r w:rsidR="004C55CE" w:rsidRPr="004C55CE">
          <w:rPr>
            <w:rFonts w:ascii="宋体" w:hAnsi="宋体" w:hint="eastAsia"/>
            <w:sz w:val="24"/>
            <w:szCs w:val="24"/>
            <w:rPrChange w:id="179" w:author="user" w:date="2017-03-08T15:10:00Z">
              <w:rPr>
                <w:rFonts w:hint="eastAsia"/>
              </w:rPr>
            </w:rPrChange>
          </w:rPr>
          <w:t>瑞尔（</w:t>
        </w:r>
        <w:r w:rsidR="004C55CE" w:rsidRPr="004C55CE">
          <w:rPr>
            <w:rFonts w:ascii="宋体" w:hAnsi="宋体" w:hint="eastAsia"/>
            <w:sz w:val="24"/>
            <w:szCs w:val="24"/>
            <w:rPrChange w:id="180" w:author="user" w:date="2017-03-08T15:10:00Z">
              <w:rPr>
                <w:rFonts w:hint="eastAsia"/>
              </w:rPr>
            </w:rPrChange>
          </w:rPr>
          <w:t>0.25</w:t>
        </w:r>
        <w:r w:rsidR="004C55CE" w:rsidRPr="004C55CE">
          <w:rPr>
            <w:rFonts w:ascii="宋体" w:hAnsi="宋体" w:hint="eastAsia"/>
            <w:sz w:val="24"/>
            <w:szCs w:val="24"/>
            <w:rPrChange w:id="181" w:author="user" w:date="2017-03-08T15:10:00Z">
              <w:rPr>
                <w:rFonts w:hint="eastAsia"/>
              </w:rPr>
            </w:rPrChange>
          </w:rPr>
          <w:t>美元）以上。</w:t>
        </w:r>
      </w:ins>
    </w:p>
    <w:p w14:paraId="10C9A49C" w14:textId="07798F72" w:rsidR="004C55CE" w:rsidRDefault="008B2AED" w:rsidP="004C55CE">
      <w:pPr>
        <w:spacing w:line="360" w:lineRule="auto"/>
        <w:ind w:left="1134"/>
        <w:rPr>
          <w:ins w:id="182" w:author="user" w:date="2017-03-08T15:09:00Z"/>
          <w:rFonts w:ascii="宋体" w:hAnsi="宋体"/>
          <w:sz w:val="24"/>
          <w:szCs w:val="24"/>
        </w:rPr>
      </w:pPr>
      <w:ins w:id="183" w:author="user" w:date="2017-03-08T15:22:00Z">
        <w:r>
          <w:rPr>
            <w:rFonts w:ascii="宋体" w:hAnsi="宋体" w:hint="eastAsia"/>
            <w:sz w:val="24"/>
            <w:szCs w:val="24"/>
          </w:rPr>
          <w:t>“方位</w:t>
        </w:r>
      </w:ins>
      <w:ins w:id="184" w:author="user" w:date="2017-03-08T15:09:00Z">
        <w:r w:rsidR="004C55CE">
          <w:rPr>
            <w:rFonts w:ascii="宋体" w:hAnsi="宋体" w:hint="eastAsia"/>
            <w:sz w:val="24"/>
            <w:szCs w:val="24"/>
          </w:rPr>
          <w:t>”投注玩法</w:t>
        </w:r>
        <w:r w:rsidR="004C55CE" w:rsidRPr="00403364">
          <w:rPr>
            <w:rFonts w:ascii="宋体" w:hAnsi="宋体" w:hint="eastAsia"/>
            <w:sz w:val="24"/>
            <w:szCs w:val="24"/>
          </w:rPr>
          <w:t>就是把</w:t>
        </w:r>
      </w:ins>
      <w:ins w:id="185" w:author="user" w:date="2017-03-08T15:22:00Z">
        <w:r>
          <w:rPr>
            <w:rFonts w:ascii="宋体" w:hAnsi="宋体"/>
            <w:sz w:val="24"/>
            <w:szCs w:val="24"/>
          </w:rPr>
          <w:t>30</w:t>
        </w:r>
      </w:ins>
      <w:ins w:id="186" w:author="user" w:date="2017-03-08T15:09:00Z">
        <w:r w:rsidR="004C55CE" w:rsidRPr="00403364">
          <w:rPr>
            <w:rFonts w:ascii="宋体" w:hAnsi="宋体" w:hint="eastAsia"/>
            <w:sz w:val="24"/>
            <w:szCs w:val="24"/>
          </w:rPr>
          <w:t>个号码按大小分成</w:t>
        </w:r>
        <w:r>
          <w:rPr>
            <w:rFonts w:ascii="宋体" w:hAnsi="宋体" w:hint="eastAsia"/>
            <w:sz w:val="24"/>
            <w:szCs w:val="24"/>
          </w:rPr>
          <w:t>5</w:t>
        </w:r>
        <w:r w:rsidR="004C55CE" w:rsidRPr="00403364">
          <w:rPr>
            <w:rFonts w:ascii="宋体" w:hAnsi="宋体" w:hint="eastAsia"/>
            <w:sz w:val="24"/>
            <w:szCs w:val="24"/>
          </w:rPr>
          <w:t>组，每个</w:t>
        </w:r>
      </w:ins>
      <w:ins w:id="187" w:author="user" w:date="2017-03-08T15:23:00Z">
        <w:r>
          <w:rPr>
            <w:rFonts w:ascii="宋体" w:hAnsi="宋体" w:hint="eastAsia"/>
            <w:sz w:val="24"/>
            <w:szCs w:val="24"/>
          </w:rPr>
          <w:t>方位</w:t>
        </w:r>
      </w:ins>
      <w:ins w:id="188" w:author="user" w:date="2017-03-08T15:09:00Z">
        <w:r w:rsidR="004C55CE" w:rsidRPr="00403364">
          <w:rPr>
            <w:rFonts w:ascii="宋体" w:hAnsi="宋体" w:hint="eastAsia"/>
            <w:sz w:val="24"/>
            <w:szCs w:val="24"/>
          </w:rPr>
          <w:t>都代表</w:t>
        </w:r>
      </w:ins>
      <w:ins w:id="189" w:author="user" w:date="2017-03-08T15:23:00Z">
        <w:r>
          <w:rPr>
            <w:rFonts w:ascii="宋体" w:hAnsi="宋体"/>
            <w:sz w:val="24"/>
            <w:szCs w:val="24"/>
          </w:rPr>
          <w:t>6</w:t>
        </w:r>
      </w:ins>
      <w:ins w:id="190" w:author="user" w:date="2017-03-08T15:09:00Z">
        <w:r w:rsidR="004C55CE" w:rsidRPr="00403364">
          <w:rPr>
            <w:rFonts w:ascii="宋体" w:hAnsi="宋体" w:hint="eastAsia"/>
            <w:sz w:val="24"/>
            <w:szCs w:val="24"/>
          </w:rPr>
          <w:t>个号码</w:t>
        </w:r>
        <w:r w:rsidR="004C55CE">
          <w:rPr>
            <w:rFonts w:ascii="宋体" w:hAnsi="宋体" w:hint="eastAsia"/>
            <w:sz w:val="24"/>
            <w:szCs w:val="24"/>
          </w:rPr>
          <w:t>。具体分法如下：</w:t>
        </w:r>
      </w:ins>
    </w:p>
    <w:p w14:paraId="22BCA933" w14:textId="587BA7E5" w:rsidR="004C55CE" w:rsidRDefault="008B2AED" w:rsidP="004C55CE">
      <w:pPr>
        <w:spacing w:line="360" w:lineRule="auto"/>
        <w:ind w:left="1134"/>
        <w:rPr>
          <w:ins w:id="191" w:author="user" w:date="2017-03-08T15:09:00Z"/>
          <w:rFonts w:ascii="宋体" w:hAnsi="宋体"/>
          <w:sz w:val="24"/>
          <w:szCs w:val="24"/>
        </w:rPr>
      </w:pPr>
      <w:ins w:id="192" w:author="user" w:date="2017-03-08T15:23:00Z">
        <w:r>
          <w:rPr>
            <w:rFonts w:ascii="宋体" w:hAnsi="宋体" w:hint="eastAsia"/>
            <w:sz w:val="24"/>
            <w:szCs w:val="24"/>
          </w:rPr>
          <w:t>东</w:t>
        </w:r>
      </w:ins>
      <w:ins w:id="193" w:author="user" w:date="2017-03-08T15:09:00Z">
        <w:r w:rsidR="004C55CE">
          <w:rPr>
            <w:rFonts w:ascii="宋体" w:hAnsi="宋体" w:hint="eastAsia"/>
            <w:sz w:val="24"/>
            <w:szCs w:val="24"/>
          </w:rPr>
          <w:t>：</w:t>
        </w:r>
        <w:r w:rsidR="004C55CE" w:rsidRPr="00403364">
          <w:rPr>
            <w:rFonts w:ascii="宋体" w:hAnsi="宋体" w:hint="eastAsia"/>
            <w:sz w:val="24"/>
            <w:szCs w:val="24"/>
          </w:rPr>
          <w:t>01、02、03、04、05、06</w:t>
        </w:r>
        <w:r w:rsidR="004C55CE">
          <w:rPr>
            <w:rFonts w:ascii="宋体" w:hAnsi="宋体" w:hint="eastAsia"/>
            <w:sz w:val="24"/>
            <w:szCs w:val="24"/>
          </w:rPr>
          <w:t>；</w:t>
        </w:r>
      </w:ins>
    </w:p>
    <w:p w14:paraId="3AB3C9AB" w14:textId="6DA53E05" w:rsidR="004C55CE" w:rsidRDefault="008B2AED" w:rsidP="004C55CE">
      <w:pPr>
        <w:spacing w:line="360" w:lineRule="auto"/>
        <w:ind w:left="1134"/>
        <w:rPr>
          <w:ins w:id="194" w:author="user" w:date="2017-03-08T15:09:00Z"/>
          <w:rFonts w:ascii="宋体" w:hAnsi="宋体"/>
          <w:sz w:val="24"/>
          <w:szCs w:val="24"/>
        </w:rPr>
      </w:pPr>
      <w:ins w:id="195" w:author="user" w:date="2017-03-08T15:23:00Z">
        <w:r>
          <w:rPr>
            <w:rFonts w:ascii="宋体" w:hAnsi="宋体" w:hint="eastAsia"/>
            <w:sz w:val="24"/>
            <w:szCs w:val="24"/>
          </w:rPr>
          <w:t>西</w:t>
        </w:r>
      </w:ins>
      <w:ins w:id="196" w:author="user" w:date="2017-03-08T15:09:00Z">
        <w:r w:rsidR="004C55CE">
          <w:rPr>
            <w:rFonts w:ascii="宋体" w:hAnsi="宋体" w:hint="eastAsia"/>
            <w:sz w:val="24"/>
            <w:szCs w:val="24"/>
          </w:rPr>
          <w:t>：</w:t>
        </w:r>
      </w:ins>
      <w:ins w:id="197" w:author="user" w:date="2017-03-08T15:23:00Z">
        <w:r>
          <w:rPr>
            <w:rFonts w:ascii="宋体" w:hAnsi="宋体"/>
            <w:sz w:val="24"/>
            <w:szCs w:val="24"/>
          </w:rPr>
          <w:t>07</w:t>
        </w:r>
        <w:r>
          <w:rPr>
            <w:rFonts w:ascii="宋体" w:hAnsi="宋体" w:hint="eastAsia"/>
            <w:sz w:val="24"/>
            <w:szCs w:val="24"/>
          </w:rPr>
          <w:t>、08、09、10、11、12</w:t>
        </w:r>
      </w:ins>
      <w:ins w:id="198" w:author="user" w:date="2017-03-08T15:09:00Z">
        <w:r w:rsidR="004C55CE">
          <w:rPr>
            <w:rFonts w:ascii="宋体" w:hAnsi="宋体" w:hint="eastAsia"/>
            <w:sz w:val="24"/>
            <w:szCs w:val="24"/>
          </w:rPr>
          <w:t>；</w:t>
        </w:r>
      </w:ins>
    </w:p>
    <w:p w14:paraId="1E4C6B2E" w14:textId="1DEB235C" w:rsidR="004C55CE" w:rsidRDefault="008B2AED" w:rsidP="004C55CE">
      <w:pPr>
        <w:spacing w:line="360" w:lineRule="auto"/>
        <w:ind w:left="1134"/>
        <w:rPr>
          <w:ins w:id="199" w:author="user" w:date="2017-03-08T15:09:00Z"/>
          <w:rFonts w:ascii="宋体" w:hAnsi="宋体"/>
          <w:sz w:val="24"/>
          <w:szCs w:val="24"/>
        </w:rPr>
      </w:pPr>
      <w:ins w:id="200" w:author="user" w:date="2017-03-08T15:23:00Z">
        <w:r>
          <w:rPr>
            <w:rFonts w:ascii="宋体" w:hAnsi="宋体" w:hint="eastAsia"/>
            <w:sz w:val="24"/>
            <w:szCs w:val="24"/>
          </w:rPr>
          <w:t>中</w:t>
        </w:r>
      </w:ins>
      <w:ins w:id="201" w:author="user" w:date="2017-03-08T15:09:00Z">
        <w:r w:rsidR="004C55CE">
          <w:rPr>
            <w:rFonts w:ascii="宋体" w:hAnsi="宋体" w:hint="eastAsia"/>
            <w:sz w:val="24"/>
            <w:szCs w:val="24"/>
          </w:rPr>
          <w:t>：</w:t>
        </w:r>
      </w:ins>
      <w:ins w:id="202" w:author="user" w:date="2017-03-08T15:23:00Z">
        <w:r>
          <w:rPr>
            <w:rFonts w:ascii="宋体" w:hAnsi="宋体"/>
            <w:sz w:val="24"/>
            <w:szCs w:val="24"/>
          </w:rPr>
          <w:t>13</w:t>
        </w:r>
        <w:r>
          <w:rPr>
            <w:rFonts w:ascii="宋体" w:hAnsi="宋体" w:hint="eastAsia"/>
            <w:sz w:val="24"/>
            <w:szCs w:val="24"/>
          </w:rPr>
          <w:t>、14、15、16、17、18</w:t>
        </w:r>
      </w:ins>
      <w:ins w:id="203" w:author="user" w:date="2017-03-08T15:09:00Z">
        <w:r w:rsidR="004C55CE">
          <w:rPr>
            <w:rFonts w:ascii="宋体" w:hAnsi="宋体" w:hint="eastAsia"/>
            <w:sz w:val="24"/>
            <w:szCs w:val="24"/>
          </w:rPr>
          <w:t>；</w:t>
        </w:r>
      </w:ins>
    </w:p>
    <w:p w14:paraId="74B8972E" w14:textId="655E32CB" w:rsidR="004C55CE" w:rsidRDefault="008B2AED" w:rsidP="004C55CE">
      <w:pPr>
        <w:spacing w:line="360" w:lineRule="auto"/>
        <w:ind w:left="1134"/>
        <w:rPr>
          <w:ins w:id="204" w:author="user" w:date="2017-03-08T15:24:00Z"/>
          <w:rFonts w:ascii="宋体" w:hAnsi="宋体"/>
          <w:sz w:val="24"/>
          <w:szCs w:val="24"/>
        </w:rPr>
      </w:pPr>
      <w:ins w:id="205" w:author="user" w:date="2017-03-08T15:24:00Z">
        <w:r>
          <w:rPr>
            <w:rFonts w:ascii="宋体" w:hAnsi="宋体" w:hint="eastAsia"/>
            <w:sz w:val="24"/>
            <w:szCs w:val="24"/>
          </w:rPr>
          <w:t>南</w:t>
        </w:r>
      </w:ins>
      <w:ins w:id="206" w:author="user" w:date="2017-03-08T15:09:00Z">
        <w:r w:rsidR="004C55CE">
          <w:rPr>
            <w:rFonts w:ascii="宋体" w:hAnsi="宋体" w:hint="eastAsia"/>
            <w:sz w:val="24"/>
            <w:szCs w:val="24"/>
          </w:rPr>
          <w:t>：</w:t>
        </w:r>
      </w:ins>
      <w:ins w:id="207" w:author="user" w:date="2017-03-08T15:24:00Z">
        <w:r>
          <w:rPr>
            <w:rFonts w:ascii="宋体" w:hAnsi="宋体"/>
            <w:sz w:val="24"/>
            <w:szCs w:val="24"/>
          </w:rPr>
          <w:t>19</w:t>
        </w:r>
        <w:r>
          <w:rPr>
            <w:rFonts w:ascii="宋体" w:hAnsi="宋体" w:hint="eastAsia"/>
            <w:sz w:val="24"/>
            <w:szCs w:val="24"/>
          </w:rPr>
          <w:t>、20、21、22、23、24；</w:t>
        </w:r>
      </w:ins>
    </w:p>
    <w:p w14:paraId="69CF8310" w14:textId="6995FF95" w:rsidR="008B2AED" w:rsidRPr="00403364" w:rsidRDefault="008B2AED" w:rsidP="004C55CE">
      <w:pPr>
        <w:spacing w:line="360" w:lineRule="auto"/>
        <w:ind w:left="1134"/>
        <w:rPr>
          <w:ins w:id="208" w:author="user" w:date="2017-03-08T15:09:00Z"/>
          <w:rFonts w:ascii="宋体" w:hAnsi="宋体" w:hint="eastAsia"/>
          <w:sz w:val="24"/>
          <w:szCs w:val="24"/>
        </w:rPr>
      </w:pPr>
      <w:ins w:id="209" w:author="user" w:date="2017-03-08T15:24:00Z">
        <w:r>
          <w:rPr>
            <w:rFonts w:ascii="宋体" w:hAnsi="宋体"/>
            <w:sz w:val="24"/>
            <w:szCs w:val="24"/>
          </w:rPr>
          <w:t>北</w:t>
        </w:r>
        <w:r>
          <w:rPr>
            <w:rFonts w:ascii="宋体" w:hAnsi="宋体" w:hint="eastAsia"/>
            <w:sz w:val="24"/>
            <w:szCs w:val="24"/>
          </w:rPr>
          <w:t>：25、26、27、28、29</w:t>
        </w:r>
      </w:ins>
      <w:ins w:id="210" w:author="user" w:date="2017-03-08T15:25:00Z">
        <w:r>
          <w:rPr>
            <w:rFonts w:ascii="宋体" w:hAnsi="宋体" w:hint="eastAsia"/>
            <w:sz w:val="24"/>
            <w:szCs w:val="24"/>
          </w:rPr>
          <w:t>、30。</w:t>
        </w:r>
      </w:ins>
    </w:p>
    <w:p w14:paraId="12CBCC72" w14:textId="5E2D5A42" w:rsidR="004C55CE" w:rsidRDefault="008B2AED" w:rsidP="00226B4C">
      <w:pPr>
        <w:pStyle w:val="a9"/>
        <w:numPr>
          <w:ilvl w:val="0"/>
          <w:numId w:val="35"/>
        </w:numPr>
        <w:spacing w:line="360" w:lineRule="auto"/>
        <w:ind w:leftChars="0"/>
        <w:rPr>
          <w:ins w:id="211" w:author="user" w:date="2017-03-08T15:26:00Z"/>
          <w:rFonts w:ascii="宋体" w:hAnsi="宋体"/>
          <w:sz w:val="24"/>
          <w:szCs w:val="24"/>
        </w:rPr>
        <w:pPrChange w:id="212" w:author="user" w:date="2017-03-08T15:26:00Z">
          <w:pPr>
            <w:numPr>
              <w:numId w:val="19"/>
            </w:numPr>
            <w:spacing w:beforeLines="50" w:before="156" w:afterLines="50" w:after="156" w:line="360" w:lineRule="auto"/>
            <w:ind w:left="540" w:hanging="420"/>
          </w:pPr>
        </w:pPrChange>
      </w:pPr>
      <w:ins w:id="213" w:author="user" w:date="2017-03-08T15:25:00Z">
        <w:r>
          <w:rPr>
            <w:rFonts w:ascii="宋体" w:hAnsi="宋体" w:hint="eastAsia"/>
            <w:sz w:val="24"/>
            <w:szCs w:val="24"/>
          </w:rPr>
          <w:t>大小玩法：投注者从“大、小、和”中选择一个</w:t>
        </w:r>
        <w:r w:rsidR="00226B4C">
          <w:rPr>
            <w:rFonts w:ascii="宋体" w:hAnsi="宋体" w:hint="eastAsia"/>
            <w:sz w:val="24"/>
            <w:szCs w:val="24"/>
          </w:rPr>
          <w:t>。单票金额1000</w:t>
        </w:r>
      </w:ins>
      <w:ins w:id="214" w:author="user" w:date="2017-03-08T15:26:00Z">
        <w:r w:rsidR="00226B4C">
          <w:rPr>
            <w:rFonts w:ascii="宋体" w:hAnsi="宋体" w:hint="eastAsia"/>
            <w:sz w:val="24"/>
            <w:szCs w:val="24"/>
          </w:rPr>
          <w:t>瑞尔（0.25美金）以上。</w:t>
        </w:r>
      </w:ins>
    </w:p>
    <w:p w14:paraId="24D82E95" w14:textId="4021950E" w:rsidR="00226B4C" w:rsidRDefault="00226B4C" w:rsidP="00226B4C">
      <w:pPr>
        <w:spacing w:line="360" w:lineRule="auto"/>
        <w:ind w:left="1134"/>
        <w:rPr>
          <w:ins w:id="215" w:author="user" w:date="2017-03-08T15:26:00Z"/>
          <w:rFonts w:ascii="宋体" w:hAnsi="宋体"/>
          <w:sz w:val="24"/>
          <w:szCs w:val="24"/>
        </w:rPr>
      </w:pPr>
      <w:ins w:id="216" w:author="user" w:date="2017-03-08T15:26:00Z">
        <w:r>
          <w:rPr>
            <w:rFonts w:ascii="宋体" w:hAnsi="宋体" w:hint="eastAsia"/>
            <w:sz w:val="24"/>
            <w:szCs w:val="24"/>
          </w:rPr>
          <w:lastRenderedPageBreak/>
          <w:t>“</w:t>
        </w:r>
        <w:r>
          <w:rPr>
            <w:rFonts w:ascii="宋体" w:hAnsi="宋体" w:hint="eastAsia"/>
            <w:sz w:val="24"/>
            <w:szCs w:val="24"/>
          </w:rPr>
          <w:t>大小</w:t>
        </w:r>
        <w:r>
          <w:rPr>
            <w:rFonts w:ascii="宋体" w:hAnsi="宋体" w:hint="eastAsia"/>
            <w:sz w:val="24"/>
            <w:szCs w:val="24"/>
          </w:rPr>
          <w:t>”投注玩法</w:t>
        </w:r>
        <w:r w:rsidRPr="00403364">
          <w:rPr>
            <w:rFonts w:ascii="宋体" w:hAnsi="宋体" w:hint="eastAsia"/>
            <w:sz w:val="24"/>
            <w:szCs w:val="24"/>
          </w:rPr>
          <w:t>就是把</w:t>
        </w:r>
        <w:r>
          <w:rPr>
            <w:rFonts w:ascii="宋体" w:hAnsi="宋体"/>
            <w:sz w:val="24"/>
            <w:szCs w:val="24"/>
          </w:rPr>
          <w:t>30</w:t>
        </w:r>
        <w:r w:rsidRPr="00403364">
          <w:rPr>
            <w:rFonts w:ascii="宋体" w:hAnsi="宋体" w:hint="eastAsia"/>
            <w:sz w:val="24"/>
            <w:szCs w:val="24"/>
          </w:rPr>
          <w:t>个号码按大小分成</w:t>
        </w:r>
        <w:r>
          <w:rPr>
            <w:rFonts w:ascii="宋体" w:hAnsi="宋体"/>
            <w:sz w:val="24"/>
            <w:szCs w:val="24"/>
          </w:rPr>
          <w:t>3</w:t>
        </w:r>
        <w:r w:rsidRPr="00403364">
          <w:rPr>
            <w:rFonts w:ascii="宋体" w:hAnsi="宋体" w:hint="eastAsia"/>
            <w:sz w:val="24"/>
            <w:szCs w:val="24"/>
          </w:rPr>
          <w:t>组，每个代表</w:t>
        </w:r>
        <w:r>
          <w:rPr>
            <w:rFonts w:ascii="宋体" w:hAnsi="宋体"/>
            <w:sz w:val="24"/>
            <w:szCs w:val="24"/>
          </w:rPr>
          <w:t>10</w:t>
        </w:r>
        <w:r w:rsidRPr="00403364">
          <w:rPr>
            <w:rFonts w:ascii="宋体" w:hAnsi="宋体" w:hint="eastAsia"/>
            <w:sz w:val="24"/>
            <w:szCs w:val="24"/>
          </w:rPr>
          <w:t>个号码</w:t>
        </w:r>
        <w:r>
          <w:rPr>
            <w:rFonts w:ascii="宋体" w:hAnsi="宋体" w:hint="eastAsia"/>
            <w:sz w:val="24"/>
            <w:szCs w:val="24"/>
          </w:rPr>
          <w:t>。具体分法如下：</w:t>
        </w:r>
      </w:ins>
    </w:p>
    <w:p w14:paraId="147FBECE" w14:textId="1A0A86B5" w:rsidR="00226B4C" w:rsidRDefault="00EE103D" w:rsidP="00226B4C">
      <w:pPr>
        <w:spacing w:line="360" w:lineRule="auto"/>
        <w:ind w:left="1134"/>
        <w:rPr>
          <w:ins w:id="217" w:author="user" w:date="2017-03-08T15:26:00Z"/>
          <w:rFonts w:ascii="宋体" w:hAnsi="宋体"/>
          <w:sz w:val="24"/>
          <w:szCs w:val="24"/>
        </w:rPr>
      </w:pPr>
      <w:ins w:id="218" w:author="user" w:date="2017-03-08T15:36:00Z">
        <w:r>
          <w:rPr>
            <w:rFonts w:ascii="宋体" w:hAnsi="宋体" w:hint="eastAsia"/>
            <w:sz w:val="24"/>
            <w:szCs w:val="24"/>
          </w:rPr>
          <w:t>小</w:t>
        </w:r>
      </w:ins>
      <w:ins w:id="219" w:author="user" w:date="2017-03-08T15:26:00Z">
        <w:r w:rsidR="00226B4C">
          <w:rPr>
            <w:rFonts w:ascii="宋体" w:hAnsi="宋体" w:hint="eastAsia"/>
            <w:sz w:val="24"/>
            <w:szCs w:val="24"/>
          </w:rPr>
          <w:t>：</w:t>
        </w:r>
        <w:r w:rsidR="00226B4C" w:rsidRPr="00403364">
          <w:rPr>
            <w:rFonts w:ascii="宋体" w:hAnsi="宋体" w:hint="eastAsia"/>
            <w:sz w:val="24"/>
            <w:szCs w:val="24"/>
          </w:rPr>
          <w:t>01、02、03、04、05、06</w:t>
        </w:r>
      </w:ins>
      <w:ins w:id="220" w:author="user" w:date="2017-03-08T15:36:00Z">
        <w:r>
          <w:rPr>
            <w:rFonts w:ascii="宋体" w:hAnsi="宋体" w:hint="eastAsia"/>
            <w:sz w:val="24"/>
            <w:szCs w:val="24"/>
          </w:rPr>
          <w:t>、07、08、09、10</w:t>
        </w:r>
      </w:ins>
      <w:ins w:id="221" w:author="user" w:date="2017-03-08T15:26:00Z">
        <w:r w:rsidR="00226B4C">
          <w:rPr>
            <w:rFonts w:ascii="宋体" w:hAnsi="宋体" w:hint="eastAsia"/>
            <w:sz w:val="24"/>
            <w:szCs w:val="24"/>
          </w:rPr>
          <w:t>；</w:t>
        </w:r>
      </w:ins>
    </w:p>
    <w:p w14:paraId="03C7B2EA" w14:textId="28D0EC65" w:rsidR="00226B4C" w:rsidRDefault="00EE103D" w:rsidP="00226B4C">
      <w:pPr>
        <w:spacing w:line="360" w:lineRule="auto"/>
        <w:ind w:left="1134"/>
        <w:rPr>
          <w:ins w:id="222" w:author="user" w:date="2017-03-08T15:26:00Z"/>
          <w:rFonts w:ascii="宋体" w:hAnsi="宋体"/>
          <w:sz w:val="24"/>
          <w:szCs w:val="24"/>
        </w:rPr>
      </w:pPr>
      <w:ins w:id="223" w:author="user" w:date="2017-03-08T15:36:00Z">
        <w:r>
          <w:rPr>
            <w:rFonts w:ascii="宋体" w:hAnsi="宋体" w:hint="eastAsia"/>
            <w:sz w:val="24"/>
            <w:szCs w:val="24"/>
          </w:rPr>
          <w:t>和</w:t>
        </w:r>
      </w:ins>
      <w:ins w:id="224" w:author="user" w:date="2017-03-08T15:26:00Z">
        <w:r w:rsidR="00226B4C">
          <w:rPr>
            <w:rFonts w:ascii="宋体" w:hAnsi="宋体" w:hint="eastAsia"/>
            <w:sz w:val="24"/>
            <w:szCs w:val="24"/>
          </w:rPr>
          <w:t>：11、12</w:t>
        </w:r>
      </w:ins>
      <w:ins w:id="225" w:author="user" w:date="2017-03-08T15:36:00Z">
        <w:r>
          <w:rPr>
            <w:rFonts w:ascii="宋体" w:hAnsi="宋体" w:hint="eastAsia"/>
            <w:sz w:val="24"/>
            <w:szCs w:val="24"/>
          </w:rPr>
          <w:t>、13、14、15、16、17、18、19、</w:t>
        </w:r>
      </w:ins>
      <w:ins w:id="226" w:author="user" w:date="2017-03-08T15:37:00Z">
        <w:r>
          <w:rPr>
            <w:rFonts w:ascii="宋体" w:hAnsi="宋体" w:hint="eastAsia"/>
            <w:sz w:val="24"/>
            <w:szCs w:val="24"/>
          </w:rPr>
          <w:t>20</w:t>
        </w:r>
      </w:ins>
      <w:ins w:id="227" w:author="user" w:date="2017-03-08T15:26:00Z">
        <w:r w:rsidR="00226B4C">
          <w:rPr>
            <w:rFonts w:ascii="宋体" w:hAnsi="宋体" w:hint="eastAsia"/>
            <w:sz w:val="24"/>
            <w:szCs w:val="24"/>
          </w:rPr>
          <w:t>；</w:t>
        </w:r>
      </w:ins>
    </w:p>
    <w:p w14:paraId="1F2778D3" w14:textId="035B6979" w:rsidR="00226B4C" w:rsidRDefault="00EE103D" w:rsidP="00226B4C">
      <w:pPr>
        <w:spacing w:line="360" w:lineRule="auto"/>
        <w:ind w:left="1134"/>
        <w:rPr>
          <w:ins w:id="228" w:author="user" w:date="2017-03-08T15:26:00Z"/>
          <w:rFonts w:ascii="宋体" w:hAnsi="宋体"/>
          <w:sz w:val="24"/>
          <w:szCs w:val="24"/>
        </w:rPr>
      </w:pPr>
      <w:ins w:id="229" w:author="user" w:date="2017-03-08T15:37:00Z">
        <w:r>
          <w:rPr>
            <w:rFonts w:ascii="宋体" w:hAnsi="宋体" w:hint="eastAsia"/>
            <w:sz w:val="24"/>
            <w:szCs w:val="24"/>
          </w:rPr>
          <w:t>大</w:t>
        </w:r>
      </w:ins>
      <w:ins w:id="230" w:author="user" w:date="2017-03-08T15:26:00Z">
        <w:r w:rsidR="00226B4C">
          <w:rPr>
            <w:rFonts w:ascii="宋体" w:hAnsi="宋体" w:hint="eastAsia"/>
            <w:sz w:val="24"/>
            <w:szCs w:val="24"/>
          </w:rPr>
          <w:t>：</w:t>
        </w:r>
      </w:ins>
      <w:ins w:id="231" w:author="user" w:date="2017-03-08T15:37:00Z">
        <w:r>
          <w:rPr>
            <w:rFonts w:ascii="宋体" w:hAnsi="宋体"/>
            <w:sz w:val="24"/>
            <w:szCs w:val="24"/>
          </w:rPr>
          <w:t>21</w:t>
        </w:r>
        <w:r>
          <w:rPr>
            <w:rFonts w:ascii="宋体" w:hAnsi="宋体" w:hint="eastAsia"/>
            <w:sz w:val="24"/>
            <w:szCs w:val="24"/>
          </w:rPr>
          <w:t>、22、23、24、25、26、27、28、29、30。</w:t>
        </w:r>
      </w:ins>
    </w:p>
    <w:p w14:paraId="20593E91" w14:textId="365E2927" w:rsidR="002604AB" w:rsidRPr="009D1903" w:rsidRDefault="00EE103D" w:rsidP="002604AB">
      <w:pPr>
        <w:numPr>
          <w:ilvl w:val="0"/>
          <w:numId w:val="33"/>
        </w:numPr>
        <w:spacing w:beforeLines="50" w:before="156" w:afterLines="50" w:after="156" w:line="360" w:lineRule="auto"/>
        <w:rPr>
          <w:ins w:id="232" w:author="user" w:date="2017-03-08T14:55:00Z"/>
          <w:rFonts w:ascii="宋体" w:hAnsi="宋体"/>
          <w:sz w:val="24"/>
          <w:szCs w:val="24"/>
        </w:rPr>
        <w:pPrChange w:id="233" w:author="user" w:date="2017-03-08T14:56:00Z">
          <w:pPr>
            <w:numPr>
              <w:numId w:val="19"/>
            </w:numPr>
            <w:spacing w:beforeLines="50" w:before="156" w:afterLines="50" w:after="156" w:line="360" w:lineRule="auto"/>
            <w:ind w:left="540" w:hanging="420"/>
          </w:pPr>
        </w:pPrChange>
      </w:pPr>
      <w:ins w:id="234" w:author="user" w:date="2017-03-08T15:37:00Z">
        <w:r>
          <w:rPr>
            <w:rFonts w:ascii="宋体" w:hAnsi="宋体" w:hint="eastAsia"/>
            <w:sz w:val="24"/>
            <w:szCs w:val="24"/>
          </w:rPr>
          <w:t xml:space="preserve"> </w:t>
        </w:r>
      </w:ins>
      <w:ins w:id="235" w:author="user" w:date="2017-03-08T14:55:00Z">
        <w:r w:rsidR="002604AB">
          <w:rPr>
            <w:rFonts w:ascii="宋体" w:hAnsi="宋体" w:hint="eastAsia"/>
            <w:sz w:val="24"/>
            <w:szCs w:val="24"/>
          </w:rPr>
          <w:t>“30选6</w:t>
        </w:r>
      </w:ins>
      <w:ins w:id="236" w:author="user" w:date="2017-03-08T15:38:00Z">
        <w:r w:rsidR="00984A25">
          <w:rPr>
            <w:rFonts w:ascii="宋体" w:hAnsi="宋体" w:hint="eastAsia"/>
            <w:sz w:val="24"/>
            <w:szCs w:val="24"/>
          </w:rPr>
          <w:t>特码</w:t>
        </w:r>
      </w:ins>
      <w:ins w:id="237" w:author="user" w:date="2017-03-08T14:55:00Z">
        <w:r w:rsidR="002604AB">
          <w:rPr>
            <w:rFonts w:ascii="宋体" w:hAnsi="宋体" w:hint="eastAsia"/>
            <w:sz w:val="24"/>
            <w:szCs w:val="24"/>
          </w:rPr>
          <w:t>”</w:t>
        </w:r>
        <w:r w:rsidR="002604AB" w:rsidRPr="009D1903">
          <w:rPr>
            <w:rFonts w:ascii="宋体" w:hAnsi="宋体" w:hint="eastAsia"/>
            <w:sz w:val="24"/>
            <w:szCs w:val="24"/>
          </w:rPr>
          <w:t>每</w:t>
        </w:r>
        <w:proofErr w:type="gramStart"/>
        <w:r w:rsidR="002604AB" w:rsidRPr="009D1903">
          <w:rPr>
            <w:rFonts w:ascii="宋体" w:hAnsi="宋体" w:hint="eastAsia"/>
            <w:sz w:val="24"/>
            <w:szCs w:val="24"/>
          </w:rPr>
          <w:t>周销售</w:t>
        </w:r>
        <w:proofErr w:type="gramEnd"/>
        <w:r w:rsidR="002604AB">
          <w:rPr>
            <w:rFonts w:ascii="宋体" w:hAnsi="宋体" w:hint="eastAsia"/>
            <w:sz w:val="24"/>
            <w:szCs w:val="24"/>
          </w:rPr>
          <w:t>三</w:t>
        </w:r>
        <w:r w:rsidR="002604AB" w:rsidRPr="009D1903">
          <w:rPr>
            <w:rFonts w:ascii="宋体" w:hAnsi="宋体" w:hint="eastAsia"/>
            <w:sz w:val="24"/>
            <w:szCs w:val="24"/>
          </w:rPr>
          <w:t>期，</w:t>
        </w:r>
        <w:r w:rsidR="002604AB">
          <w:rPr>
            <w:rFonts w:ascii="宋体" w:hAnsi="宋体" w:hint="eastAsia"/>
            <w:sz w:val="24"/>
            <w:szCs w:val="24"/>
          </w:rPr>
          <w:t>一、三、六</w:t>
        </w:r>
        <w:r w:rsidR="002604AB" w:rsidRPr="009D1903">
          <w:rPr>
            <w:rFonts w:ascii="宋体" w:hAnsi="宋体" w:hint="eastAsia"/>
            <w:sz w:val="24"/>
            <w:szCs w:val="24"/>
          </w:rPr>
          <w:t>开奖，期号以开奖日界定，按日历年度编排。</w:t>
        </w:r>
      </w:ins>
    </w:p>
    <w:p w14:paraId="1AC20D54" w14:textId="020C1880" w:rsidR="002604AB" w:rsidRPr="009D1903" w:rsidRDefault="002604AB" w:rsidP="002604AB">
      <w:pPr>
        <w:numPr>
          <w:ilvl w:val="0"/>
          <w:numId w:val="33"/>
        </w:numPr>
        <w:spacing w:beforeLines="50" w:before="156" w:afterLines="50" w:after="156" w:line="360" w:lineRule="auto"/>
        <w:rPr>
          <w:ins w:id="238" w:author="user" w:date="2017-03-08T14:55:00Z"/>
          <w:rFonts w:ascii="宋体" w:hAnsi="宋体"/>
          <w:sz w:val="24"/>
          <w:szCs w:val="24"/>
        </w:rPr>
        <w:pPrChange w:id="239" w:author="user" w:date="2017-03-08T14:56:00Z">
          <w:pPr>
            <w:numPr>
              <w:numId w:val="19"/>
            </w:numPr>
            <w:spacing w:beforeLines="50" w:before="156" w:afterLines="50" w:after="156" w:line="360" w:lineRule="auto"/>
            <w:ind w:left="540" w:hanging="420"/>
          </w:pPr>
        </w:pPrChange>
      </w:pPr>
      <w:ins w:id="240" w:author="user" w:date="2017-03-08T14:55:00Z">
        <w:r>
          <w:rPr>
            <w:rFonts w:ascii="宋体" w:hAnsi="宋体" w:hint="eastAsia"/>
            <w:sz w:val="24"/>
            <w:szCs w:val="24"/>
          </w:rPr>
          <w:t>“30选6</w:t>
        </w:r>
      </w:ins>
      <w:ins w:id="241" w:author="user" w:date="2017-03-08T15:51:00Z">
        <w:r w:rsidR="008218C8">
          <w:rPr>
            <w:rFonts w:ascii="宋体" w:hAnsi="宋体" w:hint="eastAsia"/>
            <w:sz w:val="24"/>
            <w:szCs w:val="24"/>
          </w:rPr>
          <w:t>特码</w:t>
        </w:r>
      </w:ins>
      <w:ins w:id="242" w:author="user" w:date="2017-03-08T14:55:00Z">
        <w:r>
          <w:rPr>
            <w:rFonts w:ascii="宋体" w:hAnsi="宋体" w:hint="eastAsia"/>
            <w:sz w:val="24"/>
            <w:szCs w:val="24"/>
          </w:rPr>
          <w:t>”</w:t>
        </w:r>
        <w:r w:rsidRPr="009D1903">
          <w:rPr>
            <w:rFonts w:ascii="宋体" w:hAnsi="宋体" w:hint="eastAsia"/>
            <w:sz w:val="24"/>
            <w:szCs w:val="24"/>
          </w:rPr>
          <w:t>投注方法分为自选号</w:t>
        </w:r>
        <w:r w:rsidR="008218C8">
          <w:rPr>
            <w:rFonts w:ascii="宋体" w:hAnsi="宋体" w:hint="eastAsia"/>
            <w:sz w:val="24"/>
            <w:szCs w:val="24"/>
          </w:rPr>
          <w:t>码投注和机选号码投注，投注方式分为单式投注、复式投注</w:t>
        </w:r>
        <w:r>
          <w:rPr>
            <w:rFonts w:ascii="宋体" w:hAnsi="宋体" w:hint="eastAsia"/>
            <w:sz w:val="24"/>
            <w:szCs w:val="24"/>
          </w:rPr>
          <w:t>和多倍投注。</w:t>
        </w:r>
      </w:ins>
    </w:p>
    <w:p w14:paraId="21862263" w14:textId="77777777" w:rsidR="002604AB" w:rsidRPr="009D1903" w:rsidRDefault="002604AB" w:rsidP="002604AB">
      <w:pPr>
        <w:numPr>
          <w:ilvl w:val="0"/>
          <w:numId w:val="33"/>
        </w:numPr>
        <w:spacing w:beforeLines="50" w:before="156" w:afterLines="50" w:after="156" w:line="360" w:lineRule="auto"/>
        <w:rPr>
          <w:ins w:id="243" w:author="user" w:date="2017-03-08T14:55:00Z"/>
          <w:rFonts w:ascii="宋体" w:hAnsi="宋体"/>
          <w:sz w:val="24"/>
          <w:szCs w:val="24"/>
        </w:rPr>
        <w:pPrChange w:id="244" w:author="user" w:date="2017-03-08T14:56:00Z">
          <w:pPr>
            <w:numPr>
              <w:numId w:val="19"/>
            </w:numPr>
            <w:spacing w:beforeLines="50" w:before="156" w:afterLines="50" w:after="156" w:line="360" w:lineRule="auto"/>
            <w:ind w:left="540" w:hanging="420"/>
          </w:pPr>
        </w:pPrChange>
      </w:pPr>
      <w:ins w:id="245" w:author="user" w:date="2017-03-08T14:55:00Z">
        <w:r w:rsidRPr="009D1903">
          <w:rPr>
            <w:rFonts w:ascii="宋体" w:hAnsi="宋体" w:hint="eastAsia"/>
            <w:sz w:val="24"/>
            <w:szCs w:val="24"/>
          </w:rPr>
          <w:t>自选号码投注是指由投注者自行选定投注号码的投注；机选号码投注是指由</w:t>
        </w:r>
        <w:r>
          <w:rPr>
            <w:rFonts w:ascii="宋体" w:hAnsi="宋体" w:hint="eastAsia"/>
            <w:sz w:val="24"/>
            <w:szCs w:val="24"/>
          </w:rPr>
          <w:t>彩票销售系统</w:t>
        </w:r>
        <w:r w:rsidRPr="009D1903">
          <w:rPr>
            <w:rFonts w:ascii="宋体" w:hAnsi="宋体" w:hint="eastAsia"/>
            <w:sz w:val="24"/>
            <w:szCs w:val="24"/>
          </w:rPr>
          <w:t>为投注者随机产生投注号码的投注。</w:t>
        </w:r>
      </w:ins>
    </w:p>
    <w:p w14:paraId="13DE56E3" w14:textId="77777777" w:rsidR="00533D9A" w:rsidRDefault="00533D9A" w:rsidP="00533D9A">
      <w:pPr>
        <w:numPr>
          <w:ilvl w:val="0"/>
          <w:numId w:val="33"/>
        </w:numPr>
        <w:spacing w:beforeLines="50" w:before="156" w:afterLines="50" w:after="156" w:line="360" w:lineRule="auto"/>
        <w:rPr>
          <w:ins w:id="246" w:author="user" w:date="2017-03-08T16:06:00Z"/>
          <w:rFonts w:ascii="宋体" w:hAnsi="宋体"/>
          <w:sz w:val="24"/>
          <w:szCs w:val="24"/>
        </w:rPr>
        <w:pPrChange w:id="247" w:author="user" w:date="2017-03-08T16:06:00Z">
          <w:pPr>
            <w:numPr>
              <w:numId w:val="34"/>
            </w:numPr>
            <w:spacing w:beforeLines="50" w:before="156" w:afterLines="50" w:after="156" w:line="360" w:lineRule="auto"/>
            <w:ind w:left="540" w:hanging="420"/>
          </w:pPr>
        </w:pPrChange>
      </w:pPr>
      <w:ins w:id="248" w:author="user" w:date="2017-03-08T16:06:00Z">
        <w:r w:rsidRPr="009D1903">
          <w:rPr>
            <w:rFonts w:ascii="宋体" w:hAnsi="宋体"/>
            <w:sz w:val="24"/>
            <w:szCs w:val="24"/>
          </w:rPr>
          <w:t>单式投注</w:t>
        </w:r>
        <w:r>
          <w:rPr>
            <w:rFonts w:ascii="宋体" w:hAnsi="宋体" w:hint="eastAsia"/>
            <w:sz w:val="24"/>
            <w:szCs w:val="24"/>
          </w:rPr>
          <w:t>、</w:t>
        </w:r>
        <w:r>
          <w:rPr>
            <w:rFonts w:ascii="宋体" w:hAnsi="宋体"/>
            <w:sz w:val="24"/>
            <w:szCs w:val="24"/>
          </w:rPr>
          <w:t>复式投注和多倍投注</w:t>
        </w:r>
        <w:r>
          <w:rPr>
            <w:rFonts w:ascii="宋体" w:hAnsi="宋体" w:hint="eastAsia"/>
            <w:sz w:val="24"/>
            <w:szCs w:val="24"/>
          </w:rPr>
          <w:t>。</w:t>
        </w:r>
      </w:ins>
    </w:p>
    <w:p w14:paraId="53B7F2B8" w14:textId="77777777" w:rsidR="00533D9A" w:rsidRDefault="00533D9A" w:rsidP="00533D9A">
      <w:pPr>
        <w:numPr>
          <w:ilvl w:val="0"/>
          <w:numId w:val="20"/>
        </w:numPr>
        <w:spacing w:line="360" w:lineRule="auto"/>
        <w:rPr>
          <w:ins w:id="249" w:author="user" w:date="2017-03-08T16:06:00Z"/>
          <w:rFonts w:ascii="宋体" w:hAnsi="宋体"/>
          <w:sz w:val="24"/>
          <w:szCs w:val="24"/>
        </w:rPr>
      </w:pPr>
      <w:ins w:id="250" w:author="user" w:date="2017-03-08T16:06:00Z">
        <w:r>
          <w:rPr>
            <w:rFonts w:ascii="宋体" w:hAnsi="宋体" w:hint="eastAsia"/>
            <w:sz w:val="24"/>
            <w:szCs w:val="24"/>
          </w:rPr>
          <w:t>单式投注：</w:t>
        </w:r>
      </w:ins>
    </w:p>
    <w:p w14:paraId="52E76CC9" w14:textId="78057B8F" w:rsidR="00533D9A" w:rsidRDefault="00533D9A" w:rsidP="00533D9A">
      <w:pPr>
        <w:spacing w:beforeLines="50" w:before="156" w:afterLines="50" w:after="156" w:line="360" w:lineRule="auto"/>
        <w:ind w:left="540"/>
        <w:rPr>
          <w:ins w:id="251" w:author="user" w:date="2017-03-08T16:06:00Z"/>
          <w:rFonts w:ascii="宋体" w:hAnsi="宋体"/>
          <w:sz w:val="24"/>
          <w:szCs w:val="24"/>
        </w:rPr>
      </w:pPr>
      <w:ins w:id="252" w:author="user" w:date="2017-03-08T16:06:00Z">
        <w:r>
          <w:rPr>
            <w:rFonts w:ascii="宋体" w:hAnsi="宋体"/>
            <w:sz w:val="24"/>
            <w:szCs w:val="24"/>
          </w:rPr>
          <w:t>号码玩法</w:t>
        </w:r>
        <w:r>
          <w:rPr>
            <w:rFonts w:ascii="宋体" w:hAnsi="宋体" w:hint="eastAsia"/>
            <w:sz w:val="24"/>
            <w:szCs w:val="24"/>
          </w:rPr>
          <w:t>：</w:t>
        </w:r>
        <w:r w:rsidRPr="009D1903">
          <w:rPr>
            <w:rFonts w:ascii="宋体" w:hAnsi="宋体"/>
            <w:sz w:val="24"/>
            <w:szCs w:val="24"/>
          </w:rPr>
          <w:t>从</w:t>
        </w:r>
      </w:ins>
      <w:ins w:id="253" w:author="user" w:date="2017-03-08T16:07:00Z">
        <w:r>
          <w:rPr>
            <w:rFonts w:ascii="宋体" w:hAnsi="宋体"/>
            <w:sz w:val="24"/>
            <w:szCs w:val="24"/>
          </w:rPr>
          <w:t>30</w:t>
        </w:r>
      </w:ins>
      <w:ins w:id="254" w:author="user" w:date="2017-03-08T16:06:00Z">
        <w:r w:rsidRPr="009D1903">
          <w:rPr>
            <w:rFonts w:ascii="宋体" w:hAnsi="宋体"/>
            <w:sz w:val="24"/>
            <w:szCs w:val="24"/>
          </w:rPr>
          <w:t>个号码中选择</w:t>
        </w:r>
        <w:r>
          <w:rPr>
            <w:rFonts w:ascii="宋体" w:hAnsi="宋体"/>
            <w:sz w:val="24"/>
            <w:szCs w:val="24"/>
          </w:rPr>
          <w:t>1</w:t>
        </w:r>
        <w:r w:rsidRPr="009D1903">
          <w:rPr>
            <w:rFonts w:ascii="宋体" w:hAnsi="宋体"/>
            <w:sz w:val="24"/>
            <w:szCs w:val="24"/>
          </w:rPr>
          <w:t>个号码</w:t>
        </w:r>
        <w:r>
          <w:rPr>
            <w:rFonts w:ascii="宋体" w:hAnsi="宋体"/>
            <w:sz w:val="24"/>
            <w:szCs w:val="24"/>
          </w:rPr>
          <w:t>作为一注投注号码</w:t>
        </w:r>
        <w:r>
          <w:rPr>
            <w:rFonts w:ascii="宋体" w:hAnsi="宋体" w:hint="eastAsia"/>
            <w:sz w:val="24"/>
            <w:szCs w:val="24"/>
          </w:rPr>
          <w:t>；</w:t>
        </w:r>
      </w:ins>
    </w:p>
    <w:p w14:paraId="13454319" w14:textId="4D03CDB7" w:rsidR="00533D9A" w:rsidRDefault="00533D9A" w:rsidP="00533D9A">
      <w:pPr>
        <w:spacing w:beforeLines="50" w:before="156" w:afterLines="50" w:after="156" w:line="360" w:lineRule="auto"/>
        <w:ind w:left="540"/>
        <w:rPr>
          <w:ins w:id="255" w:author="user" w:date="2017-03-08T16:08:00Z"/>
          <w:rFonts w:ascii="宋体" w:hAnsi="宋体"/>
          <w:sz w:val="24"/>
          <w:szCs w:val="24"/>
        </w:rPr>
      </w:pPr>
      <w:ins w:id="256" w:author="user" w:date="2017-03-08T16:07:00Z">
        <w:r>
          <w:rPr>
            <w:rFonts w:ascii="宋体" w:hAnsi="宋体" w:hint="eastAsia"/>
            <w:sz w:val="24"/>
            <w:szCs w:val="24"/>
          </w:rPr>
          <w:t>方位</w:t>
        </w:r>
      </w:ins>
      <w:ins w:id="257" w:author="user" w:date="2017-03-08T16:06:00Z">
        <w:r>
          <w:rPr>
            <w:rFonts w:ascii="宋体" w:hAnsi="宋体" w:hint="eastAsia"/>
            <w:sz w:val="24"/>
            <w:szCs w:val="24"/>
          </w:rPr>
          <w:t>玩法：从“</w:t>
        </w:r>
      </w:ins>
      <w:ins w:id="258" w:author="user" w:date="2017-03-08T16:07:00Z">
        <w:r>
          <w:rPr>
            <w:rFonts w:ascii="宋体" w:hAnsi="宋体" w:hint="eastAsia"/>
            <w:sz w:val="24"/>
            <w:szCs w:val="24"/>
          </w:rPr>
          <w:t>东</w:t>
        </w:r>
      </w:ins>
      <w:ins w:id="259" w:author="user" w:date="2017-03-08T16:06:00Z">
        <w:r>
          <w:rPr>
            <w:rFonts w:ascii="宋体" w:hAnsi="宋体" w:hint="eastAsia"/>
            <w:sz w:val="24"/>
            <w:szCs w:val="24"/>
          </w:rPr>
          <w:t>、</w:t>
        </w:r>
      </w:ins>
      <w:ins w:id="260" w:author="user" w:date="2017-03-08T16:08:00Z">
        <w:r>
          <w:rPr>
            <w:rFonts w:ascii="宋体" w:hAnsi="宋体" w:hint="eastAsia"/>
            <w:sz w:val="24"/>
            <w:szCs w:val="24"/>
          </w:rPr>
          <w:t>西</w:t>
        </w:r>
      </w:ins>
      <w:ins w:id="261" w:author="user" w:date="2017-03-08T16:06:00Z">
        <w:r>
          <w:rPr>
            <w:rFonts w:ascii="宋体" w:hAnsi="宋体" w:hint="eastAsia"/>
            <w:sz w:val="24"/>
            <w:szCs w:val="24"/>
          </w:rPr>
          <w:t>、</w:t>
        </w:r>
      </w:ins>
      <w:ins w:id="262" w:author="user" w:date="2017-03-08T16:08:00Z">
        <w:r>
          <w:rPr>
            <w:rFonts w:ascii="宋体" w:hAnsi="宋体" w:hint="eastAsia"/>
            <w:sz w:val="24"/>
            <w:szCs w:val="24"/>
          </w:rPr>
          <w:t>南</w:t>
        </w:r>
      </w:ins>
      <w:ins w:id="263" w:author="user" w:date="2017-03-08T16:06:00Z">
        <w:r>
          <w:rPr>
            <w:rFonts w:ascii="宋体" w:hAnsi="宋体" w:hint="eastAsia"/>
            <w:sz w:val="24"/>
            <w:szCs w:val="24"/>
          </w:rPr>
          <w:t>、</w:t>
        </w:r>
      </w:ins>
      <w:ins w:id="264" w:author="user" w:date="2017-03-08T16:08:00Z">
        <w:r>
          <w:rPr>
            <w:rFonts w:ascii="宋体" w:hAnsi="宋体" w:hint="eastAsia"/>
            <w:sz w:val="24"/>
            <w:szCs w:val="24"/>
          </w:rPr>
          <w:t>北、中</w:t>
        </w:r>
      </w:ins>
      <w:ins w:id="265" w:author="user" w:date="2017-03-08T16:06:00Z">
        <w:r>
          <w:rPr>
            <w:rFonts w:ascii="宋体" w:hAnsi="宋体" w:hint="eastAsia"/>
            <w:sz w:val="24"/>
            <w:szCs w:val="24"/>
          </w:rPr>
          <w:t>”</w:t>
        </w:r>
        <w:r>
          <w:rPr>
            <w:rFonts w:ascii="宋体" w:hAnsi="宋体" w:hint="eastAsia"/>
            <w:sz w:val="24"/>
            <w:szCs w:val="24"/>
          </w:rPr>
          <w:t>选择1个</w:t>
        </w:r>
      </w:ins>
      <w:ins w:id="266" w:author="user" w:date="2017-03-08T16:08:00Z">
        <w:r>
          <w:rPr>
            <w:rFonts w:ascii="宋体" w:hAnsi="宋体" w:hint="eastAsia"/>
            <w:sz w:val="24"/>
            <w:szCs w:val="24"/>
          </w:rPr>
          <w:t>方位</w:t>
        </w:r>
      </w:ins>
      <w:ins w:id="267" w:author="user" w:date="2017-03-08T16:06:00Z">
        <w:r>
          <w:rPr>
            <w:rFonts w:ascii="宋体" w:hAnsi="宋体" w:hint="eastAsia"/>
            <w:sz w:val="24"/>
            <w:szCs w:val="24"/>
          </w:rPr>
          <w:t>作</w:t>
        </w:r>
        <w:r w:rsidRPr="009D1903">
          <w:rPr>
            <w:rFonts w:ascii="宋体" w:hAnsi="宋体"/>
            <w:sz w:val="24"/>
            <w:szCs w:val="24"/>
          </w:rPr>
          <w:t>为</w:t>
        </w:r>
        <w:r>
          <w:rPr>
            <w:rFonts w:ascii="宋体" w:hAnsi="宋体" w:hint="eastAsia"/>
            <w:sz w:val="24"/>
            <w:szCs w:val="24"/>
          </w:rPr>
          <w:t>一</w:t>
        </w:r>
        <w:r w:rsidRPr="009D1903">
          <w:rPr>
            <w:rFonts w:ascii="宋体" w:hAnsi="宋体"/>
            <w:sz w:val="24"/>
            <w:szCs w:val="24"/>
          </w:rPr>
          <w:t>注投注号码；</w:t>
        </w:r>
      </w:ins>
    </w:p>
    <w:p w14:paraId="25F7BCB3" w14:textId="7291F554" w:rsidR="00533D9A" w:rsidRDefault="00533D9A" w:rsidP="00533D9A">
      <w:pPr>
        <w:spacing w:beforeLines="50" w:before="156" w:afterLines="50" w:after="156" w:line="360" w:lineRule="auto"/>
        <w:ind w:left="540"/>
        <w:rPr>
          <w:ins w:id="268" w:author="user" w:date="2017-03-08T16:06:00Z"/>
          <w:rFonts w:ascii="宋体" w:hAnsi="宋体" w:hint="eastAsia"/>
          <w:sz w:val="24"/>
          <w:szCs w:val="24"/>
        </w:rPr>
      </w:pPr>
      <w:ins w:id="269" w:author="user" w:date="2017-03-08T16:08:00Z">
        <w:r>
          <w:rPr>
            <w:rFonts w:ascii="宋体" w:hAnsi="宋体"/>
            <w:sz w:val="24"/>
            <w:szCs w:val="24"/>
          </w:rPr>
          <w:t>大小玩法</w:t>
        </w:r>
        <w:r>
          <w:rPr>
            <w:rFonts w:ascii="宋体" w:hAnsi="宋体" w:hint="eastAsia"/>
            <w:sz w:val="24"/>
            <w:szCs w:val="24"/>
          </w:rPr>
          <w:t>：</w:t>
        </w:r>
        <w:r>
          <w:rPr>
            <w:rFonts w:ascii="宋体" w:hAnsi="宋体"/>
            <w:sz w:val="24"/>
            <w:szCs w:val="24"/>
          </w:rPr>
          <w:t>从</w:t>
        </w:r>
        <w:r>
          <w:rPr>
            <w:rFonts w:ascii="宋体" w:hAnsi="宋体" w:hint="eastAsia"/>
            <w:sz w:val="24"/>
            <w:szCs w:val="24"/>
          </w:rPr>
          <w:t>“大、小、和”中选择</w:t>
        </w:r>
      </w:ins>
      <w:ins w:id="270" w:author="user" w:date="2017-03-08T16:09:00Z">
        <w:r>
          <w:rPr>
            <w:rFonts w:ascii="宋体" w:hAnsi="宋体" w:hint="eastAsia"/>
            <w:sz w:val="24"/>
            <w:szCs w:val="24"/>
          </w:rPr>
          <w:t>1</w:t>
        </w:r>
      </w:ins>
      <w:ins w:id="271" w:author="user" w:date="2017-03-08T16:08:00Z">
        <w:r>
          <w:rPr>
            <w:rFonts w:ascii="宋体" w:hAnsi="宋体" w:hint="eastAsia"/>
            <w:sz w:val="24"/>
            <w:szCs w:val="24"/>
          </w:rPr>
          <w:t>个作为一注投注号码；</w:t>
        </w:r>
      </w:ins>
    </w:p>
    <w:p w14:paraId="632BD505" w14:textId="77777777" w:rsidR="00533D9A" w:rsidRDefault="00533D9A" w:rsidP="00533D9A">
      <w:pPr>
        <w:numPr>
          <w:ilvl w:val="0"/>
          <w:numId w:val="20"/>
        </w:numPr>
        <w:spacing w:line="360" w:lineRule="auto"/>
        <w:rPr>
          <w:ins w:id="272" w:author="user" w:date="2017-03-08T16:06:00Z"/>
          <w:rFonts w:ascii="宋体" w:hAnsi="宋体"/>
          <w:sz w:val="24"/>
          <w:szCs w:val="24"/>
        </w:rPr>
      </w:pPr>
      <w:ins w:id="273" w:author="user" w:date="2017-03-08T16:06:00Z">
        <w:r>
          <w:rPr>
            <w:rFonts w:ascii="宋体" w:hAnsi="宋体"/>
            <w:sz w:val="24"/>
            <w:szCs w:val="24"/>
          </w:rPr>
          <w:t>复式投注</w:t>
        </w:r>
        <w:r>
          <w:rPr>
            <w:rFonts w:ascii="宋体" w:hAnsi="宋体" w:hint="eastAsia"/>
            <w:sz w:val="24"/>
            <w:szCs w:val="24"/>
          </w:rPr>
          <w:t>：</w:t>
        </w:r>
      </w:ins>
    </w:p>
    <w:p w14:paraId="239810D6" w14:textId="1816FD48" w:rsidR="00533D9A" w:rsidRDefault="00533D9A" w:rsidP="00533D9A">
      <w:pPr>
        <w:spacing w:beforeLines="50" w:before="156" w:afterLines="50" w:after="156" w:line="360" w:lineRule="auto"/>
        <w:ind w:left="540"/>
        <w:rPr>
          <w:ins w:id="274" w:author="user" w:date="2017-03-08T16:06:00Z"/>
          <w:rFonts w:ascii="宋体" w:hAnsi="宋体"/>
          <w:sz w:val="24"/>
          <w:szCs w:val="24"/>
        </w:rPr>
      </w:pPr>
      <w:ins w:id="275" w:author="user" w:date="2017-03-08T16:06:00Z">
        <w:r>
          <w:rPr>
            <w:rFonts w:ascii="宋体" w:hAnsi="宋体" w:hint="eastAsia"/>
            <w:sz w:val="24"/>
            <w:szCs w:val="24"/>
          </w:rPr>
          <w:t>号码</w:t>
        </w:r>
        <w:r>
          <w:rPr>
            <w:rFonts w:ascii="宋体" w:hAnsi="宋体"/>
            <w:sz w:val="24"/>
            <w:szCs w:val="24"/>
          </w:rPr>
          <w:t>玩法</w:t>
        </w:r>
        <w:r>
          <w:rPr>
            <w:rFonts w:ascii="宋体" w:hAnsi="宋体" w:hint="eastAsia"/>
            <w:sz w:val="24"/>
            <w:szCs w:val="24"/>
          </w:rPr>
          <w:t>：</w:t>
        </w:r>
        <w:r w:rsidRPr="009D1903">
          <w:rPr>
            <w:rFonts w:ascii="宋体" w:hAnsi="宋体"/>
            <w:sz w:val="24"/>
            <w:szCs w:val="24"/>
          </w:rPr>
          <w:t>从</w:t>
        </w:r>
      </w:ins>
      <w:ins w:id="276" w:author="user" w:date="2017-03-08T16:09:00Z">
        <w:r>
          <w:rPr>
            <w:rFonts w:ascii="宋体" w:hAnsi="宋体"/>
            <w:sz w:val="24"/>
            <w:szCs w:val="24"/>
          </w:rPr>
          <w:t>30</w:t>
        </w:r>
      </w:ins>
      <w:ins w:id="277" w:author="user" w:date="2017-03-08T16:06:00Z">
        <w:r w:rsidRPr="009D1903">
          <w:rPr>
            <w:rFonts w:ascii="宋体" w:hAnsi="宋体"/>
            <w:sz w:val="24"/>
            <w:szCs w:val="24"/>
          </w:rPr>
          <w:t>个号码中选择</w:t>
        </w:r>
        <w:r>
          <w:rPr>
            <w:rFonts w:ascii="宋体" w:hAnsi="宋体"/>
            <w:sz w:val="24"/>
            <w:szCs w:val="24"/>
          </w:rPr>
          <w:t>2</w:t>
        </w:r>
        <w:r>
          <w:rPr>
            <w:rFonts w:ascii="宋体" w:hAnsi="宋体" w:hint="eastAsia"/>
            <w:sz w:val="24"/>
            <w:szCs w:val="24"/>
          </w:rPr>
          <w:t>-</w:t>
        </w:r>
        <w:r>
          <w:rPr>
            <w:rFonts w:ascii="宋体" w:hAnsi="宋体"/>
            <w:sz w:val="24"/>
            <w:szCs w:val="24"/>
          </w:rPr>
          <w:t>30</w:t>
        </w:r>
        <w:r w:rsidRPr="009D1903">
          <w:rPr>
            <w:rFonts w:ascii="宋体" w:hAnsi="宋体"/>
            <w:sz w:val="24"/>
            <w:szCs w:val="24"/>
          </w:rPr>
          <w:t>个号码</w:t>
        </w:r>
        <w:r>
          <w:rPr>
            <w:rFonts w:ascii="宋体" w:hAnsi="宋体" w:hint="eastAsia"/>
            <w:sz w:val="24"/>
            <w:szCs w:val="24"/>
          </w:rPr>
          <w:t>，</w:t>
        </w:r>
        <w:r>
          <w:rPr>
            <w:rFonts w:ascii="宋体" w:hAnsi="宋体"/>
            <w:sz w:val="24"/>
            <w:szCs w:val="24"/>
          </w:rPr>
          <w:t>作为</w:t>
        </w:r>
        <w:r>
          <w:rPr>
            <w:rFonts w:ascii="宋体" w:hAnsi="宋体" w:hint="eastAsia"/>
            <w:sz w:val="24"/>
            <w:szCs w:val="24"/>
          </w:rPr>
          <w:t>每</w:t>
        </w:r>
        <w:r>
          <w:rPr>
            <w:rFonts w:ascii="宋体" w:hAnsi="宋体"/>
            <w:sz w:val="24"/>
            <w:szCs w:val="24"/>
          </w:rPr>
          <w:t>1</w:t>
        </w:r>
        <w:r>
          <w:rPr>
            <w:rFonts w:ascii="宋体" w:hAnsi="宋体" w:hint="eastAsia"/>
            <w:sz w:val="24"/>
            <w:szCs w:val="24"/>
          </w:rPr>
          <w:t>个号码一注</w:t>
        </w:r>
        <w:proofErr w:type="gramStart"/>
        <w:r>
          <w:rPr>
            <w:rFonts w:ascii="宋体" w:hAnsi="宋体" w:hint="eastAsia"/>
            <w:sz w:val="24"/>
            <w:szCs w:val="24"/>
          </w:rPr>
          <w:t>的多注投注</w:t>
        </w:r>
        <w:proofErr w:type="gramEnd"/>
        <w:r>
          <w:rPr>
            <w:rFonts w:ascii="宋体" w:hAnsi="宋体" w:hint="eastAsia"/>
            <w:sz w:val="24"/>
            <w:szCs w:val="24"/>
          </w:rPr>
          <w:t>；</w:t>
        </w:r>
      </w:ins>
    </w:p>
    <w:p w14:paraId="1BCAAA6D" w14:textId="4DCADF04" w:rsidR="00533D9A" w:rsidRDefault="00533D9A" w:rsidP="00533D9A">
      <w:pPr>
        <w:spacing w:beforeLines="50" w:before="156" w:afterLines="50" w:after="156" w:line="360" w:lineRule="auto"/>
        <w:ind w:left="540"/>
        <w:rPr>
          <w:ins w:id="278" w:author="user" w:date="2017-03-08T16:09:00Z"/>
          <w:rFonts w:ascii="宋体" w:hAnsi="宋体"/>
          <w:sz w:val="24"/>
          <w:szCs w:val="24"/>
        </w:rPr>
      </w:pPr>
      <w:ins w:id="279" w:author="user" w:date="2017-03-08T16:09:00Z">
        <w:r>
          <w:rPr>
            <w:rFonts w:ascii="宋体" w:hAnsi="宋体" w:hint="eastAsia"/>
            <w:sz w:val="24"/>
            <w:szCs w:val="24"/>
          </w:rPr>
          <w:t>方位玩法：从“东、西、南、北、中”选择</w:t>
        </w:r>
      </w:ins>
      <w:ins w:id="280" w:author="user" w:date="2017-03-08T16:06:00Z">
        <w:r>
          <w:rPr>
            <w:rFonts w:ascii="宋体" w:hAnsi="宋体" w:hint="eastAsia"/>
            <w:sz w:val="24"/>
            <w:szCs w:val="24"/>
          </w:rPr>
          <w:t>2-</w:t>
        </w:r>
      </w:ins>
      <w:ins w:id="281" w:author="user" w:date="2017-03-08T16:09:00Z">
        <w:r>
          <w:rPr>
            <w:rFonts w:ascii="宋体" w:hAnsi="宋体"/>
            <w:sz w:val="24"/>
            <w:szCs w:val="24"/>
          </w:rPr>
          <w:t>5</w:t>
        </w:r>
      </w:ins>
      <w:ins w:id="282" w:author="user" w:date="2017-03-08T16:06:00Z">
        <w:r>
          <w:rPr>
            <w:rFonts w:ascii="宋体" w:hAnsi="宋体"/>
            <w:sz w:val="24"/>
            <w:szCs w:val="24"/>
          </w:rPr>
          <w:t>个</w:t>
        </w:r>
      </w:ins>
      <w:ins w:id="283" w:author="user" w:date="2017-03-08T16:09:00Z">
        <w:r>
          <w:rPr>
            <w:rFonts w:ascii="宋体" w:hAnsi="宋体" w:hint="eastAsia"/>
            <w:sz w:val="24"/>
            <w:szCs w:val="24"/>
          </w:rPr>
          <w:t>方位</w:t>
        </w:r>
      </w:ins>
      <w:ins w:id="284" w:author="user" w:date="2017-03-08T16:06:00Z">
        <w:r w:rsidRPr="009D1903">
          <w:rPr>
            <w:rFonts w:ascii="宋体" w:hAnsi="宋体"/>
            <w:sz w:val="24"/>
            <w:szCs w:val="24"/>
          </w:rPr>
          <w:t>，</w:t>
        </w:r>
        <w:r>
          <w:rPr>
            <w:rFonts w:ascii="宋体" w:hAnsi="宋体" w:hint="eastAsia"/>
            <w:sz w:val="24"/>
            <w:szCs w:val="24"/>
          </w:rPr>
          <w:t>作为每1个</w:t>
        </w:r>
      </w:ins>
      <w:ins w:id="285" w:author="user" w:date="2017-03-08T16:09:00Z">
        <w:r>
          <w:rPr>
            <w:rFonts w:ascii="宋体" w:hAnsi="宋体" w:hint="eastAsia"/>
            <w:sz w:val="24"/>
            <w:szCs w:val="24"/>
          </w:rPr>
          <w:t>方位</w:t>
        </w:r>
      </w:ins>
      <w:ins w:id="286" w:author="user" w:date="2017-03-08T16:06:00Z">
        <w:r>
          <w:rPr>
            <w:rFonts w:ascii="宋体" w:hAnsi="宋体" w:hint="eastAsia"/>
            <w:sz w:val="24"/>
            <w:szCs w:val="24"/>
          </w:rPr>
          <w:t>一注</w:t>
        </w:r>
        <w:proofErr w:type="gramStart"/>
        <w:r>
          <w:rPr>
            <w:rFonts w:ascii="宋体" w:hAnsi="宋体" w:hint="eastAsia"/>
            <w:sz w:val="24"/>
            <w:szCs w:val="24"/>
          </w:rPr>
          <w:t>的多注投注</w:t>
        </w:r>
        <w:proofErr w:type="gramEnd"/>
        <w:r w:rsidRPr="009D1903">
          <w:rPr>
            <w:rFonts w:ascii="宋体" w:hAnsi="宋体"/>
            <w:sz w:val="24"/>
            <w:szCs w:val="24"/>
          </w:rPr>
          <w:t>；</w:t>
        </w:r>
      </w:ins>
    </w:p>
    <w:p w14:paraId="7ADA81AE" w14:textId="66A4EA65" w:rsidR="00533D9A" w:rsidRPr="00533D9A" w:rsidRDefault="00533D9A" w:rsidP="00533D9A">
      <w:pPr>
        <w:spacing w:beforeLines="50" w:before="156" w:afterLines="50" w:after="156" w:line="360" w:lineRule="auto"/>
        <w:ind w:left="540"/>
        <w:rPr>
          <w:ins w:id="287" w:author="user" w:date="2017-03-08T16:06:00Z"/>
          <w:rFonts w:ascii="宋体" w:hAnsi="宋体" w:hint="eastAsia"/>
          <w:sz w:val="24"/>
          <w:szCs w:val="24"/>
        </w:rPr>
      </w:pPr>
      <w:ins w:id="288" w:author="user" w:date="2017-03-08T16:09:00Z">
        <w:r>
          <w:rPr>
            <w:rFonts w:ascii="宋体" w:hAnsi="宋体"/>
            <w:sz w:val="24"/>
            <w:szCs w:val="24"/>
          </w:rPr>
          <w:t>大小玩法</w:t>
        </w:r>
        <w:r>
          <w:rPr>
            <w:rFonts w:ascii="宋体" w:hAnsi="宋体" w:hint="eastAsia"/>
            <w:sz w:val="24"/>
            <w:szCs w:val="24"/>
          </w:rPr>
          <w:t>：</w:t>
        </w:r>
        <w:r>
          <w:rPr>
            <w:rFonts w:ascii="宋体" w:hAnsi="宋体"/>
            <w:sz w:val="24"/>
            <w:szCs w:val="24"/>
          </w:rPr>
          <w:t>从</w:t>
        </w:r>
        <w:r>
          <w:rPr>
            <w:rFonts w:ascii="宋体" w:hAnsi="宋体" w:hint="eastAsia"/>
            <w:sz w:val="24"/>
            <w:szCs w:val="24"/>
          </w:rPr>
          <w:t>“大、小、和”中选择</w:t>
        </w:r>
        <w:r>
          <w:rPr>
            <w:rFonts w:ascii="宋体" w:hAnsi="宋体" w:hint="eastAsia"/>
            <w:sz w:val="24"/>
            <w:szCs w:val="24"/>
          </w:rPr>
          <w:t>2</w:t>
        </w:r>
      </w:ins>
      <w:ins w:id="289" w:author="user" w:date="2017-03-08T16:10:00Z">
        <w:r>
          <w:rPr>
            <w:rFonts w:ascii="宋体" w:hAnsi="宋体" w:hint="eastAsia"/>
            <w:sz w:val="24"/>
            <w:szCs w:val="24"/>
          </w:rPr>
          <w:t>-</w:t>
        </w:r>
        <w:r>
          <w:rPr>
            <w:rFonts w:ascii="宋体" w:hAnsi="宋体"/>
            <w:sz w:val="24"/>
            <w:szCs w:val="24"/>
          </w:rPr>
          <w:t>3个</w:t>
        </w:r>
        <w:proofErr w:type="gramStart"/>
        <w:r>
          <w:rPr>
            <w:rFonts w:ascii="宋体" w:hAnsi="宋体" w:hint="eastAsia"/>
            <w:sz w:val="24"/>
            <w:szCs w:val="24"/>
          </w:rPr>
          <w:t>作为多注投注</w:t>
        </w:r>
        <w:proofErr w:type="gramEnd"/>
        <w:r>
          <w:rPr>
            <w:rFonts w:ascii="宋体" w:hAnsi="宋体" w:hint="eastAsia"/>
            <w:sz w:val="24"/>
            <w:szCs w:val="24"/>
          </w:rPr>
          <w:t>。</w:t>
        </w:r>
      </w:ins>
    </w:p>
    <w:p w14:paraId="31E205C2" w14:textId="48F8D26B" w:rsidR="002604AB" w:rsidRPr="009D1903" w:rsidRDefault="00533D9A" w:rsidP="00533D9A">
      <w:pPr>
        <w:spacing w:beforeLines="50" w:before="156" w:afterLines="50" w:after="156" w:line="360" w:lineRule="auto"/>
        <w:ind w:left="540"/>
        <w:rPr>
          <w:ins w:id="290" w:author="user" w:date="2017-03-08T14:55:00Z"/>
          <w:rFonts w:ascii="宋体" w:hAnsi="宋体"/>
          <w:sz w:val="24"/>
          <w:szCs w:val="24"/>
        </w:rPr>
        <w:pPrChange w:id="291" w:author="user" w:date="2017-03-08T16:10:00Z">
          <w:pPr>
            <w:numPr>
              <w:numId w:val="19"/>
            </w:numPr>
            <w:spacing w:beforeLines="50" w:before="156" w:afterLines="50" w:after="156" w:line="360" w:lineRule="auto"/>
            <w:ind w:left="540" w:hanging="420"/>
          </w:pPr>
        </w:pPrChange>
      </w:pPr>
      <w:commentRangeStart w:id="292"/>
      <w:ins w:id="293" w:author="user" w:date="2017-03-08T16:06:00Z">
        <w:r w:rsidRPr="009D1903">
          <w:rPr>
            <w:rFonts w:ascii="宋体" w:hAnsi="宋体"/>
            <w:sz w:val="24"/>
            <w:szCs w:val="24"/>
          </w:rPr>
          <w:t>多倍投注是指</w:t>
        </w:r>
        <w:r>
          <w:rPr>
            <w:rFonts w:ascii="宋体" w:hAnsi="宋体" w:hint="eastAsia"/>
            <w:sz w:val="24"/>
            <w:szCs w:val="24"/>
          </w:rPr>
          <w:t>用</w:t>
        </w:r>
        <w:r w:rsidRPr="009D1903">
          <w:rPr>
            <w:rFonts w:ascii="宋体" w:hAnsi="宋体"/>
            <w:sz w:val="24"/>
            <w:szCs w:val="24"/>
          </w:rPr>
          <w:t>同样的投注号码</w:t>
        </w:r>
        <w:proofErr w:type="gramStart"/>
        <w:r w:rsidRPr="009D1903">
          <w:rPr>
            <w:rFonts w:ascii="宋体" w:hAnsi="宋体"/>
            <w:sz w:val="24"/>
            <w:szCs w:val="24"/>
          </w:rPr>
          <w:t>进行多注投注</w:t>
        </w:r>
        <w:proofErr w:type="gramEnd"/>
        <w:r>
          <w:rPr>
            <w:rFonts w:ascii="宋体" w:hAnsi="宋体" w:hint="eastAsia"/>
            <w:sz w:val="24"/>
            <w:szCs w:val="24"/>
          </w:rPr>
          <w:t>，多倍投注最大投注倍数为100倍</w:t>
        </w:r>
        <w:r w:rsidRPr="009D1903">
          <w:rPr>
            <w:rFonts w:ascii="宋体" w:hAnsi="宋体" w:hint="eastAsia"/>
            <w:sz w:val="24"/>
            <w:szCs w:val="24"/>
          </w:rPr>
          <w:t>。</w:t>
        </w:r>
        <w:commentRangeEnd w:id="292"/>
        <w:r>
          <w:rPr>
            <w:rStyle w:val="ad"/>
          </w:rPr>
          <w:commentReference w:id="292"/>
        </w:r>
      </w:ins>
    </w:p>
    <w:p w14:paraId="4703BC7E" w14:textId="77777777" w:rsidR="002604AB" w:rsidRPr="005122F6" w:rsidRDefault="002604AB" w:rsidP="002604AB">
      <w:pPr>
        <w:pStyle w:val="2"/>
        <w:jc w:val="center"/>
        <w:rPr>
          <w:ins w:id="294" w:author="user" w:date="2017-03-08T14:55:00Z"/>
          <w:rFonts w:ascii="宋体" w:hAnsi="宋体" w:cs="宋体"/>
          <w:bCs w:val="0"/>
          <w:color w:val="000000"/>
          <w:kern w:val="0"/>
          <w:szCs w:val="21"/>
          <w:lang w:bidi="km-KH"/>
        </w:rPr>
      </w:pPr>
      <w:ins w:id="295" w:author="user" w:date="2017-03-08T14:55:00Z">
        <w:r w:rsidRPr="005122F6">
          <w:rPr>
            <w:rFonts w:ascii="宋体" w:hAnsi="宋体" w:cs="宋体" w:hint="eastAsia"/>
            <w:bCs w:val="0"/>
            <w:color w:val="000000"/>
            <w:kern w:val="0"/>
            <w:szCs w:val="21"/>
            <w:lang w:bidi="km-KH"/>
          </w:rPr>
          <w:lastRenderedPageBreak/>
          <w:t>第三章　设</w:t>
        </w:r>
        <w:r>
          <w:rPr>
            <w:rFonts w:ascii="宋体" w:hAnsi="宋体" w:cs="宋体" w:hint="eastAsia"/>
            <w:bCs w:val="0"/>
            <w:color w:val="000000"/>
            <w:kern w:val="0"/>
            <w:szCs w:val="21"/>
            <w:lang w:bidi="km-KH"/>
          </w:rPr>
          <w:t xml:space="preserve"> </w:t>
        </w:r>
        <w:r w:rsidRPr="005122F6">
          <w:rPr>
            <w:rFonts w:ascii="宋体" w:hAnsi="宋体" w:cs="宋体" w:hint="eastAsia"/>
            <w:bCs w:val="0"/>
            <w:color w:val="000000"/>
            <w:kern w:val="0"/>
            <w:szCs w:val="21"/>
            <w:lang w:bidi="km-KH"/>
          </w:rPr>
          <w:t>奖</w:t>
        </w:r>
      </w:ins>
    </w:p>
    <w:p w14:paraId="7562FF84" w14:textId="09B0A149" w:rsidR="002604AB" w:rsidRPr="009D1903" w:rsidRDefault="002604AB" w:rsidP="002604AB">
      <w:pPr>
        <w:numPr>
          <w:ilvl w:val="0"/>
          <w:numId w:val="33"/>
        </w:numPr>
        <w:spacing w:beforeLines="50" w:before="156" w:afterLines="50" w:after="156" w:line="360" w:lineRule="auto"/>
        <w:rPr>
          <w:ins w:id="296" w:author="user" w:date="2017-03-08T14:55:00Z"/>
          <w:rFonts w:ascii="宋体" w:hAnsi="宋体"/>
          <w:sz w:val="24"/>
          <w:szCs w:val="24"/>
        </w:rPr>
        <w:pPrChange w:id="297" w:author="user" w:date="2017-03-08T14:56:00Z">
          <w:pPr>
            <w:numPr>
              <w:numId w:val="19"/>
            </w:numPr>
            <w:spacing w:beforeLines="50" w:before="156" w:afterLines="50" w:after="156" w:line="360" w:lineRule="auto"/>
            <w:ind w:left="540" w:hanging="420"/>
          </w:pPr>
        </w:pPrChange>
      </w:pPr>
      <w:ins w:id="298" w:author="user" w:date="2017-03-08T14:55:00Z">
        <w:r>
          <w:rPr>
            <w:rFonts w:ascii="宋体" w:hAnsi="宋体" w:hint="eastAsia"/>
            <w:sz w:val="24"/>
            <w:szCs w:val="24"/>
          </w:rPr>
          <w:t>“30选6</w:t>
        </w:r>
      </w:ins>
      <w:ins w:id="299" w:author="user" w:date="2017-03-08T16:11:00Z">
        <w:r w:rsidR="00AC371A">
          <w:rPr>
            <w:rFonts w:ascii="宋体" w:hAnsi="宋体" w:hint="eastAsia"/>
            <w:sz w:val="24"/>
            <w:szCs w:val="24"/>
          </w:rPr>
          <w:t>特码</w:t>
        </w:r>
      </w:ins>
      <w:ins w:id="300" w:author="user" w:date="2017-03-08T16:12:00Z">
        <w:r w:rsidR="00AC371A">
          <w:rPr>
            <w:rFonts w:ascii="宋体" w:hAnsi="宋体" w:hint="eastAsia"/>
            <w:sz w:val="24"/>
            <w:szCs w:val="24"/>
          </w:rPr>
          <w:t>”</w:t>
        </w:r>
      </w:ins>
      <w:ins w:id="301" w:author="user" w:date="2017-03-08T14:55:00Z">
        <w:r w:rsidRPr="009D1903">
          <w:rPr>
            <w:rFonts w:ascii="宋体" w:hAnsi="宋体" w:hint="eastAsia"/>
            <w:sz w:val="24"/>
            <w:szCs w:val="24"/>
          </w:rPr>
          <w:t>设奖奖金为销售总额的</w:t>
        </w:r>
      </w:ins>
      <w:ins w:id="302" w:author="user" w:date="2017-03-08T16:11:00Z">
        <w:r w:rsidR="00AC371A">
          <w:rPr>
            <w:rFonts w:ascii="宋体" w:hAnsi="宋体"/>
            <w:sz w:val="24"/>
            <w:szCs w:val="24"/>
          </w:rPr>
          <w:t>80</w:t>
        </w:r>
      </w:ins>
      <w:ins w:id="303" w:author="user" w:date="2017-03-08T14:55:00Z">
        <w:r w:rsidRPr="009D1903">
          <w:rPr>
            <w:rFonts w:ascii="宋体" w:hAnsi="宋体" w:hint="eastAsia"/>
            <w:sz w:val="24"/>
            <w:szCs w:val="24"/>
          </w:rPr>
          <w:t>%。</w:t>
        </w:r>
      </w:ins>
    </w:p>
    <w:p w14:paraId="5324643A" w14:textId="4B1ED789" w:rsidR="00AC371A" w:rsidRPr="00403364" w:rsidRDefault="00AC371A" w:rsidP="00AC371A">
      <w:pPr>
        <w:numPr>
          <w:ilvl w:val="0"/>
          <w:numId w:val="33"/>
        </w:numPr>
        <w:spacing w:beforeLines="50" w:before="156" w:afterLines="50" w:after="156" w:line="360" w:lineRule="auto"/>
        <w:rPr>
          <w:ins w:id="304" w:author="user" w:date="2017-03-08T16:12:00Z"/>
          <w:rFonts w:ascii="宋体" w:hAnsi="宋体"/>
          <w:sz w:val="24"/>
          <w:szCs w:val="24"/>
        </w:rPr>
      </w:pPr>
      <w:ins w:id="305" w:author="user" w:date="2017-03-08T16:12:00Z">
        <w:r>
          <w:rPr>
            <w:rFonts w:ascii="宋体" w:hAnsi="宋体" w:hint="eastAsia"/>
            <w:sz w:val="24"/>
            <w:szCs w:val="24"/>
          </w:rPr>
          <w:t>“30选6特码”</w:t>
        </w:r>
        <w:r w:rsidRPr="00403364">
          <w:rPr>
            <w:rFonts w:ascii="宋体" w:hAnsi="宋体"/>
            <w:sz w:val="24"/>
            <w:szCs w:val="24"/>
          </w:rPr>
          <w:t>用固定奖金设奖。具体设奖如下：</w:t>
        </w:r>
      </w:ins>
    </w:p>
    <w:p w14:paraId="3625F670" w14:textId="350409E0" w:rsidR="00AC371A" w:rsidRPr="00403364" w:rsidRDefault="00AC371A" w:rsidP="00AC371A">
      <w:pPr>
        <w:numPr>
          <w:ilvl w:val="0"/>
          <w:numId w:val="20"/>
        </w:numPr>
        <w:spacing w:line="360" w:lineRule="auto"/>
        <w:rPr>
          <w:ins w:id="306" w:author="user" w:date="2017-03-08T16:12:00Z"/>
          <w:rFonts w:ascii="宋体" w:hAnsi="宋体"/>
          <w:sz w:val="24"/>
          <w:szCs w:val="24"/>
        </w:rPr>
      </w:pPr>
      <w:ins w:id="307" w:author="user" w:date="2017-03-08T16:12:00Z">
        <w:r>
          <w:rPr>
            <w:rFonts w:ascii="宋体" w:hAnsi="宋体" w:hint="eastAsia"/>
            <w:sz w:val="24"/>
            <w:szCs w:val="24"/>
          </w:rPr>
          <w:t>数字</w:t>
        </w:r>
        <w:r w:rsidRPr="00403364">
          <w:rPr>
            <w:rFonts w:ascii="宋体" w:hAnsi="宋体"/>
            <w:sz w:val="24"/>
            <w:szCs w:val="24"/>
          </w:rPr>
          <w:t>：单注奖金为</w:t>
        </w:r>
        <w:r w:rsidRPr="00403364">
          <w:rPr>
            <w:rFonts w:ascii="宋体" w:hAnsi="宋体" w:hint="eastAsia"/>
            <w:sz w:val="24"/>
            <w:szCs w:val="24"/>
          </w:rPr>
          <w:t>赔率</w:t>
        </w:r>
      </w:ins>
      <w:ins w:id="308" w:author="user" w:date="2017-03-08T16:22:00Z">
        <w:r w:rsidR="000A45FC">
          <w:rPr>
            <w:rFonts w:ascii="宋体" w:hAnsi="宋体"/>
            <w:sz w:val="24"/>
            <w:szCs w:val="24"/>
          </w:rPr>
          <w:t>24</w:t>
        </w:r>
      </w:ins>
      <w:ins w:id="309" w:author="user" w:date="2017-03-08T16:12:00Z">
        <w:r w:rsidRPr="00403364">
          <w:rPr>
            <w:rFonts w:ascii="宋体" w:hAnsi="宋体" w:hint="eastAsia"/>
            <w:sz w:val="24"/>
            <w:szCs w:val="24"/>
          </w:rPr>
          <w:t>倍。</w:t>
        </w:r>
      </w:ins>
    </w:p>
    <w:p w14:paraId="6AB9A9C5" w14:textId="3E7E6F2E" w:rsidR="002604AB" w:rsidRDefault="000A45FC" w:rsidP="00AC371A">
      <w:pPr>
        <w:numPr>
          <w:ilvl w:val="0"/>
          <w:numId w:val="20"/>
        </w:numPr>
        <w:spacing w:line="360" w:lineRule="auto"/>
        <w:rPr>
          <w:ins w:id="310" w:author="user" w:date="2017-03-08T16:23:00Z"/>
          <w:rFonts w:ascii="宋体" w:hAnsi="宋体"/>
          <w:sz w:val="24"/>
          <w:szCs w:val="24"/>
        </w:rPr>
      </w:pPr>
      <w:ins w:id="311" w:author="user" w:date="2017-03-08T16:22:00Z">
        <w:r>
          <w:rPr>
            <w:rFonts w:ascii="宋体" w:hAnsi="宋体" w:hint="eastAsia"/>
            <w:sz w:val="24"/>
            <w:szCs w:val="24"/>
          </w:rPr>
          <w:t>方位</w:t>
        </w:r>
      </w:ins>
      <w:ins w:id="312" w:author="user" w:date="2017-03-08T16:12:00Z">
        <w:r w:rsidR="00AC371A" w:rsidRPr="00403364">
          <w:rPr>
            <w:rFonts w:ascii="宋体" w:hAnsi="宋体"/>
            <w:sz w:val="24"/>
            <w:szCs w:val="24"/>
          </w:rPr>
          <w:t>：单注奖金为</w:t>
        </w:r>
        <w:r w:rsidR="00AC371A" w:rsidRPr="00403364">
          <w:rPr>
            <w:rFonts w:ascii="宋体" w:hAnsi="宋体" w:hint="eastAsia"/>
            <w:sz w:val="24"/>
            <w:szCs w:val="24"/>
          </w:rPr>
          <w:t>赔率</w:t>
        </w:r>
      </w:ins>
      <w:ins w:id="313" w:author="user" w:date="2017-03-08T16:23:00Z">
        <w:r>
          <w:rPr>
            <w:rFonts w:ascii="宋体" w:hAnsi="宋体"/>
            <w:sz w:val="24"/>
            <w:szCs w:val="24"/>
          </w:rPr>
          <w:t>4</w:t>
        </w:r>
      </w:ins>
      <w:ins w:id="314" w:author="user" w:date="2017-03-08T16:12:00Z">
        <w:r w:rsidR="00AC371A" w:rsidRPr="00403364">
          <w:rPr>
            <w:rFonts w:ascii="宋体" w:hAnsi="宋体" w:hint="eastAsia"/>
            <w:sz w:val="24"/>
            <w:szCs w:val="24"/>
          </w:rPr>
          <w:t>倍。</w:t>
        </w:r>
      </w:ins>
    </w:p>
    <w:p w14:paraId="137C1FA4" w14:textId="77E58096" w:rsidR="000A45FC" w:rsidRDefault="000A45FC" w:rsidP="00AC371A">
      <w:pPr>
        <w:numPr>
          <w:ilvl w:val="0"/>
          <w:numId w:val="20"/>
        </w:numPr>
        <w:spacing w:line="360" w:lineRule="auto"/>
        <w:rPr>
          <w:ins w:id="315" w:author="user" w:date="2017-03-08T14:55:00Z"/>
          <w:rFonts w:ascii="宋体" w:hAnsi="宋体"/>
          <w:sz w:val="24"/>
          <w:szCs w:val="24"/>
        </w:rPr>
      </w:pPr>
      <w:ins w:id="316" w:author="user" w:date="2017-03-08T16:23:00Z">
        <w:r>
          <w:rPr>
            <w:rFonts w:ascii="宋体" w:hAnsi="宋体"/>
            <w:sz w:val="24"/>
            <w:szCs w:val="24"/>
          </w:rPr>
          <w:t>大小</w:t>
        </w:r>
        <w:r>
          <w:rPr>
            <w:rFonts w:ascii="宋体" w:hAnsi="宋体" w:hint="eastAsia"/>
            <w:sz w:val="24"/>
            <w:szCs w:val="24"/>
          </w:rPr>
          <w:t>：</w:t>
        </w:r>
        <w:r>
          <w:rPr>
            <w:rFonts w:ascii="宋体" w:hAnsi="宋体"/>
            <w:sz w:val="24"/>
            <w:szCs w:val="24"/>
          </w:rPr>
          <w:t>单注奖金为赔率</w:t>
        </w:r>
        <w:r>
          <w:rPr>
            <w:rFonts w:ascii="宋体" w:hAnsi="宋体" w:hint="eastAsia"/>
            <w:sz w:val="24"/>
            <w:szCs w:val="24"/>
          </w:rPr>
          <w:t>2.4倍。</w:t>
        </w:r>
      </w:ins>
    </w:p>
    <w:p w14:paraId="3AF71AFE" w14:textId="77777777" w:rsidR="002604AB" w:rsidRPr="005122F6" w:rsidRDefault="002604AB" w:rsidP="002604AB">
      <w:pPr>
        <w:pStyle w:val="2"/>
        <w:jc w:val="center"/>
        <w:rPr>
          <w:ins w:id="317" w:author="user" w:date="2017-03-08T14:55:00Z"/>
          <w:rFonts w:ascii="宋体" w:hAnsi="宋体" w:cs="宋体"/>
          <w:bCs w:val="0"/>
          <w:color w:val="000000"/>
          <w:kern w:val="0"/>
          <w:szCs w:val="21"/>
          <w:lang w:bidi="km-KH"/>
        </w:rPr>
      </w:pPr>
      <w:ins w:id="318" w:author="user" w:date="2017-03-08T14:55:00Z">
        <w:r w:rsidRPr="005122F6">
          <w:rPr>
            <w:rFonts w:ascii="宋体" w:hAnsi="宋体" w:cs="宋体" w:hint="eastAsia"/>
            <w:bCs w:val="0"/>
            <w:color w:val="000000"/>
            <w:kern w:val="0"/>
            <w:szCs w:val="21"/>
            <w:lang w:bidi="km-KH"/>
          </w:rPr>
          <w:t>第四章　开</w:t>
        </w:r>
        <w:r>
          <w:rPr>
            <w:rFonts w:ascii="宋体" w:hAnsi="宋体" w:cs="宋体" w:hint="eastAsia"/>
            <w:bCs w:val="0"/>
            <w:color w:val="000000"/>
            <w:kern w:val="0"/>
            <w:szCs w:val="21"/>
            <w:lang w:bidi="km-KH"/>
          </w:rPr>
          <w:t xml:space="preserve"> </w:t>
        </w:r>
        <w:r w:rsidRPr="005122F6">
          <w:rPr>
            <w:rFonts w:ascii="宋体" w:hAnsi="宋体" w:cs="宋体" w:hint="eastAsia"/>
            <w:bCs w:val="0"/>
            <w:color w:val="000000"/>
            <w:kern w:val="0"/>
            <w:szCs w:val="21"/>
            <w:lang w:bidi="km-KH"/>
          </w:rPr>
          <w:t>奖</w:t>
        </w:r>
      </w:ins>
    </w:p>
    <w:p w14:paraId="34D35D2A" w14:textId="0B258893" w:rsidR="002604AB" w:rsidRPr="009D1903" w:rsidRDefault="002604AB" w:rsidP="002604AB">
      <w:pPr>
        <w:numPr>
          <w:ilvl w:val="0"/>
          <w:numId w:val="33"/>
        </w:numPr>
        <w:spacing w:beforeLines="50" w:before="156" w:afterLines="50" w:after="156" w:line="360" w:lineRule="auto"/>
        <w:rPr>
          <w:ins w:id="319" w:author="user" w:date="2017-03-08T14:55:00Z"/>
          <w:rFonts w:ascii="宋体" w:hAnsi="宋体"/>
          <w:sz w:val="24"/>
          <w:szCs w:val="24"/>
        </w:rPr>
        <w:pPrChange w:id="320" w:author="user" w:date="2017-03-08T14:56:00Z">
          <w:pPr>
            <w:numPr>
              <w:numId w:val="19"/>
            </w:numPr>
            <w:spacing w:beforeLines="50" w:before="156" w:afterLines="50" w:after="156" w:line="360" w:lineRule="auto"/>
            <w:ind w:left="540" w:hanging="420"/>
          </w:pPr>
        </w:pPrChange>
      </w:pPr>
      <w:ins w:id="321" w:author="user" w:date="2017-03-08T14:55:00Z">
        <w:r>
          <w:rPr>
            <w:rFonts w:ascii="宋体" w:hAnsi="宋体" w:hint="eastAsia"/>
            <w:sz w:val="24"/>
            <w:szCs w:val="24"/>
          </w:rPr>
          <w:t>“30选6</w:t>
        </w:r>
      </w:ins>
      <w:ins w:id="322" w:author="user" w:date="2017-03-08T16:23:00Z">
        <w:r w:rsidR="000A45FC">
          <w:rPr>
            <w:rFonts w:ascii="宋体" w:hAnsi="宋体" w:hint="eastAsia"/>
            <w:sz w:val="24"/>
            <w:szCs w:val="24"/>
          </w:rPr>
          <w:t>特码</w:t>
        </w:r>
      </w:ins>
      <w:ins w:id="323" w:author="user" w:date="2017-03-08T14:55:00Z">
        <w:r>
          <w:rPr>
            <w:rFonts w:ascii="宋体" w:hAnsi="宋体" w:hint="eastAsia"/>
            <w:sz w:val="24"/>
            <w:szCs w:val="24"/>
          </w:rPr>
          <w:t>”</w:t>
        </w:r>
        <w:r w:rsidRPr="009D1903">
          <w:rPr>
            <w:rFonts w:ascii="宋体" w:hAnsi="宋体" w:hint="eastAsia"/>
            <w:sz w:val="24"/>
            <w:szCs w:val="24"/>
          </w:rPr>
          <w:t>由</w:t>
        </w:r>
      </w:ins>
      <w:ins w:id="324" w:author="user" w:date="2017-03-08T16:25:00Z">
        <w:r w:rsidR="0023310C">
          <w:rPr>
            <w:rFonts w:ascii="宋体" w:hAnsi="宋体" w:hint="eastAsia"/>
            <w:sz w:val="24"/>
            <w:szCs w:val="24"/>
          </w:rPr>
          <w:t>柬埔寨高棉福利彩池有限公司</w:t>
        </w:r>
      </w:ins>
      <w:ins w:id="325" w:author="user" w:date="2017-03-08T14:55:00Z">
        <w:r w:rsidRPr="009D1903">
          <w:rPr>
            <w:rFonts w:ascii="宋体" w:hAnsi="宋体" w:hint="eastAsia"/>
            <w:sz w:val="24"/>
            <w:szCs w:val="24"/>
          </w:rPr>
          <w:t>统一开奖，每周</w:t>
        </w:r>
        <w:r>
          <w:rPr>
            <w:rFonts w:ascii="宋体" w:hAnsi="宋体" w:hint="eastAsia"/>
            <w:sz w:val="24"/>
            <w:szCs w:val="24"/>
          </w:rPr>
          <w:t>一、三、六</w:t>
        </w:r>
        <w:r w:rsidRPr="009D1903">
          <w:rPr>
            <w:rFonts w:ascii="宋体" w:hAnsi="宋体" w:hint="eastAsia"/>
            <w:sz w:val="24"/>
            <w:szCs w:val="24"/>
          </w:rPr>
          <w:t>开奖。</w:t>
        </w:r>
      </w:ins>
      <w:ins w:id="326" w:author="user" w:date="2017-03-08T16:24:00Z">
        <w:r w:rsidR="000A45FC">
          <w:rPr>
            <w:rFonts w:ascii="宋体" w:hAnsi="宋体" w:hint="eastAsia"/>
            <w:sz w:val="24"/>
            <w:szCs w:val="24"/>
          </w:rPr>
          <w:t>在</w:t>
        </w:r>
      </w:ins>
      <w:ins w:id="327" w:author="user" w:date="2017-03-08T16:25:00Z">
        <w:r w:rsidR="0023310C">
          <w:rPr>
            <w:rFonts w:ascii="宋体" w:hAnsi="宋体" w:hint="eastAsia"/>
            <w:sz w:val="24"/>
            <w:szCs w:val="24"/>
          </w:rPr>
          <w:t>“30选6”开奖后自动开奖，</w:t>
        </w:r>
      </w:ins>
      <w:ins w:id="328" w:author="user" w:date="2017-03-08T16:26:00Z">
        <w:r w:rsidR="0023310C">
          <w:rPr>
            <w:rFonts w:ascii="宋体" w:hAnsi="宋体" w:hint="eastAsia"/>
            <w:sz w:val="24"/>
            <w:szCs w:val="24"/>
          </w:rPr>
          <w:t>取“30选6”开出的特别号码作为开奖号码</w:t>
        </w:r>
      </w:ins>
      <w:ins w:id="329" w:author="user" w:date="2017-03-08T14:55:00Z">
        <w:r w:rsidRPr="009D1903">
          <w:rPr>
            <w:rFonts w:ascii="宋体" w:hAnsi="宋体" w:hint="eastAsia"/>
            <w:sz w:val="24"/>
            <w:szCs w:val="24"/>
          </w:rPr>
          <w:t>。</w:t>
        </w:r>
      </w:ins>
    </w:p>
    <w:p w14:paraId="2D46131D" w14:textId="5A39D35D" w:rsidR="002604AB" w:rsidRPr="009D1903" w:rsidRDefault="002604AB" w:rsidP="002604AB">
      <w:pPr>
        <w:numPr>
          <w:ilvl w:val="0"/>
          <w:numId w:val="33"/>
        </w:numPr>
        <w:spacing w:beforeLines="50" w:before="156" w:afterLines="50" w:after="156" w:line="360" w:lineRule="auto"/>
        <w:rPr>
          <w:ins w:id="330" w:author="user" w:date="2017-03-08T14:55:00Z"/>
          <w:rFonts w:ascii="宋体" w:hAnsi="宋体"/>
          <w:sz w:val="24"/>
          <w:szCs w:val="24"/>
        </w:rPr>
        <w:pPrChange w:id="331" w:author="user" w:date="2017-03-08T14:56:00Z">
          <w:pPr>
            <w:numPr>
              <w:numId w:val="19"/>
            </w:numPr>
            <w:spacing w:beforeLines="50" w:before="156" w:afterLines="50" w:after="156" w:line="360" w:lineRule="auto"/>
            <w:ind w:left="540" w:hanging="420"/>
          </w:pPr>
        </w:pPrChange>
      </w:pPr>
      <w:ins w:id="332" w:author="user" w:date="2017-03-08T14:55:00Z">
        <w:r w:rsidRPr="009D1903">
          <w:rPr>
            <w:rFonts w:ascii="宋体" w:hAnsi="宋体"/>
            <w:sz w:val="24"/>
            <w:szCs w:val="24"/>
          </w:rPr>
          <w:t>每期开奖后，由</w:t>
        </w:r>
      </w:ins>
      <w:ins w:id="333" w:author="user" w:date="2017-03-08T16:24:00Z">
        <w:r w:rsidR="000A45FC">
          <w:rPr>
            <w:rFonts w:ascii="宋体" w:hAnsi="宋体" w:hint="eastAsia"/>
            <w:sz w:val="24"/>
            <w:szCs w:val="24"/>
          </w:rPr>
          <w:t>柬埔寨高棉福利彩池有限公司</w:t>
        </w:r>
      </w:ins>
      <w:ins w:id="334" w:author="user" w:date="2017-03-08T14:55:00Z">
        <w:r w:rsidRPr="009D1903">
          <w:rPr>
            <w:rFonts w:ascii="宋体" w:hAnsi="宋体"/>
            <w:sz w:val="24"/>
            <w:szCs w:val="24"/>
          </w:rPr>
          <w:t>将当期销售总额、开奖号码、各奖级中奖情况等信息，通过新闻媒体向社会公布，并将开奖结果通知各销售终端</w:t>
        </w:r>
        <w:r w:rsidRPr="009D1903">
          <w:rPr>
            <w:rFonts w:ascii="宋体" w:hAnsi="宋体" w:hint="eastAsia"/>
            <w:sz w:val="24"/>
            <w:szCs w:val="24"/>
          </w:rPr>
          <w:t>。</w:t>
        </w:r>
      </w:ins>
    </w:p>
    <w:p w14:paraId="74581301" w14:textId="77777777" w:rsidR="002604AB" w:rsidRPr="00C355EA" w:rsidRDefault="002604AB" w:rsidP="002604AB">
      <w:pPr>
        <w:pStyle w:val="2"/>
        <w:jc w:val="center"/>
        <w:rPr>
          <w:ins w:id="335" w:author="user" w:date="2017-03-08T14:55:00Z"/>
          <w:rFonts w:ascii="宋体" w:hAnsi="宋体" w:cs="宋体"/>
          <w:bCs w:val="0"/>
          <w:color w:val="000000"/>
          <w:kern w:val="0"/>
          <w:szCs w:val="21"/>
          <w:lang w:bidi="km-KH"/>
        </w:rPr>
      </w:pPr>
      <w:ins w:id="336" w:author="user" w:date="2017-03-08T14:55:00Z">
        <w:r w:rsidRPr="00C355EA">
          <w:rPr>
            <w:rFonts w:ascii="宋体" w:hAnsi="宋体" w:cs="宋体" w:hint="eastAsia"/>
            <w:bCs w:val="0"/>
            <w:color w:val="000000"/>
            <w:kern w:val="0"/>
            <w:szCs w:val="21"/>
            <w:lang w:bidi="km-KH"/>
          </w:rPr>
          <w:t>第五章　中</w:t>
        </w:r>
        <w:r>
          <w:rPr>
            <w:rFonts w:ascii="宋体" w:hAnsi="宋体" w:cs="宋体" w:hint="eastAsia"/>
            <w:bCs w:val="0"/>
            <w:color w:val="000000"/>
            <w:kern w:val="0"/>
            <w:szCs w:val="21"/>
            <w:lang w:bidi="km-KH"/>
          </w:rPr>
          <w:t xml:space="preserve"> </w:t>
        </w:r>
        <w:r w:rsidRPr="00C355EA">
          <w:rPr>
            <w:rFonts w:ascii="宋体" w:hAnsi="宋体" w:cs="宋体" w:hint="eastAsia"/>
            <w:bCs w:val="0"/>
            <w:color w:val="000000"/>
            <w:kern w:val="0"/>
            <w:szCs w:val="21"/>
            <w:lang w:bidi="km-KH"/>
          </w:rPr>
          <w:t>奖</w:t>
        </w:r>
      </w:ins>
    </w:p>
    <w:p w14:paraId="75171CA3" w14:textId="2CAA4623" w:rsidR="0023310C" w:rsidRPr="009D1903" w:rsidRDefault="0023310C" w:rsidP="0023310C">
      <w:pPr>
        <w:numPr>
          <w:ilvl w:val="0"/>
          <w:numId w:val="33"/>
        </w:numPr>
        <w:spacing w:beforeLines="50" w:before="156" w:afterLines="50" w:after="156" w:line="360" w:lineRule="auto"/>
        <w:rPr>
          <w:ins w:id="337" w:author="user" w:date="2017-03-08T16:27:00Z"/>
          <w:rFonts w:ascii="宋体" w:hAnsi="宋体"/>
          <w:sz w:val="24"/>
          <w:szCs w:val="24"/>
        </w:rPr>
      </w:pPr>
      <w:ins w:id="338" w:author="user" w:date="2017-03-08T16:27:00Z">
        <w:r>
          <w:rPr>
            <w:rFonts w:ascii="宋体" w:hAnsi="宋体" w:hint="eastAsia"/>
            <w:sz w:val="24"/>
            <w:szCs w:val="24"/>
          </w:rPr>
          <w:t>“</w:t>
        </w:r>
        <w:r>
          <w:rPr>
            <w:rFonts w:ascii="宋体" w:hAnsi="宋体"/>
            <w:sz w:val="24"/>
            <w:szCs w:val="24"/>
          </w:rPr>
          <w:t>30选</w:t>
        </w:r>
        <w:r>
          <w:rPr>
            <w:rFonts w:ascii="宋体" w:hAnsi="宋体" w:hint="eastAsia"/>
            <w:sz w:val="24"/>
            <w:szCs w:val="24"/>
          </w:rPr>
          <w:t>6</w:t>
        </w:r>
        <w:r>
          <w:rPr>
            <w:rFonts w:ascii="宋体" w:hAnsi="宋体" w:hint="eastAsia"/>
            <w:sz w:val="24"/>
            <w:szCs w:val="24"/>
          </w:rPr>
          <w:t>特码”</w:t>
        </w:r>
        <w:r w:rsidRPr="00837402">
          <w:rPr>
            <w:rFonts w:ascii="宋体" w:hAnsi="宋体"/>
            <w:sz w:val="24"/>
            <w:szCs w:val="24"/>
          </w:rPr>
          <w:t xml:space="preserve"> </w:t>
        </w:r>
        <w:r w:rsidRPr="009D1903">
          <w:rPr>
            <w:rFonts w:ascii="宋体" w:hAnsi="宋体"/>
            <w:sz w:val="24"/>
            <w:szCs w:val="24"/>
          </w:rPr>
          <w:t>根据投注号码与开奖号码相符情况确定</w:t>
        </w:r>
        <w:r>
          <w:rPr>
            <w:rFonts w:ascii="宋体" w:hAnsi="宋体" w:hint="eastAsia"/>
            <w:sz w:val="24"/>
            <w:szCs w:val="24"/>
          </w:rPr>
          <w:t>是否中奖</w:t>
        </w:r>
        <w:r w:rsidRPr="009D1903">
          <w:rPr>
            <w:rFonts w:ascii="宋体" w:hAnsi="宋体" w:hint="eastAsia"/>
            <w:sz w:val="24"/>
            <w:szCs w:val="24"/>
          </w:rPr>
          <w:t>：</w:t>
        </w:r>
      </w:ins>
    </w:p>
    <w:p w14:paraId="12B28C9C" w14:textId="694D257D" w:rsidR="0023310C" w:rsidRPr="00837402" w:rsidRDefault="0023310C" w:rsidP="0023310C">
      <w:pPr>
        <w:numPr>
          <w:ilvl w:val="0"/>
          <w:numId w:val="20"/>
        </w:numPr>
        <w:spacing w:line="360" w:lineRule="auto"/>
        <w:rPr>
          <w:ins w:id="339" w:author="user" w:date="2017-03-08T16:27:00Z"/>
          <w:rFonts w:ascii="宋体" w:hAnsi="宋体"/>
          <w:sz w:val="24"/>
          <w:szCs w:val="24"/>
        </w:rPr>
      </w:pPr>
      <w:ins w:id="340" w:author="user" w:date="2017-03-08T16:27:00Z">
        <w:r>
          <w:rPr>
            <w:rFonts w:ascii="宋体" w:hAnsi="宋体" w:hint="eastAsia"/>
            <w:sz w:val="24"/>
            <w:szCs w:val="24"/>
          </w:rPr>
          <w:t>数字</w:t>
        </w:r>
        <w:r w:rsidRPr="00837402">
          <w:rPr>
            <w:rFonts w:ascii="宋体" w:hAnsi="宋体" w:hint="eastAsia"/>
            <w:sz w:val="24"/>
            <w:szCs w:val="24"/>
          </w:rPr>
          <w:t>中奖：投注的号码与</w:t>
        </w:r>
        <w:r>
          <w:rPr>
            <w:rFonts w:ascii="宋体" w:hAnsi="宋体" w:hint="eastAsia"/>
            <w:sz w:val="24"/>
            <w:szCs w:val="24"/>
          </w:rPr>
          <w:t>当期</w:t>
        </w:r>
        <w:r>
          <w:rPr>
            <w:rFonts w:ascii="宋体" w:hAnsi="宋体" w:hint="eastAsia"/>
            <w:sz w:val="24"/>
            <w:szCs w:val="24"/>
          </w:rPr>
          <w:t>3</w:t>
        </w:r>
        <w:r>
          <w:rPr>
            <w:rFonts w:ascii="宋体" w:hAnsi="宋体"/>
            <w:sz w:val="24"/>
            <w:szCs w:val="24"/>
          </w:rPr>
          <w:t>0选</w:t>
        </w:r>
        <w:r>
          <w:rPr>
            <w:rFonts w:ascii="宋体" w:hAnsi="宋体" w:hint="eastAsia"/>
            <w:sz w:val="24"/>
            <w:szCs w:val="24"/>
          </w:rPr>
          <w:t>6</w:t>
        </w:r>
        <w:r>
          <w:rPr>
            <w:rFonts w:ascii="宋体" w:hAnsi="宋体" w:hint="eastAsia"/>
            <w:sz w:val="24"/>
            <w:szCs w:val="24"/>
          </w:rPr>
          <w:t>特别号码</w:t>
        </w:r>
        <w:r w:rsidRPr="00837402">
          <w:rPr>
            <w:rFonts w:ascii="宋体" w:hAnsi="宋体" w:hint="eastAsia"/>
            <w:sz w:val="24"/>
            <w:szCs w:val="24"/>
          </w:rPr>
          <w:t>相同，即为中奖。</w:t>
        </w:r>
      </w:ins>
    </w:p>
    <w:p w14:paraId="66C8E5A8" w14:textId="344036FC" w:rsidR="0023310C" w:rsidRDefault="0023310C" w:rsidP="0023310C">
      <w:pPr>
        <w:numPr>
          <w:ilvl w:val="0"/>
          <w:numId w:val="20"/>
        </w:numPr>
        <w:spacing w:line="360" w:lineRule="auto"/>
        <w:rPr>
          <w:ins w:id="341" w:author="user" w:date="2017-03-08T16:27:00Z"/>
          <w:rFonts w:ascii="宋体" w:hAnsi="宋体"/>
          <w:sz w:val="24"/>
          <w:szCs w:val="24"/>
        </w:rPr>
      </w:pPr>
      <w:ins w:id="342" w:author="user" w:date="2017-03-08T16:27:00Z">
        <w:r>
          <w:rPr>
            <w:rFonts w:ascii="宋体" w:hAnsi="宋体" w:hint="eastAsia"/>
            <w:sz w:val="24"/>
            <w:szCs w:val="24"/>
          </w:rPr>
          <w:t>方位</w:t>
        </w:r>
        <w:r w:rsidRPr="00837402">
          <w:rPr>
            <w:rFonts w:ascii="宋体" w:hAnsi="宋体" w:hint="eastAsia"/>
            <w:sz w:val="24"/>
            <w:szCs w:val="24"/>
          </w:rPr>
          <w:t>中奖：投注的</w:t>
        </w:r>
        <w:r>
          <w:rPr>
            <w:rFonts w:ascii="宋体" w:hAnsi="宋体" w:hint="eastAsia"/>
            <w:sz w:val="24"/>
            <w:szCs w:val="24"/>
          </w:rPr>
          <w:t>方位</w:t>
        </w:r>
        <w:r>
          <w:rPr>
            <w:rFonts w:ascii="宋体" w:hAnsi="宋体" w:hint="eastAsia"/>
            <w:sz w:val="24"/>
            <w:szCs w:val="24"/>
          </w:rPr>
          <w:t>中包含了</w:t>
        </w:r>
        <w:r w:rsidRPr="00837402">
          <w:rPr>
            <w:rFonts w:ascii="宋体" w:hAnsi="宋体" w:hint="eastAsia"/>
            <w:sz w:val="24"/>
            <w:szCs w:val="24"/>
          </w:rPr>
          <w:t>当期</w:t>
        </w:r>
        <w:r>
          <w:rPr>
            <w:rFonts w:ascii="宋体" w:hAnsi="宋体" w:hint="eastAsia"/>
            <w:sz w:val="24"/>
            <w:szCs w:val="24"/>
          </w:rPr>
          <w:t>3</w:t>
        </w:r>
        <w:r>
          <w:rPr>
            <w:rFonts w:ascii="宋体" w:hAnsi="宋体"/>
            <w:sz w:val="24"/>
            <w:szCs w:val="24"/>
          </w:rPr>
          <w:t>0选</w:t>
        </w:r>
        <w:r>
          <w:rPr>
            <w:rFonts w:ascii="宋体" w:hAnsi="宋体" w:hint="eastAsia"/>
            <w:sz w:val="24"/>
            <w:szCs w:val="24"/>
          </w:rPr>
          <w:t>6</w:t>
        </w:r>
        <w:r>
          <w:rPr>
            <w:rFonts w:ascii="宋体" w:hAnsi="宋体" w:hint="eastAsia"/>
            <w:sz w:val="24"/>
            <w:szCs w:val="24"/>
          </w:rPr>
          <w:t>特别号码</w:t>
        </w:r>
        <w:r w:rsidRPr="00837402">
          <w:rPr>
            <w:rFonts w:ascii="宋体" w:hAnsi="宋体" w:hint="eastAsia"/>
            <w:sz w:val="24"/>
            <w:szCs w:val="24"/>
          </w:rPr>
          <w:t>，即为中奖。</w:t>
        </w:r>
      </w:ins>
    </w:p>
    <w:p w14:paraId="1E8A250F" w14:textId="4D3D5E21" w:rsidR="0023310C" w:rsidRPr="00837402" w:rsidRDefault="0023310C" w:rsidP="0023310C">
      <w:pPr>
        <w:numPr>
          <w:ilvl w:val="0"/>
          <w:numId w:val="20"/>
        </w:numPr>
        <w:spacing w:line="360" w:lineRule="auto"/>
        <w:rPr>
          <w:ins w:id="343" w:author="user" w:date="2017-03-08T16:27:00Z"/>
          <w:rFonts w:ascii="宋体" w:hAnsi="宋体"/>
          <w:sz w:val="24"/>
          <w:szCs w:val="24"/>
        </w:rPr>
      </w:pPr>
      <w:ins w:id="344" w:author="user" w:date="2017-03-08T16:27:00Z">
        <w:r>
          <w:rPr>
            <w:rFonts w:ascii="宋体" w:hAnsi="宋体"/>
            <w:sz w:val="24"/>
            <w:szCs w:val="24"/>
          </w:rPr>
          <w:t>大小中奖</w:t>
        </w:r>
        <w:r>
          <w:rPr>
            <w:rFonts w:ascii="宋体" w:hAnsi="宋体" w:hint="eastAsia"/>
            <w:sz w:val="24"/>
            <w:szCs w:val="24"/>
          </w:rPr>
          <w:t>：</w:t>
        </w:r>
        <w:r>
          <w:rPr>
            <w:rFonts w:ascii="宋体" w:hAnsi="宋体"/>
            <w:sz w:val="24"/>
            <w:szCs w:val="24"/>
          </w:rPr>
          <w:t>投注的大小和中包含了当期</w:t>
        </w:r>
        <w:r>
          <w:rPr>
            <w:rFonts w:ascii="宋体" w:hAnsi="宋体" w:hint="eastAsia"/>
            <w:sz w:val="24"/>
            <w:szCs w:val="24"/>
          </w:rPr>
          <w:t>3</w:t>
        </w:r>
        <w:r>
          <w:rPr>
            <w:rFonts w:ascii="宋体" w:hAnsi="宋体"/>
            <w:sz w:val="24"/>
            <w:szCs w:val="24"/>
          </w:rPr>
          <w:t>0选</w:t>
        </w:r>
        <w:r>
          <w:rPr>
            <w:rFonts w:ascii="宋体" w:hAnsi="宋体" w:hint="eastAsia"/>
            <w:sz w:val="24"/>
            <w:szCs w:val="24"/>
          </w:rPr>
          <w:t>6特别号码，即为</w:t>
        </w:r>
      </w:ins>
      <w:ins w:id="345" w:author="user" w:date="2017-03-08T16:28:00Z">
        <w:r>
          <w:rPr>
            <w:rFonts w:ascii="宋体" w:hAnsi="宋体" w:hint="eastAsia"/>
            <w:sz w:val="24"/>
            <w:szCs w:val="24"/>
          </w:rPr>
          <w:t>中奖。</w:t>
        </w:r>
      </w:ins>
    </w:p>
    <w:p w14:paraId="441F4595" w14:textId="760274F2" w:rsidR="0023310C" w:rsidRDefault="0023310C" w:rsidP="0023310C">
      <w:pPr>
        <w:numPr>
          <w:ilvl w:val="0"/>
          <w:numId w:val="33"/>
        </w:numPr>
        <w:spacing w:beforeLines="50" w:before="156" w:afterLines="50" w:after="156" w:line="360" w:lineRule="auto"/>
        <w:rPr>
          <w:ins w:id="346" w:author="user" w:date="2017-03-08T16:27:00Z"/>
          <w:rFonts w:ascii="宋体" w:hAnsi="宋体"/>
          <w:sz w:val="24"/>
          <w:szCs w:val="24"/>
        </w:rPr>
      </w:pPr>
      <w:ins w:id="347" w:author="user" w:date="2017-03-08T16:27:00Z">
        <w:r>
          <w:rPr>
            <w:rFonts w:ascii="宋体" w:hAnsi="宋体" w:hint="eastAsia"/>
            <w:sz w:val="24"/>
            <w:szCs w:val="24"/>
          </w:rPr>
          <w:t>“</w:t>
        </w:r>
      </w:ins>
      <w:ins w:id="348" w:author="user" w:date="2017-03-08T16:28:00Z">
        <w:r>
          <w:rPr>
            <w:rFonts w:ascii="宋体" w:hAnsi="宋体"/>
            <w:sz w:val="24"/>
            <w:szCs w:val="24"/>
          </w:rPr>
          <w:t>30选</w:t>
        </w:r>
        <w:r>
          <w:rPr>
            <w:rFonts w:ascii="宋体" w:hAnsi="宋体" w:hint="eastAsia"/>
            <w:sz w:val="24"/>
            <w:szCs w:val="24"/>
          </w:rPr>
          <w:t>6</w:t>
        </w:r>
      </w:ins>
      <w:ins w:id="349" w:author="user" w:date="2017-03-08T16:27:00Z">
        <w:r>
          <w:rPr>
            <w:rFonts w:ascii="宋体" w:hAnsi="宋体" w:hint="eastAsia"/>
            <w:sz w:val="24"/>
            <w:szCs w:val="24"/>
          </w:rPr>
          <w:t>特码”各奖项单注奖金及中奖条件如下表：</w:t>
        </w:r>
      </w:ins>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418"/>
        <w:gridCol w:w="5953"/>
      </w:tblGrid>
      <w:tr w:rsidR="0023310C" w:rsidRPr="00476183" w14:paraId="5DA59948" w14:textId="77777777" w:rsidTr="00C65871">
        <w:trPr>
          <w:ins w:id="350" w:author="user" w:date="2017-03-08T16:27:00Z"/>
        </w:trPr>
        <w:tc>
          <w:tcPr>
            <w:tcW w:w="1242" w:type="dxa"/>
            <w:shd w:val="clear" w:color="auto" w:fill="auto"/>
          </w:tcPr>
          <w:p w14:paraId="7EBD4003" w14:textId="77777777" w:rsidR="0023310C" w:rsidRPr="00476183" w:rsidRDefault="0023310C" w:rsidP="00C65871">
            <w:pPr>
              <w:spacing w:beforeLines="50" w:before="156" w:afterLines="50" w:after="156" w:line="240" w:lineRule="atLeast"/>
              <w:jc w:val="center"/>
              <w:rPr>
                <w:ins w:id="351" w:author="user" w:date="2017-03-08T16:27:00Z"/>
                <w:rFonts w:ascii="宋体" w:hAnsi="宋体"/>
                <w:sz w:val="24"/>
                <w:szCs w:val="24"/>
              </w:rPr>
            </w:pPr>
            <w:ins w:id="352" w:author="user" w:date="2017-03-08T16:27:00Z">
              <w:r>
                <w:rPr>
                  <w:rFonts w:ascii="宋体" w:hAnsi="宋体" w:hint="eastAsia"/>
                  <w:sz w:val="24"/>
                  <w:szCs w:val="24"/>
                </w:rPr>
                <w:t>中奖等级</w:t>
              </w:r>
            </w:ins>
          </w:p>
        </w:tc>
        <w:tc>
          <w:tcPr>
            <w:tcW w:w="1418" w:type="dxa"/>
            <w:shd w:val="clear" w:color="auto" w:fill="auto"/>
          </w:tcPr>
          <w:p w14:paraId="3D4DBFF5" w14:textId="77777777" w:rsidR="0023310C" w:rsidRPr="00476183" w:rsidRDefault="0023310C" w:rsidP="00C65871">
            <w:pPr>
              <w:spacing w:beforeLines="50" w:before="156" w:afterLines="50" w:after="156" w:line="240" w:lineRule="atLeast"/>
              <w:jc w:val="center"/>
              <w:rPr>
                <w:ins w:id="353" w:author="user" w:date="2017-03-08T16:27:00Z"/>
                <w:rFonts w:ascii="宋体" w:hAnsi="宋体"/>
                <w:sz w:val="24"/>
                <w:szCs w:val="24"/>
              </w:rPr>
            </w:pPr>
            <w:ins w:id="354" w:author="user" w:date="2017-03-08T16:27:00Z">
              <w:r w:rsidRPr="00476183">
                <w:rPr>
                  <w:rFonts w:ascii="宋体" w:hAnsi="宋体" w:hint="eastAsia"/>
                  <w:sz w:val="24"/>
                  <w:szCs w:val="24"/>
                </w:rPr>
                <w:t>单注奖金(</w:t>
              </w:r>
              <w:r>
                <w:rPr>
                  <w:rFonts w:ascii="宋体" w:hAnsi="宋体" w:hint="eastAsia"/>
                  <w:sz w:val="24"/>
                  <w:szCs w:val="24"/>
                </w:rPr>
                <w:t>赔率</w:t>
              </w:r>
              <w:r w:rsidRPr="00476183">
                <w:rPr>
                  <w:rFonts w:ascii="宋体" w:hAnsi="宋体" w:hint="eastAsia"/>
                  <w:sz w:val="24"/>
                  <w:szCs w:val="24"/>
                </w:rPr>
                <w:t>)</w:t>
              </w:r>
            </w:ins>
          </w:p>
        </w:tc>
        <w:tc>
          <w:tcPr>
            <w:tcW w:w="5953" w:type="dxa"/>
            <w:shd w:val="clear" w:color="auto" w:fill="auto"/>
          </w:tcPr>
          <w:p w14:paraId="6AC9E00F" w14:textId="77777777" w:rsidR="0023310C" w:rsidRPr="00476183" w:rsidRDefault="0023310C" w:rsidP="00C65871">
            <w:pPr>
              <w:spacing w:beforeLines="50" w:before="156" w:afterLines="50" w:after="156" w:line="240" w:lineRule="atLeast"/>
              <w:jc w:val="center"/>
              <w:rPr>
                <w:ins w:id="355" w:author="user" w:date="2017-03-08T16:27:00Z"/>
                <w:rFonts w:ascii="宋体" w:hAnsi="宋体"/>
                <w:sz w:val="24"/>
                <w:szCs w:val="24"/>
              </w:rPr>
            </w:pPr>
            <w:ins w:id="356" w:author="user" w:date="2017-03-08T16:27:00Z">
              <w:r w:rsidRPr="00476183">
                <w:rPr>
                  <w:rFonts w:ascii="宋体" w:hAnsi="宋体" w:hint="eastAsia"/>
                  <w:sz w:val="24"/>
                  <w:szCs w:val="24"/>
                </w:rPr>
                <w:t>中奖条件</w:t>
              </w:r>
            </w:ins>
          </w:p>
        </w:tc>
      </w:tr>
      <w:tr w:rsidR="0023310C" w:rsidRPr="00476183" w14:paraId="7B58F513" w14:textId="77777777" w:rsidTr="00C65871">
        <w:trPr>
          <w:ins w:id="357" w:author="user" w:date="2017-03-08T16:27:00Z"/>
        </w:trPr>
        <w:tc>
          <w:tcPr>
            <w:tcW w:w="1242" w:type="dxa"/>
            <w:shd w:val="clear" w:color="auto" w:fill="auto"/>
          </w:tcPr>
          <w:p w14:paraId="34F6467C" w14:textId="77777777" w:rsidR="0023310C" w:rsidRPr="00476183" w:rsidRDefault="0023310C" w:rsidP="00C65871">
            <w:pPr>
              <w:spacing w:beforeLines="50" w:before="156" w:afterLines="50" w:after="156" w:line="240" w:lineRule="atLeast"/>
              <w:jc w:val="center"/>
              <w:rPr>
                <w:ins w:id="358" w:author="user" w:date="2017-03-08T16:27:00Z"/>
                <w:rFonts w:ascii="宋体" w:hAnsi="宋体"/>
                <w:sz w:val="24"/>
                <w:szCs w:val="24"/>
              </w:rPr>
            </w:pPr>
            <w:ins w:id="359" w:author="user" w:date="2017-03-08T16:27:00Z">
              <w:r>
                <w:rPr>
                  <w:rFonts w:ascii="宋体" w:hAnsi="宋体" w:hint="eastAsia"/>
                  <w:sz w:val="24"/>
                  <w:szCs w:val="24"/>
                </w:rPr>
                <w:t>数字</w:t>
              </w:r>
            </w:ins>
          </w:p>
        </w:tc>
        <w:tc>
          <w:tcPr>
            <w:tcW w:w="1418" w:type="dxa"/>
            <w:shd w:val="clear" w:color="auto" w:fill="auto"/>
          </w:tcPr>
          <w:p w14:paraId="66FAC907" w14:textId="6F8FB8BB" w:rsidR="0023310C" w:rsidRPr="00476183" w:rsidRDefault="0023310C" w:rsidP="00C65871">
            <w:pPr>
              <w:spacing w:beforeLines="50" w:before="156" w:afterLines="50" w:after="156" w:line="240" w:lineRule="atLeast"/>
              <w:jc w:val="center"/>
              <w:rPr>
                <w:ins w:id="360" w:author="user" w:date="2017-03-08T16:27:00Z"/>
                <w:rFonts w:ascii="宋体" w:hAnsi="宋体"/>
                <w:sz w:val="24"/>
                <w:szCs w:val="24"/>
              </w:rPr>
            </w:pPr>
            <w:ins w:id="361" w:author="user" w:date="2017-03-08T16:28:00Z">
              <w:r>
                <w:rPr>
                  <w:rFonts w:ascii="宋体" w:hAnsi="宋体"/>
                  <w:sz w:val="24"/>
                  <w:szCs w:val="24"/>
                </w:rPr>
                <w:t>24</w:t>
              </w:r>
            </w:ins>
          </w:p>
        </w:tc>
        <w:tc>
          <w:tcPr>
            <w:tcW w:w="5953" w:type="dxa"/>
            <w:shd w:val="clear" w:color="auto" w:fill="auto"/>
          </w:tcPr>
          <w:p w14:paraId="3DFF0469" w14:textId="7BFD4A43" w:rsidR="0023310C" w:rsidRPr="00476183" w:rsidRDefault="0023310C" w:rsidP="0023310C">
            <w:pPr>
              <w:spacing w:beforeLines="50" w:before="156" w:afterLines="50" w:after="156" w:line="240" w:lineRule="atLeast"/>
              <w:jc w:val="center"/>
              <w:rPr>
                <w:ins w:id="362" w:author="user" w:date="2017-03-08T16:27:00Z"/>
                <w:rFonts w:ascii="宋体" w:hAnsi="宋体"/>
                <w:sz w:val="24"/>
                <w:szCs w:val="24"/>
              </w:rPr>
            </w:pPr>
            <w:ins w:id="363" w:author="user" w:date="2017-03-08T16:27:00Z">
              <w:r w:rsidRPr="00837402">
                <w:rPr>
                  <w:rFonts w:ascii="宋体" w:hAnsi="宋体" w:hint="eastAsia"/>
                  <w:sz w:val="24"/>
                  <w:szCs w:val="24"/>
                </w:rPr>
                <w:t>投注的号码与</w:t>
              </w:r>
              <w:r>
                <w:rPr>
                  <w:rFonts w:ascii="宋体" w:hAnsi="宋体" w:hint="eastAsia"/>
                  <w:sz w:val="24"/>
                  <w:szCs w:val="24"/>
                </w:rPr>
                <w:t>当期</w:t>
              </w:r>
            </w:ins>
            <w:ins w:id="364" w:author="user" w:date="2017-03-08T16:28:00Z">
              <w:r>
                <w:rPr>
                  <w:rFonts w:ascii="宋体" w:hAnsi="宋体" w:hint="eastAsia"/>
                  <w:sz w:val="24"/>
                  <w:szCs w:val="24"/>
                </w:rPr>
                <w:t>3</w:t>
              </w:r>
              <w:r>
                <w:rPr>
                  <w:rFonts w:ascii="宋体" w:hAnsi="宋体"/>
                  <w:sz w:val="24"/>
                  <w:szCs w:val="24"/>
                </w:rPr>
                <w:t>0选</w:t>
              </w:r>
              <w:r>
                <w:rPr>
                  <w:rFonts w:ascii="宋体" w:hAnsi="宋体" w:hint="eastAsia"/>
                  <w:sz w:val="24"/>
                  <w:szCs w:val="24"/>
                </w:rPr>
                <w:t>6</w:t>
              </w:r>
            </w:ins>
            <w:ins w:id="365" w:author="user" w:date="2017-03-08T16:27:00Z">
              <w:r>
                <w:rPr>
                  <w:rFonts w:ascii="宋体" w:hAnsi="宋体" w:hint="eastAsia"/>
                  <w:sz w:val="24"/>
                  <w:szCs w:val="24"/>
                </w:rPr>
                <w:t>特别号码</w:t>
              </w:r>
              <w:r w:rsidRPr="00837402">
                <w:rPr>
                  <w:rFonts w:ascii="宋体" w:hAnsi="宋体" w:hint="eastAsia"/>
                  <w:sz w:val="24"/>
                  <w:szCs w:val="24"/>
                </w:rPr>
                <w:t>相同</w:t>
              </w:r>
              <w:r w:rsidRPr="00476183">
                <w:rPr>
                  <w:rFonts w:ascii="宋体" w:hAnsi="宋体" w:hint="eastAsia"/>
                  <w:sz w:val="24"/>
                  <w:szCs w:val="24"/>
                </w:rPr>
                <w:t>。</w:t>
              </w:r>
            </w:ins>
          </w:p>
        </w:tc>
      </w:tr>
      <w:tr w:rsidR="0023310C" w:rsidRPr="0023310C" w14:paraId="39858B60" w14:textId="77777777" w:rsidTr="00C65871">
        <w:trPr>
          <w:ins w:id="366" w:author="user" w:date="2017-03-08T16:27:00Z"/>
        </w:trPr>
        <w:tc>
          <w:tcPr>
            <w:tcW w:w="1242" w:type="dxa"/>
            <w:shd w:val="clear" w:color="auto" w:fill="auto"/>
          </w:tcPr>
          <w:p w14:paraId="1EBEDE4E" w14:textId="6C948CCA" w:rsidR="0023310C" w:rsidRPr="00476183" w:rsidRDefault="0023310C" w:rsidP="00C65871">
            <w:pPr>
              <w:spacing w:beforeLines="50" w:before="156" w:afterLines="50" w:after="156" w:line="240" w:lineRule="atLeast"/>
              <w:jc w:val="center"/>
              <w:rPr>
                <w:ins w:id="367" w:author="user" w:date="2017-03-08T16:27:00Z"/>
                <w:rFonts w:ascii="宋体" w:hAnsi="宋体"/>
                <w:sz w:val="24"/>
                <w:szCs w:val="24"/>
              </w:rPr>
            </w:pPr>
            <w:ins w:id="368" w:author="user" w:date="2017-03-08T16:28:00Z">
              <w:r>
                <w:rPr>
                  <w:rFonts w:ascii="宋体" w:hAnsi="宋体" w:hint="eastAsia"/>
                  <w:sz w:val="24"/>
                  <w:szCs w:val="24"/>
                </w:rPr>
                <w:lastRenderedPageBreak/>
                <w:t>方位</w:t>
              </w:r>
            </w:ins>
          </w:p>
        </w:tc>
        <w:tc>
          <w:tcPr>
            <w:tcW w:w="1418" w:type="dxa"/>
            <w:shd w:val="clear" w:color="auto" w:fill="auto"/>
          </w:tcPr>
          <w:p w14:paraId="1B630851" w14:textId="4664E5D2" w:rsidR="0023310C" w:rsidRPr="00476183" w:rsidRDefault="0023310C" w:rsidP="00C65871">
            <w:pPr>
              <w:spacing w:beforeLines="50" w:before="156" w:afterLines="50" w:after="156" w:line="240" w:lineRule="atLeast"/>
              <w:jc w:val="center"/>
              <w:rPr>
                <w:ins w:id="369" w:author="user" w:date="2017-03-08T16:27:00Z"/>
                <w:rFonts w:ascii="宋体" w:hAnsi="宋体"/>
                <w:sz w:val="24"/>
                <w:szCs w:val="24"/>
              </w:rPr>
            </w:pPr>
            <w:ins w:id="370" w:author="user" w:date="2017-03-08T16:28:00Z">
              <w:r>
                <w:rPr>
                  <w:rFonts w:ascii="宋体" w:hAnsi="宋体"/>
                  <w:sz w:val="24"/>
                  <w:szCs w:val="24"/>
                </w:rPr>
                <w:t>4</w:t>
              </w:r>
            </w:ins>
          </w:p>
        </w:tc>
        <w:tc>
          <w:tcPr>
            <w:tcW w:w="5953" w:type="dxa"/>
            <w:shd w:val="clear" w:color="auto" w:fill="auto"/>
          </w:tcPr>
          <w:p w14:paraId="4142C4D2" w14:textId="45B20A39" w:rsidR="0023310C" w:rsidRPr="007047A6" w:rsidRDefault="0023310C" w:rsidP="0023310C">
            <w:pPr>
              <w:spacing w:beforeLines="50" w:before="156" w:afterLines="50" w:after="156" w:line="240" w:lineRule="atLeast"/>
              <w:jc w:val="center"/>
              <w:rPr>
                <w:ins w:id="371" w:author="user" w:date="2017-03-08T16:27:00Z"/>
                <w:rFonts w:ascii="宋体" w:hAnsi="宋体"/>
                <w:sz w:val="24"/>
                <w:szCs w:val="24"/>
              </w:rPr>
            </w:pPr>
            <w:ins w:id="372" w:author="user" w:date="2017-03-08T16:27:00Z">
              <w:r w:rsidRPr="00837402">
                <w:rPr>
                  <w:rFonts w:ascii="宋体" w:hAnsi="宋体" w:hint="eastAsia"/>
                  <w:sz w:val="24"/>
                  <w:szCs w:val="24"/>
                </w:rPr>
                <w:t>投注的</w:t>
              </w:r>
            </w:ins>
            <w:ins w:id="373" w:author="user" w:date="2017-03-08T16:28:00Z">
              <w:r>
                <w:rPr>
                  <w:rFonts w:ascii="宋体" w:hAnsi="宋体" w:hint="eastAsia"/>
                  <w:sz w:val="24"/>
                  <w:szCs w:val="24"/>
                </w:rPr>
                <w:t>方位</w:t>
              </w:r>
            </w:ins>
            <w:ins w:id="374" w:author="user" w:date="2017-03-08T16:27:00Z">
              <w:r>
                <w:rPr>
                  <w:rFonts w:ascii="宋体" w:hAnsi="宋体" w:hint="eastAsia"/>
                  <w:sz w:val="24"/>
                  <w:szCs w:val="24"/>
                </w:rPr>
                <w:t>中包含了</w:t>
              </w:r>
              <w:r w:rsidRPr="00837402">
                <w:rPr>
                  <w:rFonts w:ascii="宋体" w:hAnsi="宋体" w:hint="eastAsia"/>
                  <w:sz w:val="24"/>
                  <w:szCs w:val="24"/>
                </w:rPr>
                <w:t>当期</w:t>
              </w:r>
            </w:ins>
            <w:ins w:id="375" w:author="user" w:date="2017-03-08T16:28:00Z">
              <w:r>
                <w:rPr>
                  <w:rFonts w:ascii="宋体" w:hAnsi="宋体" w:hint="eastAsia"/>
                  <w:sz w:val="24"/>
                  <w:szCs w:val="24"/>
                </w:rPr>
                <w:t>3</w:t>
              </w:r>
              <w:r>
                <w:rPr>
                  <w:rFonts w:ascii="宋体" w:hAnsi="宋体"/>
                  <w:sz w:val="24"/>
                  <w:szCs w:val="24"/>
                </w:rPr>
                <w:t>0选</w:t>
              </w:r>
              <w:r>
                <w:rPr>
                  <w:rFonts w:ascii="宋体" w:hAnsi="宋体" w:hint="eastAsia"/>
                  <w:sz w:val="24"/>
                  <w:szCs w:val="24"/>
                </w:rPr>
                <w:t>6</w:t>
              </w:r>
            </w:ins>
            <w:ins w:id="376" w:author="user" w:date="2017-03-08T16:27:00Z">
              <w:r>
                <w:rPr>
                  <w:rFonts w:ascii="宋体" w:hAnsi="宋体" w:hint="eastAsia"/>
                  <w:sz w:val="24"/>
                  <w:szCs w:val="24"/>
                </w:rPr>
                <w:t>特别号码。</w:t>
              </w:r>
            </w:ins>
          </w:p>
        </w:tc>
      </w:tr>
      <w:tr w:rsidR="0023310C" w:rsidRPr="0023310C" w14:paraId="76DACD54" w14:textId="77777777" w:rsidTr="00C65871">
        <w:trPr>
          <w:ins w:id="377" w:author="user" w:date="2017-03-08T16:28:00Z"/>
        </w:trPr>
        <w:tc>
          <w:tcPr>
            <w:tcW w:w="1242" w:type="dxa"/>
            <w:shd w:val="clear" w:color="auto" w:fill="auto"/>
          </w:tcPr>
          <w:p w14:paraId="6CE4DE5C" w14:textId="43041603" w:rsidR="0023310C" w:rsidRDefault="0023310C" w:rsidP="00C65871">
            <w:pPr>
              <w:spacing w:beforeLines="50" w:before="156" w:afterLines="50" w:after="156" w:line="240" w:lineRule="atLeast"/>
              <w:jc w:val="center"/>
              <w:rPr>
                <w:ins w:id="378" w:author="user" w:date="2017-03-08T16:28:00Z"/>
                <w:rFonts w:ascii="宋体" w:hAnsi="宋体" w:hint="eastAsia"/>
                <w:sz w:val="24"/>
                <w:szCs w:val="24"/>
              </w:rPr>
            </w:pPr>
            <w:ins w:id="379" w:author="user" w:date="2017-03-08T16:28:00Z">
              <w:r>
                <w:rPr>
                  <w:rFonts w:ascii="宋体" w:hAnsi="宋体" w:hint="eastAsia"/>
                  <w:sz w:val="24"/>
                  <w:szCs w:val="24"/>
                </w:rPr>
                <w:t>大小</w:t>
              </w:r>
            </w:ins>
          </w:p>
        </w:tc>
        <w:tc>
          <w:tcPr>
            <w:tcW w:w="1418" w:type="dxa"/>
            <w:shd w:val="clear" w:color="auto" w:fill="auto"/>
          </w:tcPr>
          <w:p w14:paraId="233364B0" w14:textId="0ECD4CBB" w:rsidR="0023310C" w:rsidRDefault="0023310C" w:rsidP="00C65871">
            <w:pPr>
              <w:spacing w:beforeLines="50" w:before="156" w:afterLines="50" w:after="156" w:line="240" w:lineRule="atLeast"/>
              <w:jc w:val="center"/>
              <w:rPr>
                <w:ins w:id="380" w:author="user" w:date="2017-03-08T16:28:00Z"/>
                <w:rFonts w:ascii="宋体" w:hAnsi="宋体"/>
                <w:sz w:val="24"/>
                <w:szCs w:val="24"/>
              </w:rPr>
            </w:pPr>
            <w:ins w:id="381" w:author="user" w:date="2017-03-08T16:28:00Z">
              <w:r>
                <w:rPr>
                  <w:rFonts w:ascii="宋体" w:hAnsi="宋体" w:hint="eastAsia"/>
                  <w:sz w:val="24"/>
                  <w:szCs w:val="24"/>
                </w:rPr>
                <w:t>2.4</w:t>
              </w:r>
            </w:ins>
          </w:p>
        </w:tc>
        <w:tc>
          <w:tcPr>
            <w:tcW w:w="5953" w:type="dxa"/>
            <w:shd w:val="clear" w:color="auto" w:fill="auto"/>
          </w:tcPr>
          <w:p w14:paraId="05AA71C2" w14:textId="12EB4DBB" w:rsidR="0023310C" w:rsidRPr="00837402" w:rsidRDefault="0023310C" w:rsidP="0023310C">
            <w:pPr>
              <w:spacing w:beforeLines="50" w:before="156" w:afterLines="50" w:after="156" w:line="240" w:lineRule="atLeast"/>
              <w:jc w:val="center"/>
              <w:rPr>
                <w:ins w:id="382" w:author="user" w:date="2017-03-08T16:28:00Z"/>
                <w:rFonts w:ascii="宋体" w:hAnsi="宋体" w:hint="eastAsia"/>
                <w:sz w:val="24"/>
                <w:szCs w:val="24"/>
              </w:rPr>
            </w:pPr>
            <w:ins w:id="383" w:author="user" w:date="2017-03-08T16:29:00Z">
              <w:r w:rsidRPr="00837402">
                <w:rPr>
                  <w:rFonts w:ascii="宋体" w:hAnsi="宋体" w:hint="eastAsia"/>
                  <w:sz w:val="24"/>
                  <w:szCs w:val="24"/>
                </w:rPr>
                <w:t>投注的</w:t>
              </w:r>
              <w:r>
                <w:rPr>
                  <w:rFonts w:ascii="宋体" w:hAnsi="宋体" w:hint="eastAsia"/>
                  <w:sz w:val="24"/>
                  <w:szCs w:val="24"/>
                </w:rPr>
                <w:t>大小和</w:t>
              </w:r>
              <w:r>
                <w:rPr>
                  <w:rFonts w:ascii="宋体" w:hAnsi="宋体" w:hint="eastAsia"/>
                  <w:sz w:val="24"/>
                  <w:szCs w:val="24"/>
                </w:rPr>
                <w:t>中包含了</w:t>
              </w:r>
              <w:r w:rsidRPr="00837402">
                <w:rPr>
                  <w:rFonts w:ascii="宋体" w:hAnsi="宋体" w:hint="eastAsia"/>
                  <w:sz w:val="24"/>
                  <w:szCs w:val="24"/>
                </w:rPr>
                <w:t>当期</w:t>
              </w:r>
              <w:r>
                <w:rPr>
                  <w:rFonts w:ascii="宋体" w:hAnsi="宋体" w:hint="eastAsia"/>
                  <w:sz w:val="24"/>
                  <w:szCs w:val="24"/>
                </w:rPr>
                <w:t>3</w:t>
              </w:r>
              <w:r>
                <w:rPr>
                  <w:rFonts w:ascii="宋体" w:hAnsi="宋体"/>
                  <w:sz w:val="24"/>
                  <w:szCs w:val="24"/>
                </w:rPr>
                <w:t>0选</w:t>
              </w:r>
              <w:r>
                <w:rPr>
                  <w:rFonts w:ascii="宋体" w:hAnsi="宋体" w:hint="eastAsia"/>
                  <w:sz w:val="24"/>
                  <w:szCs w:val="24"/>
                </w:rPr>
                <w:t>6特别号码。</w:t>
              </w:r>
            </w:ins>
          </w:p>
        </w:tc>
      </w:tr>
    </w:tbl>
    <w:p w14:paraId="5340A89B" w14:textId="77777777" w:rsidR="0023310C" w:rsidRPr="009D1903" w:rsidRDefault="0023310C" w:rsidP="0023310C">
      <w:pPr>
        <w:rPr>
          <w:ins w:id="384" w:author="user" w:date="2017-03-08T16:27:00Z"/>
        </w:rPr>
      </w:pPr>
    </w:p>
    <w:p w14:paraId="0660139E" w14:textId="30818D51" w:rsidR="002604AB" w:rsidRPr="009D1903" w:rsidRDefault="002604AB" w:rsidP="0023310C">
      <w:pPr>
        <w:spacing w:beforeLines="50" w:before="156" w:afterLines="50" w:after="156" w:line="360" w:lineRule="auto"/>
        <w:ind w:left="540"/>
        <w:rPr>
          <w:ins w:id="385" w:author="user" w:date="2017-03-08T14:55:00Z"/>
          <w:rFonts w:ascii="宋体" w:hAnsi="宋体"/>
          <w:sz w:val="24"/>
          <w:szCs w:val="24"/>
        </w:rPr>
        <w:pPrChange w:id="386" w:author="user" w:date="2017-03-08T16:27:00Z">
          <w:pPr>
            <w:numPr>
              <w:numId w:val="19"/>
            </w:numPr>
            <w:spacing w:beforeLines="50" w:before="156" w:afterLines="50" w:after="156" w:line="360" w:lineRule="auto"/>
            <w:ind w:left="540" w:hanging="420"/>
          </w:pPr>
        </w:pPrChange>
      </w:pPr>
    </w:p>
    <w:p w14:paraId="2EDD4F71" w14:textId="77777777" w:rsidR="002604AB" w:rsidRPr="0070403C" w:rsidRDefault="002604AB" w:rsidP="002604AB">
      <w:pPr>
        <w:pStyle w:val="2"/>
        <w:jc w:val="center"/>
        <w:rPr>
          <w:ins w:id="387" w:author="user" w:date="2017-03-08T14:55:00Z"/>
          <w:rFonts w:ascii="宋体" w:hAnsi="宋体" w:cs="宋体"/>
          <w:bCs w:val="0"/>
          <w:color w:val="000000"/>
          <w:kern w:val="0"/>
          <w:szCs w:val="21"/>
          <w:lang w:bidi="km-KH"/>
        </w:rPr>
      </w:pPr>
      <w:ins w:id="388" w:author="user" w:date="2017-03-08T14:55:00Z">
        <w:r w:rsidRPr="0070403C">
          <w:rPr>
            <w:rFonts w:ascii="宋体" w:hAnsi="宋体" w:cs="宋体" w:hint="eastAsia"/>
            <w:bCs w:val="0"/>
            <w:color w:val="000000"/>
            <w:kern w:val="0"/>
            <w:szCs w:val="21"/>
            <w:lang w:bidi="km-KH"/>
          </w:rPr>
          <w:t>第六章　兑</w:t>
        </w:r>
        <w:r>
          <w:rPr>
            <w:rFonts w:ascii="宋体" w:hAnsi="宋体" w:cs="宋体" w:hint="eastAsia"/>
            <w:bCs w:val="0"/>
            <w:color w:val="000000"/>
            <w:kern w:val="0"/>
            <w:szCs w:val="21"/>
            <w:lang w:bidi="km-KH"/>
          </w:rPr>
          <w:t xml:space="preserve"> </w:t>
        </w:r>
        <w:r w:rsidRPr="0070403C">
          <w:rPr>
            <w:rFonts w:ascii="宋体" w:hAnsi="宋体" w:cs="宋体" w:hint="eastAsia"/>
            <w:bCs w:val="0"/>
            <w:color w:val="000000"/>
            <w:kern w:val="0"/>
            <w:szCs w:val="21"/>
            <w:lang w:bidi="km-KH"/>
          </w:rPr>
          <w:t>奖</w:t>
        </w:r>
      </w:ins>
    </w:p>
    <w:p w14:paraId="7B3D80FB" w14:textId="77777777" w:rsidR="002604AB" w:rsidRDefault="002604AB" w:rsidP="002604AB">
      <w:pPr>
        <w:numPr>
          <w:ilvl w:val="0"/>
          <w:numId w:val="33"/>
        </w:numPr>
        <w:spacing w:beforeLines="50" w:before="156" w:afterLines="50" w:after="156" w:line="360" w:lineRule="auto"/>
        <w:rPr>
          <w:ins w:id="389" w:author="user" w:date="2017-03-08T14:55:00Z"/>
          <w:rFonts w:ascii="宋体" w:hAnsi="宋体"/>
          <w:sz w:val="24"/>
          <w:szCs w:val="24"/>
        </w:rPr>
        <w:pPrChange w:id="390" w:author="user" w:date="2017-03-08T14:56:00Z">
          <w:pPr>
            <w:numPr>
              <w:numId w:val="19"/>
            </w:numPr>
            <w:spacing w:beforeLines="50" w:before="156" w:afterLines="50" w:after="156" w:line="360" w:lineRule="auto"/>
            <w:ind w:left="540" w:hanging="420"/>
          </w:pPr>
        </w:pPrChange>
      </w:pPr>
      <w:ins w:id="391" w:author="user" w:date="2017-03-08T14:55:00Z">
        <w:r>
          <w:rPr>
            <w:rFonts w:ascii="宋体" w:hAnsi="宋体" w:hint="eastAsia"/>
            <w:sz w:val="24"/>
            <w:szCs w:val="24"/>
          </w:rPr>
          <w:t>每期</w:t>
        </w:r>
        <w:r w:rsidRPr="006A7E40">
          <w:rPr>
            <w:rFonts w:ascii="宋体" w:hAnsi="宋体" w:hint="eastAsia"/>
            <w:sz w:val="24"/>
            <w:szCs w:val="24"/>
          </w:rPr>
          <w:t>自开奖之日起</w:t>
        </w:r>
        <w:r>
          <w:rPr>
            <w:rFonts w:ascii="宋体" w:hAnsi="宋体" w:hint="eastAsia"/>
            <w:sz w:val="24"/>
            <w:szCs w:val="24"/>
          </w:rPr>
          <w:t>6</w:t>
        </w:r>
        <w:r w:rsidRPr="006A7E40">
          <w:rPr>
            <w:rFonts w:ascii="宋体" w:hAnsi="宋体" w:hint="eastAsia"/>
            <w:sz w:val="24"/>
            <w:szCs w:val="24"/>
          </w:rPr>
          <w:t>0</w:t>
        </w:r>
        <w:r>
          <w:rPr>
            <w:rFonts w:ascii="宋体" w:hAnsi="宋体" w:hint="eastAsia"/>
            <w:sz w:val="24"/>
            <w:szCs w:val="24"/>
          </w:rPr>
          <w:t>天为兑奖期</w:t>
        </w:r>
        <w:r w:rsidRPr="006A7E40">
          <w:rPr>
            <w:rFonts w:ascii="宋体" w:hAnsi="宋体" w:hint="eastAsia"/>
            <w:sz w:val="24"/>
            <w:szCs w:val="24"/>
          </w:rPr>
          <w:t>，逾期</w:t>
        </w:r>
        <w:proofErr w:type="gramStart"/>
        <w:r w:rsidRPr="006A7E40">
          <w:rPr>
            <w:rFonts w:ascii="宋体" w:hAnsi="宋体" w:hint="eastAsia"/>
            <w:sz w:val="24"/>
            <w:szCs w:val="24"/>
          </w:rPr>
          <w:t>不</w:t>
        </w:r>
        <w:proofErr w:type="gramEnd"/>
        <w:r w:rsidRPr="006A7E40">
          <w:rPr>
            <w:rFonts w:ascii="宋体" w:hAnsi="宋体" w:hint="eastAsia"/>
            <w:sz w:val="24"/>
            <w:szCs w:val="24"/>
          </w:rPr>
          <w:t>兑奖的视为弃奖。</w:t>
        </w:r>
        <w:r>
          <w:rPr>
            <w:rFonts w:ascii="宋体" w:hAnsi="宋体" w:hint="eastAsia"/>
            <w:sz w:val="24"/>
            <w:szCs w:val="24"/>
          </w:rPr>
          <w:t>弃奖奖金进入调节基金。</w:t>
        </w:r>
      </w:ins>
    </w:p>
    <w:p w14:paraId="018A22B6" w14:textId="77777777" w:rsidR="002604AB" w:rsidRDefault="002604AB" w:rsidP="002604AB">
      <w:pPr>
        <w:numPr>
          <w:ilvl w:val="0"/>
          <w:numId w:val="33"/>
        </w:numPr>
        <w:spacing w:beforeLines="50" w:before="156" w:afterLines="50" w:after="156" w:line="360" w:lineRule="auto"/>
        <w:rPr>
          <w:ins w:id="392" w:author="user" w:date="2017-03-08T14:55:00Z"/>
          <w:rFonts w:ascii="宋体" w:hAnsi="宋体"/>
          <w:sz w:val="24"/>
          <w:szCs w:val="24"/>
        </w:rPr>
        <w:pPrChange w:id="393" w:author="user" w:date="2017-03-08T14:56:00Z">
          <w:pPr>
            <w:numPr>
              <w:numId w:val="19"/>
            </w:numPr>
            <w:spacing w:beforeLines="50" w:before="156" w:afterLines="50" w:after="156" w:line="360" w:lineRule="auto"/>
            <w:ind w:left="540" w:hanging="420"/>
          </w:pPr>
        </w:pPrChange>
      </w:pPr>
      <w:ins w:id="394" w:author="user" w:date="2017-03-08T14:55:00Z">
        <w:r w:rsidRPr="006A7E40">
          <w:rPr>
            <w:rFonts w:ascii="宋体" w:hAnsi="宋体" w:hint="eastAsia"/>
            <w:sz w:val="24"/>
            <w:szCs w:val="24"/>
          </w:rPr>
          <w:t>中奖人兑奖时须提交完整的</w:t>
        </w:r>
        <w:r w:rsidRPr="002B1C80">
          <w:rPr>
            <w:rFonts w:ascii="宋体" w:hAnsi="宋体" w:hint="eastAsia"/>
            <w:sz w:val="24"/>
            <w:szCs w:val="24"/>
          </w:rPr>
          <w:t>中</w:t>
        </w:r>
        <w:r w:rsidRPr="006A7E40">
          <w:rPr>
            <w:rFonts w:ascii="宋体" w:hAnsi="宋体" w:hint="eastAsia"/>
            <w:sz w:val="24"/>
            <w:szCs w:val="24"/>
          </w:rPr>
          <w:t>奖彩票。中奖彩票因受损导致无法辨认真伪的，不予兑奖。</w:t>
        </w:r>
      </w:ins>
    </w:p>
    <w:p w14:paraId="2B62479B" w14:textId="64398228" w:rsidR="002604AB" w:rsidRDefault="002604AB" w:rsidP="002604AB">
      <w:pPr>
        <w:numPr>
          <w:ilvl w:val="0"/>
          <w:numId w:val="33"/>
        </w:numPr>
        <w:spacing w:beforeLines="50" w:before="156" w:afterLines="50" w:after="156" w:line="360" w:lineRule="auto"/>
        <w:rPr>
          <w:ins w:id="395" w:author="user" w:date="2017-03-08T14:55:00Z"/>
          <w:rFonts w:ascii="宋体" w:hAnsi="宋体"/>
          <w:sz w:val="24"/>
          <w:szCs w:val="24"/>
        </w:rPr>
        <w:pPrChange w:id="396" w:author="user" w:date="2017-03-08T14:56:00Z">
          <w:pPr>
            <w:numPr>
              <w:numId w:val="19"/>
            </w:numPr>
            <w:spacing w:beforeLines="50" w:before="156" w:afterLines="50" w:after="156" w:line="360" w:lineRule="auto"/>
            <w:ind w:left="540" w:hanging="420"/>
          </w:pPr>
        </w:pPrChange>
      </w:pPr>
      <w:ins w:id="397" w:author="user" w:date="2017-03-08T14:55:00Z">
        <w:r w:rsidRPr="006A7E40">
          <w:rPr>
            <w:rFonts w:ascii="宋体" w:hAnsi="宋体" w:hint="eastAsia"/>
            <w:sz w:val="24"/>
            <w:szCs w:val="24"/>
          </w:rPr>
          <w:t>单张彩票中奖奖金超过</w:t>
        </w:r>
        <w:r w:rsidRPr="006A7E40">
          <w:rPr>
            <w:rFonts w:ascii="宋体" w:hAnsi="宋体"/>
            <w:sz w:val="24"/>
            <w:szCs w:val="24"/>
          </w:rPr>
          <w:t>10000</w:t>
        </w:r>
        <w:r w:rsidRPr="006A7E40">
          <w:rPr>
            <w:rFonts w:ascii="宋体" w:hAnsi="宋体" w:hint="eastAsia"/>
            <w:sz w:val="24"/>
            <w:szCs w:val="24"/>
          </w:rPr>
          <w:t>美元的中奖者，须持中奖彩票和本人有效身份证件，在兑奖期限内到</w:t>
        </w:r>
      </w:ins>
      <w:ins w:id="398" w:author="user" w:date="2017-03-08T16:29:00Z">
        <w:r w:rsidR="0023310C">
          <w:rPr>
            <w:rFonts w:ascii="宋体" w:hAnsi="宋体" w:hint="eastAsia"/>
            <w:sz w:val="24"/>
            <w:szCs w:val="24"/>
          </w:rPr>
          <w:t>柬埔寨高棉福利彩池有限公司</w:t>
        </w:r>
      </w:ins>
      <w:ins w:id="399" w:author="user" w:date="2017-03-08T14:55:00Z">
        <w:r w:rsidRPr="006A7E40">
          <w:rPr>
            <w:rFonts w:ascii="宋体" w:hAnsi="宋体" w:hint="eastAsia"/>
            <w:sz w:val="24"/>
            <w:szCs w:val="24"/>
          </w:rPr>
          <w:t>登记兑奖</w:t>
        </w:r>
        <w:r>
          <w:rPr>
            <w:rFonts w:ascii="宋体" w:hAnsi="宋体" w:hint="eastAsia"/>
            <w:sz w:val="24"/>
            <w:szCs w:val="24"/>
          </w:rPr>
          <w:t>；</w:t>
        </w:r>
        <w:r w:rsidRPr="006A7E40">
          <w:rPr>
            <w:rFonts w:ascii="宋体" w:hAnsi="宋体" w:hint="eastAsia"/>
            <w:sz w:val="24"/>
            <w:szCs w:val="24"/>
          </w:rPr>
          <w:t>单张彩票中奖奖金在</w:t>
        </w:r>
        <w:r w:rsidRPr="006A7E40">
          <w:rPr>
            <w:rFonts w:ascii="宋体" w:hAnsi="宋体"/>
            <w:sz w:val="24"/>
            <w:szCs w:val="24"/>
          </w:rPr>
          <w:t>10000</w:t>
        </w:r>
        <w:r>
          <w:rPr>
            <w:rFonts w:ascii="宋体" w:hAnsi="宋体" w:hint="eastAsia"/>
            <w:sz w:val="24"/>
            <w:szCs w:val="24"/>
          </w:rPr>
          <w:t>美元（含）</w:t>
        </w:r>
        <w:r w:rsidRPr="006A7E40">
          <w:rPr>
            <w:rFonts w:ascii="宋体" w:hAnsi="宋体" w:hint="eastAsia"/>
            <w:sz w:val="24"/>
            <w:szCs w:val="24"/>
          </w:rPr>
          <w:t>以下</w:t>
        </w:r>
        <w:r>
          <w:rPr>
            <w:rFonts w:ascii="宋体" w:hAnsi="宋体" w:hint="eastAsia"/>
            <w:sz w:val="24"/>
            <w:szCs w:val="24"/>
          </w:rPr>
          <w:t>，</w:t>
        </w:r>
        <w:r w:rsidRPr="006A7E40">
          <w:rPr>
            <w:rFonts w:ascii="宋体" w:hAnsi="宋体"/>
            <w:sz w:val="24"/>
            <w:szCs w:val="24"/>
          </w:rPr>
          <w:t>1000</w:t>
        </w:r>
        <w:r w:rsidRPr="006A7E40">
          <w:rPr>
            <w:rFonts w:ascii="宋体" w:hAnsi="宋体" w:hint="eastAsia"/>
            <w:sz w:val="24"/>
            <w:szCs w:val="24"/>
          </w:rPr>
          <w:t>美元以上的中奖者，可持中奖彩票在各</w:t>
        </w:r>
        <w:r>
          <w:rPr>
            <w:rFonts w:ascii="宋体" w:hAnsi="宋体" w:hint="eastAsia"/>
            <w:sz w:val="24"/>
            <w:szCs w:val="24"/>
          </w:rPr>
          <w:t>区域中心</w:t>
        </w:r>
        <w:r w:rsidRPr="006A7E40">
          <w:rPr>
            <w:rFonts w:ascii="宋体" w:hAnsi="宋体" w:hint="eastAsia"/>
            <w:sz w:val="24"/>
            <w:szCs w:val="24"/>
          </w:rPr>
          <w:t>兑奖</w:t>
        </w:r>
        <w:r>
          <w:rPr>
            <w:rFonts w:ascii="宋体" w:hAnsi="宋体" w:hint="eastAsia"/>
            <w:sz w:val="24"/>
            <w:szCs w:val="24"/>
          </w:rPr>
          <w:t>；</w:t>
        </w:r>
        <w:r w:rsidRPr="006A7E40">
          <w:rPr>
            <w:rFonts w:ascii="宋体" w:hAnsi="宋体"/>
            <w:sz w:val="24"/>
            <w:szCs w:val="24"/>
          </w:rPr>
          <w:t>1000</w:t>
        </w:r>
        <w:r>
          <w:rPr>
            <w:rFonts w:ascii="宋体" w:hAnsi="宋体" w:hint="eastAsia"/>
            <w:sz w:val="24"/>
            <w:szCs w:val="24"/>
          </w:rPr>
          <w:t>美元（含）</w:t>
        </w:r>
        <w:r w:rsidRPr="006A7E40">
          <w:rPr>
            <w:rFonts w:ascii="宋体" w:hAnsi="宋体" w:hint="eastAsia"/>
            <w:sz w:val="24"/>
            <w:szCs w:val="24"/>
          </w:rPr>
          <w:t>以下的中奖者可持中奖彩票在各投注站兑奖。</w:t>
        </w:r>
      </w:ins>
    </w:p>
    <w:p w14:paraId="7461D495" w14:textId="77777777" w:rsidR="002604AB" w:rsidRPr="009D1903" w:rsidRDefault="002604AB" w:rsidP="002604AB">
      <w:pPr>
        <w:numPr>
          <w:ilvl w:val="0"/>
          <w:numId w:val="33"/>
        </w:numPr>
        <w:spacing w:beforeLines="50" w:before="156" w:afterLines="50" w:after="156" w:line="360" w:lineRule="auto"/>
        <w:rPr>
          <w:ins w:id="400" w:author="user" w:date="2017-03-08T14:55:00Z"/>
          <w:rFonts w:ascii="宋体" w:hAnsi="宋体"/>
          <w:sz w:val="24"/>
          <w:szCs w:val="24"/>
        </w:rPr>
        <w:pPrChange w:id="401" w:author="user" w:date="2017-03-08T14:56:00Z">
          <w:pPr>
            <w:numPr>
              <w:numId w:val="19"/>
            </w:numPr>
            <w:spacing w:beforeLines="50" w:before="156" w:afterLines="50" w:after="156" w:line="360" w:lineRule="auto"/>
            <w:ind w:left="540" w:hanging="420"/>
          </w:pPr>
        </w:pPrChange>
      </w:pPr>
      <w:ins w:id="402" w:author="user" w:date="2017-03-08T14:55:00Z">
        <w:r w:rsidRPr="006A7E40">
          <w:rPr>
            <w:rFonts w:ascii="宋体" w:hAnsi="宋体"/>
            <w:sz w:val="24"/>
            <w:szCs w:val="24"/>
          </w:rPr>
          <w:t>兑奖机构有权查验中奖者的中奖彩票及有效身份证件，兑奖者应予配合。凡伪造、变造中奖彩票冒领奖金者，送交司法机关追究法律责任。</w:t>
        </w:r>
      </w:ins>
    </w:p>
    <w:p w14:paraId="68254436" w14:textId="77777777" w:rsidR="002604AB" w:rsidRPr="0070403C" w:rsidRDefault="002604AB" w:rsidP="002604AB">
      <w:pPr>
        <w:pStyle w:val="2"/>
        <w:jc w:val="center"/>
        <w:rPr>
          <w:ins w:id="403" w:author="user" w:date="2017-03-08T14:55:00Z"/>
          <w:rFonts w:ascii="宋体" w:hAnsi="宋体" w:cs="宋体"/>
          <w:bCs w:val="0"/>
          <w:color w:val="000000"/>
          <w:kern w:val="0"/>
          <w:szCs w:val="21"/>
          <w:lang w:bidi="km-KH"/>
        </w:rPr>
      </w:pPr>
      <w:ins w:id="404" w:author="user" w:date="2017-03-08T14:55:00Z">
        <w:r w:rsidRPr="0070403C">
          <w:rPr>
            <w:rFonts w:ascii="宋体" w:hAnsi="宋体" w:cs="宋体" w:hint="eastAsia"/>
            <w:bCs w:val="0"/>
            <w:color w:val="000000"/>
            <w:kern w:val="0"/>
            <w:szCs w:val="21"/>
            <w:lang w:bidi="km-KH"/>
          </w:rPr>
          <w:t>第七章　附</w:t>
        </w:r>
        <w:r>
          <w:rPr>
            <w:rFonts w:ascii="宋体" w:hAnsi="宋体" w:cs="宋体" w:hint="eastAsia"/>
            <w:bCs w:val="0"/>
            <w:color w:val="000000"/>
            <w:kern w:val="0"/>
            <w:szCs w:val="21"/>
            <w:lang w:bidi="km-KH"/>
          </w:rPr>
          <w:t xml:space="preserve"> </w:t>
        </w:r>
        <w:r w:rsidRPr="0070403C">
          <w:rPr>
            <w:rFonts w:ascii="宋体" w:hAnsi="宋体" w:cs="宋体" w:hint="eastAsia"/>
            <w:bCs w:val="0"/>
            <w:color w:val="000000"/>
            <w:kern w:val="0"/>
            <w:szCs w:val="21"/>
            <w:lang w:bidi="km-KH"/>
          </w:rPr>
          <w:t>则</w:t>
        </w:r>
      </w:ins>
    </w:p>
    <w:p w14:paraId="78B6B962" w14:textId="77777777" w:rsidR="002604AB" w:rsidRDefault="002604AB" w:rsidP="002604AB">
      <w:pPr>
        <w:numPr>
          <w:ilvl w:val="0"/>
          <w:numId w:val="33"/>
        </w:numPr>
        <w:spacing w:beforeLines="50" w:before="156" w:afterLines="50" w:after="156" w:line="360" w:lineRule="auto"/>
        <w:rPr>
          <w:ins w:id="405" w:author="user" w:date="2017-03-08T14:55:00Z"/>
          <w:rFonts w:ascii="宋体" w:hAnsi="宋体"/>
          <w:sz w:val="24"/>
          <w:szCs w:val="24"/>
        </w:rPr>
        <w:pPrChange w:id="406" w:author="user" w:date="2017-03-08T14:56:00Z">
          <w:pPr>
            <w:numPr>
              <w:numId w:val="19"/>
            </w:numPr>
            <w:spacing w:beforeLines="50" w:before="156" w:afterLines="50" w:after="156" w:line="360" w:lineRule="auto"/>
            <w:ind w:left="540" w:hanging="420"/>
          </w:pPr>
        </w:pPrChange>
      </w:pPr>
      <w:ins w:id="407" w:author="user" w:date="2017-03-08T14:55:00Z">
        <w:r w:rsidRPr="009D1903">
          <w:rPr>
            <w:rFonts w:ascii="宋体" w:hAnsi="宋体" w:hint="eastAsia"/>
            <w:sz w:val="24"/>
            <w:szCs w:val="24"/>
          </w:rPr>
          <w:t>本规则自批准之日起施行。</w:t>
        </w:r>
      </w:ins>
    </w:p>
    <w:p w14:paraId="14F2E8C7" w14:textId="0B07C5CD" w:rsidR="002604AB" w:rsidRPr="009D1903" w:rsidRDefault="002604AB" w:rsidP="002604AB">
      <w:pPr>
        <w:numPr>
          <w:ilvl w:val="0"/>
          <w:numId w:val="33"/>
        </w:numPr>
        <w:spacing w:beforeLines="50" w:before="156" w:afterLines="50" w:after="156" w:line="360" w:lineRule="auto"/>
        <w:rPr>
          <w:ins w:id="408" w:author="user" w:date="2017-03-08T14:55:00Z"/>
          <w:rFonts w:ascii="宋体" w:hAnsi="宋体"/>
          <w:sz w:val="24"/>
          <w:szCs w:val="24"/>
        </w:rPr>
        <w:pPrChange w:id="409" w:author="user" w:date="2017-03-08T14:56:00Z">
          <w:pPr>
            <w:numPr>
              <w:numId w:val="19"/>
            </w:numPr>
            <w:spacing w:beforeLines="50" w:before="156" w:afterLines="50" w:after="156" w:line="360" w:lineRule="auto"/>
            <w:ind w:left="540" w:hanging="420"/>
          </w:pPr>
        </w:pPrChange>
      </w:pPr>
      <w:ins w:id="410" w:author="user" w:date="2017-03-08T14:55:00Z">
        <w:r>
          <w:rPr>
            <w:rFonts w:ascii="宋体" w:hAnsi="宋体" w:hint="eastAsia"/>
            <w:sz w:val="24"/>
            <w:szCs w:val="24"/>
          </w:rPr>
          <w:t>本规则由</w:t>
        </w:r>
      </w:ins>
      <w:ins w:id="411" w:author="user" w:date="2017-03-08T16:29:00Z">
        <w:r w:rsidR="0023310C">
          <w:rPr>
            <w:rFonts w:ascii="宋体" w:hAnsi="宋体" w:hint="eastAsia"/>
            <w:sz w:val="24"/>
            <w:szCs w:val="24"/>
          </w:rPr>
          <w:t>柬埔寨高棉福利彩池有限公司</w:t>
        </w:r>
      </w:ins>
      <w:ins w:id="412" w:author="user" w:date="2017-03-08T14:55:00Z">
        <w:r>
          <w:rPr>
            <w:rFonts w:ascii="宋体" w:hAnsi="宋体" w:hint="eastAsia"/>
            <w:sz w:val="24"/>
            <w:szCs w:val="24"/>
          </w:rPr>
          <w:t>负责解释。</w:t>
        </w:r>
      </w:ins>
    </w:p>
    <w:p w14:paraId="45D8DDA7" w14:textId="77777777" w:rsidR="002604AB" w:rsidRDefault="002604AB" w:rsidP="002604AB">
      <w:pPr>
        <w:pStyle w:val="2"/>
        <w:jc w:val="center"/>
        <w:rPr>
          <w:ins w:id="413" w:author="user" w:date="2017-03-08T14:55:00Z"/>
          <w:rFonts w:ascii="宋体" w:hAnsi="宋体"/>
          <w:sz w:val="24"/>
          <w:szCs w:val="24"/>
        </w:rPr>
        <w:sectPr w:rsidR="002604AB" w:rsidSect="00722C8F">
          <w:headerReference w:type="default" r:id="rId14"/>
          <w:footerReference w:type="default" r:id="rId15"/>
          <w:pgSz w:w="11906" w:h="16838"/>
          <w:pgMar w:top="1440" w:right="1800" w:bottom="1440" w:left="1800" w:header="851" w:footer="992" w:gutter="0"/>
          <w:cols w:space="425"/>
          <w:docGrid w:type="lines" w:linePitch="312"/>
        </w:sectPr>
      </w:pPr>
    </w:p>
    <w:p w14:paraId="2BBC34D3" w14:textId="2A69830F" w:rsidR="002604AB" w:rsidRPr="00B95524" w:rsidRDefault="002604AB" w:rsidP="002604AB">
      <w:pPr>
        <w:pStyle w:val="2"/>
        <w:jc w:val="center"/>
        <w:rPr>
          <w:ins w:id="414" w:author="user" w:date="2017-03-08T14:55:00Z"/>
          <w:rFonts w:ascii="宋体" w:hAnsi="宋体"/>
          <w:sz w:val="24"/>
          <w:szCs w:val="24"/>
        </w:rPr>
      </w:pPr>
      <w:ins w:id="415" w:author="user" w:date="2017-03-08T14:55:00Z">
        <w:r w:rsidRPr="006A7E40">
          <w:rPr>
            <w:rStyle w:val="a7"/>
            <w:rFonts w:hint="eastAsia"/>
            <w:b/>
          </w:rPr>
          <w:lastRenderedPageBreak/>
          <w:t>附：</w:t>
        </w:r>
        <w:r w:rsidRPr="009D1903">
          <w:rPr>
            <w:rStyle w:val="a7"/>
            <w:rFonts w:hint="eastAsia"/>
            <w:b/>
          </w:rPr>
          <w:t>“</w:t>
        </w:r>
        <w:r>
          <w:rPr>
            <w:rStyle w:val="a7"/>
            <w:rFonts w:hint="eastAsia"/>
            <w:b/>
          </w:rPr>
          <w:t>30</w:t>
        </w:r>
        <w:r>
          <w:rPr>
            <w:rStyle w:val="a7"/>
            <w:rFonts w:hint="eastAsia"/>
            <w:b/>
          </w:rPr>
          <w:t>选</w:t>
        </w:r>
        <w:r>
          <w:rPr>
            <w:rStyle w:val="a7"/>
            <w:rFonts w:hint="eastAsia"/>
            <w:b/>
          </w:rPr>
          <w:t>6</w:t>
        </w:r>
      </w:ins>
      <w:ins w:id="416" w:author="user" w:date="2017-03-08T16:34:00Z">
        <w:r w:rsidR="00264CE8">
          <w:rPr>
            <w:rStyle w:val="a7"/>
            <w:rFonts w:hint="eastAsia"/>
            <w:b/>
          </w:rPr>
          <w:t>特码</w:t>
        </w:r>
      </w:ins>
      <w:ins w:id="417" w:author="user" w:date="2017-03-08T14:55:00Z">
        <w:r w:rsidRPr="009D1903">
          <w:rPr>
            <w:rStyle w:val="a7"/>
            <w:rFonts w:hint="eastAsia"/>
            <w:b/>
          </w:rPr>
          <w:t>”</w:t>
        </w:r>
        <w:r w:rsidRPr="006A7E40">
          <w:rPr>
            <w:rStyle w:val="a7"/>
            <w:rFonts w:hint="eastAsia"/>
            <w:b/>
          </w:rPr>
          <w:t>游戏奖级表</w:t>
        </w:r>
      </w:ins>
    </w:p>
    <w:p w14:paraId="6E433E5E" w14:textId="2CD598D6" w:rsidR="002604AB" w:rsidRDefault="002604AB" w:rsidP="002604AB">
      <w:pPr>
        <w:spacing w:beforeLines="100" w:before="312" w:afterLines="100" w:after="312"/>
        <w:rPr>
          <w:ins w:id="418" w:author="user" w:date="2017-03-08T14:55:00Z"/>
          <w:rFonts w:ascii="宋体" w:hAnsi="宋体"/>
          <w:b/>
          <w:sz w:val="24"/>
          <w:szCs w:val="24"/>
        </w:rPr>
      </w:pPr>
      <w:ins w:id="419" w:author="user" w:date="2017-03-08T14:55:00Z">
        <w:r w:rsidRPr="00B95524">
          <w:rPr>
            <w:rFonts w:ascii="宋体" w:hAnsi="宋体" w:hint="eastAsia"/>
            <w:b/>
            <w:sz w:val="24"/>
            <w:szCs w:val="24"/>
          </w:rPr>
          <w:t>表</w:t>
        </w:r>
        <w:r>
          <w:rPr>
            <w:rFonts w:ascii="宋体" w:hAnsi="宋体" w:hint="eastAsia"/>
            <w:b/>
            <w:sz w:val="24"/>
            <w:szCs w:val="24"/>
          </w:rPr>
          <w:t>1</w:t>
        </w:r>
        <w:r w:rsidRPr="003043BA">
          <w:rPr>
            <w:rFonts w:ascii="宋体" w:hAnsi="宋体" w:hint="eastAsia"/>
            <w:b/>
            <w:sz w:val="24"/>
            <w:szCs w:val="24"/>
          </w:rPr>
          <w:t>——</w:t>
        </w:r>
        <w:r>
          <w:rPr>
            <w:rFonts w:ascii="宋体" w:hAnsi="宋体" w:hint="eastAsia"/>
            <w:b/>
            <w:sz w:val="24"/>
            <w:szCs w:val="24"/>
          </w:rPr>
          <w:t>“30选6</w:t>
        </w:r>
      </w:ins>
      <w:ins w:id="420" w:author="user" w:date="2017-03-08T16:34:00Z">
        <w:r w:rsidR="00264CE8">
          <w:rPr>
            <w:rFonts w:ascii="宋体" w:hAnsi="宋体" w:hint="eastAsia"/>
            <w:b/>
            <w:sz w:val="24"/>
            <w:szCs w:val="24"/>
          </w:rPr>
          <w:t>特码</w:t>
        </w:r>
      </w:ins>
      <w:ins w:id="421" w:author="user" w:date="2017-03-08T14:55:00Z">
        <w:r>
          <w:rPr>
            <w:rFonts w:ascii="宋体" w:hAnsi="宋体" w:hint="eastAsia"/>
            <w:b/>
            <w:sz w:val="24"/>
            <w:szCs w:val="24"/>
          </w:rPr>
          <w:t>”奖级</w:t>
        </w:r>
        <w:r w:rsidRPr="00B95524">
          <w:rPr>
            <w:rFonts w:ascii="宋体" w:hAnsi="宋体" w:hint="eastAsia"/>
            <w:b/>
            <w:sz w:val="24"/>
            <w:szCs w:val="24"/>
          </w:rPr>
          <w:t>表</w:t>
        </w:r>
      </w:ins>
    </w:p>
    <w:p w14:paraId="24BC9370" w14:textId="7D7CA890" w:rsidR="002604AB" w:rsidRDefault="00264CE8" w:rsidP="002604AB">
      <w:pPr>
        <w:rPr>
          <w:ins w:id="422" w:author="user" w:date="2017-03-08T16:34:00Z"/>
          <w:noProof/>
          <w:lang w:bidi="km-KH"/>
        </w:rPr>
        <w:pPrChange w:id="423" w:author="user" w:date="2017-03-08T14:55:00Z">
          <w:pPr>
            <w:spacing w:beforeLines="100" w:before="312" w:afterLines="100" w:after="312"/>
            <w:jc w:val="center"/>
          </w:pPr>
        </w:pPrChange>
      </w:pPr>
      <w:ins w:id="424" w:author="user" w:date="2017-03-08T16:34:00Z">
        <w:r>
          <w:rPr>
            <w:noProof/>
          </w:rPr>
          <w:drawing>
            <wp:inline distT="0" distB="0" distL="0" distR="0" wp14:anchorId="325B9267" wp14:editId="3B417BD8">
              <wp:extent cx="6803136" cy="211949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21269" cy="2125144"/>
                      </a:xfrm>
                      <a:prstGeom prst="rect">
                        <a:avLst/>
                      </a:prstGeom>
                    </pic:spPr>
                  </pic:pic>
                </a:graphicData>
              </a:graphic>
            </wp:inline>
          </w:drawing>
        </w:r>
      </w:ins>
    </w:p>
    <w:p w14:paraId="71E12132" w14:textId="77777777" w:rsidR="00264CE8" w:rsidRDefault="00264CE8" w:rsidP="002604AB">
      <w:pPr>
        <w:rPr>
          <w:ins w:id="425" w:author="user" w:date="2017-03-08T16:34:00Z"/>
          <w:noProof/>
          <w:lang w:bidi="km-KH"/>
        </w:rPr>
        <w:pPrChange w:id="426" w:author="user" w:date="2017-03-08T14:55:00Z">
          <w:pPr>
            <w:spacing w:beforeLines="100" w:before="312" w:afterLines="100" w:after="312"/>
            <w:jc w:val="center"/>
          </w:pPr>
        </w:pPrChange>
      </w:pPr>
    </w:p>
    <w:p w14:paraId="2C46D905" w14:textId="77777777" w:rsidR="00264CE8" w:rsidRDefault="00264CE8" w:rsidP="002604AB">
      <w:pPr>
        <w:rPr>
          <w:ins w:id="427" w:author="user" w:date="2017-03-08T16:34:00Z"/>
          <w:noProof/>
          <w:lang w:bidi="km-KH"/>
        </w:rPr>
        <w:pPrChange w:id="428" w:author="user" w:date="2017-03-08T14:55:00Z">
          <w:pPr>
            <w:spacing w:beforeLines="100" w:before="312" w:afterLines="100" w:after="312"/>
            <w:jc w:val="center"/>
          </w:pPr>
        </w:pPrChange>
      </w:pPr>
    </w:p>
    <w:p w14:paraId="35005CC0" w14:textId="77777777" w:rsidR="00264CE8" w:rsidRPr="00DC009F" w:rsidRDefault="00264CE8" w:rsidP="002604AB">
      <w:pPr>
        <w:rPr>
          <w:ins w:id="429" w:author="user" w:date="2017-03-08T14:55:00Z"/>
          <w:rFonts w:hint="eastAsia"/>
          <w:noProof/>
          <w:lang w:bidi="km-KH"/>
        </w:rPr>
        <w:sectPr w:rsidR="00264CE8" w:rsidRPr="00DC009F" w:rsidSect="00DC009F">
          <w:pgSz w:w="16838" w:h="11906" w:orient="landscape"/>
          <w:pgMar w:top="1797" w:right="1440" w:bottom="1797" w:left="1440" w:header="851" w:footer="992" w:gutter="0"/>
          <w:cols w:space="425"/>
          <w:docGrid w:type="linesAndChars" w:linePitch="312"/>
        </w:sectPr>
        <w:pPrChange w:id="430" w:author="user" w:date="2017-03-08T14:55:00Z">
          <w:pPr>
            <w:spacing w:beforeLines="100" w:before="312" w:afterLines="100" w:after="312"/>
            <w:jc w:val="center"/>
          </w:pPr>
        </w:pPrChange>
      </w:pPr>
      <w:bookmarkStart w:id="431" w:name="_GoBack"/>
      <w:bookmarkEnd w:id="431"/>
    </w:p>
    <w:p w14:paraId="2E9B088A" w14:textId="1C539726" w:rsidR="00A943A2" w:rsidRPr="00A943A2" w:rsidRDefault="002604AB" w:rsidP="00494604">
      <w:pPr>
        <w:pStyle w:val="1"/>
        <w:rPr>
          <w:rFonts w:ascii="黑体" w:eastAsia="黑体" w:hAnsi="黑体"/>
          <w:b w:val="0"/>
          <w:bCs w:val="0"/>
          <w:color w:val="000000"/>
          <w:sz w:val="32"/>
          <w:szCs w:val="32"/>
        </w:rPr>
      </w:pPr>
      <w:ins w:id="432" w:author="user" w:date="2017-03-08T14:55:00Z">
        <w:r>
          <w:rPr>
            <w:rFonts w:ascii="黑体" w:eastAsia="黑体" w:hAnsi="黑体"/>
            <w:sz w:val="32"/>
            <w:szCs w:val="32"/>
          </w:rPr>
          <w:lastRenderedPageBreak/>
          <w:t>三</w:t>
        </w:r>
      </w:ins>
      <w:del w:id="433" w:author="user" w:date="2017-03-08T14:55:00Z">
        <w:r w:rsidR="009C6425" w:rsidRPr="00FE31E0" w:rsidDel="002604AB">
          <w:rPr>
            <w:rFonts w:ascii="黑体" w:eastAsia="黑体" w:hAnsi="黑体" w:hint="eastAsia"/>
            <w:sz w:val="32"/>
            <w:szCs w:val="32"/>
          </w:rPr>
          <w:delText>二</w:delText>
        </w:r>
      </w:del>
      <w:r w:rsidR="00A943A2" w:rsidRPr="00FE31E0">
        <w:rPr>
          <w:rFonts w:ascii="黑体" w:eastAsia="黑体" w:hAnsi="黑体" w:hint="eastAsia"/>
          <w:sz w:val="32"/>
          <w:szCs w:val="32"/>
        </w:rPr>
        <w:t>、</w:t>
      </w:r>
      <w:r w:rsidR="00A943A2" w:rsidRPr="00A943A2">
        <w:rPr>
          <w:rFonts w:ascii="黑体" w:eastAsia="黑体" w:hAnsi="黑体" w:hint="eastAsia"/>
          <w:sz w:val="32"/>
          <w:szCs w:val="32"/>
        </w:rPr>
        <w:t>“</w:t>
      </w:r>
      <w:r w:rsidR="005413D1" w:rsidRPr="00FE31E0">
        <w:rPr>
          <w:rFonts w:ascii="黑体" w:eastAsia="黑体" w:hAnsi="黑体" w:hint="eastAsia"/>
          <w:sz w:val="32"/>
          <w:szCs w:val="32"/>
        </w:rPr>
        <w:t>7龙星</w:t>
      </w:r>
      <w:r w:rsidR="00A943A2" w:rsidRPr="00A943A2">
        <w:rPr>
          <w:rFonts w:ascii="黑体" w:eastAsia="黑体" w:hAnsi="黑体" w:hint="eastAsia"/>
          <w:sz w:val="32"/>
          <w:szCs w:val="32"/>
        </w:rPr>
        <w:t>”</w:t>
      </w:r>
      <w:r w:rsidR="00504679">
        <w:rPr>
          <w:rFonts w:ascii="黑体" w:eastAsia="黑体" w:hAnsi="黑体" w:hint="eastAsia"/>
          <w:sz w:val="32"/>
          <w:szCs w:val="32"/>
        </w:rPr>
        <w:t>(“40选6”)</w:t>
      </w:r>
      <w:r w:rsidR="00A943A2" w:rsidRPr="00A943A2">
        <w:rPr>
          <w:rFonts w:ascii="黑体" w:eastAsia="黑体" w:hAnsi="黑体" w:hint="eastAsia"/>
          <w:sz w:val="32"/>
          <w:szCs w:val="32"/>
        </w:rPr>
        <w:t>游戏规则</w:t>
      </w:r>
    </w:p>
    <w:p w14:paraId="0CA35F31" w14:textId="77777777" w:rsidR="00A943A2" w:rsidRPr="00A943A2" w:rsidRDefault="00A943A2" w:rsidP="00A943A2">
      <w:pPr>
        <w:pStyle w:val="2"/>
        <w:jc w:val="center"/>
        <w:rPr>
          <w:rFonts w:ascii="宋体" w:hAnsi="宋体" w:cs="宋体"/>
          <w:b w:val="0"/>
          <w:color w:val="000000"/>
          <w:kern w:val="0"/>
          <w:szCs w:val="21"/>
          <w:lang w:bidi="km-KH"/>
        </w:rPr>
      </w:pPr>
      <w:r w:rsidRPr="00A943A2">
        <w:rPr>
          <w:rStyle w:val="a7"/>
          <w:rFonts w:hint="eastAsia"/>
          <w:b/>
          <w:bCs/>
          <w:szCs w:val="30"/>
        </w:rPr>
        <w:t>第一章　总</w:t>
      </w:r>
      <w:r w:rsidRPr="00A943A2">
        <w:rPr>
          <w:rStyle w:val="a7"/>
          <w:rFonts w:hint="eastAsia"/>
          <w:b/>
          <w:bCs/>
          <w:szCs w:val="30"/>
        </w:rPr>
        <w:t xml:space="preserve"> </w:t>
      </w:r>
      <w:r w:rsidRPr="00A943A2">
        <w:rPr>
          <w:rStyle w:val="a7"/>
          <w:rFonts w:hint="eastAsia"/>
          <w:b/>
          <w:bCs/>
          <w:szCs w:val="30"/>
        </w:rPr>
        <w:t>则</w:t>
      </w:r>
    </w:p>
    <w:p w14:paraId="72879218" w14:textId="77777777" w:rsidR="00A943A2" w:rsidRPr="009D1903" w:rsidRDefault="007D2256" w:rsidP="0057441E">
      <w:pPr>
        <w:numPr>
          <w:ilvl w:val="0"/>
          <w:numId w:val="27"/>
        </w:numPr>
        <w:spacing w:beforeLines="50" w:before="156" w:afterLines="50" w:after="156" w:line="360" w:lineRule="auto"/>
        <w:rPr>
          <w:rFonts w:ascii="宋体" w:hAnsi="宋体"/>
          <w:sz w:val="24"/>
          <w:szCs w:val="24"/>
        </w:rPr>
      </w:pPr>
      <w:r w:rsidRPr="009D1903">
        <w:rPr>
          <w:rFonts w:ascii="宋体" w:hAnsi="宋体" w:hint="eastAsia"/>
          <w:sz w:val="24"/>
          <w:szCs w:val="24"/>
        </w:rPr>
        <w:t>“</w:t>
      </w:r>
      <w:r w:rsidR="005413D1">
        <w:rPr>
          <w:rFonts w:ascii="宋体" w:hAnsi="宋体" w:hint="eastAsia"/>
          <w:sz w:val="24"/>
          <w:szCs w:val="24"/>
        </w:rPr>
        <w:t>7龙星</w:t>
      </w:r>
      <w:r w:rsidRPr="009D1903">
        <w:rPr>
          <w:rFonts w:ascii="宋体" w:hAnsi="宋体" w:hint="eastAsia"/>
          <w:sz w:val="24"/>
          <w:szCs w:val="24"/>
        </w:rPr>
        <w:t>”</w:t>
      </w:r>
      <w:r w:rsidR="00EF25E2" w:rsidRPr="00EF25E2">
        <w:rPr>
          <w:rFonts w:ascii="宋体" w:hAnsi="宋体" w:hint="eastAsia"/>
          <w:sz w:val="24"/>
          <w:szCs w:val="24"/>
        </w:rPr>
        <w:t>(“40选6”)</w:t>
      </w:r>
      <w:r w:rsidR="00A943A2" w:rsidRPr="009D1903">
        <w:rPr>
          <w:rFonts w:ascii="宋体" w:hAnsi="宋体" w:hint="eastAsia"/>
          <w:sz w:val="24"/>
          <w:szCs w:val="24"/>
        </w:rPr>
        <w:t>电脑体育彩票</w:t>
      </w:r>
      <w:r w:rsidRPr="009D1903">
        <w:rPr>
          <w:rFonts w:ascii="宋体" w:hAnsi="宋体" w:hint="eastAsia"/>
          <w:sz w:val="24"/>
          <w:szCs w:val="24"/>
        </w:rPr>
        <w:t>（以下简称“</w:t>
      </w:r>
      <w:r w:rsidR="005413D1">
        <w:rPr>
          <w:rFonts w:ascii="宋体" w:hAnsi="宋体" w:hint="eastAsia"/>
          <w:sz w:val="24"/>
          <w:szCs w:val="24"/>
        </w:rPr>
        <w:t>7龙星</w:t>
      </w:r>
      <w:r w:rsidRPr="009D1903">
        <w:rPr>
          <w:rFonts w:ascii="宋体" w:hAnsi="宋体" w:hint="eastAsia"/>
          <w:sz w:val="24"/>
          <w:szCs w:val="24"/>
        </w:rPr>
        <w:t>”）</w:t>
      </w:r>
      <w:r w:rsidR="00A943A2" w:rsidRPr="009D1903">
        <w:rPr>
          <w:rFonts w:ascii="宋体" w:hAnsi="宋体" w:hint="eastAsia"/>
          <w:sz w:val="24"/>
          <w:szCs w:val="24"/>
        </w:rPr>
        <w:t>由</w:t>
      </w:r>
      <w:del w:id="434" w:author="user" w:date="2014-12-18T10:16:00Z">
        <w:r w:rsidR="00283495" w:rsidRPr="009D1903" w:rsidDel="0034135F">
          <w:rPr>
            <w:rFonts w:ascii="宋体" w:hAnsi="宋体" w:hint="eastAsia"/>
            <w:sz w:val="24"/>
            <w:szCs w:val="24"/>
          </w:rPr>
          <w:delText>柬埔寨</w:delText>
        </w:r>
      </w:del>
      <w:r w:rsidR="00C024EE" w:rsidRPr="009D1903">
        <w:rPr>
          <w:rFonts w:ascii="宋体" w:hAnsi="宋体" w:hint="eastAsia"/>
          <w:sz w:val="24"/>
          <w:szCs w:val="24"/>
        </w:rPr>
        <w:t>国家</w:t>
      </w:r>
      <w:r w:rsidR="00283495" w:rsidRPr="009D1903">
        <w:rPr>
          <w:rFonts w:ascii="宋体" w:hAnsi="宋体" w:hint="eastAsia"/>
          <w:sz w:val="24"/>
          <w:szCs w:val="24"/>
        </w:rPr>
        <w:t>体育彩票有限</w:t>
      </w:r>
      <w:r w:rsidR="00C024EE" w:rsidRPr="009D1903">
        <w:rPr>
          <w:rFonts w:ascii="宋体" w:hAnsi="宋体" w:hint="eastAsia"/>
          <w:sz w:val="24"/>
          <w:szCs w:val="24"/>
        </w:rPr>
        <w:t>公司</w:t>
      </w:r>
      <w:r w:rsidR="00A943A2" w:rsidRPr="009D1903">
        <w:rPr>
          <w:rFonts w:ascii="宋体" w:hAnsi="宋体" w:hint="eastAsia"/>
          <w:sz w:val="24"/>
          <w:szCs w:val="24"/>
        </w:rPr>
        <w:t>在柬埔寨全国统一组织发行，由</w:t>
      </w:r>
      <w:del w:id="435" w:author="user" w:date="2014-12-18T10:17:00Z">
        <w:r w:rsidR="00A943A2" w:rsidRPr="009D1903" w:rsidDel="0034135F">
          <w:rPr>
            <w:rFonts w:ascii="宋体" w:hAnsi="宋体" w:hint="eastAsia"/>
            <w:sz w:val="24"/>
            <w:szCs w:val="24"/>
          </w:rPr>
          <w:delText>各省</w:delText>
        </w:r>
        <w:r w:rsidR="008F029E" w:rsidRPr="009D1903" w:rsidDel="0034135F">
          <w:rPr>
            <w:rFonts w:ascii="宋体" w:hAnsi="宋体" w:hint="eastAsia"/>
            <w:sz w:val="24"/>
            <w:szCs w:val="24"/>
          </w:rPr>
          <w:delText>办事处</w:delText>
        </w:r>
      </w:del>
      <w:ins w:id="436" w:author="user" w:date="2014-12-18T10:17:00Z">
        <w:r w:rsidR="0034135F">
          <w:rPr>
            <w:rFonts w:ascii="宋体" w:hAnsi="宋体" w:hint="eastAsia"/>
            <w:sz w:val="24"/>
            <w:szCs w:val="24"/>
          </w:rPr>
          <w:t>各区域中心</w:t>
        </w:r>
      </w:ins>
      <w:r w:rsidR="00283495" w:rsidRPr="009D1903">
        <w:rPr>
          <w:rFonts w:ascii="宋体" w:hAnsi="宋体" w:hint="eastAsia"/>
          <w:sz w:val="24"/>
          <w:szCs w:val="24"/>
        </w:rPr>
        <w:t>负责</w:t>
      </w:r>
      <w:r w:rsidR="00815413">
        <w:rPr>
          <w:rFonts w:ascii="宋体" w:hAnsi="宋体" w:hint="eastAsia"/>
          <w:sz w:val="24"/>
          <w:szCs w:val="24"/>
        </w:rPr>
        <w:t>在</w:t>
      </w:r>
      <w:r w:rsidR="00A943A2" w:rsidRPr="009D1903">
        <w:rPr>
          <w:rFonts w:ascii="宋体" w:hAnsi="宋体" w:hint="eastAsia"/>
          <w:sz w:val="24"/>
          <w:szCs w:val="24"/>
        </w:rPr>
        <w:t>本</w:t>
      </w:r>
      <w:del w:id="437" w:author="user" w:date="2014-12-18T10:17:00Z">
        <w:r w:rsidR="00A943A2" w:rsidRPr="009D1903" w:rsidDel="0034135F">
          <w:rPr>
            <w:rFonts w:ascii="宋体" w:hAnsi="宋体" w:hint="eastAsia"/>
            <w:sz w:val="24"/>
            <w:szCs w:val="24"/>
          </w:rPr>
          <w:delText>行政</w:delText>
        </w:r>
      </w:del>
      <w:r w:rsidR="00A943A2" w:rsidRPr="009D1903">
        <w:rPr>
          <w:rFonts w:ascii="宋体" w:hAnsi="宋体" w:hint="eastAsia"/>
          <w:sz w:val="24"/>
          <w:szCs w:val="24"/>
        </w:rPr>
        <w:t>区域内</w:t>
      </w:r>
      <w:r w:rsidR="00815413">
        <w:rPr>
          <w:rFonts w:ascii="宋体" w:hAnsi="宋体" w:hint="eastAsia"/>
          <w:sz w:val="24"/>
          <w:szCs w:val="24"/>
        </w:rPr>
        <w:t>对</w:t>
      </w:r>
      <w:r w:rsidR="00283495" w:rsidRPr="009D1903">
        <w:rPr>
          <w:rFonts w:ascii="宋体" w:hAnsi="宋体" w:hint="eastAsia"/>
          <w:sz w:val="24"/>
          <w:szCs w:val="24"/>
        </w:rPr>
        <w:t>此游戏的</w:t>
      </w:r>
      <w:r w:rsidR="00A943A2" w:rsidRPr="009D1903">
        <w:rPr>
          <w:rFonts w:ascii="宋体" w:hAnsi="宋体" w:hint="eastAsia"/>
          <w:sz w:val="24"/>
          <w:szCs w:val="24"/>
        </w:rPr>
        <w:t>销售</w:t>
      </w:r>
      <w:r w:rsidR="00283495" w:rsidRPr="009D1903">
        <w:rPr>
          <w:rFonts w:ascii="宋体" w:hAnsi="宋体" w:hint="eastAsia"/>
          <w:sz w:val="24"/>
          <w:szCs w:val="24"/>
        </w:rPr>
        <w:t>活动进行组织和管理</w:t>
      </w:r>
      <w:r w:rsidR="00A943A2" w:rsidRPr="009D1903">
        <w:rPr>
          <w:rFonts w:ascii="宋体" w:hAnsi="宋体" w:hint="eastAsia"/>
          <w:sz w:val="24"/>
          <w:szCs w:val="24"/>
        </w:rPr>
        <w:t>。</w:t>
      </w:r>
    </w:p>
    <w:p w14:paraId="55FCA4DE" w14:textId="77777777" w:rsidR="00A943A2" w:rsidRPr="009D1903" w:rsidRDefault="007D2256" w:rsidP="0057441E">
      <w:pPr>
        <w:numPr>
          <w:ilvl w:val="0"/>
          <w:numId w:val="27"/>
        </w:numPr>
        <w:spacing w:beforeLines="50" w:before="156" w:afterLines="50" w:after="156" w:line="360" w:lineRule="auto"/>
        <w:rPr>
          <w:rFonts w:ascii="宋体" w:hAnsi="宋体"/>
          <w:sz w:val="24"/>
          <w:szCs w:val="24"/>
        </w:rPr>
      </w:pPr>
      <w:r>
        <w:rPr>
          <w:rFonts w:ascii="宋体" w:hAnsi="宋体" w:hint="eastAsia"/>
          <w:sz w:val="24"/>
          <w:szCs w:val="24"/>
        </w:rPr>
        <w:t>“</w:t>
      </w:r>
      <w:r w:rsidR="005413D1">
        <w:rPr>
          <w:rFonts w:ascii="宋体" w:hAnsi="宋体" w:hint="eastAsia"/>
          <w:sz w:val="24"/>
          <w:szCs w:val="24"/>
        </w:rPr>
        <w:t>7龙星</w:t>
      </w:r>
      <w:r>
        <w:rPr>
          <w:rFonts w:ascii="宋体" w:hAnsi="宋体" w:hint="eastAsia"/>
          <w:sz w:val="24"/>
          <w:szCs w:val="24"/>
        </w:rPr>
        <w:t>”</w:t>
      </w:r>
      <w:r w:rsidR="00283495" w:rsidRPr="002B1C80">
        <w:rPr>
          <w:rFonts w:ascii="宋体" w:hAnsi="宋体" w:hint="eastAsia"/>
          <w:sz w:val="24"/>
          <w:szCs w:val="24"/>
        </w:rPr>
        <w:t>采用计算机网络系统发行销售，定期开奖。</w:t>
      </w:r>
    </w:p>
    <w:p w14:paraId="584DC61E" w14:textId="77777777" w:rsidR="00A943A2" w:rsidRPr="009D1903" w:rsidRDefault="007D2256" w:rsidP="0057441E">
      <w:pPr>
        <w:numPr>
          <w:ilvl w:val="0"/>
          <w:numId w:val="27"/>
        </w:numPr>
        <w:spacing w:beforeLines="50" w:before="156" w:afterLines="50" w:after="156" w:line="360" w:lineRule="auto"/>
        <w:rPr>
          <w:rFonts w:ascii="宋体" w:hAnsi="宋体"/>
          <w:sz w:val="24"/>
          <w:szCs w:val="24"/>
        </w:rPr>
      </w:pPr>
      <w:r>
        <w:rPr>
          <w:rFonts w:ascii="宋体" w:hAnsi="宋体" w:hint="eastAsia"/>
          <w:sz w:val="24"/>
          <w:szCs w:val="24"/>
        </w:rPr>
        <w:t>“</w:t>
      </w:r>
      <w:r w:rsidR="005413D1">
        <w:rPr>
          <w:rFonts w:ascii="宋体" w:hAnsi="宋体" w:hint="eastAsia"/>
          <w:sz w:val="24"/>
          <w:szCs w:val="24"/>
        </w:rPr>
        <w:t>7龙星</w:t>
      </w:r>
      <w:r>
        <w:rPr>
          <w:rFonts w:ascii="宋体" w:hAnsi="宋体" w:hint="eastAsia"/>
          <w:sz w:val="24"/>
          <w:szCs w:val="24"/>
        </w:rPr>
        <w:t>”</w:t>
      </w:r>
      <w:r w:rsidR="00A943A2" w:rsidRPr="009D1903">
        <w:rPr>
          <w:rFonts w:ascii="宋体" w:hAnsi="宋体" w:hint="eastAsia"/>
          <w:sz w:val="24"/>
          <w:szCs w:val="24"/>
        </w:rPr>
        <w:t>实行自愿购买，凡购买者均被视为同意并遵守本规则。</w:t>
      </w:r>
    </w:p>
    <w:p w14:paraId="3AB65533" w14:textId="77777777" w:rsidR="00A943A2" w:rsidRPr="009D1903" w:rsidRDefault="00A943A2" w:rsidP="0057441E">
      <w:pPr>
        <w:numPr>
          <w:ilvl w:val="0"/>
          <w:numId w:val="27"/>
        </w:numPr>
        <w:spacing w:beforeLines="50" w:before="156" w:afterLines="50" w:after="156" w:line="360" w:lineRule="auto"/>
        <w:rPr>
          <w:rFonts w:ascii="宋体" w:hAnsi="宋体"/>
          <w:sz w:val="24"/>
          <w:szCs w:val="24"/>
        </w:rPr>
      </w:pPr>
      <w:r w:rsidRPr="009D1903">
        <w:rPr>
          <w:rFonts w:ascii="宋体" w:hAnsi="宋体" w:hint="eastAsia"/>
          <w:sz w:val="24"/>
          <w:szCs w:val="24"/>
        </w:rPr>
        <w:t>不得向</w:t>
      </w:r>
      <w:r w:rsidR="0029039B">
        <w:rPr>
          <w:rFonts w:ascii="宋体" w:hAnsi="宋体" w:hint="eastAsia"/>
          <w:sz w:val="24"/>
          <w:szCs w:val="24"/>
        </w:rPr>
        <w:t>18岁以下</w:t>
      </w:r>
      <w:r w:rsidRPr="009D1903">
        <w:rPr>
          <w:rFonts w:ascii="宋体" w:hAnsi="宋体" w:hint="eastAsia"/>
          <w:sz w:val="24"/>
          <w:szCs w:val="24"/>
        </w:rPr>
        <w:t>未成年人销售彩票或兑付奖金。</w:t>
      </w:r>
    </w:p>
    <w:p w14:paraId="7FEF595E" w14:textId="77777777" w:rsidR="00A943A2" w:rsidRPr="005122F6" w:rsidRDefault="00A943A2" w:rsidP="005122F6">
      <w:pPr>
        <w:pStyle w:val="2"/>
        <w:jc w:val="center"/>
        <w:rPr>
          <w:rFonts w:ascii="宋体" w:hAnsi="宋体" w:cs="宋体"/>
          <w:bCs w:val="0"/>
          <w:color w:val="000000"/>
          <w:kern w:val="0"/>
          <w:szCs w:val="21"/>
          <w:lang w:bidi="km-KH"/>
        </w:rPr>
      </w:pPr>
      <w:r w:rsidRPr="005122F6">
        <w:rPr>
          <w:rFonts w:ascii="宋体" w:hAnsi="宋体" w:cs="宋体" w:hint="eastAsia"/>
          <w:bCs w:val="0"/>
          <w:color w:val="000000"/>
          <w:kern w:val="0"/>
          <w:szCs w:val="21"/>
          <w:lang w:bidi="km-KH"/>
        </w:rPr>
        <w:t>第二章　投 注</w:t>
      </w:r>
    </w:p>
    <w:p w14:paraId="1C44752B" w14:textId="77777777" w:rsidR="005122F6" w:rsidRPr="009D1903" w:rsidRDefault="007D2256" w:rsidP="0057441E">
      <w:pPr>
        <w:numPr>
          <w:ilvl w:val="0"/>
          <w:numId w:val="27"/>
        </w:numPr>
        <w:spacing w:beforeLines="50" w:before="156" w:afterLines="50" w:after="156" w:line="360" w:lineRule="auto"/>
        <w:rPr>
          <w:rFonts w:ascii="宋体" w:hAnsi="宋体"/>
          <w:sz w:val="24"/>
          <w:szCs w:val="24"/>
        </w:rPr>
      </w:pPr>
      <w:r>
        <w:rPr>
          <w:rFonts w:ascii="宋体" w:hAnsi="宋体" w:hint="eastAsia"/>
          <w:sz w:val="24"/>
          <w:szCs w:val="24"/>
        </w:rPr>
        <w:t>“</w:t>
      </w:r>
      <w:r w:rsidR="005413D1">
        <w:rPr>
          <w:rFonts w:ascii="宋体" w:hAnsi="宋体" w:hint="eastAsia"/>
          <w:sz w:val="24"/>
          <w:szCs w:val="24"/>
        </w:rPr>
        <w:t>7龙星</w:t>
      </w:r>
      <w:r>
        <w:rPr>
          <w:rFonts w:ascii="宋体" w:hAnsi="宋体" w:hint="eastAsia"/>
          <w:sz w:val="24"/>
          <w:szCs w:val="24"/>
        </w:rPr>
        <w:t>”</w:t>
      </w:r>
      <w:r w:rsidR="000E7453">
        <w:rPr>
          <w:rFonts w:ascii="宋体" w:hAnsi="宋体" w:hint="eastAsia"/>
          <w:sz w:val="24"/>
          <w:szCs w:val="24"/>
        </w:rPr>
        <w:t>采用组合式玩法，</w:t>
      </w:r>
      <w:r w:rsidR="00A943A2" w:rsidRPr="009D1903">
        <w:rPr>
          <w:rFonts w:ascii="宋体" w:hAnsi="宋体" w:hint="eastAsia"/>
          <w:sz w:val="24"/>
          <w:szCs w:val="24"/>
        </w:rPr>
        <w:t>从01—</w:t>
      </w:r>
      <w:r w:rsidR="007F0AD5">
        <w:rPr>
          <w:rFonts w:ascii="宋体" w:hAnsi="宋体" w:hint="eastAsia"/>
          <w:sz w:val="24"/>
          <w:szCs w:val="24"/>
        </w:rPr>
        <w:t>40</w:t>
      </w:r>
      <w:r w:rsidR="00A943A2" w:rsidRPr="009D1903">
        <w:rPr>
          <w:rFonts w:ascii="宋体" w:hAnsi="宋体" w:hint="eastAsia"/>
          <w:sz w:val="24"/>
          <w:szCs w:val="24"/>
        </w:rPr>
        <w:t>共</w:t>
      </w:r>
      <w:r w:rsidR="007F0AD5">
        <w:rPr>
          <w:rFonts w:ascii="宋体" w:hAnsi="宋体" w:hint="eastAsia"/>
          <w:sz w:val="24"/>
          <w:szCs w:val="24"/>
        </w:rPr>
        <w:t>40</w:t>
      </w:r>
      <w:r w:rsidR="00A943A2" w:rsidRPr="009D1903">
        <w:rPr>
          <w:rFonts w:ascii="宋体" w:hAnsi="宋体" w:hint="eastAsia"/>
          <w:sz w:val="24"/>
          <w:szCs w:val="24"/>
        </w:rPr>
        <w:t>个号码中选择</w:t>
      </w:r>
      <w:r w:rsidR="00A943A2" w:rsidRPr="009D1903">
        <w:rPr>
          <w:rFonts w:ascii="宋体" w:hAnsi="宋体"/>
          <w:sz w:val="24"/>
          <w:szCs w:val="24"/>
        </w:rPr>
        <w:t>6</w:t>
      </w:r>
      <w:r w:rsidR="00A943A2" w:rsidRPr="009D1903">
        <w:rPr>
          <w:rFonts w:ascii="宋体" w:hAnsi="宋体" w:hint="eastAsia"/>
          <w:sz w:val="24"/>
          <w:szCs w:val="24"/>
        </w:rPr>
        <w:t>个号码组</w:t>
      </w:r>
      <w:r w:rsidR="000E7453">
        <w:rPr>
          <w:rFonts w:ascii="宋体" w:hAnsi="宋体" w:hint="eastAsia"/>
          <w:sz w:val="24"/>
          <w:szCs w:val="24"/>
        </w:rPr>
        <w:t>成</w:t>
      </w:r>
      <w:r w:rsidR="00A943A2" w:rsidRPr="009D1903">
        <w:rPr>
          <w:rFonts w:ascii="宋体" w:hAnsi="宋体" w:hint="eastAsia"/>
          <w:sz w:val="24"/>
          <w:szCs w:val="24"/>
        </w:rPr>
        <w:t>一注投注号码。每注金额</w:t>
      </w:r>
      <w:ins w:id="438" w:author="user" w:date="2014-12-18T17:07:00Z">
        <w:r w:rsidR="00BC00AF">
          <w:rPr>
            <w:rFonts w:ascii="宋体" w:hAnsi="宋体" w:hint="eastAsia"/>
            <w:sz w:val="24"/>
            <w:szCs w:val="24"/>
          </w:rPr>
          <w:t>1</w:t>
        </w:r>
        <w:commentRangeStart w:id="439"/>
        <w:r w:rsidR="003A4623">
          <w:rPr>
            <w:rFonts w:ascii="宋体" w:hAnsi="宋体" w:hint="eastAsia"/>
            <w:sz w:val="24"/>
            <w:szCs w:val="24"/>
          </w:rPr>
          <w:t>000瑞尔（</w:t>
        </w:r>
      </w:ins>
      <w:r w:rsidR="00DC59C2" w:rsidRPr="009D1903">
        <w:rPr>
          <w:rFonts w:ascii="宋体" w:hAnsi="宋体"/>
          <w:sz w:val="24"/>
          <w:szCs w:val="24"/>
        </w:rPr>
        <w:t>0.</w:t>
      </w:r>
      <w:ins w:id="440" w:author="user" w:date="2016-10-08T14:06:00Z">
        <w:r w:rsidR="00BC00AF">
          <w:rPr>
            <w:rFonts w:ascii="宋体" w:hAnsi="宋体"/>
            <w:sz w:val="24"/>
            <w:szCs w:val="24"/>
          </w:rPr>
          <w:t>25</w:t>
        </w:r>
      </w:ins>
      <w:del w:id="441" w:author="user" w:date="2016-10-08T14:06:00Z">
        <w:r w:rsidR="00DC59C2" w:rsidRPr="009D1903" w:rsidDel="00BC00AF">
          <w:rPr>
            <w:rFonts w:ascii="宋体" w:hAnsi="宋体"/>
            <w:sz w:val="24"/>
            <w:szCs w:val="24"/>
          </w:rPr>
          <w:delText>5</w:delText>
        </w:r>
      </w:del>
      <w:r w:rsidR="00056434">
        <w:rPr>
          <w:rFonts w:ascii="宋体" w:hAnsi="宋体" w:hint="eastAsia"/>
          <w:sz w:val="24"/>
          <w:szCs w:val="24"/>
        </w:rPr>
        <w:t>美</w:t>
      </w:r>
      <w:r w:rsidR="003D5581">
        <w:rPr>
          <w:rFonts w:ascii="宋体" w:hAnsi="宋体" w:hint="eastAsia"/>
          <w:sz w:val="24"/>
          <w:szCs w:val="24"/>
        </w:rPr>
        <w:t>元</w:t>
      </w:r>
      <w:ins w:id="442" w:author="user" w:date="2014-12-18T17:07:00Z">
        <w:r w:rsidR="003A4623">
          <w:rPr>
            <w:rFonts w:ascii="宋体" w:hAnsi="宋体" w:hint="eastAsia"/>
            <w:sz w:val="24"/>
            <w:szCs w:val="24"/>
          </w:rPr>
          <w:t>）</w:t>
        </w:r>
      </w:ins>
      <w:commentRangeEnd w:id="439"/>
      <w:ins w:id="443" w:author="user" w:date="2014-12-18T17:08:00Z">
        <w:r w:rsidR="00F63B61">
          <w:rPr>
            <w:rStyle w:val="ad"/>
          </w:rPr>
          <w:commentReference w:id="439"/>
        </w:r>
      </w:ins>
      <w:r w:rsidR="00A943A2" w:rsidRPr="009D1903">
        <w:rPr>
          <w:rFonts w:ascii="宋体" w:hAnsi="宋体" w:hint="eastAsia"/>
          <w:sz w:val="24"/>
          <w:szCs w:val="24"/>
        </w:rPr>
        <w:t>。</w:t>
      </w:r>
    </w:p>
    <w:p w14:paraId="094FBC94" w14:textId="77777777" w:rsidR="005122F6" w:rsidRPr="009D1903" w:rsidRDefault="007D2256" w:rsidP="0057441E">
      <w:pPr>
        <w:numPr>
          <w:ilvl w:val="0"/>
          <w:numId w:val="27"/>
        </w:numPr>
        <w:spacing w:beforeLines="50" w:before="156" w:afterLines="50" w:after="156" w:line="360" w:lineRule="auto"/>
        <w:rPr>
          <w:rFonts w:ascii="宋体" w:hAnsi="宋体"/>
          <w:sz w:val="24"/>
          <w:szCs w:val="24"/>
        </w:rPr>
      </w:pPr>
      <w:r>
        <w:rPr>
          <w:rFonts w:ascii="宋体" w:hAnsi="宋体" w:hint="eastAsia"/>
          <w:sz w:val="24"/>
          <w:szCs w:val="24"/>
        </w:rPr>
        <w:t>“</w:t>
      </w:r>
      <w:r w:rsidR="005413D1">
        <w:rPr>
          <w:rFonts w:ascii="宋体" w:hAnsi="宋体" w:hint="eastAsia"/>
          <w:sz w:val="24"/>
          <w:szCs w:val="24"/>
        </w:rPr>
        <w:t>7龙星</w:t>
      </w:r>
      <w:r>
        <w:rPr>
          <w:rFonts w:ascii="宋体" w:hAnsi="宋体" w:hint="eastAsia"/>
          <w:sz w:val="24"/>
          <w:szCs w:val="24"/>
        </w:rPr>
        <w:t>”</w:t>
      </w:r>
      <w:r w:rsidR="00A943A2" w:rsidRPr="009D1903">
        <w:rPr>
          <w:rFonts w:ascii="宋体" w:hAnsi="宋体" w:hint="eastAsia"/>
          <w:sz w:val="24"/>
          <w:szCs w:val="24"/>
        </w:rPr>
        <w:t>每</w:t>
      </w:r>
      <w:proofErr w:type="gramStart"/>
      <w:r w:rsidR="00A943A2" w:rsidRPr="009D1903">
        <w:rPr>
          <w:rFonts w:ascii="宋体" w:hAnsi="宋体" w:hint="eastAsia"/>
          <w:sz w:val="24"/>
          <w:szCs w:val="24"/>
        </w:rPr>
        <w:t>周销售</w:t>
      </w:r>
      <w:proofErr w:type="gramEnd"/>
      <w:r w:rsidR="007F0AD5">
        <w:rPr>
          <w:rFonts w:ascii="宋体" w:hAnsi="宋体" w:hint="eastAsia"/>
          <w:sz w:val="24"/>
          <w:szCs w:val="24"/>
        </w:rPr>
        <w:t>三</w:t>
      </w:r>
      <w:r w:rsidR="00A943A2" w:rsidRPr="009D1903">
        <w:rPr>
          <w:rFonts w:ascii="宋体" w:hAnsi="宋体" w:hint="eastAsia"/>
          <w:sz w:val="24"/>
          <w:szCs w:val="24"/>
        </w:rPr>
        <w:t>期，</w:t>
      </w:r>
      <w:ins w:id="444" w:author="user" w:date="2014-12-18T16:17:00Z">
        <w:r w:rsidR="009A4E77">
          <w:rPr>
            <w:rFonts w:ascii="宋体" w:hAnsi="宋体" w:hint="eastAsia"/>
            <w:sz w:val="24"/>
            <w:szCs w:val="24"/>
          </w:rPr>
          <w:t>二、四、日</w:t>
        </w:r>
        <w:r w:rsidR="009A4E77" w:rsidRPr="009D1903">
          <w:rPr>
            <w:rFonts w:ascii="宋体" w:hAnsi="宋体" w:hint="eastAsia"/>
            <w:sz w:val="24"/>
            <w:szCs w:val="24"/>
          </w:rPr>
          <w:t>开奖，</w:t>
        </w:r>
      </w:ins>
      <w:r w:rsidR="00A943A2" w:rsidRPr="009D1903">
        <w:rPr>
          <w:rFonts w:ascii="宋体" w:hAnsi="宋体" w:hint="eastAsia"/>
          <w:sz w:val="24"/>
          <w:szCs w:val="24"/>
        </w:rPr>
        <w:t>期号以开奖日界定，按日历年度编排。</w:t>
      </w:r>
    </w:p>
    <w:p w14:paraId="530237F5" w14:textId="77777777" w:rsidR="005122F6" w:rsidRPr="009D1903" w:rsidRDefault="007D2256" w:rsidP="0057441E">
      <w:pPr>
        <w:numPr>
          <w:ilvl w:val="0"/>
          <w:numId w:val="27"/>
        </w:numPr>
        <w:spacing w:beforeLines="50" w:before="156" w:afterLines="50" w:after="156" w:line="360" w:lineRule="auto"/>
        <w:rPr>
          <w:rFonts w:ascii="宋体" w:hAnsi="宋体"/>
          <w:sz w:val="24"/>
          <w:szCs w:val="24"/>
        </w:rPr>
      </w:pPr>
      <w:r>
        <w:rPr>
          <w:rFonts w:ascii="宋体" w:hAnsi="宋体" w:hint="eastAsia"/>
          <w:sz w:val="24"/>
          <w:szCs w:val="24"/>
        </w:rPr>
        <w:t>“</w:t>
      </w:r>
      <w:r w:rsidR="005413D1">
        <w:rPr>
          <w:rFonts w:ascii="宋体" w:hAnsi="宋体" w:hint="eastAsia"/>
          <w:sz w:val="24"/>
          <w:szCs w:val="24"/>
        </w:rPr>
        <w:t>7龙星</w:t>
      </w:r>
      <w:r>
        <w:rPr>
          <w:rFonts w:ascii="宋体" w:hAnsi="宋体" w:hint="eastAsia"/>
          <w:sz w:val="24"/>
          <w:szCs w:val="24"/>
        </w:rPr>
        <w:t>”</w:t>
      </w:r>
      <w:r w:rsidR="00A943A2" w:rsidRPr="009D1903">
        <w:rPr>
          <w:rFonts w:ascii="宋体" w:hAnsi="宋体" w:hint="eastAsia"/>
          <w:sz w:val="24"/>
          <w:szCs w:val="24"/>
        </w:rPr>
        <w:t>投注方法分为自选号</w:t>
      </w:r>
      <w:r w:rsidR="003C3761">
        <w:rPr>
          <w:rFonts w:ascii="宋体" w:hAnsi="宋体" w:hint="eastAsia"/>
          <w:sz w:val="24"/>
          <w:szCs w:val="24"/>
        </w:rPr>
        <w:t>码投注和机选号码投注，投注方式分为单式投注、复式投注、</w:t>
      </w:r>
      <w:proofErr w:type="gramStart"/>
      <w:r w:rsidR="003C3761">
        <w:rPr>
          <w:rFonts w:ascii="宋体" w:hAnsi="宋体" w:hint="eastAsia"/>
          <w:sz w:val="24"/>
          <w:szCs w:val="24"/>
        </w:rPr>
        <w:t>胆拖投注</w:t>
      </w:r>
      <w:commentRangeStart w:id="445"/>
      <w:proofErr w:type="gramEnd"/>
      <w:r w:rsidR="00680729">
        <w:rPr>
          <w:rFonts w:ascii="宋体" w:hAnsi="宋体" w:hint="eastAsia"/>
          <w:sz w:val="24"/>
          <w:szCs w:val="24"/>
        </w:rPr>
        <w:t>和多倍投注</w:t>
      </w:r>
      <w:commentRangeEnd w:id="445"/>
      <w:r w:rsidR="003A21C5">
        <w:rPr>
          <w:rStyle w:val="ad"/>
        </w:rPr>
        <w:commentReference w:id="445"/>
      </w:r>
      <w:r w:rsidR="00A943A2" w:rsidRPr="009D1903">
        <w:rPr>
          <w:rFonts w:ascii="宋体" w:hAnsi="宋体" w:hint="eastAsia"/>
          <w:sz w:val="24"/>
          <w:szCs w:val="24"/>
        </w:rPr>
        <w:t>。</w:t>
      </w:r>
      <w:del w:id="446" w:author="user" w:date="2016-10-08T16:41:00Z">
        <w:r w:rsidR="002C0F3F" w:rsidDel="00370AFC">
          <w:rPr>
            <w:rFonts w:ascii="宋体" w:hAnsi="宋体" w:hint="eastAsia"/>
            <w:sz w:val="24"/>
            <w:szCs w:val="24"/>
          </w:rPr>
          <w:delText>“7龙星”支持0.5倍投注。</w:delText>
        </w:r>
      </w:del>
    </w:p>
    <w:p w14:paraId="172982B4" w14:textId="77777777" w:rsidR="005122F6" w:rsidRPr="009D1903" w:rsidRDefault="00A943A2" w:rsidP="0057441E">
      <w:pPr>
        <w:numPr>
          <w:ilvl w:val="0"/>
          <w:numId w:val="27"/>
        </w:numPr>
        <w:spacing w:beforeLines="50" w:before="156" w:afterLines="50" w:after="156" w:line="360" w:lineRule="auto"/>
        <w:rPr>
          <w:rFonts w:ascii="宋体" w:hAnsi="宋体"/>
          <w:sz w:val="24"/>
          <w:szCs w:val="24"/>
        </w:rPr>
      </w:pPr>
      <w:r w:rsidRPr="009D1903">
        <w:rPr>
          <w:rFonts w:ascii="宋体" w:hAnsi="宋体" w:hint="eastAsia"/>
          <w:sz w:val="24"/>
          <w:szCs w:val="24"/>
        </w:rPr>
        <w:t>自选号码投注是指由投注者自行选定投注号码的投注；机选号码投注是指由</w:t>
      </w:r>
      <w:r w:rsidR="0056768C">
        <w:rPr>
          <w:rFonts w:ascii="宋体" w:hAnsi="宋体" w:hint="eastAsia"/>
          <w:sz w:val="24"/>
          <w:szCs w:val="24"/>
        </w:rPr>
        <w:t>彩票销售系统</w:t>
      </w:r>
      <w:r w:rsidRPr="009D1903">
        <w:rPr>
          <w:rFonts w:ascii="宋体" w:hAnsi="宋体" w:hint="eastAsia"/>
          <w:sz w:val="24"/>
          <w:szCs w:val="24"/>
        </w:rPr>
        <w:t>为投注者随机产生投注号码的投注。</w:t>
      </w:r>
    </w:p>
    <w:p w14:paraId="2E87FEEB" w14:textId="77777777" w:rsidR="00A943A2" w:rsidRPr="009D1903" w:rsidRDefault="000E7453" w:rsidP="0057441E">
      <w:pPr>
        <w:numPr>
          <w:ilvl w:val="0"/>
          <w:numId w:val="27"/>
        </w:numPr>
        <w:spacing w:beforeLines="50" w:before="156" w:afterLines="50" w:after="156" w:line="360" w:lineRule="auto"/>
        <w:rPr>
          <w:rFonts w:ascii="宋体" w:hAnsi="宋体"/>
          <w:sz w:val="24"/>
          <w:szCs w:val="24"/>
        </w:rPr>
      </w:pPr>
      <w:r w:rsidRPr="009D1903">
        <w:rPr>
          <w:rFonts w:ascii="宋体" w:hAnsi="宋体"/>
          <w:sz w:val="24"/>
          <w:szCs w:val="24"/>
        </w:rPr>
        <w:t>单式投注是从</w:t>
      </w:r>
      <w:r w:rsidR="007F0AD5">
        <w:rPr>
          <w:rFonts w:ascii="宋体" w:hAnsi="宋体" w:hint="eastAsia"/>
          <w:sz w:val="24"/>
          <w:szCs w:val="24"/>
        </w:rPr>
        <w:t>40</w:t>
      </w:r>
      <w:r w:rsidRPr="009D1903">
        <w:rPr>
          <w:rFonts w:ascii="宋体" w:hAnsi="宋体"/>
          <w:sz w:val="24"/>
          <w:szCs w:val="24"/>
        </w:rPr>
        <w:t>个号码中选择</w:t>
      </w:r>
      <w:r>
        <w:rPr>
          <w:rFonts w:ascii="宋体" w:hAnsi="宋体" w:hint="eastAsia"/>
          <w:sz w:val="24"/>
          <w:szCs w:val="24"/>
        </w:rPr>
        <w:t>6</w:t>
      </w:r>
      <w:r w:rsidRPr="009D1903">
        <w:rPr>
          <w:rFonts w:ascii="宋体" w:hAnsi="宋体"/>
          <w:sz w:val="24"/>
          <w:szCs w:val="24"/>
        </w:rPr>
        <w:t>个号码，组合为</w:t>
      </w:r>
      <w:r w:rsidR="00637735">
        <w:rPr>
          <w:rFonts w:ascii="宋体" w:hAnsi="宋体" w:hint="eastAsia"/>
          <w:sz w:val="24"/>
          <w:szCs w:val="24"/>
        </w:rPr>
        <w:t>一</w:t>
      </w:r>
      <w:r w:rsidRPr="009D1903">
        <w:rPr>
          <w:rFonts w:ascii="宋体" w:hAnsi="宋体"/>
          <w:sz w:val="24"/>
          <w:szCs w:val="24"/>
        </w:rPr>
        <w:t>注投注号码的投注；复式投注是从</w:t>
      </w:r>
      <w:r w:rsidR="007F0AD5">
        <w:rPr>
          <w:rFonts w:ascii="宋体" w:hAnsi="宋体" w:hint="eastAsia"/>
          <w:sz w:val="24"/>
          <w:szCs w:val="24"/>
        </w:rPr>
        <w:t>40</w:t>
      </w:r>
      <w:r w:rsidRPr="009D1903">
        <w:rPr>
          <w:rFonts w:ascii="宋体" w:hAnsi="宋体"/>
          <w:sz w:val="24"/>
          <w:szCs w:val="24"/>
        </w:rPr>
        <w:t>个号码中选择</w:t>
      </w:r>
      <w:r>
        <w:rPr>
          <w:rFonts w:ascii="宋体" w:hAnsi="宋体" w:hint="eastAsia"/>
          <w:sz w:val="24"/>
          <w:szCs w:val="24"/>
        </w:rPr>
        <w:t>7</w:t>
      </w:r>
      <w:r w:rsidRPr="009D1903">
        <w:rPr>
          <w:rFonts w:ascii="宋体" w:hAnsi="宋体"/>
          <w:sz w:val="24"/>
          <w:szCs w:val="24"/>
        </w:rPr>
        <w:t>－</w:t>
      </w:r>
      <w:r w:rsidR="001E4EC3" w:rsidRPr="009D1903">
        <w:rPr>
          <w:rFonts w:ascii="宋体" w:hAnsi="宋体"/>
          <w:sz w:val="24"/>
          <w:szCs w:val="24"/>
        </w:rPr>
        <w:t>1</w:t>
      </w:r>
      <w:r w:rsidR="0097282C" w:rsidRPr="00394722">
        <w:rPr>
          <w:rFonts w:ascii="宋体" w:eastAsia="PMingLiU" w:hAnsi="宋体" w:hint="eastAsia"/>
          <w:sz w:val="24"/>
          <w:szCs w:val="24"/>
          <w:lang w:eastAsia="zh-HK"/>
        </w:rPr>
        <w:t>6</w:t>
      </w:r>
      <w:r w:rsidRPr="009D1903">
        <w:rPr>
          <w:rFonts w:ascii="宋体" w:hAnsi="宋体"/>
          <w:sz w:val="24"/>
          <w:szCs w:val="24"/>
        </w:rPr>
        <w:t>个号码，</w:t>
      </w:r>
      <w:r w:rsidR="007F0AD5">
        <w:rPr>
          <w:rFonts w:ascii="宋体" w:hAnsi="宋体" w:hint="eastAsia"/>
          <w:sz w:val="24"/>
          <w:szCs w:val="24"/>
        </w:rPr>
        <w:t>组合成每6个号码一注</w:t>
      </w:r>
      <w:proofErr w:type="gramStart"/>
      <w:r w:rsidR="007F0AD5">
        <w:rPr>
          <w:rFonts w:ascii="宋体" w:hAnsi="宋体" w:hint="eastAsia"/>
          <w:sz w:val="24"/>
          <w:szCs w:val="24"/>
        </w:rPr>
        <w:t>的多注投注</w:t>
      </w:r>
      <w:proofErr w:type="gramEnd"/>
      <w:r w:rsidRPr="009D1903">
        <w:rPr>
          <w:rFonts w:ascii="宋体" w:hAnsi="宋体"/>
          <w:sz w:val="24"/>
          <w:szCs w:val="24"/>
        </w:rPr>
        <w:t>；</w:t>
      </w:r>
      <w:proofErr w:type="gramStart"/>
      <w:r w:rsidRPr="009D1903">
        <w:rPr>
          <w:rFonts w:ascii="宋体" w:hAnsi="宋体"/>
          <w:sz w:val="24"/>
          <w:szCs w:val="24"/>
        </w:rPr>
        <w:t>胆拖投注</w:t>
      </w:r>
      <w:proofErr w:type="gramEnd"/>
      <w:r w:rsidRPr="009D1903">
        <w:rPr>
          <w:rFonts w:ascii="宋体" w:hAnsi="宋体"/>
          <w:sz w:val="24"/>
          <w:szCs w:val="24"/>
        </w:rPr>
        <w:t>是在</w:t>
      </w:r>
      <w:r w:rsidR="007F0AD5">
        <w:rPr>
          <w:rFonts w:ascii="宋体" w:hAnsi="宋体" w:hint="eastAsia"/>
          <w:sz w:val="24"/>
          <w:szCs w:val="24"/>
        </w:rPr>
        <w:t>4</w:t>
      </w:r>
      <w:r w:rsidR="001E4EC3">
        <w:rPr>
          <w:rFonts w:ascii="宋体" w:hAnsi="宋体" w:hint="eastAsia"/>
          <w:sz w:val="24"/>
          <w:szCs w:val="24"/>
        </w:rPr>
        <w:t>0</w:t>
      </w:r>
      <w:r w:rsidRPr="009D1903">
        <w:rPr>
          <w:rFonts w:ascii="宋体" w:hAnsi="宋体"/>
          <w:sz w:val="24"/>
          <w:szCs w:val="24"/>
        </w:rPr>
        <w:t>个号码中选择1至</w:t>
      </w:r>
      <w:r>
        <w:rPr>
          <w:rFonts w:ascii="宋体" w:hAnsi="宋体" w:hint="eastAsia"/>
          <w:sz w:val="24"/>
          <w:szCs w:val="24"/>
        </w:rPr>
        <w:t>5</w:t>
      </w:r>
      <w:r w:rsidRPr="009D1903">
        <w:rPr>
          <w:rFonts w:ascii="宋体" w:hAnsi="宋体"/>
          <w:sz w:val="24"/>
          <w:szCs w:val="24"/>
        </w:rPr>
        <w:t>个号码作为每注都有的胆码，再补充其它不同的号码，进行每</w:t>
      </w:r>
      <w:r>
        <w:rPr>
          <w:rFonts w:ascii="宋体" w:hAnsi="宋体" w:hint="eastAsia"/>
          <w:sz w:val="24"/>
          <w:szCs w:val="24"/>
        </w:rPr>
        <w:t>6</w:t>
      </w:r>
      <w:r w:rsidRPr="009D1903">
        <w:rPr>
          <w:rFonts w:ascii="宋体" w:hAnsi="宋体"/>
          <w:sz w:val="24"/>
          <w:szCs w:val="24"/>
        </w:rPr>
        <w:t>个号码一</w:t>
      </w:r>
      <w:r w:rsidR="007F0AD5">
        <w:rPr>
          <w:rFonts w:ascii="宋体" w:hAnsi="宋体" w:hint="eastAsia"/>
          <w:sz w:val="24"/>
          <w:szCs w:val="24"/>
        </w:rPr>
        <w:t>注</w:t>
      </w:r>
      <w:proofErr w:type="gramStart"/>
      <w:r w:rsidRPr="009D1903">
        <w:rPr>
          <w:rFonts w:ascii="宋体" w:hAnsi="宋体"/>
          <w:sz w:val="24"/>
          <w:szCs w:val="24"/>
        </w:rPr>
        <w:t>的多注投注</w:t>
      </w:r>
      <w:proofErr w:type="gramEnd"/>
      <w:r w:rsidRPr="009D1903">
        <w:rPr>
          <w:rFonts w:ascii="宋体" w:hAnsi="宋体"/>
          <w:sz w:val="24"/>
          <w:szCs w:val="24"/>
        </w:rPr>
        <w:t>；</w:t>
      </w:r>
      <w:commentRangeStart w:id="447"/>
      <w:r w:rsidRPr="009D1903">
        <w:rPr>
          <w:rFonts w:ascii="宋体" w:hAnsi="宋体"/>
          <w:sz w:val="24"/>
          <w:szCs w:val="24"/>
        </w:rPr>
        <w:t>多倍投注是指</w:t>
      </w:r>
      <w:r w:rsidR="00E53D9D">
        <w:rPr>
          <w:rFonts w:ascii="宋体" w:hAnsi="宋体" w:hint="eastAsia"/>
          <w:sz w:val="24"/>
          <w:szCs w:val="24"/>
        </w:rPr>
        <w:t>用</w:t>
      </w:r>
      <w:r w:rsidRPr="009D1903">
        <w:rPr>
          <w:rFonts w:ascii="宋体" w:hAnsi="宋体"/>
          <w:sz w:val="24"/>
          <w:szCs w:val="24"/>
        </w:rPr>
        <w:t>同样的投注号码</w:t>
      </w:r>
      <w:proofErr w:type="gramStart"/>
      <w:r w:rsidRPr="009D1903">
        <w:rPr>
          <w:rFonts w:ascii="宋体" w:hAnsi="宋体"/>
          <w:sz w:val="24"/>
          <w:szCs w:val="24"/>
        </w:rPr>
        <w:t>进行多注投注</w:t>
      </w:r>
      <w:proofErr w:type="gramEnd"/>
      <w:r w:rsidR="006968A5">
        <w:rPr>
          <w:rFonts w:ascii="宋体" w:hAnsi="宋体" w:hint="eastAsia"/>
          <w:sz w:val="24"/>
          <w:szCs w:val="24"/>
        </w:rPr>
        <w:t>，多倍投注最大投注倍数为</w:t>
      </w:r>
      <w:r w:rsidR="003904B4">
        <w:rPr>
          <w:rFonts w:ascii="宋体" w:hAnsi="宋体" w:hint="eastAsia"/>
          <w:sz w:val="24"/>
          <w:szCs w:val="24"/>
        </w:rPr>
        <w:t>10</w:t>
      </w:r>
      <w:ins w:id="448" w:author="user" w:date="2014-12-18T09:51:00Z">
        <w:r w:rsidR="00B854E3">
          <w:rPr>
            <w:rFonts w:ascii="宋体" w:hAnsi="宋体" w:hint="eastAsia"/>
            <w:sz w:val="24"/>
            <w:szCs w:val="24"/>
          </w:rPr>
          <w:t>0</w:t>
        </w:r>
      </w:ins>
      <w:r w:rsidR="006968A5">
        <w:rPr>
          <w:rFonts w:ascii="宋体" w:hAnsi="宋体" w:hint="eastAsia"/>
          <w:sz w:val="24"/>
          <w:szCs w:val="24"/>
        </w:rPr>
        <w:t>倍</w:t>
      </w:r>
      <w:r w:rsidRPr="009D1903">
        <w:rPr>
          <w:rFonts w:ascii="宋体" w:hAnsi="宋体" w:hint="eastAsia"/>
          <w:sz w:val="24"/>
          <w:szCs w:val="24"/>
        </w:rPr>
        <w:t>。</w:t>
      </w:r>
      <w:commentRangeEnd w:id="447"/>
      <w:r w:rsidR="009551CC">
        <w:rPr>
          <w:rStyle w:val="ad"/>
        </w:rPr>
        <w:commentReference w:id="447"/>
      </w:r>
    </w:p>
    <w:p w14:paraId="324B5ACF" w14:textId="77777777" w:rsidR="00A943A2" w:rsidRPr="005122F6" w:rsidRDefault="00A943A2" w:rsidP="005122F6">
      <w:pPr>
        <w:pStyle w:val="2"/>
        <w:jc w:val="center"/>
        <w:rPr>
          <w:rFonts w:ascii="宋体" w:hAnsi="宋体" w:cs="宋体"/>
          <w:bCs w:val="0"/>
          <w:color w:val="000000"/>
          <w:kern w:val="0"/>
          <w:szCs w:val="21"/>
          <w:lang w:bidi="km-KH"/>
        </w:rPr>
      </w:pPr>
      <w:r w:rsidRPr="005122F6">
        <w:rPr>
          <w:rFonts w:ascii="宋体" w:hAnsi="宋体" w:cs="宋体" w:hint="eastAsia"/>
          <w:bCs w:val="0"/>
          <w:color w:val="000000"/>
          <w:kern w:val="0"/>
          <w:szCs w:val="21"/>
          <w:lang w:bidi="km-KH"/>
        </w:rPr>
        <w:lastRenderedPageBreak/>
        <w:t xml:space="preserve">第三章　</w:t>
      </w:r>
      <w:r w:rsidR="00F65171" w:rsidRPr="005122F6">
        <w:rPr>
          <w:rFonts w:ascii="宋体" w:hAnsi="宋体" w:cs="宋体" w:hint="eastAsia"/>
          <w:bCs w:val="0"/>
          <w:color w:val="000000"/>
          <w:kern w:val="0"/>
          <w:szCs w:val="21"/>
          <w:lang w:bidi="km-KH"/>
        </w:rPr>
        <w:t>设</w:t>
      </w:r>
      <w:r w:rsidR="00F65171">
        <w:rPr>
          <w:rFonts w:ascii="宋体" w:hAnsi="宋体" w:cs="宋体" w:hint="eastAsia"/>
          <w:bCs w:val="0"/>
          <w:color w:val="000000"/>
          <w:kern w:val="0"/>
          <w:szCs w:val="21"/>
          <w:lang w:bidi="km-KH"/>
        </w:rPr>
        <w:t xml:space="preserve"> </w:t>
      </w:r>
      <w:r w:rsidRPr="005122F6">
        <w:rPr>
          <w:rFonts w:ascii="宋体" w:hAnsi="宋体" w:cs="宋体" w:hint="eastAsia"/>
          <w:bCs w:val="0"/>
          <w:color w:val="000000"/>
          <w:kern w:val="0"/>
          <w:szCs w:val="21"/>
          <w:lang w:bidi="km-KH"/>
        </w:rPr>
        <w:t>奖</w:t>
      </w:r>
    </w:p>
    <w:p w14:paraId="0FE77E16" w14:textId="77777777" w:rsidR="005122F6" w:rsidRPr="009D1903" w:rsidRDefault="007D2256" w:rsidP="0057441E">
      <w:pPr>
        <w:numPr>
          <w:ilvl w:val="0"/>
          <w:numId w:val="27"/>
        </w:numPr>
        <w:spacing w:beforeLines="50" w:before="156" w:afterLines="50" w:after="156" w:line="360" w:lineRule="auto"/>
        <w:rPr>
          <w:rFonts w:ascii="宋体" w:hAnsi="宋体"/>
          <w:sz w:val="24"/>
          <w:szCs w:val="24"/>
        </w:rPr>
      </w:pPr>
      <w:r>
        <w:rPr>
          <w:rFonts w:ascii="宋体" w:hAnsi="宋体" w:hint="eastAsia"/>
          <w:sz w:val="24"/>
          <w:szCs w:val="24"/>
        </w:rPr>
        <w:t>“</w:t>
      </w:r>
      <w:r w:rsidR="005413D1">
        <w:rPr>
          <w:rFonts w:ascii="宋体" w:hAnsi="宋体" w:hint="eastAsia"/>
          <w:sz w:val="24"/>
          <w:szCs w:val="24"/>
        </w:rPr>
        <w:t>7龙星</w:t>
      </w:r>
      <w:r>
        <w:rPr>
          <w:rFonts w:ascii="宋体" w:hAnsi="宋体" w:hint="eastAsia"/>
          <w:sz w:val="24"/>
          <w:szCs w:val="24"/>
        </w:rPr>
        <w:t>”</w:t>
      </w:r>
      <w:r w:rsidR="00A943A2" w:rsidRPr="009D1903">
        <w:rPr>
          <w:rFonts w:ascii="宋体" w:hAnsi="宋体" w:hint="eastAsia"/>
          <w:sz w:val="24"/>
          <w:szCs w:val="24"/>
        </w:rPr>
        <w:t>设奖奖金为销售总额的</w:t>
      </w:r>
      <w:ins w:id="449" w:author="user" w:date="2016-10-08T16:22:00Z">
        <w:r w:rsidR="00F844B8">
          <w:rPr>
            <w:rFonts w:ascii="宋体" w:hAnsi="宋体"/>
            <w:sz w:val="24"/>
            <w:szCs w:val="24"/>
          </w:rPr>
          <w:t>6</w:t>
        </w:r>
      </w:ins>
      <w:del w:id="450" w:author="user" w:date="2016-10-08T16:22:00Z">
        <w:r w:rsidR="00A943A2" w:rsidRPr="009D1903" w:rsidDel="00F844B8">
          <w:rPr>
            <w:rFonts w:ascii="宋体" w:hAnsi="宋体" w:hint="eastAsia"/>
            <w:sz w:val="24"/>
            <w:szCs w:val="24"/>
          </w:rPr>
          <w:delText>5</w:delText>
        </w:r>
      </w:del>
      <w:r w:rsidR="00A943A2" w:rsidRPr="009D1903">
        <w:rPr>
          <w:rFonts w:ascii="宋体" w:hAnsi="宋体"/>
          <w:sz w:val="24"/>
          <w:szCs w:val="24"/>
        </w:rPr>
        <w:t>5</w:t>
      </w:r>
      <w:r w:rsidR="00A943A2" w:rsidRPr="009D1903">
        <w:rPr>
          <w:rFonts w:ascii="宋体" w:hAnsi="宋体" w:hint="eastAsia"/>
          <w:sz w:val="24"/>
          <w:szCs w:val="24"/>
        </w:rPr>
        <w:t>%，其中当期奖金为销售总额的</w:t>
      </w:r>
      <w:ins w:id="451" w:author="user" w:date="2016-10-08T16:22:00Z">
        <w:r w:rsidR="00F844B8">
          <w:rPr>
            <w:rFonts w:ascii="宋体" w:hAnsi="宋体"/>
            <w:sz w:val="24"/>
            <w:szCs w:val="24"/>
          </w:rPr>
          <w:t>6</w:t>
        </w:r>
      </w:ins>
      <w:del w:id="452" w:author="user" w:date="2016-10-08T16:22:00Z">
        <w:r w:rsidR="00A943A2" w:rsidRPr="009D1903" w:rsidDel="00F844B8">
          <w:rPr>
            <w:rFonts w:ascii="宋体" w:hAnsi="宋体"/>
            <w:sz w:val="24"/>
            <w:szCs w:val="24"/>
          </w:rPr>
          <w:delText>5</w:delText>
        </w:r>
      </w:del>
      <w:r w:rsidR="00A943A2" w:rsidRPr="009D1903">
        <w:rPr>
          <w:rFonts w:ascii="宋体" w:hAnsi="宋体"/>
          <w:sz w:val="24"/>
          <w:szCs w:val="24"/>
        </w:rPr>
        <w:t>4</w:t>
      </w:r>
      <w:r w:rsidR="00A943A2" w:rsidRPr="009D1903">
        <w:rPr>
          <w:rFonts w:ascii="宋体" w:hAnsi="宋体" w:hint="eastAsia"/>
          <w:sz w:val="24"/>
          <w:szCs w:val="24"/>
        </w:rPr>
        <w:t>%，调节基金为销售总额的1%。</w:t>
      </w:r>
    </w:p>
    <w:p w14:paraId="3EDCBF06" w14:textId="77777777" w:rsidR="00A943A2" w:rsidRPr="009D1903" w:rsidRDefault="007D2256" w:rsidP="0057441E">
      <w:pPr>
        <w:numPr>
          <w:ilvl w:val="0"/>
          <w:numId w:val="27"/>
        </w:numPr>
        <w:spacing w:beforeLines="50" w:before="156" w:afterLines="50" w:after="156" w:line="360" w:lineRule="auto"/>
        <w:rPr>
          <w:rFonts w:ascii="宋体" w:hAnsi="宋体"/>
          <w:sz w:val="24"/>
          <w:szCs w:val="24"/>
        </w:rPr>
      </w:pPr>
      <w:r>
        <w:rPr>
          <w:rFonts w:ascii="宋体" w:hAnsi="宋体" w:hint="eastAsia"/>
          <w:sz w:val="24"/>
          <w:szCs w:val="24"/>
        </w:rPr>
        <w:t>“</w:t>
      </w:r>
      <w:r w:rsidR="005413D1">
        <w:rPr>
          <w:rFonts w:ascii="宋体" w:hAnsi="宋体" w:hint="eastAsia"/>
          <w:sz w:val="24"/>
          <w:szCs w:val="24"/>
        </w:rPr>
        <w:t>7龙星</w:t>
      </w:r>
      <w:r>
        <w:rPr>
          <w:rFonts w:ascii="宋体" w:hAnsi="宋体" w:hint="eastAsia"/>
          <w:sz w:val="24"/>
          <w:szCs w:val="24"/>
        </w:rPr>
        <w:t>”</w:t>
      </w:r>
      <w:r w:rsidR="00A943A2" w:rsidRPr="009D1903">
        <w:rPr>
          <w:rFonts w:ascii="宋体" w:hAnsi="宋体" w:hint="eastAsia"/>
          <w:sz w:val="24"/>
          <w:szCs w:val="24"/>
        </w:rPr>
        <w:t>当期奖金设</w:t>
      </w:r>
      <w:r w:rsidR="00C40065">
        <w:rPr>
          <w:rFonts w:ascii="宋体" w:hAnsi="宋体" w:hint="eastAsia"/>
          <w:sz w:val="24"/>
          <w:szCs w:val="24"/>
        </w:rPr>
        <w:t>七</w:t>
      </w:r>
      <w:r w:rsidR="00A943A2" w:rsidRPr="009D1903">
        <w:rPr>
          <w:rFonts w:ascii="宋体" w:hAnsi="宋体" w:hint="eastAsia"/>
          <w:sz w:val="24"/>
          <w:szCs w:val="24"/>
        </w:rPr>
        <w:t>个奖等，一等奖为高奖等</w:t>
      </w:r>
      <w:ins w:id="453" w:author="user" w:date="2014-12-18T09:43:00Z">
        <w:r w:rsidR="00AE6162" w:rsidRPr="009D1903">
          <w:rPr>
            <w:rFonts w:ascii="宋体" w:hAnsi="宋体" w:hint="eastAsia"/>
            <w:sz w:val="24"/>
            <w:szCs w:val="24"/>
          </w:rPr>
          <w:t>采用浮动设奖</w:t>
        </w:r>
      </w:ins>
      <w:r w:rsidR="00A943A2" w:rsidRPr="009D1903">
        <w:rPr>
          <w:rFonts w:ascii="宋体" w:hAnsi="宋体" w:hint="eastAsia"/>
          <w:sz w:val="24"/>
          <w:szCs w:val="24"/>
        </w:rPr>
        <w:t>，</w:t>
      </w:r>
      <w:r w:rsidR="00C40065" w:rsidRPr="009D1903">
        <w:rPr>
          <w:rFonts w:ascii="宋体" w:hAnsi="宋体" w:hint="eastAsia"/>
          <w:sz w:val="24"/>
          <w:szCs w:val="24"/>
        </w:rPr>
        <w:t>二至</w:t>
      </w:r>
      <w:r w:rsidR="00C40065">
        <w:rPr>
          <w:rFonts w:ascii="宋体" w:hAnsi="宋体" w:hint="eastAsia"/>
          <w:sz w:val="24"/>
          <w:szCs w:val="24"/>
        </w:rPr>
        <w:t>七</w:t>
      </w:r>
      <w:r w:rsidR="00A943A2" w:rsidRPr="009D1903">
        <w:rPr>
          <w:rFonts w:ascii="宋体" w:hAnsi="宋体" w:hint="eastAsia"/>
          <w:sz w:val="24"/>
          <w:szCs w:val="24"/>
        </w:rPr>
        <w:t>等奖为</w:t>
      </w:r>
      <w:proofErr w:type="gramStart"/>
      <w:r w:rsidR="00E7069C">
        <w:rPr>
          <w:rFonts w:ascii="宋体" w:hAnsi="宋体" w:hint="eastAsia"/>
          <w:sz w:val="24"/>
          <w:szCs w:val="24"/>
        </w:rPr>
        <w:t>固定</w:t>
      </w:r>
      <w:r w:rsidR="00A943A2" w:rsidRPr="009D1903">
        <w:rPr>
          <w:rFonts w:ascii="宋体" w:hAnsi="宋体" w:hint="eastAsia"/>
          <w:sz w:val="24"/>
          <w:szCs w:val="24"/>
        </w:rPr>
        <w:t>奖</w:t>
      </w:r>
      <w:proofErr w:type="gramEnd"/>
      <w:r w:rsidR="00A943A2" w:rsidRPr="009D1903">
        <w:rPr>
          <w:rFonts w:ascii="宋体" w:hAnsi="宋体" w:hint="eastAsia"/>
          <w:sz w:val="24"/>
          <w:szCs w:val="24"/>
        </w:rPr>
        <w:t>等。</w:t>
      </w:r>
      <w:del w:id="454" w:author="user" w:date="2014-12-18T09:43:00Z">
        <w:r w:rsidR="003D5581" w:rsidRPr="002B1C80" w:rsidDel="00AE6162">
          <w:rPr>
            <w:rFonts w:ascii="宋体" w:hAnsi="宋体" w:hint="eastAsia"/>
            <w:sz w:val="24"/>
            <w:szCs w:val="24"/>
          </w:rPr>
          <w:delText>一等奖</w:delText>
        </w:r>
        <w:r w:rsidR="00A943A2" w:rsidRPr="009D1903" w:rsidDel="00AE6162">
          <w:rPr>
            <w:rFonts w:ascii="宋体" w:hAnsi="宋体" w:hint="eastAsia"/>
            <w:sz w:val="24"/>
            <w:szCs w:val="24"/>
          </w:rPr>
          <w:delText>采用浮动设奖，</w:delText>
        </w:r>
        <w:r w:rsidR="003D5581" w:rsidDel="00AE6162">
          <w:rPr>
            <w:rFonts w:ascii="宋体" w:hAnsi="宋体" w:hint="eastAsia"/>
            <w:sz w:val="24"/>
            <w:szCs w:val="24"/>
          </w:rPr>
          <w:delText>其它</w:delText>
        </w:r>
        <w:r w:rsidR="00A943A2" w:rsidRPr="009D1903" w:rsidDel="00AE6162">
          <w:rPr>
            <w:rFonts w:ascii="宋体" w:hAnsi="宋体" w:hint="eastAsia"/>
            <w:sz w:val="24"/>
            <w:szCs w:val="24"/>
          </w:rPr>
          <w:delText>奖等采用固定设奖。</w:delText>
        </w:r>
      </w:del>
      <w:r w:rsidR="00A943A2" w:rsidRPr="009D1903">
        <w:rPr>
          <w:rFonts w:ascii="宋体" w:hAnsi="宋体" w:hint="eastAsia"/>
          <w:sz w:val="24"/>
          <w:szCs w:val="24"/>
        </w:rPr>
        <w:t>当期奖金减去当期</w:t>
      </w:r>
      <w:proofErr w:type="gramStart"/>
      <w:r w:rsidR="003D5581" w:rsidRPr="002B1C80">
        <w:rPr>
          <w:rFonts w:ascii="宋体" w:hAnsi="宋体" w:hint="eastAsia"/>
          <w:sz w:val="24"/>
          <w:szCs w:val="24"/>
        </w:rPr>
        <w:t>固定</w:t>
      </w:r>
      <w:r w:rsidR="00A943A2" w:rsidRPr="009D1903">
        <w:rPr>
          <w:rFonts w:ascii="宋体" w:hAnsi="宋体" w:hint="eastAsia"/>
          <w:sz w:val="24"/>
          <w:szCs w:val="24"/>
        </w:rPr>
        <w:t>奖</w:t>
      </w:r>
      <w:proofErr w:type="gramEnd"/>
      <w:r w:rsidR="00A943A2" w:rsidRPr="009D1903">
        <w:rPr>
          <w:rFonts w:ascii="宋体" w:hAnsi="宋体" w:hint="eastAsia"/>
          <w:sz w:val="24"/>
          <w:szCs w:val="24"/>
        </w:rPr>
        <w:t>等奖金为当期</w:t>
      </w:r>
      <w:r w:rsidR="0081747A">
        <w:rPr>
          <w:rFonts w:ascii="宋体" w:hAnsi="宋体" w:hint="eastAsia"/>
          <w:sz w:val="24"/>
          <w:szCs w:val="24"/>
        </w:rPr>
        <w:t>高</w:t>
      </w:r>
      <w:r w:rsidR="00A943A2" w:rsidRPr="009D1903">
        <w:rPr>
          <w:rFonts w:ascii="宋体" w:hAnsi="宋体" w:hint="eastAsia"/>
          <w:sz w:val="24"/>
          <w:szCs w:val="24"/>
        </w:rPr>
        <w:t>奖等奖金</w:t>
      </w:r>
      <w:r w:rsidR="002E70F7" w:rsidRPr="009D1903">
        <w:rPr>
          <w:rFonts w:ascii="宋体" w:hAnsi="宋体" w:hint="eastAsia"/>
          <w:sz w:val="24"/>
          <w:szCs w:val="24"/>
        </w:rPr>
        <w:t>。</w:t>
      </w:r>
      <w:r w:rsidR="00A943A2" w:rsidRPr="009D1903">
        <w:rPr>
          <w:rFonts w:ascii="宋体" w:hAnsi="宋体" w:hint="eastAsia"/>
          <w:sz w:val="24"/>
          <w:szCs w:val="24"/>
        </w:rPr>
        <w:t>具体设奖如下：</w:t>
      </w:r>
    </w:p>
    <w:p w14:paraId="35992963" w14:textId="77777777" w:rsidR="00A943A2" w:rsidRPr="00B95524" w:rsidRDefault="00A943A2" w:rsidP="009D1903">
      <w:pPr>
        <w:numPr>
          <w:ilvl w:val="0"/>
          <w:numId w:val="20"/>
        </w:numPr>
        <w:spacing w:line="360" w:lineRule="auto"/>
        <w:rPr>
          <w:rFonts w:ascii="宋体" w:hAnsi="宋体"/>
          <w:sz w:val="24"/>
          <w:szCs w:val="24"/>
        </w:rPr>
      </w:pPr>
      <w:r w:rsidRPr="00B95524">
        <w:rPr>
          <w:rFonts w:ascii="宋体" w:hAnsi="宋体" w:hint="eastAsia"/>
          <w:sz w:val="24"/>
          <w:szCs w:val="24"/>
        </w:rPr>
        <w:t>一等奖：奖金总额为当期</w:t>
      </w:r>
      <w:r w:rsidR="0081747A">
        <w:rPr>
          <w:rFonts w:ascii="宋体" w:hAnsi="宋体" w:hint="eastAsia"/>
          <w:sz w:val="24"/>
          <w:szCs w:val="24"/>
        </w:rPr>
        <w:t>高奖等</w:t>
      </w:r>
      <w:r w:rsidRPr="00B95524">
        <w:rPr>
          <w:rFonts w:ascii="宋体" w:hAnsi="宋体" w:hint="eastAsia"/>
          <w:sz w:val="24"/>
          <w:szCs w:val="24"/>
        </w:rPr>
        <w:t>奖金加上</w:t>
      </w:r>
      <w:r w:rsidR="0081747A">
        <w:rPr>
          <w:rFonts w:ascii="宋体" w:hAnsi="宋体" w:hint="eastAsia"/>
          <w:sz w:val="24"/>
          <w:szCs w:val="24"/>
        </w:rPr>
        <w:t>当期</w:t>
      </w:r>
      <w:proofErr w:type="gramStart"/>
      <w:r w:rsidR="0081747A">
        <w:rPr>
          <w:rFonts w:ascii="宋体" w:hAnsi="宋体" w:hint="eastAsia"/>
          <w:sz w:val="24"/>
          <w:szCs w:val="24"/>
        </w:rPr>
        <w:t>累计奖池</w:t>
      </w:r>
      <w:proofErr w:type="gramEnd"/>
      <w:r w:rsidR="0081747A">
        <w:rPr>
          <w:rFonts w:ascii="宋体" w:hAnsi="宋体" w:hint="eastAsia"/>
          <w:sz w:val="24"/>
          <w:szCs w:val="24"/>
        </w:rPr>
        <w:t>（见下条）</w:t>
      </w:r>
      <w:r w:rsidRPr="00B95524">
        <w:rPr>
          <w:rFonts w:ascii="宋体" w:hAnsi="宋体" w:hint="eastAsia"/>
          <w:sz w:val="24"/>
          <w:szCs w:val="24"/>
        </w:rPr>
        <w:t>；</w:t>
      </w:r>
    </w:p>
    <w:p w14:paraId="4FD59D7F" w14:textId="77777777" w:rsidR="00A943A2" w:rsidRPr="00B95524" w:rsidRDefault="00A943A2" w:rsidP="009D1903">
      <w:pPr>
        <w:numPr>
          <w:ilvl w:val="0"/>
          <w:numId w:val="20"/>
        </w:numPr>
        <w:spacing w:line="360" w:lineRule="auto"/>
        <w:rPr>
          <w:rFonts w:ascii="宋体" w:hAnsi="宋体"/>
          <w:sz w:val="24"/>
          <w:szCs w:val="24"/>
        </w:rPr>
      </w:pPr>
      <w:r w:rsidRPr="00B95524">
        <w:rPr>
          <w:rFonts w:ascii="宋体" w:hAnsi="宋体" w:hint="eastAsia"/>
          <w:sz w:val="24"/>
          <w:szCs w:val="24"/>
        </w:rPr>
        <w:t>二等奖：单注奖金</w:t>
      </w:r>
      <w:proofErr w:type="gramStart"/>
      <w:r w:rsidRPr="00B95524">
        <w:rPr>
          <w:rFonts w:ascii="宋体" w:hAnsi="宋体" w:hint="eastAsia"/>
          <w:sz w:val="24"/>
          <w:szCs w:val="24"/>
        </w:rPr>
        <w:t>额固定</w:t>
      </w:r>
      <w:proofErr w:type="gramEnd"/>
      <w:r w:rsidRPr="00B95524">
        <w:rPr>
          <w:rFonts w:ascii="宋体" w:hAnsi="宋体" w:hint="eastAsia"/>
          <w:sz w:val="24"/>
          <w:szCs w:val="24"/>
        </w:rPr>
        <w:t>为</w:t>
      </w:r>
      <w:ins w:id="455" w:author="user" w:date="2014-12-18T09:44:00Z">
        <w:r w:rsidR="00AE6162">
          <w:rPr>
            <w:rFonts w:ascii="宋体" w:hAnsi="宋体" w:hint="eastAsia"/>
            <w:sz w:val="24"/>
            <w:szCs w:val="24"/>
          </w:rPr>
          <w:t>2</w:t>
        </w:r>
      </w:ins>
      <w:ins w:id="456" w:author="user" w:date="2016-10-08T16:23:00Z">
        <w:r w:rsidR="00F844B8">
          <w:rPr>
            <w:rFonts w:ascii="宋体" w:hAnsi="宋体"/>
            <w:sz w:val="24"/>
            <w:szCs w:val="24"/>
          </w:rPr>
          <w:t>0</w:t>
        </w:r>
      </w:ins>
      <w:ins w:id="457" w:author="user" w:date="2014-12-18T09:45:00Z">
        <w:r w:rsidR="00AE6162">
          <w:rPr>
            <w:rFonts w:ascii="宋体" w:hAnsi="宋体" w:hint="eastAsia"/>
            <w:sz w:val="24"/>
            <w:szCs w:val="24"/>
          </w:rPr>
          <w:t>,</w:t>
        </w:r>
      </w:ins>
      <w:ins w:id="458" w:author="user" w:date="2014-12-18T09:44:00Z">
        <w:r w:rsidR="00AE6162">
          <w:rPr>
            <w:rFonts w:ascii="宋体" w:hAnsi="宋体" w:hint="eastAsia"/>
            <w:sz w:val="24"/>
            <w:szCs w:val="24"/>
          </w:rPr>
          <w:t>000</w:t>
        </w:r>
      </w:ins>
      <w:ins w:id="459" w:author="user" w:date="2014-12-18T09:45:00Z">
        <w:r w:rsidR="00AE6162">
          <w:rPr>
            <w:rFonts w:ascii="宋体" w:hAnsi="宋体" w:hint="eastAsia"/>
            <w:sz w:val="24"/>
            <w:szCs w:val="24"/>
          </w:rPr>
          <w:t>,</w:t>
        </w:r>
      </w:ins>
      <w:ins w:id="460" w:author="user" w:date="2014-12-18T09:44:00Z">
        <w:r w:rsidR="00AE6162">
          <w:rPr>
            <w:rFonts w:ascii="宋体" w:hAnsi="宋体" w:hint="eastAsia"/>
            <w:sz w:val="24"/>
            <w:szCs w:val="24"/>
          </w:rPr>
          <w:t>000瑞尔（</w:t>
        </w:r>
      </w:ins>
      <w:ins w:id="461" w:author="user" w:date="2016-10-08T16:23:00Z">
        <w:r w:rsidR="00F844B8">
          <w:rPr>
            <w:rFonts w:ascii="宋体" w:hAnsi="宋体"/>
            <w:sz w:val="24"/>
            <w:szCs w:val="24"/>
          </w:rPr>
          <w:t>5</w:t>
        </w:r>
      </w:ins>
      <w:del w:id="462" w:author="user" w:date="2016-10-08T16:23:00Z">
        <w:r w:rsidR="002C0F3F" w:rsidDel="00F844B8">
          <w:rPr>
            <w:rFonts w:ascii="宋体" w:hAnsi="宋体" w:hint="eastAsia"/>
            <w:sz w:val="24"/>
            <w:szCs w:val="24"/>
          </w:rPr>
          <w:delText>6</w:delText>
        </w:r>
      </w:del>
      <w:ins w:id="463" w:author="user" w:date="2014-12-18T09:47:00Z">
        <w:r w:rsidR="00AB4200">
          <w:rPr>
            <w:rFonts w:ascii="宋体" w:hAnsi="宋体" w:hint="eastAsia"/>
            <w:sz w:val="24"/>
            <w:szCs w:val="24"/>
          </w:rPr>
          <w:t>,</w:t>
        </w:r>
      </w:ins>
      <w:r w:rsidR="002C0F3F">
        <w:rPr>
          <w:rFonts w:ascii="宋体" w:hAnsi="宋体" w:hint="eastAsia"/>
          <w:sz w:val="24"/>
          <w:szCs w:val="24"/>
        </w:rPr>
        <w:t>000</w:t>
      </w:r>
      <w:r w:rsidR="003D5581">
        <w:rPr>
          <w:rFonts w:ascii="宋体" w:hAnsi="宋体" w:hint="eastAsia"/>
          <w:sz w:val="24"/>
          <w:szCs w:val="24"/>
        </w:rPr>
        <w:t>美</w:t>
      </w:r>
      <w:r w:rsidRPr="00B95524">
        <w:rPr>
          <w:rFonts w:ascii="宋体" w:hAnsi="宋体" w:hint="eastAsia"/>
          <w:sz w:val="24"/>
          <w:szCs w:val="24"/>
        </w:rPr>
        <w:t>元</w:t>
      </w:r>
      <w:ins w:id="464" w:author="user" w:date="2014-12-18T09:44:00Z">
        <w:r w:rsidR="00AE6162">
          <w:rPr>
            <w:rFonts w:ascii="宋体" w:hAnsi="宋体" w:hint="eastAsia"/>
            <w:sz w:val="24"/>
            <w:szCs w:val="24"/>
          </w:rPr>
          <w:t>）</w:t>
        </w:r>
      </w:ins>
      <w:del w:id="465" w:author="user" w:date="2016-10-08T16:41:00Z">
        <w:r w:rsidR="00DE6587" w:rsidDel="00370AFC">
          <w:rPr>
            <w:rFonts w:ascii="宋体" w:hAnsi="宋体" w:hint="eastAsia"/>
            <w:sz w:val="24"/>
            <w:szCs w:val="24"/>
          </w:rPr>
          <w:delText>，0.5注奖金额</w:delText>
        </w:r>
        <w:r w:rsidR="004546D8" w:rsidDel="00370AFC">
          <w:rPr>
            <w:rFonts w:ascii="宋体" w:hAnsi="宋体" w:hint="eastAsia"/>
            <w:sz w:val="24"/>
            <w:szCs w:val="24"/>
          </w:rPr>
          <w:delText>为单注奖金额的一半</w:delText>
        </w:r>
        <w:r w:rsidR="003320FA" w:rsidDel="00370AFC">
          <w:rPr>
            <w:rFonts w:ascii="宋体" w:hAnsi="宋体" w:hint="eastAsia"/>
            <w:sz w:val="24"/>
            <w:szCs w:val="24"/>
          </w:rPr>
          <w:delText>，下同</w:delText>
        </w:r>
      </w:del>
      <w:r w:rsidR="00DE6587">
        <w:rPr>
          <w:rFonts w:ascii="宋体" w:hAnsi="宋体" w:hint="eastAsia"/>
          <w:sz w:val="24"/>
          <w:szCs w:val="24"/>
        </w:rPr>
        <w:t>；</w:t>
      </w:r>
    </w:p>
    <w:p w14:paraId="5107E581" w14:textId="77777777" w:rsidR="00A943A2" w:rsidRPr="00B95524" w:rsidRDefault="00A943A2" w:rsidP="009D1903">
      <w:pPr>
        <w:numPr>
          <w:ilvl w:val="0"/>
          <w:numId w:val="20"/>
        </w:numPr>
        <w:spacing w:line="360" w:lineRule="auto"/>
        <w:rPr>
          <w:rFonts w:ascii="宋体" w:hAnsi="宋体"/>
          <w:sz w:val="24"/>
          <w:szCs w:val="24"/>
        </w:rPr>
      </w:pPr>
      <w:r w:rsidRPr="00B95524">
        <w:rPr>
          <w:rFonts w:ascii="宋体" w:hAnsi="宋体" w:hint="eastAsia"/>
          <w:sz w:val="24"/>
          <w:szCs w:val="24"/>
        </w:rPr>
        <w:t>三等奖：单注奖金</w:t>
      </w:r>
      <w:proofErr w:type="gramStart"/>
      <w:r w:rsidRPr="00B95524">
        <w:rPr>
          <w:rFonts w:ascii="宋体" w:hAnsi="宋体" w:hint="eastAsia"/>
          <w:sz w:val="24"/>
          <w:szCs w:val="24"/>
        </w:rPr>
        <w:t>额固定</w:t>
      </w:r>
      <w:proofErr w:type="gramEnd"/>
      <w:r w:rsidRPr="00B95524">
        <w:rPr>
          <w:rFonts w:ascii="宋体" w:hAnsi="宋体" w:hint="eastAsia"/>
          <w:sz w:val="24"/>
          <w:szCs w:val="24"/>
        </w:rPr>
        <w:t>为</w:t>
      </w:r>
      <w:ins w:id="466" w:author="user" w:date="2014-12-18T09:45:00Z">
        <w:r w:rsidR="00AE6162">
          <w:rPr>
            <w:rFonts w:ascii="宋体" w:hAnsi="宋体" w:hint="eastAsia"/>
            <w:sz w:val="24"/>
            <w:szCs w:val="24"/>
          </w:rPr>
          <w:t>2</w:t>
        </w:r>
        <w:r w:rsidR="00AB4200">
          <w:rPr>
            <w:rFonts w:ascii="宋体" w:hAnsi="宋体" w:hint="eastAsia"/>
            <w:sz w:val="24"/>
            <w:szCs w:val="24"/>
          </w:rPr>
          <w:t>,</w:t>
        </w:r>
      </w:ins>
      <w:ins w:id="467" w:author="user" w:date="2016-10-08T16:24:00Z">
        <w:r w:rsidR="00F844B8">
          <w:rPr>
            <w:rFonts w:ascii="宋体" w:hAnsi="宋体"/>
            <w:sz w:val="24"/>
            <w:szCs w:val="24"/>
          </w:rPr>
          <w:t>0</w:t>
        </w:r>
      </w:ins>
      <w:ins w:id="468" w:author="user" w:date="2014-12-18T09:45:00Z">
        <w:r w:rsidR="00AE6162">
          <w:rPr>
            <w:rFonts w:ascii="宋体" w:hAnsi="宋体" w:hint="eastAsia"/>
            <w:sz w:val="24"/>
            <w:szCs w:val="24"/>
          </w:rPr>
          <w:t>00</w:t>
        </w:r>
        <w:r w:rsidR="00AB4200">
          <w:rPr>
            <w:rFonts w:ascii="宋体" w:hAnsi="宋体" w:hint="eastAsia"/>
            <w:sz w:val="24"/>
            <w:szCs w:val="24"/>
          </w:rPr>
          <w:t>,</w:t>
        </w:r>
        <w:r w:rsidR="00AE6162">
          <w:rPr>
            <w:rFonts w:ascii="宋体" w:hAnsi="宋体" w:hint="eastAsia"/>
            <w:sz w:val="24"/>
            <w:szCs w:val="24"/>
          </w:rPr>
          <w:t>000</w:t>
        </w:r>
        <w:r w:rsidR="00AB4200">
          <w:rPr>
            <w:rFonts w:ascii="宋体" w:hAnsi="宋体" w:hint="eastAsia"/>
            <w:sz w:val="24"/>
            <w:szCs w:val="24"/>
          </w:rPr>
          <w:t>瑞尔（</w:t>
        </w:r>
      </w:ins>
      <w:ins w:id="469" w:author="user" w:date="2016-10-08T16:24:00Z">
        <w:r w:rsidR="00F844B8">
          <w:rPr>
            <w:rFonts w:ascii="宋体" w:hAnsi="宋体"/>
            <w:sz w:val="24"/>
            <w:szCs w:val="24"/>
          </w:rPr>
          <w:t>5</w:t>
        </w:r>
      </w:ins>
      <w:del w:id="470" w:author="user" w:date="2016-10-08T16:24:00Z">
        <w:r w:rsidR="002C0F3F" w:rsidDel="00F844B8">
          <w:rPr>
            <w:rFonts w:ascii="宋体" w:hAnsi="宋体" w:hint="eastAsia"/>
            <w:sz w:val="24"/>
            <w:szCs w:val="24"/>
          </w:rPr>
          <w:delText>6</w:delText>
        </w:r>
      </w:del>
      <w:r w:rsidR="002C0F3F">
        <w:rPr>
          <w:rFonts w:ascii="宋体" w:hAnsi="宋体" w:hint="eastAsia"/>
          <w:sz w:val="24"/>
          <w:szCs w:val="24"/>
        </w:rPr>
        <w:t>00</w:t>
      </w:r>
      <w:r w:rsidR="003D5581">
        <w:rPr>
          <w:rFonts w:ascii="宋体" w:hAnsi="宋体" w:hint="eastAsia"/>
          <w:sz w:val="24"/>
          <w:szCs w:val="24"/>
        </w:rPr>
        <w:t>美</w:t>
      </w:r>
      <w:r w:rsidRPr="00B95524">
        <w:rPr>
          <w:rFonts w:ascii="宋体" w:hAnsi="宋体" w:hint="eastAsia"/>
          <w:sz w:val="24"/>
          <w:szCs w:val="24"/>
        </w:rPr>
        <w:t>元</w:t>
      </w:r>
      <w:ins w:id="471" w:author="user" w:date="2014-12-18T09:45:00Z">
        <w:r w:rsidR="00AB4200">
          <w:rPr>
            <w:rFonts w:ascii="宋体" w:hAnsi="宋体" w:hint="eastAsia"/>
            <w:sz w:val="24"/>
            <w:szCs w:val="24"/>
          </w:rPr>
          <w:t>）</w:t>
        </w:r>
      </w:ins>
      <w:r w:rsidR="00DE6587">
        <w:rPr>
          <w:rFonts w:ascii="宋体" w:hAnsi="宋体" w:hint="eastAsia"/>
          <w:sz w:val="24"/>
          <w:szCs w:val="24"/>
        </w:rPr>
        <w:t>；</w:t>
      </w:r>
    </w:p>
    <w:p w14:paraId="36FC73EF" w14:textId="77777777" w:rsidR="00A943A2" w:rsidRPr="00B95524" w:rsidRDefault="00A943A2" w:rsidP="009D1903">
      <w:pPr>
        <w:numPr>
          <w:ilvl w:val="0"/>
          <w:numId w:val="20"/>
        </w:numPr>
        <w:spacing w:line="360" w:lineRule="auto"/>
        <w:rPr>
          <w:rFonts w:ascii="宋体" w:hAnsi="宋体"/>
          <w:sz w:val="24"/>
          <w:szCs w:val="24"/>
        </w:rPr>
      </w:pPr>
      <w:r w:rsidRPr="00B95524">
        <w:rPr>
          <w:rFonts w:ascii="宋体" w:hAnsi="宋体" w:hint="eastAsia"/>
          <w:sz w:val="24"/>
          <w:szCs w:val="24"/>
        </w:rPr>
        <w:t>四等奖：单注奖金</w:t>
      </w:r>
      <w:proofErr w:type="gramStart"/>
      <w:r w:rsidRPr="00B95524">
        <w:rPr>
          <w:rFonts w:ascii="宋体" w:hAnsi="宋体" w:hint="eastAsia"/>
          <w:sz w:val="24"/>
          <w:szCs w:val="24"/>
        </w:rPr>
        <w:t>额固定</w:t>
      </w:r>
      <w:proofErr w:type="gramEnd"/>
      <w:r w:rsidRPr="00B95524">
        <w:rPr>
          <w:rFonts w:ascii="宋体" w:hAnsi="宋体" w:hint="eastAsia"/>
          <w:sz w:val="24"/>
          <w:szCs w:val="24"/>
        </w:rPr>
        <w:t>为</w:t>
      </w:r>
      <w:ins w:id="472" w:author="user" w:date="2014-12-18T09:45:00Z">
        <w:r w:rsidR="00AB4200">
          <w:rPr>
            <w:rFonts w:ascii="宋体" w:hAnsi="宋体" w:hint="eastAsia"/>
            <w:sz w:val="24"/>
            <w:szCs w:val="24"/>
          </w:rPr>
          <w:t>400</w:t>
        </w:r>
      </w:ins>
      <w:ins w:id="473" w:author="user" w:date="2014-12-18T09:46:00Z">
        <w:r w:rsidR="00AB4200">
          <w:rPr>
            <w:rFonts w:ascii="宋体" w:hAnsi="宋体" w:hint="eastAsia"/>
            <w:sz w:val="24"/>
            <w:szCs w:val="24"/>
          </w:rPr>
          <w:t>,000瑞尔（</w:t>
        </w:r>
      </w:ins>
      <w:r w:rsidR="007F0AD5">
        <w:rPr>
          <w:rFonts w:ascii="宋体" w:hAnsi="宋体" w:hint="eastAsia"/>
          <w:sz w:val="24"/>
          <w:szCs w:val="24"/>
        </w:rPr>
        <w:t>100</w:t>
      </w:r>
      <w:r w:rsidR="003D5581">
        <w:rPr>
          <w:rFonts w:ascii="宋体" w:hAnsi="宋体" w:hint="eastAsia"/>
          <w:sz w:val="24"/>
          <w:szCs w:val="24"/>
        </w:rPr>
        <w:t>美</w:t>
      </w:r>
      <w:r w:rsidRPr="00B95524">
        <w:rPr>
          <w:rFonts w:ascii="宋体" w:hAnsi="宋体" w:hint="eastAsia"/>
          <w:sz w:val="24"/>
          <w:szCs w:val="24"/>
        </w:rPr>
        <w:t>元</w:t>
      </w:r>
      <w:ins w:id="474" w:author="user" w:date="2014-12-18T09:46:00Z">
        <w:r w:rsidR="00AB4200">
          <w:rPr>
            <w:rFonts w:ascii="宋体" w:hAnsi="宋体" w:hint="eastAsia"/>
            <w:sz w:val="24"/>
            <w:szCs w:val="24"/>
          </w:rPr>
          <w:t>）</w:t>
        </w:r>
      </w:ins>
      <w:r w:rsidR="00DE6587">
        <w:rPr>
          <w:rFonts w:ascii="宋体" w:hAnsi="宋体" w:hint="eastAsia"/>
          <w:sz w:val="24"/>
          <w:szCs w:val="24"/>
        </w:rPr>
        <w:t>；</w:t>
      </w:r>
    </w:p>
    <w:p w14:paraId="0DF86B26" w14:textId="77777777" w:rsidR="00A943A2" w:rsidRDefault="00A943A2" w:rsidP="009D1903">
      <w:pPr>
        <w:numPr>
          <w:ilvl w:val="0"/>
          <w:numId w:val="20"/>
        </w:numPr>
        <w:spacing w:line="360" w:lineRule="auto"/>
        <w:rPr>
          <w:rFonts w:ascii="宋体" w:hAnsi="宋体"/>
          <w:sz w:val="24"/>
          <w:szCs w:val="24"/>
        </w:rPr>
      </w:pPr>
      <w:r w:rsidRPr="00B95524">
        <w:rPr>
          <w:rFonts w:ascii="宋体" w:hAnsi="宋体" w:hint="eastAsia"/>
          <w:sz w:val="24"/>
          <w:szCs w:val="24"/>
        </w:rPr>
        <w:t>五等奖：单注奖金</w:t>
      </w:r>
      <w:proofErr w:type="gramStart"/>
      <w:r w:rsidRPr="00B95524">
        <w:rPr>
          <w:rFonts w:ascii="宋体" w:hAnsi="宋体" w:hint="eastAsia"/>
          <w:sz w:val="24"/>
          <w:szCs w:val="24"/>
        </w:rPr>
        <w:t>额固定</w:t>
      </w:r>
      <w:proofErr w:type="gramEnd"/>
      <w:r w:rsidRPr="00B95524">
        <w:rPr>
          <w:rFonts w:ascii="宋体" w:hAnsi="宋体" w:hint="eastAsia"/>
          <w:sz w:val="24"/>
          <w:szCs w:val="24"/>
        </w:rPr>
        <w:t>为</w:t>
      </w:r>
      <w:ins w:id="475" w:author="user" w:date="2014-12-18T09:46:00Z">
        <w:r w:rsidR="00F844B8">
          <w:rPr>
            <w:rFonts w:ascii="宋体" w:hAnsi="宋体" w:hint="eastAsia"/>
            <w:sz w:val="24"/>
            <w:szCs w:val="24"/>
          </w:rPr>
          <w:t>4</w:t>
        </w:r>
        <w:r w:rsidR="00AB4200">
          <w:rPr>
            <w:rFonts w:ascii="宋体" w:hAnsi="宋体" w:hint="eastAsia"/>
            <w:sz w:val="24"/>
            <w:szCs w:val="24"/>
          </w:rPr>
          <w:t>0,000瑞尔（</w:t>
        </w:r>
      </w:ins>
      <w:ins w:id="476" w:author="user" w:date="2016-10-08T16:26:00Z">
        <w:r w:rsidR="00F844B8">
          <w:rPr>
            <w:rFonts w:ascii="宋体" w:hAnsi="宋体"/>
            <w:sz w:val="24"/>
            <w:szCs w:val="24"/>
          </w:rPr>
          <w:t>1</w:t>
        </w:r>
      </w:ins>
      <w:del w:id="477" w:author="user" w:date="2016-10-08T16:26:00Z">
        <w:r w:rsidR="002C0F3F" w:rsidDel="00F844B8">
          <w:rPr>
            <w:rFonts w:ascii="宋体" w:hAnsi="宋体" w:hint="eastAsia"/>
            <w:sz w:val="24"/>
            <w:szCs w:val="24"/>
          </w:rPr>
          <w:delText>2</w:delText>
        </w:r>
      </w:del>
      <w:r w:rsidR="002C0F3F">
        <w:rPr>
          <w:rFonts w:ascii="宋体" w:hAnsi="宋体" w:hint="eastAsia"/>
          <w:sz w:val="24"/>
          <w:szCs w:val="24"/>
        </w:rPr>
        <w:t>0</w:t>
      </w:r>
      <w:r w:rsidR="003D5581">
        <w:rPr>
          <w:rFonts w:ascii="宋体" w:hAnsi="宋体" w:hint="eastAsia"/>
          <w:sz w:val="24"/>
          <w:szCs w:val="24"/>
        </w:rPr>
        <w:t>美</w:t>
      </w:r>
      <w:r w:rsidRPr="00B95524">
        <w:rPr>
          <w:rFonts w:ascii="宋体" w:hAnsi="宋体" w:hint="eastAsia"/>
          <w:sz w:val="24"/>
          <w:szCs w:val="24"/>
        </w:rPr>
        <w:t>元</w:t>
      </w:r>
      <w:ins w:id="478" w:author="user" w:date="2014-12-18T09:46:00Z">
        <w:r w:rsidR="00AB4200">
          <w:rPr>
            <w:rFonts w:ascii="宋体" w:hAnsi="宋体" w:hint="eastAsia"/>
            <w:sz w:val="24"/>
            <w:szCs w:val="24"/>
          </w:rPr>
          <w:t>）</w:t>
        </w:r>
      </w:ins>
      <w:r w:rsidR="00DE6587">
        <w:rPr>
          <w:rFonts w:ascii="宋体" w:hAnsi="宋体" w:hint="eastAsia"/>
          <w:sz w:val="24"/>
          <w:szCs w:val="24"/>
        </w:rPr>
        <w:t>；</w:t>
      </w:r>
    </w:p>
    <w:p w14:paraId="0E3343AF" w14:textId="77777777" w:rsidR="004F7DEC" w:rsidRDefault="004F7DEC" w:rsidP="004F7DEC">
      <w:pPr>
        <w:numPr>
          <w:ilvl w:val="0"/>
          <w:numId w:val="20"/>
        </w:numPr>
        <w:spacing w:line="360" w:lineRule="auto"/>
        <w:rPr>
          <w:rFonts w:ascii="宋体" w:hAnsi="宋体"/>
          <w:sz w:val="24"/>
          <w:szCs w:val="24"/>
        </w:rPr>
      </w:pPr>
      <w:r>
        <w:rPr>
          <w:rFonts w:ascii="宋体" w:hAnsi="宋体" w:hint="eastAsia"/>
          <w:sz w:val="24"/>
          <w:szCs w:val="24"/>
        </w:rPr>
        <w:t>六</w:t>
      </w:r>
      <w:r w:rsidRPr="00B95524">
        <w:rPr>
          <w:rFonts w:ascii="宋体" w:hAnsi="宋体" w:hint="eastAsia"/>
          <w:sz w:val="24"/>
          <w:szCs w:val="24"/>
        </w:rPr>
        <w:t>等奖：单注奖金</w:t>
      </w:r>
      <w:proofErr w:type="gramStart"/>
      <w:r w:rsidRPr="00B95524">
        <w:rPr>
          <w:rFonts w:ascii="宋体" w:hAnsi="宋体" w:hint="eastAsia"/>
          <w:sz w:val="24"/>
          <w:szCs w:val="24"/>
        </w:rPr>
        <w:t>额固定</w:t>
      </w:r>
      <w:proofErr w:type="gramEnd"/>
      <w:r w:rsidRPr="00B95524">
        <w:rPr>
          <w:rFonts w:ascii="宋体" w:hAnsi="宋体" w:hint="eastAsia"/>
          <w:sz w:val="24"/>
          <w:szCs w:val="24"/>
        </w:rPr>
        <w:t>为</w:t>
      </w:r>
      <w:ins w:id="479" w:author="user" w:date="2016-10-08T16:26:00Z">
        <w:r w:rsidR="00F844B8">
          <w:rPr>
            <w:rFonts w:ascii="宋体" w:hAnsi="宋体"/>
            <w:sz w:val="24"/>
            <w:szCs w:val="24"/>
          </w:rPr>
          <w:t>20</w:t>
        </w:r>
      </w:ins>
      <w:ins w:id="480" w:author="user" w:date="2014-12-18T09:46:00Z">
        <w:r w:rsidR="00AB4200">
          <w:rPr>
            <w:rFonts w:ascii="宋体" w:hAnsi="宋体" w:hint="eastAsia"/>
            <w:sz w:val="24"/>
            <w:szCs w:val="24"/>
          </w:rPr>
          <w:t>,000瑞尔（</w:t>
        </w:r>
      </w:ins>
      <w:ins w:id="481" w:author="user" w:date="2016-10-08T16:26:00Z">
        <w:r w:rsidR="00F844B8">
          <w:rPr>
            <w:rFonts w:ascii="宋体" w:hAnsi="宋体"/>
            <w:sz w:val="24"/>
            <w:szCs w:val="24"/>
          </w:rPr>
          <w:t>5</w:t>
        </w:r>
      </w:ins>
      <w:del w:id="482" w:author="user" w:date="2016-10-08T16:26:00Z">
        <w:r w:rsidR="002C0F3F" w:rsidDel="00F844B8">
          <w:rPr>
            <w:rFonts w:ascii="宋体" w:hAnsi="宋体" w:hint="eastAsia"/>
            <w:sz w:val="24"/>
            <w:szCs w:val="24"/>
          </w:rPr>
          <w:delText>4</w:delText>
        </w:r>
      </w:del>
      <w:r>
        <w:rPr>
          <w:rFonts w:ascii="宋体" w:hAnsi="宋体" w:hint="eastAsia"/>
          <w:sz w:val="24"/>
          <w:szCs w:val="24"/>
        </w:rPr>
        <w:t>美</w:t>
      </w:r>
      <w:r w:rsidRPr="00B95524">
        <w:rPr>
          <w:rFonts w:ascii="宋体" w:hAnsi="宋体" w:hint="eastAsia"/>
          <w:sz w:val="24"/>
          <w:szCs w:val="24"/>
        </w:rPr>
        <w:t>元</w:t>
      </w:r>
      <w:ins w:id="483" w:author="user" w:date="2014-12-18T09:46:00Z">
        <w:r w:rsidR="00AB4200">
          <w:rPr>
            <w:rFonts w:ascii="宋体" w:hAnsi="宋体" w:hint="eastAsia"/>
            <w:sz w:val="24"/>
            <w:szCs w:val="24"/>
          </w:rPr>
          <w:t>）</w:t>
        </w:r>
      </w:ins>
      <w:r w:rsidR="00DE6587">
        <w:rPr>
          <w:rFonts w:ascii="宋体" w:hAnsi="宋体" w:hint="eastAsia"/>
          <w:sz w:val="24"/>
          <w:szCs w:val="24"/>
        </w:rPr>
        <w:t>；</w:t>
      </w:r>
    </w:p>
    <w:p w14:paraId="5FB850DC" w14:textId="77777777" w:rsidR="002C0F3F" w:rsidRPr="004F7DEC" w:rsidRDefault="002C0F3F" w:rsidP="004F7DEC">
      <w:pPr>
        <w:numPr>
          <w:ilvl w:val="0"/>
          <w:numId w:val="20"/>
        </w:numPr>
        <w:spacing w:line="360" w:lineRule="auto"/>
        <w:rPr>
          <w:rFonts w:ascii="宋体" w:hAnsi="宋体"/>
          <w:sz w:val="24"/>
          <w:szCs w:val="24"/>
        </w:rPr>
      </w:pPr>
      <w:r>
        <w:rPr>
          <w:rFonts w:ascii="宋体" w:hAnsi="宋体" w:hint="eastAsia"/>
          <w:sz w:val="24"/>
          <w:szCs w:val="24"/>
        </w:rPr>
        <w:t>七等奖：单注奖金</w:t>
      </w:r>
      <w:proofErr w:type="gramStart"/>
      <w:r w:rsidRPr="00B95524">
        <w:rPr>
          <w:rFonts w:ascii="宋体" w:hAnsi="宋体" w:hint="eastAsia"/>
          <w:sz w:val="24"/>
          <w:szCs w:val="24"/>
        </w:rPr>
        <w:t>额固定</w:t>
      </w:r>
      <w:proofErr w:type="gramEnd"/>
      <w:r w:rsidRPr="00B95524">
        <w:rPr>
          <w:rFonts w:ascii="宋体" w:hAnsi="宋体" w:hint="eastAsia"/>
          <w:sz w:val="24"/>
          <w:szCs w:val="24"/>
        </w:rPr>
        <w:t>为</w:t>
      </w:r>
      <w:ins w:id="484" w:author="user" w:date="2016-10-08T16:26:00Z">
        <w:r w:rsidR="00F844B8">
          <w:rPr>
            <w:rFonts w:ascii="宋体" w:hAnsi="宋体"/>
            <w:sz w:val="24"/>
            <w:szCs w:val="24"/>
          </w:rPr>
          <w:t>4</w:t>
        </w:r>
      </w:ins>
      <w:ins w:id="485" w:author="user" w:date="2014-12-18T09:46:00Z">
        <w:r w:rsidR="00AB4200">
          <w:rPr>
            <w:rFonts w:ascii="宋体" w:hAnsi="宋体" w:hint="eastAsia"/>
            <w:sz w:val="24"/>
            <w:szCs w:val="24"/>
          </w:rPr>
          <w:t>,000</w:t>
        </w:r>
      </w:ins>
      <w:ins w:id="486" w:author="user" w:date="2014-12-18T09:47:00Z">
        <w:r w:rsidR="00AB4200">
          <w:rPr>
            <w:rFonts w:ascii="宋体" w:hAnsi="宋体" w:hint="eastAsia"/>
            <w:sz w:val="24"/>
            <w:szCs w:val="24"/>
          </w:rPr>
          <w:t>瑞尔（</w:t>
        </w:r>
      </w:ins>
      <w:ins w:id="487" w:author="user" w:date="2016-10-08T16:26:00Z">
        <w:r w:rsidR="00F844B8">
          <w:rPr>
            <w:rFonts w:ascii="宋体" w:hAnsi="宋体"/>
            <w:sz w:val="24"/>
            <w:szCs w:val="24"/>
          </w:rPr>
          <w:t>1</w:t>
        </w:r>
      </w:ins>
      <w:del w:id="488" w:author="user" w:date="2016-10-08T16:26:00Z">
        <w:r w:rsidDel="00F844B8">
          <w:rPr>
            <w:rFonts w:ascii="宋体" w:hAnsi="宋体" w:hint="eastAsia"/>
            <w:sz w:val="24"/>
            <w:szCs w:val="24"/>
          </w:rPr>
          <w:delText>2</w:delText>
        </w:r>
      </w:del>
      <w:r>
        <w:rPr>
          <w:rFonts w:ascii="宋体" w:hAnsi="宋体" w:hint="eastAsia"/>
          <w:sz w:val="24"/>
          <w:szCs w:val="24"/>
        </w:rPr>
        <w:t>美</w:t>
      </w:r>
      <w:r w:rsidRPr="00B95524">
        <w:rPr>
          <w:rFonts w:ascii="宋体" w:hAnsi="宋体" w:hint="eastAsia"/>
          <w:sz w:val="24"/>
          <w:szCs w:val="24"/>
        </w:rPr>
        <w:t>元</w:t>
      </w:r>
      <w:ins w:id="489" w:author="user" w:date="2014-12-18T09:47:00Z">
        <w:r w:rsidR="00AB4200">
          <w:rPr>
            <w:rFonts w:ascii="宋体" w:hAnsi="宋体" w:hint="eastAsia"/>
            <w:sz w:val="24"/>
            <w:szCs w:val="24"/>
          </w:rPr>
          <w:t>）</w:t>
        </w:r>
      </w:ins>
      <w:r w:rsidR="00E2171F">
        <w:rPr>
          <w:rFonts w:ascii="宋体" w:hAnsi="宋体" w:hint="eastAsia"/>
          <w:sz w:val="24"/>
          <w:szCs w:val="24"/>
        </w:rPr>
        <w:t>。</w:t>
      </w:r>
    </w:p>
    <w:p w14:paraId="3D030248" w14:textId="77777777" w:rsidR="005122F6" w:rsidRPr="00A646E6" w:rsidRDefault="007D2256" w:rsidP="0057441E">
      <w:pPr>
        <w:numPr>
          <w:ilvl w:val="0"/>
          <w:numId w:val="27"/>
        </w:numPr>
        <w:spacing w:beforeLines="50" w:before="156" w:afterLines="50" w:after="156" w:line="360" w:lineRule="auto"/>
        <w:rPr>
          <w:rFonts w:ascii="宋体" w:hAnsi="宋体"/>
          <w:sz w:val="24"/>
          <w:szCs w:val="24"/>
        </w:rPr>
      </w:pPr>
      <w:r w:rsidRPr="004C3E90">
        <w:rPr>
          <w:rFonts w:ascii="宋体" w:hAnsi="宋体" w:hint="eastAsia"/>
          <w:sz w:val="24"/>
          <w:szCs w:val="24"/>
        </w:rPr>
        <w:t>“</w:t>
      </w:r>
      <w:r w:rsidR="005413D1" w:rsidRPr="00FC3BD6">
        <w:rPr>
          <w:rFonts w:ascii="宋体" w:hAnsi="宋体" w:hint="eastAsia"/>
          <w:sz w:val="24"/>
          <w:szCs w:val="24"/>
        </w:rPr>
        <w:t>7</w:t>
      </w:r>
      <w:r w:rsidR="005413D1" w:rsidRPr="006F3BAB">
        <w:rPr>
          <w:rFonts w:ascii="宋体" w:hAnsi="宋体" w:hint="eastAsia"/>
          <w:sz w:val="24"/>
          <w:szCs w:val="24"/>
        </w:rPr>
        <w:t>龙星</w:t>
      </w:r>
      <w:r w:rsidRPr="002E48C5">
        <w:rPr>
          <w:rFonts w:ascii="宋体" w:hAnsi="宋体" w:hint="eastAsia"/>
          <w:sz w:val="24"/>
          <w:szCs w:val="24"/>
        </w:rPr>
        <w:t>”</w:t>
      </w:r>
      <w:r w:rsidR="00A943A2" w:rsidRPr="00A646E6">
        <w:rPr>
          <w:rFonts w:ascii="宋体" w:hAnsi="宋体" w:hint="eastAsia"/>
          <w:sz w:val="24"/>
          <w:szCs w:val="24"/>
        </w:rPr>
        <w:t>设立奖池，</w:t>
      </w:r>
      <w:proofErr w:type="gramStart"/>
      <w:r w:rsidR="00A943A2" w:rsidRPr="00A646E6">
        <w:rPr>
          <w:rFonts w:ascii="宋体" w:hAnsi="宋体" w:hint="eastAsia"/>
          <w:sz w:val="24"/>
          <w:szCs w:val="24"/>
        </w:rPr>
        <w:t>奖池由</w:t>
      </w:r>
      <w:r w:rsidR="00E53D9D">
        <w:rPr>
          <w:rFonts w:ascii="宋体" w:hAnsi="宋体" w:hint="eastAsia"/>
          <w:sz w:val="24"/>
          <w:szCs w:val="24"/>
        </w:rPr>
        <w:t>往期</w:t>
      </w:r>
      <w:proofErr w:type="gramEnd"/>
      <w:r w:rsidR="00A943A2" w:rsidRPr="00FC3BD6">
        <w:rPr>
          <w:rFonts w:ascii="宋体" w:hAnsi="宋体" w:hint="eastAsia"/>
          <w:sz w:val="24"/>
          <w:szCs w:val="24"/>
        </w:rPr>
        <w:t>未中出的</w:t>
      </w:r>
      <w:r w:rsidR="0081747A">
        <w:rPr>
          <w:rFonts w:ascii="宋体" w:hAnsi="宋体" w:hint="eastAsia"/>
          <w:sz w:val="24"/>
          <w:szCs w:val="24"/>
        </w:rPr>
        <w:t>高</w:t>
      </w:r>
      <w:r w:rsidR="00A943A2" w:rsidRPr="00FC3BD6">
        <w:rPr>
          <w:rFonts w:ascii="宋体" w:hAnsi="宋体" w:hint="eastAsia"/>
          <w:sz w:val="24"/>
          <w:szCs w:val="24"/>
        </w:rPr>
        <w:t>等</w:t>
      </w:r>
      <w:r w:rsidR="003D5581" w:rsidRPr="006F3BAB">
        <w:rPr>
          <w:rFonts w:ascii="宋体" w:hAnsi="宋体" w:hint="eastAsia"/>
          <w:sz w:val="24"/>
          <w:szCs w:val="24"/>
        </w:rPr>
        <w:t>奖</w:t>
      </w:r>
      <w:r w:rsidR="00A943A2" w:rsidRPr="002E48C5">
        <w:rPr>
          <w:rFonts w:ascii="宋体" w:hAnsi="宋体" w:hint="eastAsia"/>
          <w:sz w:val="24"/>
          <w:szCs w:val="24"/>
        </w:rPr>
        <w:t>奖金</w:t>
      </w:r>
      <w:r w:rsidR="00A943A2" w:rsidRPr="00A646E6">
        <w:rPr>
          <w:rFonts w:ascii="宋体" w:hAnsi="宋体" w:hint="eastAsia"/>
          <w:sz w:val="24"/>
          <w:szCs w:val="24"/>
        </w:rPr>
        <w:t>组成。</w:t>
      </w:r>
      <w:proofErr w:type="gramStart"/>
      <w:r w:rsidR="00A943A2" w:rsidRPr="00A646E6">
        <w:rPr>
          <w:rFonts w:ascii="宋体" w:hAnsi="宋体" w:hint="eastAsia"/>
          <w:sz w:val="24"/>
          <w:szCs w:val="24"/>
        </w:rPr>
        <w:t>奖池与</w:t>
      </w:r>
      <w:proofErr w:type="gramEnd"/>
      <w:r w:rsidR="00A943A2" w:rsidRPr="00A646E6">
        <w:rPr>
          <w:rFonts w:ascii="宋体" w:hAnsi="宋体" w:hint="eastAsia"/>
          <w:sz w:val="24"/>
          <w:szCs w:val="24"/>
        </w:rPr>
        <w:t>当期</w:t>
      </w:r>
      <w:r w:rsidR="00E53D9D">
        <w:rPr>
          <w:rFonts w:ascii="宋体" w:hAnsi="宋体" w:hint="eastAsia"/>
          <w:sz w:val="24"/>
          <w:szCs w:val="24"/>
        </w:rPr>
        <w:t>高等奖奖金</w:t>
      </w:r>
      <w:r w:rsidR="00A943A2" w:rsidRPr="006F3BAB">
        <w:rPr>
          <w:rFonts w:ascii="宋体" w:hAnsi="宋体" w:hint="eastAsia"/>
          <w:sz w:val="24"/>
          <w:szCs w:val="24"/>
        </w:rPr>
        <w:t>合并颁发一等奖奖金。</w:t>
      </w:r>
      <w:r w:rsidR="0081747A">
        <w:rPr>
          <w:rFonts w:ascii="宋体" w:hAnsi="宋体" w:hint="eastAsia"/>
          <w:sz w:val="24"/>
          <w:szCs w:val="24"/>
        </w:rPr>
        <w:t>若一等奖</w:t>
      </w:r>
      <w:r w:rsidR="00E2171F">
        <w:rPr>
          <w:rFonts w:ascii="宋体" w:hAnsi="宋体" w:hint="eastAsia"/>
          <w:sz w:val="24"/>
          <w:szCs w:val="24"/>
        </w:rPr>
        <w:t>总</w:t>
      </w:r>
      <w:r w:rsidR="0081747A">
        <w:rPr>
          <w:rFonts w:ascii="宋体" w:hAnsi="宋体" w:hint="eastAsia"/>
          <w:sz w:val="24"/>
          <w:szCs w:val="24"/>
        </w:rPr>
        <w:t>中奖注数多于1注，则奖金按中奖注数</w:t>
      </w:r>
      <w:r w:rsidR="0081747A" w:rsidRPr="006A7E40">
        <w:rPr>
          <w:rFonts w:ascii="宋体" w:hAnsi="宋体"/>
          <w:sz w:val="24"/>
          <w:szCs w:val="24"/>
        </w:rPr>
        <w:t>均分</w:t>
      </w:r>
      <w:del w:id="490" w:author="user" w:date="2016-10-08T16:41:00Z">
        <w:r w:rsidR="00DE6587" w:rsidDel="00370AFC">
          <w:rPr>
            <w:rFonts w:ascii="宋体" w:hAnsi="宋体" w:hint="eastAsia"/>
            <w:sz w:val="24"/>
            <w:szCs w:val="24"/>
          </w:rPr>
          <w:delText>，</w:delText>
        </w:r>
        <w:commentRangeStart w:id="491"/>
        <w:r w:rsidR="00DE6587" w:rsidDel="00370AFC">
          <w:rPr>
            <w:rFonts w:ascii="宋体" w:hAnsi="宋体" w:hint="eastAsia"/>
            <w:sz w:val="24"/>
            <w:szCs w:val="24"/>
          </w:rPr>
          <w:delText>其中0.5注的奖金为1注奖金的一半</w:delText>
        </w:r>
      </w:del>
      <w:r w:rsidR="00DE6587">
        <w:rPr>
          <w:rFonts w:ascii="宋体" w:hAnsi="宋体" w:hint="eastAsia"/>
          <w:sz w:val="24"/>
          <w:szCs w:val="24"/>
        </w:rPr>
        <w:t>。</w:t>
      </w:r>
      <w:commentRangeEnd w:id="491"/>
      <w:r w:rsidR="003026F6">
        <w:rPr>
          <w:rStyle w:val="ad"/>
        </w:rPr>
        <w:commentReference w:id="491"/>
      </w:r>
      <w:del w:id="492" w:author="user" w:date="2016-10-08T16:41:00Z">
        <w:r w:rsidR="00E2171F" w:rsidDel="00370AFC">
          <w:rPr>
            <w:rFonts w:ascii="宋体" w:hAnsi="宋体" w:hint="eastAsia"/>
            <w:sz w:val="24"/>
            <w:szCs w:val="24"/>
          </w:rPr>
          <w:delText>若一等奖总中奖注数为0.5注，则奖金为当期一等奖奖金的一半。</w:delText>
        </w:r>
      </w:del>
    </w:p>
    <w:p w14:paraId="377B4F63" w14:textId="77777777" w:rsidR="005122F6" w:rsidRPr="009D1903" w:rsidRDefault="00A943A2" w:rsidP="0057441E">
      <w:pPr>
        <w:numPr>
          <w:ilvl w:val="0"/>
          <w:numId w:val="27"/>
        </w:numPr>
        <w:spacing w:beforeLines="50" w:before="156" w:afterLines="50" w:after="156" w:line="360" w:lineRule="auto"/>
        <w:rPr>
          <w:rFonts w:ascii="宋体" w:hAnsi="宋体"/>
          <w:sz w:val="24"/>
          <w:szCs w:val="24"/>
        </w:rPr>
      </w:pPr>
      <w:r w:rsidRPr="009D1903">
        <w:rPr>
          <w:rFonts w:ascii="宋体" w:hAnsi="宋体" w:hint="eastAsia"/>
          <w:sz w:val="24"/>
          <w:szCs w:val="24"/>
        </w:rPr>
        <w:t>调节基金包括按销售总额1%提取部分、弃奖奖金</w:t>
      </w:r>
      <w:commentRangeStart w:id="493"/>
      <w:ins w:id="494" w:author="user" w:date="2014-12-18T10:00:00Z">
        <w:r w:rsidR="006906BE">
          <w:rPr>
            <w:rFonts w:ascii="宋体" w:hAnsi="宋体" w:hint="eastAsia"/>
            <w:sz w:val="24"/>
            <w:szCs w:val="24"/>
          </w:rPr>
          <w:t>以及</w:t>
        </w:r>
        <w:commentRangeEnd w:id="493"/>
        <w:r w:rsidR="006906BE">
          <w:rPr>
            <w:rStyle w:val="ad"/>
          </w:rPr>
          <w:commentReference w:id="493"/>
        </w:r>
      </w:ins>
      <w:r w:rsidRPr="009D1903">
        <w:rPr>
          <w:rFonts w:ascii="宋体" w:hAnsi="宋体" w:hint="eastAsia"/>
          <w:sz w:val="24"/>
          <w:szCs w:val="24"/>
        </w:rPr>
        <w:t>浮动奖奖金按</w:t>
      </w:r>
      <w:r w:rsidR="00197C47">
        <w:rPr>
          <w:rFonts w:ascii="宋体" w:hAnsi="宋体" w:hint="eastAsia"/>
          <w:sz w:val="24"/>
          <w:szCs w:val="24"/>
        </w:rPr>
        <w:t>100</w:t>
      </w:r>
      <w:proofErr w:type="gramStart"/>
      <w:r w:rsidR="00197C47">
        <w:rPr>
          <w:rFonts w:ascii="宋体" w:hAnsi="宋体" w:hint="eastAsia"/>
          <w:sz w:val="24"/>
          <w:szCs w:val="24"/>
        </w:rPr>
        <w:t>瑞尔</w:t>
      </w:r>
      <w:r w:rsidRPr="009D1903">
        <w:rPr>
          <w:rFonts w:ascii="宋体" w:hAnsi="宋体" w:hint="eastAsia"/>
          <w:sz w:val="24"/>
          <w:szCs w:val="24"/>
        </w:rPr>
        <w:t>取整</w:t>
      </w:r>
      <w:proofErr w:type="gramEnd"/>
      <w:r w:rsidRPr="009D1903">
        <w:rPr>
          <w:rFonts w:ascii="宋体" w:hAnsi="宋体" w:hint="eastAsia"/>
          <w:sz w:val="24"/>
          <w:szCs w:val="24"/>
        </w:rPr>
        <w:t>后的余额。调节基金用于设置特别奖、调节浮动奖奖金、支付各种不可预见情况下的奖金支出风险。</w:t>
      </w:r>
    </w:p>
    <w:p w14:paraId="10A14A88" w14:textId="77777777" w:rsidR="00A943A2" w:rsidRPr="00BD1E3B" w:rsidRDefault="00BD1E3B" w:rsidP="0057441E">
      <w:pPr>
        <w:numPr>
          <w:ilvl w:val="0"/>
          <w:numId w:val="27"/>
        </w:numPr>
        <w:spacing w:beforeLines="50" w:before="156" w:afterLines="50" w:after="156" w:line="360" w:lineRule="auto"/>
        <w:rPr>
          <w:rFonts w:ascii="宋体" w:hAnsi="宋体"/>
          <w:sz w:val="24"/>
          <w:szCs w:val="24"/>
        </w:rPr>
      </w:pPr>
      <w:r w:rsidRPr="009D1903">
        <w:rPr>
          <w:rFonts w:ascii="宋体" w:hAnsi="宋体" w:hint="eastAsia"/>
          <w:sz w:val="24"/>
          <w:szCs w:val="24"/>
        </w:rPr>
        <w:t>若当期</w:t>
      </w:r>
      <w:r w:rsidRPr="009D1903">
        <w:rPr>
          <w:rFonts w:ascii="宋体" w:hAnsi="宋体"/>
          <w:sz w:val="24"/>
          <w:szCs w:val="24"/>
        </w:rPr>
        <w:t>一等</w:t>
      </w:r>
      <w:r w:rsidRPr="009D1903">
        <w:rPr>
          <w:rFonts w:ascii="宋体" w:hAnsi="宋体" w:hint="eastAsia"/>
          <w:sz w:val="24"/>
          <w:szCs w:val="24"/>
        </w:rPr>
        <w:t>奖单注奖额低于</w:t>
      </w:r>
      <w:r>
        <w:rPr>
          <w:rFonts w:ascii="宋体" w:hAnsi="宋体" w:hint="eastAsia"/>
          <w:sz w:val="24"/>
          <w:szCs w:val="24"/>
        </w:rPr>
        <w:t>二等奖单注奖额的二倍</w:t>
      </w:r>
      <w:r w:rsidRPr="009D1903">
        <w:rPr>
          <w:rFonts w:ascii="宋体" w:hAnsi="宋体" w:hint="eastAsia"/>
          <w:sz w:val="24"/>
          <w:szCs w:val="24"/>
        </w:rPr>
        <w:t>，应保证</w:t>
      </w:r>
      <w:r w:rsidRPr="009D1903">
        <w:rPr>
          <w:rFonts w:ascii="宋体" w:hAnsi="宋体"/>
          <w:sz w:val="24"/>
          <w:szCs w:val="24"/>
        </w:rPr>
        <w:t>一等</w:t>
      </w:r>
      <w:r w:rsidRPr="009D1903">
        <w:rPr>
          <w:rFonts w:ascii="宋体" w:hAnsi="宋体" w:hint="eastAsia"/>
          <w:sz w:val="24"/>
          <w:szCs w:val="24"/>
        </w:rPr>
        <w:t>奖的单注奖额</w:t>
      </w:r>
      <w:r>
        <w:rPr>
          <w:rFonts w:ascii="宋体" w:hAnsi="宋体" w:hint="eastAsia"/>
          <w:sz w:val="24"/>
          <w:szCs w:val="24"/>
        </w:rPr>
        <w:t>为二等奖单注奖额的二倍</w:t>
      </w:r>
      <w:commentRangeStart w:id="495"/>
      <w:del w:id="496" w:author="user" w:date="2016-10-08T16:42:00Z">
        <w:r w:rsidR="005E28FC" w:rsidDel="00370AFC">
          <w:rPr>
            <w:rFonts w:ascii="宋体" w:hAnsi="宋体" w:hint="eastAsia"/>
            <w:sz w:val="24"/>
            <w:szCs w:val="24"/>
          </w:rPr>
          <w:delText>(0.5注</w:delText>
        </w:r>
        <w:r w:rsidR="00C3192F" w:rsidDel="00370AFC">
          <w:rPr>
            <w:rFonts w:ascii="宋体" w:hAnsi="宋体" w:hint="eastAsia"/>
            <w:sz w:val="24"/>
            <w:szCs w:val="24"/>
          </w:rPr>
          <w:delText>的</w:delText>
        </w:r>
        <w:r w:rsidR="005E28FC" w:rsidDel="00370AFC">
          <w:rPr>
            <w:rFonts w:ascii="宋体" w:hAnsi="宋体" w:hint="eastAsia"/>
            <w:sz w:val="24"/>
            <w:szCs w:val="24"/>
          </w:rPr>
          <w:delText>一等奖奖金应保证</w:delText>
        </w:r>
        <w:r w:rsidR="00CA69AD" w:rsidDel="00370AFC">
          <w:rPr>
            <w:rFonts w:ascii="宋体" w:hAnsi="宋体" w:hint="eastAsia"/>
            <w:sz w:val="24"/>
            <w:szCs w:val="24"/>
          </w:rPr>
          <w:delText>至少</w:delText>
        </w:r>
        <w:r w:rsidR="005E28FC" w:rsidDel="00370AFC">
          <w:rPr>
            <w:rFonts w:ascii="宋体" w:hAnsi="宋体" w:hint="eastAsia"/>
            <w:sz w:val="24"/>
            <w:szCs w:val="24"/>
          </w:rPr>
          <w:delText>为0.5注</w:delText>
        </w:r>
        <w:r w:rsidR="00C3192F" w:rsidDel="00370AFC">
          <w:rPr>
            <w:rFonts w:ascii="宋体" w:hAnsi="宋体" w:hint="eastAsia"/>
            <w:sz w:val="24"/>
            <w:szCs w:val="24"/>
          </w:rPr>
          <w:delText>的</w:delText>
        </w:r>
        <w:r w:rsidR="005E28FC" w:rsidDel="00370AFC">
          <w:rPr>
            <w:rFonts w:ascii="宋体" w:hAnsi="宋体" w:hint="eastAsia"/>
            <w:sz w:val="24"/>
            <w:szCs w:val="24"/>
          </w:rPr>
          <w:delText>二等奖奖金的二倍)</w:delText>
        </w:r>
        <w:commentRangeEnd w:id="495"/>
        <w:r w:rsidR="006906BE" w:rsidDel="00370AFC">
          <w:rPr>
            <w:rStyle w:val="ad"/>
          </w:rPr>
          <w:commentReference w:id="495"/>
        </w:r>
      </w:del>
      <w:r w:rsidRPr="009D1903">
        <w:rPr>
          <w:rFonts w:ascii="宋体" w:hAnsi="宋体" w:hint="eastAsia"/>
          <w:sz w:val="24"/>
          <w:szCs w:val="24"/>
        </w:rPr>
        <w:t>，资金来源由调节基金补足，调节基金不足时由发行经费垫支。</w:t>
      </w:r>
    </w:p>
    <w:p w14:paraId="16B4F46A" w14:textId="77777777" w:rsidR="00A943A2" w:rsidRPr="005122F6" w:rsidRDefault="00A943A2" w:rsidP="005122F6">
      <w:pPr>
        <w:pStyle w:val="2"/>
        <w:jc w:val="center"/>
        <w:rPr>
          <w:rFonts w:ascii="宋体" w:hAnsi="宋体" w:cs="宋体"/>
          <w:bCs w:val="0"/>
          <w:color w:val="000000"/>
          <w:kern w:val="0"/>
          <w:szCs w:val="21"/>
          <w:lang w:bidi="km-KH"/>
        </w:rPr>
      </w:pPr>
      <w:r w:rsidRPr="005122F6">
        <w:rPr>
          <w:rFonts w:ascii="宋体" w:hAnsi="宋体" w:cs="宋体" w:hint="eastAsia"/>
          <w:bCs w:val="0"/>
          <w:color w:val="000000"/>
          <w:kern w:val="0"/>
          <w:szCs w:val="21"/>
          <w:lang w:bidi="km-KH"/>
        </w:rPr>
        <w:lastRenderedPageBreak/>
        <w:t xml:space="preserve">第四章　</w:t>
      </w:r>
      <w:r w:rsidR="00F65171" w:rsidRPr="005122F6">
        <w:rPr>
          <w:rFonts w:ascii="宋体" w:hAnsi="宋体" w:cs="宋体" w:hint="eastAsia"/>
          <w:bCs w:val="0"/>
          <w:color w:val="000000"/>
          <w:kern w:val="0"/>
          <w:szCs w:val="21"/>
          <w:lang w:bidi="km-KH"/>
        </w:rPr>
        <w:t>开</w:t>
      </w:r>
      <w:r w:rsidR="00F65171">
        <w:rPr>
          <w:rFonts w:ascii="宋体" w:hAnsi="宋体" w:cs="宋体" w:hint="eastAsia"/>
          <w:bCs w:val="0"/>
          <w:color w:val="000000"/>
          <w:kern w:val="0"/>
          <w:szCs w:val="21"/>
          <w:lang w:bidi="km-KH"/>
        </w:rPr>
        <w:t xml:space="preserve"> </w:t>
      </w:r>
      <w:r w:rsidRPr="005122F6">
        <w:rPr>
          <w:rFonts w:ascii="宋体" w:hAnsi="宋体" w:cs="宋体" w:hint="eastAsia"/>
          <w:bCs w:val="0"/>
          <w:color w:val="000000"/>
          <w:kern w:val="0"/>
          <w:szCs w:val="21"/>
          <w:lang w:bidi="km-KH"/>
        </w:rPr>
        <w:t>奖</w:t>
      </w:r>
    </w:p>
    <w:p w14:paraId="3711320B" w14:textId="77777777" w:rsidR="005122F6" w:rsidRPr="009D1903" w:rsidRDefault="007D2256" w:rsidP="0057441E">
      <w:pPr>
        <w:numPr>
          <w:ilvl w:val="0"/>
          <w:numId w:val="27"/>
        </w:numPr>
        <w:spacing w:beforeLines="50" w:before="156" w:afterLines="50" w:after="156" w:line="360" w:lineRule="auto"/>
        <w:rPr>
          <w:rFonts w:ascii="宋体" w:hAnsi="宋体"/>
          <w:sz w:val="24"/>
          <w:szCs w:val="24"/>
        </w:rPr>
      </w:pPr>
      <w:r>
        <w:rPr>
          <w:rFonts w:ascii="宋体" w:hAnsi="宋体" w:hint="eastAsia"/>
          <w:sz w:val="24"/>
          <w:szCs w:val="24"/>
        </w:rPr>
        <w:t>“</w:t>
      </w:r>
      <w:r w:rsidR="005413D1">
        <w:rPr>
          <w:rFonts w:ascii="宋体" w:hAnsi="宋体" w:hint="eastAsia"/>
          <w:sz w:val="24"/>
          <w:szCs w:val="24"/>
        </w:rPr>
        <w:t>7龙星</w:t>
      </w:r>
      <w:r>
        <w:rPr>
          <w:rFonts w:ascii="宋体" w:hAnsi="宋体" w:hint="eastAsia"/>
          <w:sz w:val="24"/>
          <w:szCs w:val="24"/>
        </w:rPr>
        <w:t>”</w:t>
      </w:r>
      <w:r w:rsidR="00A943A2" w:rsidRPr="009D1903">
        <w:rPr>
          <w:rFonts w:ascii="宋体" w:hAnsi="宋体" w:hint="eastAsia"/>
          <w:sz w:val="24"/>
          <w:szCs w:val="24"/>
        </w:rPr>
        <w:t>由</w:t>
      </w:r>
      <w:del w:id="497" w:author="user" w:date="2014-12-18T10:21:00Z">
        <w:r w:rsidR="00A76E45" w:rsidDel="0034135F">
          <w:rPr>
            <w:rFonts w:ascii="宋体" w:hAnsi="宋体" w:hint="eastAsia"/>
            <w:sz w:val="24"/>
            <w:szCs w:val="24"/>
          </w:rPr>
          <w:delText>柬埔寨</w:delText>
        </w:r>
      </w:del>
      <w:r w:rsidR="00A76E45" w:rsidRPr="002B1C80">
        <w:rPr>
          <w:rFonts w:ascii="宋体" w:hAnsi="宋体" w:hint="eastAsia"/>
          <w:sz w:val="24"/>
          <w:szCs w:val="24"/>
        </w:rPr>
        <w:t>国家</w:t>
      </w:r>
      <w:r w:rsidR="00A76E45">
        <w:rPr>
          <w:rFonts w:ascii="宋体" w:hAnsi="宋体" w:hint="eastAsia"/>
          <w:sz w:val="24"/>
          <w:szCs w:val="24"/>
        </w:rPr>
        <w:t>体育彩票有限</w:t>
      </w:r>
      <w:r w:rsidR="00A76E45" w:rsidRPr="002B1C80">
        <w:rPr>
          <w:rFonts w:ascii="宋体" w:hAnsi="宋体" w:hint="eastAsia"/>
          <w:sz w:val="24"/>
          <w:szCs w:val="24"/>
        </w:rPr>
        <w:t>公司</w:t>
      </w:r>
      <w:r w:rsidR="00A943A2" w:rsidRPr="009D1903">
        <w:rPr>
          <w:rFonts w:ascii="宋体" w:hAnsi="宋体" w:hint="eastAsia"/>
          <w:sz w:val="24"/>
          <w:szCs w:val="24"/>
        </w:rPr>
        <w:t>统一开奖，每周</w:t>
      </w:r>
      <w:r w:rsidR="007F0AD5">
        <w:rPr>
          <w:rFonts w:ascii="宋体" w:hAnsi="宋体" w:hint="eastAsia"/>
          <w:sz w:val="24"/>
          <w:szCs w:val="24"/>
        </w:rPr>
        <w:t>二、四、日</w:t>
      </w:r>
      <w:r w:rsidR="00A943A2" w:rsidRPr="009D1903">
        <w:rPr>
          <w:rFonts w:ascii="宋体" w:hAnsi="宋体" w:hint="eastAsia"/>
          <w:sz w:val="24"/>
          <w:szCs w:val="24"/>
        </w:rPr>
        <w:t>开奖。摇奖过程在公证人员监督下进行，通过公众媒体发布开奖公告。</w:t>
      </w:r>
    </w:p>
    <w:p w14:paraId="29B997EE" w14:textId="77777777" w:rsidR="000D776B" w:rsidRDefault="000D776B" w:rsidP="0057441E">
      <w:pPr>
        <w:numPr>
          <w:ilvl w:val="0"/>
          <w:numId w:val="27"/>
        </w:numPr>
        <w:spacing w:beforeLines="50" w:before="156" w:afterLines="50" w:after="156" w:line="360" w:lineRule="auto"/>
        <w:rPr>
          <w:rFonts w:ascii="宋体" w:hAnsi="宋体"/>
          <w:sz w:val="24"/>
          <w:szCs w:val="24"/>
        </w:rPr>
      </w:pPr>
      <w:r w:rsidRPr="009D1903">
        <w:rPr>
          <w:rFonts w:ascii="宋体" w:hAnsi="宋体"/>
          <w:sz w:val="24"/>
          <w:szCs w:val="24"/>
        </w:rPr>
        <w:t>每期开奖时，在公证人员监督下从</w:t>
      </w:r>
      <w:r w:rsidRPr="00FF4B85">
        <w:rPr>
          <w:rFonts w:ascii="宋体" w:hAnsi="宋体"/>
          <w:sz w:val="24"/>
          <w:szCs w:val="24"/>
        </w:rPr>
        <w:t>01—</w:t>
      </w:r>
      <w:r w:rsidR="007F0AD5">
        <w:rPr>
          <w:rFonts w:ascii="宋体" w:hAnsi="宋体" w:hint="eastAsia"/>
          <w:sz w:val="24"/>
          <w:szCs w:val="24"/>
        </w:rPr>
        <w:t>40</w:t>
      </w:r>
      <w:r w:rsidRPr="009D1903">
        <w:rPr>
          <w:rFonts w:ascii="宋体" w:hAnsi="宋体"/>
          <w:sz w:val="24"/>
          <w:szCs w:val="24"/>
        </w:rPr>
        <w:t>共</w:t>
      </w:r>
      <w:r w:rsidR="007F0AD5">
        <w:rPr>
          <w:rFonts w:ascii="宋体" w:hAnsi="宋体" w:hint="eastAsia"/>
          <w:sz w:val="24"/>
          <w:szCs w:val="24"/>
        </w:rPr>
        <w:t>40</w:t>
      </w:r>
      <w:r w:rsidRPr="009D1903">
        <w:rPr>
          <w:rFonts w:ascii="宋体" w:hAnsi="宋体"/>
          <w:sz w:val="24"/>
          <w:szCs w:val="24"/>
        </w:rPr>
        <w:t>个号码中随机摇出</w:t>
      </w:r>
      <w:r w:rsidRPr="002B1C80">
        <w:rPr>
          <w:rFonts w:ascii="宋体" w:hAnsi="宋体"/>
          <w:sz w:val="24"/>
          <w:szCs w:val="24"/>
        </w:rPr>
        <w:t>6</w:t>
      </w:r>
      <w:r w:rsidRPr="002B1C80">
        <w:rPr>
          <w:rFonts w:ascii="宋体" w:hAnsi="宋体" w:hint="eastAsia"/>
          <w:sz w:val="24"/>
          <w:szCs w:val="24"/>
        </w:rPr>
        <w:t>个号码作为基本号码，再摇出1个号码作为特别号码。</w:t>
      </w:r>
    </w:p>
    <w:p w14:paraId="50064752" w14:textId="77777777" w:rsidR="000D776B" w:rsidRPr="009D1903" w:rsidRDefault="000D776B" w:rsidP="0057441E">
      <w:pPr>
        <w:numPr>
          <w:ilvl w:val="0"/>
          <w:numId w:val="27"/>
        </w:numPr>
        <w:spacing w:beforeLines="50" w:before="156" w:afterLines="50" w:after="156" w:line="360" w:lineRule="auto"/>
        <w:rPr>
          <w:rFonts w:ascii="宋体" w:hAnsi="宋体"/>
          <w:sz w:val="24"/>
          <w:szCs w:val="24"/>
        </w:rPr>
      </w:pPr>
      <w:r w:rsidRPr="009D1903">
        <w:rPr>
          <w:rFonts w:ascii="宋体" w:hAnsi="宋体"/>
          <w:sz w:val="24"/>
          <w:szCs w:val="24"/>
        </w:rPr>
        <w:t>每期开奖后，由</w:t>
      </w:r>
      <w:del w:id="498" w:author="user" w:date="2014-12-18T10:21:00Z">
        <w:r w:rsidDel="0034135F">
          <w:rPr>
            <w:rFonts w:ascii="宋体" w:hAnsi="宋体" w:hint="eastAsia"/>
            <w:sz w:val="24"/>
            <w:szCs w:val="24"/>
          </w:rPr>
          <w:delText>柬埔寨</w:delText>
        </w:r>
      </w:del>
      <w:r w:rsidRPr="002B1C80">
        <w:rPr>
          <w:rFonts w:ascii="宋体" w:hAnsi="宋体" w:hint="eastAsia"/>
          <w:sz w:val="24"/>
          <w:szCs w:val="24"/>
        </w:rPr>
        <w:t>国家</w:t>
      </w:r>
      <w:r>
        <w:rPr>
          <w:rFonts w:ascii="宋体" w:hAnsi="宋体" w:hint="eastAsia"/>
          <w:sz w:val="24"/>
          <w:szCs w:val="24"/>
        </w:rPr>
        <w:t>体育彩票有限</w:t>
      </w:r>
      <w:r w:rsidRPr="002B1C80">
        <w:rPr>
          <w:rFonts w:ascii="宋体" w:hAnsi="宋体" w:hint="eastAsia"/>
          <w:sz w:val="24"/>
          <w:szCs w:val="24"/>
        </w:rPr>
        <w:t>公司</w:t>
      </w:r>
      <w:r w:rsidRPr="009D1903">
        <w:rPr>
          <w:rFonts w:ascii="宋体" w:hAnsi="宋体"/>
          <w:sz w:val="24"/>
          <w:szCs w:val="24"/>
        </w:rPr>
        <w:t>将当期销售总额、开奖号码、各奖级中奖情况</w:t>
      </w:r>
      <w:proofErr w:type="gramStart"/>
      <w:r w:rsidRPr="009D1903">
        <w:rPr>
          <w:rFonts w:ascii="宋体" w:hAnsi="宋体"/>
          <w:sz w:val="24"/>
          <w:szCs w:val="24"/>
        </w:rPr>
        <w:t>以及奖池资金</w:t>
      </w:r>
      <w:proofErr w:type="gramEnd"/>
      <w:r w:rsidRPr="009D1903">
        <w:rPr>
          <w:rFonts w:ascii="宋体" w:hAnsi="宋体"/>
          <w:sz w:val="24"/>
          <w:szCs w:val="24"/>
        </w:rPr>
        <w:t>余额等信息，通过新闻媒体向社会公布，并将开奖结果通知各销售终端</w:t>
      </w:r>
      <w:r w:rsidRPr="009D1903">
        <w:rPr>
          <w:rFonts w:ascii="宋体" w:hAnsi="宋体" w:hint="eastAsia"/>
          <w:sz w:val="24"/>
          <w:szCs w:val="24"/>
        </w:rPr>
        <w:t>。</w:t>
      </w:r>
    </w:p>
    <w:p w14:paraId="1BEB0808" w14:textId="77777777" w:rsidR="00A943A2" w:rsidRPr="00C355EA" w:rsidRDefault="00A943A2" w:rsidP="00C355EA">
      <w:pPr>
        <w:pStyle w:val="2"/>
        <w:jc w:val="center"/>
        <w:rPr>
          <w:rFonts w:ascii="宋体" w:hAnsi="宋体" w:cs="宋体"/>
          <w:bCs w:val="0"/>
          <w:color w:val="000000"/>
          <w:kern w:val="0"/>
          <w:szCs w:val="21"/>
          <w:lang w:bidi="km-KH"/>
        </w:rPr>
      </w:pPr>
      <w:r w:rsidRPr="00C355EA">
        <w:rPr>
          <w:rFonts w:ascii="宋体" w:hAnsi="宋体" w:cs="宋体" w:hint="eastAsia"/>
          <w:bCs w:val="0"/>
          <w:color w:val="000000"/>
          <w:kern w:val="0"/>
          <w:szCs w:val="21"/>
          <w:lang w:bidi="km-KH"/>
        </w:rPr>
        <w:t xml:space="preserve">第五章　</w:t>
      </w:r>
      <w:r w:rsidR="00F65171" w:rsidRPr="00C355EA">
        <w:rPr>
          <w:rFonts w:ascii="宋体" w:hAnsi="宋体" w:cs="宋体" w:hint="eastAsia"/>
          <w:bCs w:val="0"/>
          <w:color w:val="000000"/>
          <w:kern w:val="0"/>
          <w:szCs w:val="21"/>
          <w:lang w:bidi="km-KH"/>
        </w:rPr>
        <w:t>中</w:t>
      </w:r>
      <w:r w:rsidR="00F65171">
        <w:rPr>
          <w:rFonts w:ascii="宋体" w:hAnsi="宋体" w:cs="宋体" w:hint="eastAsia"/>
          <w:bCs w:val="0"/>
          <w:color w:val="000000"/>
          <w:kern w:val="0"/>
          <w:szCs w:val="21"/>
          <w:lang w:bidi="km-KH"/>
        </w:rPr>
        <w:t xml:space="preserve"> </w:t>
      </w:r>
      <w:r w:rsidRPr="00C355EA">
        <w:rPr>
          <w:rFonts w:ascii="宋体" w:hAnsi="宋体" w:cs="宋体" w:hint="eastAsia"/>
          <w:bCs w:val="0"/>
          <w:color w:val="000000"/>
          <w:kern w:val="0"/>
          <w:szCs w:val="21"/>
          <w:lang w:bidi="km-KH"/>
        </w:rPr>
        <w:t>奖</w:t>
      </w:r>
    </w:p>
    <w:p w14:paraId="229FDC52" w14:textId="77777777" w:rsidR="00A943A2" w:rsidRPr="009D1903" w:rsidRDefault="007D2256" w:rsidP="0057441E">
      <w:pPr>
        <w:numPr>
          <w:ilvl w:val="0"/>
          <w:numId w:val="27"/>
        </w:numPr>
        <w:spacing w:beforeLines="50" w:before="156" w:afterLines="50" w:after="156" w:line="360" w:lineRule="auto"/>
        <w:rPr>
          <w:rFonts w:ascii="宋体" w:hAnsi="宋体"/>
          <w:sz w:val="24"/>
          <w:szCs w:val="24"/>
        </w:rPr>
      </w:pPr>
      <w:r>
        <w:rPr>
          <w:rFonts w:ascii="宋体" w:hAnsi="宋体" w:hint="eastAsia"/>
          <w:sz w:val="24"/>
          <w:szCs w:val="24"/>
        </w:rPr>
        <w:t>“</w:t>
      </w:r>
      <w:r w:rsidR="005413D1">
        <w:rPr>
          <w:rFonts w:ascii="宋体" w:hAnsi="宋体" w:hint="eastAsia"/>
          <w:sz w:val="24"/>
          <w:szCs w:val="24"/>
        </w:rPr>
        <w:t>7龙星</w:t>
      </w:r>
      <w:r>
        <w:rPr>
          <w:rFonts w:ascii="宋体" w:hAnsi="宋体" w:hint="eastAsia"/>
          <w:sz w:val="24"/>
          <w:szCs w:val="24"/>
        </w:rPr>
        <w:t>”</w:t>
      </w:r>
      <w:r w:rsidR="00A943A2" w:rsidRPr="009D1903">
        <w:rPr>
          <w:rFonts w:ascii="宋体" w:hAnsi="宋体" w:hint="eastAsia"/>
          <w:sz w:val="24"/>
          <w:szCs w:val="24"/>
        </w:rPr>
        <w:t>以投注者所选投注号码与当期开奖号码相同个数的多少确定中奖等级，具体中奖设定如下：</w:t>
      </w:r>
    </w:p>
    <w:p w14:paraId="69D3FF37" w14:textId="77777777" w:rsidR="00A943A2" w:rsidRPr="009D1903" w:rsidRDefault="00A943A2" w:rsidP="009D1903">
      <w:pPr>
        <w:numPr>
          <w:ilvl w:val="0"/>
          <w:numId w:val="20"/>
        </w:numPr>
        <w:spacing w:line="360" w:lineRule="auto"/>
        <w:rPr>
          <w:rFonts w:ascii="宋体" w:hAnsi="宋体"/>
          <w:sz w:val="24"/>
          <w:szCs w:val="24"/>
        </w:rPr>
      </w:pPr>
      <w:r w:rsidRPr="009D1903">
        <w:rPr>
          <w:rFonts w:ascii="宋体" w:hAnsi="宋体" w:hint="eastAsia"/>
          <w:sz w:val="24"/>
          <w:szCs w:val="24"/>
        </w:rPr>
        <w:t>一等奖：投注号码与当期开奖号码中</w:t>
      </w:r>
      <w:r w:rsidRPr="009D1903">
        <w:rPr>
          <w:rFonts w:ascii="宋体" w:hAnsi="宋体"/>
          <w:sz w:val="24"/>
          <w:szCs w:val="24"/>
        </w:rPr>
        <w:t>6</w:t>
      </w:r>
      <w:r w:rsidRPr="009D1903">
        <w:rPr>
          <w:rFonts w:ascii="宋体" w:hAnsi="宋体" w:hint="eastAsia"/>
          <w:sz w:val="24"/>
          <w:szCs w:val="24"/>
        </w:rPr>
        <w:t>个基本号码完全相同（顺序不限，下同）；</w:t>
      </w:r>
    </w:p>
    <w:p w14:paraId="04F2E17D" w14:textId="77777777" w:rsidR="00A943A2" w:rsidRPr="009D1903" w:rsidRDefault="00A943A2" w:rsidP="009D1903">
      <w:pPr>
        <w:numPr>
          <w:ilvl w:val="0"/>
          <w:numId w:val="20"/>
        </w:numPr>
        <w:spacing w:line="360" w:lineRule="auto"/>
        <w:rPr>
          <w:rFonts w:ascii="宋体" w:hAnsi="宋体"/>
          <w:sz w:val="24"/>
          <w:szCs w:val="24"/>
        </w:rPr>
      </w:pPr>
      <w:r w:rsidRPr="009D1903">
        <w:rPr>
          <w:rFonts w:ascii="宋体" w:hAnsi="宋体" w:hint="eastAsia"/>
          <w:sz w:val="24"/>
          <w:szCs w:val="24"/>
        </w:rPr>
        <w:t>二等奖</w:t>
      </w:r>
      <w:r w:rsidR="00E356DE" w:rsidRPr="00E356DE">
        <w:rPr>
          <w:rFonts w:ascii="宋体" w:hAnsi="宋体" w:hint="eastAsia"/>
          <w:sz w:val="24"/>
          <w:szCs w:val="24"/>
        </w:rPr>
        <w:t>：</w:t>
      </w:r>
      <w:r w:rsidRPr="009D1903">
        <w:rPr>
          <w:rFonts w:ascii="宋体" w:hAnsi="宋体" w:hint="eastAsia"/>
          <w:sz w:val="24"/>
          <w:szCs w:val="24"/>
        </w:rPr>
        <w:t>投注号码与当期开奖号码中任意</w:t>
      </w:r>
      <w:r w:rsidRPr="009D1903">
        <w:rPr>
          <w:rFonts w:ascii="宋体" w:hAnsi="宋体"/>
          <w:sz w:val="24"/>
          <w:szCs w:val="24"/>
        </w:rPr>
        <w:t>5</w:t>
      </w:r>
      <w:r w:rsidRPr="009D1903">
        <w:rPr>
          <w:rFonts w:ascii="宋体" w:hAnsi="宋体" w:hint="eastAsia"/>
          <w:sz w:val="24"/>
          <w:szCs w:val="24"/>
        </w:rPr>
        <w:t>个基本号码及特别号码相同；</w:t>
      </w:r>
    </w:p>
    <w:p w14:paraId="74C1193A" w14:textId="77777777" w:rsidR="00591C0D" w:rsidRDefault="00A943A2" w:rsidP="009D1903">
      <w:pPr>
        <w:numPr>
          <w:ilvl w:val="0"/>
          <w:numId w:val="20"/>
        </w:numPr>
        <w:spacing w:line="360" w:lineRule="auto"/>
        <w:rPr>
          <w:rFonts w:ascii="宋体" w:hAnsi="宋体"/>
          <w:sz w:val="24"/>
          <w:szCs w:val="24"/>
        </w:rPr>
      </w:pPr>
      <w:r w:rsidRPr="009D1903">
        <w:rPr>
          <w:rFonts w:ascii="宋体" w:hAnsi="宋体" w:hint="eastAsia"/>
          <w:sz w:val="24"/>
          <w:szCs w:val="24"/>
        </w:rPr>
        <w:t>三等奖：投注号码与当期开奖号码中任意</w:t>
      </w:r>
      <w:r w:rsidRPr="009D1903">
        <w:rPr>
          <w:rFonts w:ascii="宋体" w:hAnsi="宋体"/>
          <w:sz w:val="24"/>
          <w:szCs w:val="24"/>
        </w:rPr>
        <w:t>5</w:t>
      </w:r>
      <w:r w:rsidRPr="009D1903">
        <w:rPr>
          <w:rFonts w:ascii="宋体" w:hAnsi="宋体" w:hint="eastAsia"/>
          <w:sz w:val="24"/>
          <w:szCs w:val="24"/>
        </w:rPr>
        <w:t>个基本号码相同</w:t>
      </w:r>
      <w:r w:rsidR="00591C0D">
        <w:rPr>
          <w:rFonts w:ascii="宋体" w:hAnsi="宋体" w:hint="eastAsia"/>
          <w:sz w:val="24"/>
          <w:szCs w:val="24"/>
        </w:rPr>
        <w:t>；</w:t>
      </w:r>
    </w:p>
    <w:p w14:paraId="2EF1B557" w14:textId="77777777" w:rsidR="00A943A2" w:rsidRPr="009D1903" w:rsidRDefault="00591C0D" w:rsidP="009D1903">
      <w:pPr>
        <w:numPr>
          <w:ilvl w:val="0"/>
          <w:numId w:val="20"/>
        </w:numPr>
        <w:spacing w:line="360" w:lineRule="auto"/>
        <w:rPr>
          <w:rFonts w:ascii="宋体" w:hAnsi="宋体"/>
          <w:sz w:val="24"/>
          <w:szCs w:val="24"/>
        </w:rPr>
      </w:pPr>
      <w:r>
        <w:rPr>
          <w:rFonts w:ascii="宋体" w:hAnsi="宋体" w:hint="eastAsia"/>
          <w:sz w:val="24"/>
          <w:szCs w:val="24"/>
        </w:rPr>
        <w:t>四等奖：</w:t>
      </w:r>
      <w:r w:rsidR="009E0D6D">
        <w:rPr>
          <w:rFonts w:ascii="宋体" w:hAnsi="宋体" w:hint="eastAsia"/>
          <w:sz w:val="24"/>
          <w:szCs w:val="24"/>
        </w:rPr>
        <w:t>投注号码与当期开奖号码中任意4个基本号码及特别号码相同。</w:t>
      </w:r>
    </w:p>
    <w:p w14:paraId="09C69A68" w14:textId="77777777" w:rsidR="00A943A2" w:rsidRPr="009D1903" w:rsidRDefault="00591C0D" w:rsidP="009D1903">
      <w:pPr>
        <w:numPr>
          <w:ilvl w:val="0"/>
          <w:numId w:val="20"/>
        </w:numPr>
        <w:spacing w:line="360" w:lineRule="auto"/>
        <w:rPr>
          <w:rFonts w:ascii="宋体" w:hAnsi="宋体"/>
          <w:sz w:val="24"/>
          <w:szCs w:val="24"/>
        </w:rPr>
      </w:pPr>
      <w:r>
        <w:rPr>
          <w:rFonts w:ascii="宋体" w:hAnsi="宋体" w:hint="eastAsia"/>
          <w:sz w:val="24"/>
          <w:szCs w:val="24"/>
        </w:rPr>
        <w:t>五</w:t>
      </w:r>
      <w:r w:rsidR="00A943A2" w:rsidRPr="009D1903">
        <w:rPr>
          <w:rFonts w:ascii="宋体" w:hAnsi="宋体" w:hint="eastAsia"/>
          <w:sz w:val="24"/>
          <w:szCs w:val="24"/>
        </w:rPr>
        <w:t>等奖：投注号码与当期开奖号码中任意</w:t>
      </w:r>
      <w:r w:rsidR="00A943A2" w:rsidRPr="009D1903">
        <w:rPr>
          <w:rFonts w:ascii="宋体" w:hAnsi="宋体"/>
          <w:sz w:val="24"/>
          <w:szCs w:val="24"/>
        </w:rPr>
        <w:t>4</w:t>
      </w:r>
      <w:r w:rsidR="00A943A2" w:rsidRPr="009D1903">
        <w:rPr>
          <w:rFonts w:ascii="宋体" w:hAnsi="宋体" w:hint="eastAsia"/>
          <w:sz w:val="24"/>
          <w:szCs w:val="24"/>
        </w:rPr>
        <w:t>个基本号码相同</w:t>
      </w:r>
      <w:r w:rsidR="00BB5D0A">
        <w:rPr>
          <w:rFonts w:ascii="宋体" w:hAnsi="宋体" w:hint="eastAsia"/>
          <w:sz w:val="24"/>
          <w:szCs w:val="24"/>
        </w:rPr>
        <w:t>；</w:t>
      </w:r>
    </w:p>
    <w:p w14:paraId="231E4C6B" w14:textId="77777777" w:rsidR="00BD1E3B" w:rsidRDefault="00591C0D" w:rsidP="009E0D6D">
      <w:pPr>
        <w:numPr>
          <w:ilvl w:val="0"/>
          <w:numId w:val="20"/>
        </w:numPr>
        <w:spacing w:line="360" w:lineRule="auto"/>
        <w:rPr>
          <w:rFonts w:ascii="宋体" w:hAnsi="宋体"/>
          <w:sz w:val="24"/>
          <w:szCs w:val="24"/>
        </w:rPr>
      </w:pPr>
      <w:r>
        <w:rPr>
          <w:rFonts w:ascii="宋体" w:hAnsi="宋体" w:hint="eastAsia"/>
          <w:sz w:val="24"/>
          <w:szCs w:val="24"/>
        </w:rPr>
        <w:t>六</w:t>
      </w:r>
      <w:r w:rsidR="00A943A2" w:rsidRPr="009D1903">
        <w:rPr>
          <w:rFonts w:ascii="宋体" w:hAnsi="宋体" w:hint="eastAsia"/>
          <w:sz w:val="24"/>
          <w:szCs w:val="24"/>
        </w:rPr>
        <w:t>等奖</w:t>
      </w:r>
      <w:r w:rsidR="00BD1E3B">
        <w:rPr>
          <w:rFonts w:ascii="宋体" w:hAnsi="宋体" w:hint="eastAsia"/>
          <w:sz w:val="24"/>
          <w:szCs w:val="24"/>
        </w:rPr>
        <w:t>:投注号码与</w:t>
      </w:r>
      <w:r w:rsidR="00BD1E3B" w:rsidRPr="009D1903">
        <w:rPr>
          <w:rFonts w:ascii="宋体" w:hAnsi="宋体" w:hint="eastAsia"/>
          <w:sz w:val="24"/>
          <w:szCs w:val="24"/>
        </w:rPr>
        <w:t>当期开奖号码中任意</w:t>
      </w:r>
      <w:r w:rsidR="00BD1E3B" w:rsidRPr="009D1903">
        <w:rPr>
          <w:rFonts w:ascii="宋体" w:hAnsi="宋体"/>
          <w:sz w:val="24"/>
          <w:szCs w:val="24"/>
        </w:rPr>
        <w:t>3</w:t>
      </w:r>
      <w:r w:rsidR="00BD1E3B" w:rsidRPr="009D1903">
        <w:rPr>
          <w:rFonts w:ascii="宋体" w:hAnsi="宋体" w:hint="eastAsia"/>
          <w:sz w:val="24"/>
          <w:szCs w:val="24"/>
        </w:rPr>
        <w:t>个基本号码及特别号码相同；</w:t>
      </w:r>
    </w:p>
    <w:p w14:paraId="5C666708" w14:textId="77777777" w:rsidR="00954793" w:rsidRPr="00591C0D" w:rsidRDefault="00BD1E3B" w:rsidP="00591C0D">
      <w:pPr>
        <w:numPr>
          <w:ilvl w:val="0"/>
          <w:numId w:val="20"/>
        </w:numPr>
        <w:spacing w:line="360" w:lineRule="auto"/>
        <w:rPr>
          <w:rFonts w:ascii="宋体" w:hAnsi="宋体"/>
          <w:sz w:val="24"/>
          <w:szCs w:val="24"/>
        </w:rPr>
      </w:pPr>
      <w:r>
        <w:rPr>
          <w:rFonts w:ascii="宋体" w:hAnsi="宋体" w:hint="eastAsia"/>
          <w:sz w:val="24"/>
          <w:szCs w:val="24"/>
        </w:rPr>
        <w:t>七等奖：</w:t>
      </w:r>
      <w:r w:rsidRPr="009D1903">
        <w:rPr>
          <w:rFonts w:ascii="宋体" w:hAnsi="宋体" w:hint="eastAsia"/>
          <w:sz w:val="24"/>
          <w:szCs w:val="24"/>
        </w:rPr>
        <w:t>投注号码与当期开奖号码中任意</w:t>
      </w:r>
      <w:r>
        <w:rPr>
          <w:rFonts w:ascii="宋体" w:hAnsi="宋体" w:hint="eastAsia"/>
          <w:sz w:val="24"/>
          <w:szCs w:val="24"/>
        </w:rPr>
        <w:t>3</w:t>
      </w:r>
      <w:r w:rsidRPr="009D1903">
        <w:rPr>
          <w:rFonts w:ascii="宋体" w:hAnsi="宋体" w:hint="eastAsia"/>
          <w:sz w:val="24"/>
          <w:szCs w:val="24"/>
        </w:rPr>
        <w:t>个基本号码相同</w:t>
      </w:r>
      <w:ins w:id="499" w:author="user" w:date="2016-10-08T16:28:00Z">
        <w:r w:rsidR="00070192">
          <w:rPr>
            <w:rFonts w:ascii="宋体" w:hAnsi="宋体" w:hint="eastAsia"/>
            <w:sz w:val="24"/>
            <w:szCs w:val="24"/>
          </w:rPr>
          <w:t>或投注号码与当期开奖号码中任意</w:t>
        </w:r>
        <w:r w:rsidR="00070192">
          <w:rPr>
            <w:rFonts w:ascii="宋体" w:hAnsi="宋体"/>
            <w:sz w:val="24"/>
            <w:szCs w:val="24"/>
          </w:rPr>
          <w:t>2</w:t>
        </w:r>
        <w:r w:rsidR="00070192">
          <w:rPr>
            <w:rFonts w:ascii="宋体" w:hAnsi="宋体" w:hint="eastAsia"/>
            <w:sz w:val="24"/>
            <w:szCs w:val="24"/>
          </w:rPr>
          <w:t>个基本号码及特别号码相同</w:t>
        </w:r>
      </w:ins>
      <w:r>
        <w:rPr>
          <w:rFonts w:ascii="宋体" w:hAnsi="宋体" w:hint="eastAsia"/>
          <w:sz w:val="24"/>
          <w:szCs w:val="24"/>
        </w:rPr>
        <w: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732"/>
        <w:gridCol w:w="1168"/>
        <w:gridCol w:w="1231"/>
        <w:gridCol w:w="4111"/>
      </w:tblGrid>
      <w:tr w:rsidR="00A943A2" w:rsidRPr="009D1903" w14:paraId="67BA1735" w14:textId="77777777" w:rsidTr="003617C3">
        <w:trPr>
          <w:trHeight w:val="481"/>
          <w:tblHeader/>
        </w:trPr>
        <w:tc>
          <w:tcPr>
            <w:tcW w:w="1080" w:type="dxa"/>
            <w:vMerge w:val="restart"/>
            <w:shd w:val="clear" w:color="auto" w:fill="auto"/>
            <w:noWrap/>
            <w:vAlign w:val="center"/>
            <w:hideMark/>
          </w:tcPr>
          <w:p w14:paraId="5F8B86A8" w14:textId="77777777" w:rsidR="00A943A2" w:rsidRPr="009D1903" w:rsidRDefault="00A943A2" w:rsidP="009D1903">
            <w:pPr>
              <w:jc w:val="center"/>
              <w:rPr>
                <w:b/>
                <w:bCs/>
                <w:sz w:val="24"/>
                <w:szCs w:val="24"/>
                <w:lang w:bidi="km-KH"/>
              </w:rPr>
            </w:pPr>
            <w:r w:rsidRPr="009D1903">
              <w:rPr>
                <w:rFonts w:hint="eastAsia"/>
                <w:b/>
                <w:bCs/>
                <w:sz w:val="24"/>
                <w:szCs w:val="24"/>
                <w:lang w:bidi="km-KH"/>
              </w:rPr>
              <w:t>奖级</w:t>
            </w:r>
          </w:p>
        </w:tc>
        <w:tc>
          <w:tcPr>
            <w:tcW w:w="2900" w:type="dxa"/>
            <w:gridSpan w:val="2"/>
            <w:shd w:val="clear" w:color="auto" w:fill="auto"/>
            <w:noWrap/>
            <w:vAlign w:val="center"/>
            <w:hideMark/>
          </w:tcPr>
          <w:p w14:paraId="06B9B254" w14:textId="77777777" w:rsidR="00A943A2" w:rsidRPr="009D1903" w:rsidRDefault="00A943A2" w:rsidP="009D1903">
            <w:pPr>
              <w:jc w:val="center"/>
              <w:rPr>
                <w:b/>
                <w:bCs/>
                <w:sz w:val="24"/>
                <w:szCs w:val="24"/>
                <w:lang w:bidi="km-KH"/>
              </w:rPr>
            </w:pPr>
            <w:r w:rsidRPr="009D1903">
              <w:rPr>
                <w:rFonts w:hint="eastAsia"/>
                <w:b/>
                <w:bCs/>
                <w:sz w:val="24"/>
                <w:szCs w:val="24"/>
                <w:lang w:bidi="km-KH"/>
              </w:rPr>
              <w:t>中奖条件</w:t>
            </w:r>
          </w:p>
        </w:tc>
        <w:tc>
          <w:tcPr>
            <w:tcW w:w="1231" w:type="dxa"/>
            <w:vMerge w:val="restart"/>
            <w:shd w:val="clear" w:color="auto" w:fill="auto"/>
            <w:noWrap/>
            <w:vAlign w:val="center"/>
            <w:hideMark/>
          </w:tcPr>
          <w:p w14:paraId="1CFAE515" w14:textId="77777777" w:rsidR="0050747A" w:rsidRPr="009D1903" w:rsidRDefault="00A943A2" w:rsidP="009D1903">
            <w:pPr>
              <w:jc w:val="center"/>
              <w:rPr>
                <w:b/>
                <w:bCs/>
                <w:sz w:val="24"/>
                <w:szCs w:val="24"/>
                <w:lang w:bidi="km-KH"/>
              </w:rPr>
            </w:pPr>
            <w:commentRangeStart w:id="500"/>
            <w:r w:rsidRPr="009D1903">
              <w:rPr>
                <w:rFonts w:hint="eastAsia"/>
                <w:b/>
                <w:bCs/>
                <w:sz w:val="24"/>
                <w:szCs w:val="24"/>
                <w:lang w:bidi="km-KH"/>
              </w:rPr>
              <w:t>中奖</w:t>
            </w:r>
          </w:p>
          <w:p w14:paraId="603322AE" w14:textId="77777777" w:rsidR="00A943A2" w:rsidRPr="009D1903" w:rsidRDefault="00A943A2" w:rsidP="009D1903">
            <w:pPr>
              <w:jc w:val="center"/>
              <w:rPr>
                <w:b/>
                <w:bCs/>
                <w:sz w:val="24"/>
                <w:szCs w:val="24"/>
                <w:lang w:bidi="km-KH"/>
              </w:rPr>
            </w:pPr>
            <w:r w:rsidRPr="009D1903">
              <w:rPr>
                <w:rFonts w:hint="eastAsia"/>
                <w:b/>
                <w:bCs/>
                <w:sz w:val="24"/>
                <w:szCs w:val="24"/>
                <w:lang w:bidi="km-KH"/>
              </w:rPr>
              <w:t>说明</w:t>
            </w:r>
            <w:commentRangeEnd w:id="500"/>
            <w:r w:rsidR="00BB5D0A">
              <w:rPr>
                <w:rStyle w:val="ad"/>
              </w:rPr>
              <w:commentReference w:id="500"/>
            </w:r>
          </w:p>
        </w:tc>
        <w:tc>
          <w:tcPr>
            <w:tcW w:w="4111" w:type="dxa"/>
            <w:vMerge w:val="restart"/>
            <w:shd w:val="clear" w:color="auto" w:fill="auto"/>
            <w:noWrap/>
            <w:vAlign w:val="center"/>
            <w:hideMark/>
          </w:tcPr>
          <w:p w14:paraId="24C65510" w14:textId="77777777" w:rsidR="00A943A2" w:rsidRPr="009D1903" w:rsidRDefault="00A943A2" w:rsidP="009D1903">
            <w:pPr>
              <w:jc w:val="center"/>
              <w:rPr>
                <w:b/>
                <w:bCs/>
                <w:sz w:val="24"/>
                <w:szCs w:val="24"/>
                <w:lang w:bidi="km-KH"/>
              </w:rPr>
            </w:pPr>
            <w:r w:rsidRPr="009D1903">
              <w:rPr>
                <w:rFonts w:hint="eastAsia"/>
                <w:b/>
                <w:bCs/>
                <w:sz w:val="24"/>
                <w:szCs w:val="24"/>
                <w:lang w:bidi="km-KH"/>
              </w:rPr>
              <w:t>单注奖金</w:t>
            </w:r>
          </w:p>
        </w:tc>
      </w:tr>
      <w:tr w:rsidR="00A943A2" w:rsidRPr="009D1903" w14:paraId="6D1147CB" w14:textId="77777777" w:rsidTr="003617C3">
        <w:trPr>
          <w:trHeight w:val="70"/>
          <w:tblHeader/>
        </w:trPr>
        <w:tc>
          <w:tcPr>
            <w:tcW w:w="1080" w:type="dxa"/>
            <w:vMerge/>
            <w:vAlign w:val="center"/>
            <w:hideMark/>
          </w:tcPr>
          <w:p w14:paraId="691948A2" w14:textId="77777777" w:rsidR="00A943A2" w:rsidRPr="009D1903" w:rsidRDefault="00A943A2" w:rsidP="0057441E">
            <w:pPr>
              <w:widowControl/>
              <w:spacing w:beforeLines="100" w:before="312" w:afterLines="100" w:after="312"/>
              <w:jc w:val="center"/>
              <w:rPr>
                <w:rFonts w:ascii="宋体" w:hAnsi="宋体" w:cs="宋体"/>
                <w:b/>
                <w:bCs/>
                <w:color w:val="000000"/>
                <w:kern w:val="0"/>
                <w:sz w:val="24"/>
                <w:szCs w:val="24"/>
                <w:lang w:bidi="km-KH"/>
              </w:rPr>
            </w:pPr>
          </w:p>
        </w:tc>
        <w:tc>
          <w:tcPr>
            <w:tcW w:w="1732" w:type="dxa"/>
            <w:shd w:val="clear" w:color="auto" w:fill="auto"/>
            <w:noWrap/>
            <w:vAlign w:val="center"/>
            <w:hideMark/>
          </w:tcPr>
          <w:p w14:paraId="0A045CC6" w14:textId="77777777" w:rsidR="00A943A2" w:rsidRPr="009D1903" w:rsidRDefault="00A943A2" w:rsidP="009D1903">
            <w:pPr>
              <w:jc w:val="center"/>
              <w:rPr>
                <w:rFonts w:ascii="宋体" w:hAnsi="宋体" w:cs="宋体"/>
                <w:b/>
                <w:bCs/>
                <w:color w:val="000000"/>
                <w:kern w:val="0"/>
                <w:sz w:val="24"/>
                <w:szCs w:val="24"/>
                <w:lang w:bidi="km-KH"/>
              </w:rPr>
            </w:pPr>
            <w:r w:rsidRPr="009D1903">
              <w:rPr>
                <w:rFonts w:ascii="宋体" w:hAnsi="宋体" w:cs="宋体" w:hint="eastAsia"/>
                <w:b/>
                <w:bCs/>
                <w:color w:val="000000"/>
                <w:kern w:val="0"/>
                <w:sz w:val="24"/>
                <w:szCs w:val="24"/>
                <w:lang w:bidi="km-KH"/>
              </w:rPr>
              <w:t>基本号码</w:t>
            </w:r>
          </w:p>
        </w:tc>
        <w:tc>
          <w:tcPr>
            <w:tcW w:w="1168" w:type="dxa"/>
            <w:shd w:val="clear" w:color="auto" w:fill="auto"/>
            <w:noWrap/>
            <w:vAlign w:val="center"/>
            <w:hideMark/>
          </w:tcPr>
          <w:p w14:paraId="6467DD50" w14:textId="77777777" w:rsidR="0050747A" w:rsidRPr="009D1903" w:rsidRDefault="00A943A2" w:rsidP="009D1903">
            <w:pPr>
              <w:jc w:val="center"/>
              <w:rPr>
                <w:rFonts w:ascii="宋体" w:hAnsi="宋体" w:cs="宋体"/>
                <w:b/>
                <w:bCs/>
                <w:color w:val="000000"/>
                <w:kern w:val="0"/>
                <w:sz w:val="24"/>
                <w:szCs w:val="24"/>
                <w:lang w:bidi="km-KH"/>
              </w:rPr>
            </w:pPr>
            <w:r w:rsidRPr="009D1903">
              <w:rPr>
                <w:rFonts w:ascii="宋体" w:hAnsi="宋体" w:cs="宋体" w:hint="eastAsia"/>
                <w:b/>
                <w:bCs/>
                <w:color w:val="000000"/>
                <w:kern w:val="0"/>
                <w:sz w:val="24"/>
                <w:szCs w:val="24"/>
                <w:lang w:bidi="km-KH"/>
              </w:rPr>
              <w:t>特别</w:t>
            </w:r>
          </w:p>
          <w:p w14:paraId="7FA2278A" w14:textId="77777777" w:rsidR="00A943A2" w:rsidRPr="009D1903" w:rsidRDefault="00A943A2" w:rsidP="009D1903">
            <w:pPr>
              <w:jc w:val="center"/>
              <w:rPr>
                <w:rFonts w:ascii="宋体" w:hAnsi="宋体" w:cs="宋体"/>
                <w:b/>
                <w:bCs/>
                <w:color w:val="000000"/>
                <w:kern w:val="0"/>
                <w:sz w:val="24"/>
                <w:szCs w:val="24"/>
                <w:lang w:bidi="km-KH"/>
              </w:rPr>
            </w:pPr>
            <w:r w:rsidRPr="009D1903">
              <w:rPr>
                <w:rFonts w:ascii="宋体" w:hAnsi="宋体" w:cs="宋体" w:hint="eastAsia"/>
                <w:b/>
                <w:bCs/>
                <w:color w:val="000000"/>
                <w:kern w:val="0"/>
                <w:sz w:val="24"/>
                <w:szCs w:val="24"/>
                <w:lang w:bidi="km-KH"/>
              </w:rPr>
              <w:t>号码</w:t>
            </w:r>
          </w:p>
        </w:tc>
        <w:tc>
          <w:tcPr>
            <w:tcW w:w="1231" w:type="dxa"/>
            <w:vMerge/>
            <w:vAlign w:val="center"/>
            <w:hideMark/>
          </w:tcPr>
          <w:p w14:paraId="0AD3E567" w14:textId="77777777" w:rsidR="00A943A2" w:rsidRPr="009D1903" w:rsidRDefault="00A943A2" w:rsidP="009D1903">
            <w:pPr>
              <w:jc w:val="center"/>
              <w:rPr>
                <w:rFonts w:ascii="宋体" w:hAnsi="宋体" w:cs="宋体"/>
                <w:b/>
                <w:bCs/>
                <w:color w:val="000000"/>
                <w:kern w:val="0"/>
                <w:sz w:val="24"/>
                <w:szCs w:val="24"/>
                <w:lang w:bidi="km-KH"/>
              </w:rPr>
            </w:pPr>
          </w:p>
        </w:tc>
        <w:tc>
          <w:tcPr>
            <w:tcW w:w="4111" w:type="dxa"/>
            <w:vMerge/>
            <w:vAlign w:val="center"/>
            <w:hideMark/>
          </w:tcPr>
          <w:p w14:paraId="7E145517" w14:textId="77777777" w:rsidR="00A943A2" w:rsidRPr="009D1903" w:rsidRDefault="00A943A2" w:rsidP="009D1903">
            <w:pPr>
              <w:jc w:val="center"/>
              <w:rPr>
                <w:rFonts w:ascii="宋体" w:hAnsi="宋体" w:cs="宋体"/>
                <w:b/>
                <w:bCs/>
                <w:color w:val="000000"/>
                <w:kern w:val="0"/>
                <w:sz w:val="24"/>
                <w:szCs w:val="24"/>
                <w:lang w:bidi="km-KH"/>
              </w:rPr>
            </w:pPr>
          </w:p>
        </w:tc>
      </w:tr>
      <w:tr w:rsidR="00A943A2" w:rsidRPr="00B95524" w14:paraId="0997DF6E" w14:textId="77777777" w:rsidTr="003617C3">
        <w:trPr>
          <w:trHeight w:val="922"/>
        </w:trPr>
        <w:tc>
          <w:tcPr>
            <w:tcW w:w="1080" w:type="dxa"/>
            <w:shd w:val="clear" w:color="auto" w:fill="auto"/>
            <w:noWrap/>
            <w:vAlign w:val="center"/>
            <w:hideMark/>
          </w:tcPr>
          <w:p w14:paraId="4AFC1B13" w14:textId="77777777" w:rsidR="00A943A2" w:rsidRPr="009D1903" w:rsidRDefault="00A943A2" w:rsidP="009D1903">
            <w:pPr>
              <w:spacing w:line="276" w:lineRule="auto"/>
              <w:rPr>
                <w:rFonts w:ascii="宋体" w:hAnsi="宋体"/>
                <w:sz w:val="24"/>
                <w:szCs w:val="24"/>
                <w:lang w:bidi="km-KH"/>
              </w:rPr>
            </w:pPr>
            <w:r w:rsidRPr="009D1903">
              <w:rPr>
                <w:rFonts w:ascii="宋体" w:hAnsi="宋体" w:hint="eastAsia"/>
                <w:sz w:val="24"/>
                <w:szCs w:val="24"/>
                <w:lang w:bidi="km-KH"/>
              </w:rPr>
              <w:t>一等奖</w:t>
            </w:r>
          </w:p>
        </w:tc>
        <w:tc>
          <w:tcPr>
            <w:tcW w:w="1732" w:type="dxa"/>
            <w:shd w:val="clear" w:color="auto" w:fill="auto"/>
            <w:noWrap/>
            <w:vAlign w:val="center"/>
            <w:hideMark/>
          </w:tcPr>
          <w:p w14:paraId="44A78A22" w14:textId="77777777" w:rsidR="00A943A2" w:rsidRPr="009D1903" w:rsidRDefault="00A943A2" w:rsidP="009D1903">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6A6B1935" w14:textId="77777777" w:rsidR="00A943A2" w:rsidRPr="009D1903" w:rsidRDefault="00A943A2" w:rsidP="009D1903">
            <w:pPr>
              <w:spacing w:line="276" w:lineRule="auto"/>
              <w:jc w:val="center"/>
              <w:rPr>
                <w:rFonts w:ascii="宋体" w:hAnsi="宋体"/>
                <w:sz w:val="24"/>
                <w:szCs w:val="24"/>
                <w:lang w:bidi="km-KH"/>
              </w:rPr>
            </w:pPr>
          </w:p>
        </w:tc>
        <w:tc>
          <w:tcPr>
            <w:tcW w:w="1231" w:type="dxa"/>
            <w:shd w:val="clear" w:color="auto" w:fill="auto"/>
            <w:noWrap/>
            <w:vAlign w:val="center"/>
            <w:hideMark/>
          </w:tcPr>
          <w:p w14:paraId="29B304CF" w14:textId="77777777" w:rsidR="00A943A2" w:rsidRPr="009D1903" w:rsidRDefault="00A943A2" w:rsidP="009D1903">
            <w:pPr>
              <w:spacing w:line="276" w:lineRule="auto"/>
              <w:rPr>
                <w:rFonts w:ascii="宋体" w:hAnsi="宋体"/>
                <w:sz w:val="24"/>
                <w:szCs w:val="24"/>
                <w:lang w:bidi="km-KH"/>
              </w:rPr>
            </w:pPr>
            <w:r w:rsidRPr="009D1903">
              <w:rPr>
                <w:rFonts w:ascii="宋体" w:hAnsi="宋体" w:hint="eastAsia"/>
                <w:sz w:val="24"/>
                <w:szCs w:val="24"/>
                <w:lang w:bidi="km-KH"/>
              </w:rPr>
              <w:t>中6</w:t>
            </w:r>
          </w:p>
        </w:tc>
        <w:tc>
          <w:tcPr>
            <w:tcW w:w="4111" w:type="dxa"/>
            <w:shd w:val="clear" w:color="auto" w:fill="auto"/>
            <w:noWrap/>
            <w:vAlign w:val="center"/>
            <w:hideMark/>
          </w:tcPr>
          <w:p w14:paraId="53CC4B05" w14:textId="77777777" w:rsidR="00A943A2" w:rsidRDefault="00954D4F" w:rsidP="009D1903">
            <w:pPr>
              <w:spacing w:line="276" w:lineRule="auto"/>
              <w:rPr>
                <w:rFonts w:ascii="宋体" w:hAnsi="宋体"/>
                <w:sz w:val="24"/>
                <w:szCs w:val="24"/>
                <w:lang w:bidi="km-KH"/>
              </w:rPr>
            </w:pPr>
            <w:r>
              <w:rPr>
                <w:rFonts w:ascii="宋体" w:hAnsi="宋体" w:hint="eastAsia"/>
                <w:sz w:val="24"/>
                <w:szCs w:val="24"/>
                <w:lang w:bidi="km-KH"/>
              </w:rPr>
              <w:t>当</w:t>
            </w:r>
            <w:r w:rsidR="00D90199">
              <w:rPr>
                <w:rFonts w:ascii="宋体" w:hAnsi="宋体" w:hint="eastAsia"/>
                <w:sz w:val="24"/>
                <w:szCs w:val="24"/>
                <w:lang w:bidi="km-KH"/>
              </w:rPr>
              <w:t>一等奖</w:t>
            </w:r>
            <w:r>
              <w:rPr>
                <w:rFonts w:ascii="宋体" w:hAnsi="宋体" w:hint="eastAsia"/>
                <w:sz w:val="24"/>
                <w:szCs w:val="24"/>
                <w:lang w:bidi="km-KH"/>
              </w:rPr>
              <w:t>中奖注数大于1注时为</w:t>
            </w:r>
            <w:r w:rsidR="00A943A2" w:rsidRPr="009D1903">
              <w:rPr>
                <w:rFonts w:ascii="宋体" w:hAnsi="宋体" w:hint="eastAsia"/>
                <w:sz w:val="24"/>
                <w:szCs w:val="24"/>
                <w:lang w:bidi="km-KH"/>
              </w:rPr>
              <w:t>本期</w:t>
            </w:r>
            <w:r w:rsidR="00D04BF8">
              <w:rPr>
                <w:rFonts w:ascii="宋体" w:hAnsi="宋体" w:hint="eastAsia"/>
                <w:sz w:val="24"/>
                <w:szCs w:val="24"/>
                <w:lang w:bidi="km-KH"/>
              </w:rPr>
              <w:t>一等奖奖金</w:t>
            </w:r>
            <w:r w:rsidR="00A943A2" w:rsidRPr="009D1903">
              <w:rPr>
                <w:rFonts w:ascii="宋体" w:hAnsi="宋体" w:hint="eastAsia"/>
                <w:sz w:val="24"/>
                <w:szCs w:val="24"/>
                <w:lang w:bidi="km-KH"/>
              </w:rPr>
              <w:t>除以中奖注数</w:t>
            </w:r>
            <w:del w:id="501" w:author="user" w:date="2016-10-08T16:42:00Z">
              <w:r w:rsidR="00A56DD6" w:rsidDel="00370AFC">
                <w:rPr>
                  <w:rFonts w:ascii="宋体" w:hAnsi="宋体" w:hint="eastAsia"/>
                  <w:sz w:val="24"/>
                  <w:szCs w:val="24"/>
                  <w:lang w:bidi="km-KH"/>
                </w:rPr>
                <w:delText>(0.5注奖金为单注奖金的一半)</w:delText>
              </w:r>
              <w:r w:rsidR="00D04BF8" w:rsidDel="00370AFC">
                <w:rPr>
                  <w:rFonts w:ascii="宋体" w:hAnsi="宋体" w:hint="eastAsia"/>
                  <w:sz w:val="24"/>
                  <w:szCs w:val="24"/>
                  <w:lang w:bidi="km-KH"/>
                </w:rPr>
                <w:delText>；</w:delText>
              </w:r>
            </w:del>
          </w:p>
          <w:p w14:paraId="5F66E624" w14:textId="77777777" w:rsidR="00D04BF8" w:rsidRPr="00D04BF8" w:rsidRDefault="00D04BF8" w:rsidP="009D1903">
            <w:pPr>
              <w:spacing w:line="276" w:lineRule="auto"/>
              <w:rPr>
                <w:rFonts w:ascii="宋体" w:hAnsi="宋体"/>
                <w:sz w:val="24"/>
                <w:szCs w:val="24"/>
                <w:lang w:bidi="km-KH"/>
              </w:rPr>
            </w:pPr>
            <w:del w:id="502" w:author="user" w:date="2016-10-08T16:42:00Z">
              <w:r w:rsidDel="00370AFC">
                <w:rPr>
                  <w:rFonts w:ascii="宋体" w:hAnsi="宋体" w:hint="eastAsia"/>
                  <w:sz w:val="24"/>
                  <w:szCs w:val="24"/>
                  <w:lang w:bidi="km-KH"/>
                </w:rPr>
                <w:delText>当</w:delText>
              </w:r>
              <w:r w:rsidR="00D90199" w:rsidDel="00370AFC">
                <w:rPr>
                  <w:rFonts w:ascii="宋体" w:hAnsi="宋体" w:hint="eastAsia"/>
                  <w:sz w:val="24"/>
                  <w:szCs w:val="24"/>
                  <w:lang w:bidi="km-KH"/>
                </w:rPr>
                <w:delText>一等奖</w:delText>
              </w:r>
              <w:r w:rsidDel="00370AFC">
                <w:rPr>
                  <w:rFonts w:ascii="宋体" w:hAnsi="宋体" w:hint="eastAsia"/>
                  <w:sz w:val="24"/>
                  <w:szCs w:val="24"/>
                  <w:lang w:bidi="km-KH"/>
                </w:rPr>
                <w:delText>中奖注数为0.5注时为本期</w:delText>
              </w:r>
              <w:r w:rsidDel="00370AFC">
                <w:rPr>
                  <w:rFonts w:ascii="宋体" w:hAnsi="宋体" w:hint="eastAsia"/>
                  <w:sz w:val="24"/>
                  <w:szCs w:val="24"/>
                  <w:lang w:bidi="km-KH"/>
                </w:rPr>
                <w:lastRenderedPageBreak/>
                <w:delText>一等奖奖金的一半</w:delText>
              </w:r>
            </w:del>
            <w:r w:rsidR="007346D2">
              <w:rPr>
                <w:rFonts w:ascii="宋体" w:hAnsi="宋体" w:hint="eastAsia"/>
                <w:sz w:val="24"/>
                <w:szCs w:val="24"/>
                <w:lang w:bidi="km-KH"/>
              </w:rPr>
              <w:t>。</w:t>
            </w:r>
          </w:p>
        </w:tc>
      </w:tr>
      <w:tr w:rsidR="00A943A2" w:rsidRPr="00B95524" w14:paraId="6D416158" w14:textId="77777777" w:rsidTr="003617C3">
        <w:trPr>
          <w:trHeight w:val="465"/>
        </w:trPr>
        <w:tc>
          <w:tcPr>
            <w:tcW w:w="1080" w:type="dxa"/>
            <w:shd w:val="clear" w:color="auto" w:fill="auto"/>
            <w:noWrap/>
            <w:vAlign w:val="center"/>
            <w:hideMark/>
          </w:tcPr>
          <w:p w14:paraId="2263251A" w14:textId="77777777" w:rsidR="00A943A2" w:rsidRPr="009D1903" w:rsidRDefault="00A943A2" w:rsidP="009D1903">
            <w:pPr>
              <w:spacing w:line="276" w:lineRule="auto"/>
              <w:rPr>
                <w:rFonts w:ascii="宋体" w:hAnsi="宋体"/>
                <w:sz w:val="24"/>
                <w:szCs w:val="24"/>
                <w:lang w:bidi="km-KH"/>
              </w:rPr>
            </w:pPr>
            <w:r w:rsidRPr="009D1903">
              <w:rPr>
                <w:rFonts w:ascii="宋体" w:hAnsi="宋体" w:hint="eastAsia"/>
                <w:sz w:val="24"/>
                <w:szCs w:val="24"/>
                <w:lang w:bidi="km-KH"/>
              </w:rPr>
              <w:t>二等奖</w:t>
            </w:r>
          </w:p>
        </w:tc>
        <w:tc>
          <w:tcPr>
            <w:tcW w:w="1732" w:type="dxa"/>
            <w:shd w:val="clear" w:color="auto" w:fill="auto"/>
            <w:noWrap/>
            <w:vAlign w:val="center"/>
            <w:hideMark/>
          </w:tcPr>
          <w:p w14:paraId="50931B61" w14:textId="77777777" w:rsidR="00A943A2" w:rsidRPr="009D1903" w:rsidRDefault="00A943A2" w:rsidP="009D1903">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368E3646" w14:textId="77777777" w:rsidR="00A943A2" w:rsidRPr="009D1903" w:rsidRDefault="00A943A2" w:rsidP="009D1903">
            <w:pPr>
              <w:spacing w:line="276" w:lineRule="auto"/>
              <w:jc w:val="center"/>
              <w:rPr>
                <w:rFonts w:ascii="宋体" w:hAnsi="宋体"/>
                <w:sz w:val="24"/>
                <w:szCs w:val="24"/>
                <w:lang w:bidi="km-KH"/>
              </w:rPr>
            </w:pPr>
            <w:r w:rsidRPr="009D1903">
              <w:rPr>
                <w:rFonts w:ascii="宋体" w:hAnsi="宋体" w:hint="eastAsia"/>
                <w:sz w:val="24"/>
                <w:szCs w:val="24"/>
                <w:lang w:bidi="km-KH"/>
              </w:rPr>
              <w:t>●</w:t>
            </w:r>
          </w:p>
        </w:tc>
        <w:tc>
          <w:tcPr>
            <w:tcW w:w="1231" w:type="dxa"/>
            <w:shd w:val="clear" w:color="auto" w:fill="auto"/>
            <w:noWrap/>
            <w:vAlign w:val="center"/>
            <w:hideMark/>
          </w:tcPr>
          <w:p w14:paraId="08C4F3B3" w14:textId="77777777" w:rsidR="00A943A2" w:rsidRPr="009D1903" w:rsidRDefault="00A943A2" w:rsidP="009D1903">
            <w:pPr>
              <w:spacing w:line="276" w:lineRule="auto"/>
              <w:rPr>
                <w:rFonts w:ascii="宋体" w:hAnsi="宋体"/>
                <w:sz w:val="24"/>
                <w:szCs w:val="24"/>
                <w:lang w:bidi="km-KH"/>
              </w:rPr>
            </w:pPr>
            <w:r w:rsidRPr="009D1903">
              <w:rPr>
                <w:rFonts w:ascii="宋体" w:hAnsi="宋体" w:hint="eastAsia"/>
                <w:sz w:val="24"/>
                <w:szCs w:val="24"/>
                <w:lang w:bidi="km-KH"/>
              </w:rPr>
              <w:t>中5+1</w:t>
            </w:r>
          </w:p>
        </w:tc>
        <w:tc>
          <w:tcPr>
            <w:tcW w:w="4111" w:type="dxa"/>
            <w:shd w:val="clear" w:color="auto" w:fill="auto"/>
            <w:noWrap/>
            <w:vAlign w:val="center"/>
            <w:hideMark/>
          </w:tcPr>
          <w:p w14:paraId="06C5CC75" w14:textId="77777777" w:rsidR="00A943A2" w:rsidRPr="009D1903" w:rsidRDefault="00070192" w:rsidP="00370AFC">
            <w:pPr>
              <w:spacing w:line="276" w:lineRule="auto"/>
              <w:rPr>
                <w:rFonts w:ascii="宋体" w:hAnsi="宋体"/>
                <w:sz w:val="24"/>
                <w:szCs w:val="24"/>
                <w:lang w:bidi="km-KH"/>
              </w:rPr>
            </w:pPr>
            <w:ins w:id="503" w:author="user" w:date="2014-12-18T10:10:00Z">
              <w:r>
                <w:rPr>
                  <w:rFonts w:ascii="宋体" w:hAnsi="宋体" w:hint="eastAsia"/>
                  <w:sz w:val="24"/>
                  <w:szCs w:val="24"/>
                  <w:lang w:bidi="km-KH"/>
                </w:rPr>
                <w:t>20</w:t>
              </w:r>
              <w:r w:rsidR="00BB5D0A">
                <w:rPr>
                  <w:rFonts w:ascii="宋体" w:hAnsi="宋体" w:hint="eastAsia"/>
                  <w:sz w:val="24"/>
                  <w:szCs w:val="24"/>
                  <w:lang w:bidi="km-KH"/>
                </w:rPr>
                <w:t>,000,000瑞尔（</w:t>
              </w:r>
            </w:ins>
            <w:del w:id="504" w:author="user" w:date="2016-10-08T16:29:00Z">
              <w:r w:rsidR="003617C3" w:rsidDel="00070192">
                <w:rPr>
                  <w:rFonts w:ascii="宋体" w:hAnsi="宋体" w:hint="eastAsia"/>
                  <w:sz w:val="24"/>
                  <w:szCs w:val="24"/>
                  <w:lang w:bidi="km-KH"/>
                </w:rPr>
                <w:delText>6000</w:delText>
              </w:r>
            </w:del>
            <w:ins w:id="505" w:author="user" w:date="2016-10-08T16:29:00Z">
              <w:r>
                <w:rPr>
                  <w:rFonts w:ascii="宋体" w:hAnsi="宋体"/>
                  <w:sz w:val="24"/>
                  <w:szCs w:val="24"/>
                  <w:lang w:bidi="km-KH"/>
                </w:rPr>
                <w:t>5</w:t>
              </w:r>
              <w:r>
                <w:rPr>
                  <w:rFonts w:ascii="宋体" w:hAnsi="宋体" w:hint="eastAsia"/>
                  <w:sz w:val="24"/>
                  <w:szCs w:val="24"/>
                  <w:lang w:bidi="km-KH"/>
                </w:rPr>
                <w:t>000</w:t>
              </w:r>
            </w:ins>
            <w:r w:rsidR="009F7F8D" w:rsidRPr="009D1903">
              <w:rPr>
                <w:rFonts w:ascii="宋体" w:hAnsi="宋体" w:hint="eastAsia"/>
                <w:sz w:val="24"/>
                <w:szCs w:val="24"/>
                <w:lang w:bidi="km-KH"/>
              </w:rPr>
              <w:t>美</w:t>
            </w:r>
            <w:r w:rsidR="00A943A2" w:rsidRPr="009D1903">
              <w:rPr>
                <w:rFonts w:ascii="宋体" w:hAnsi="宋体" w:hint="eastAsia"/>
                <w:sz w:val="24"/>
                <w:szCs w:val="24"/>
                <w:lang w:bidi="km-KH"/>
              </w:rPr>
              <w:t>元</w:t>
            </w:r>
            <w:del w:id="506" w:author="user" w:date="2016-10-08T16:42:00Z">
              <w:r w:rsidR="007B30B1" w:rsidDel="00370AFC">
                <w:rPr>
                  <w:rFonts w:ascii="宋体" w:hAnsi="宋体" w:hint="eastAsia"/>
                  <w:sz w:val="24"/>
                  <w:szCs w:val="24"/>
                  <w:lang w:bidi="km-KH"/>
                </w:rPr>
                <w:delText>0.5注</w:delText>
              </w:r>
            </w:del>
            <w:del w:id="507" w:author="user" w:date="2016-10-08T16:29:00Z">
              <w:r w:rsidR="007B30B1" w:rsidDel="00070192">
                <w:rPr>
                  <w:rFonts w:ascii="宋体" w:hAnsi="宋体" w:hint="eastAsia"/>
                  <w:sz w:val="24"/>
                  <w:szCs w:val="24"/>
                  <w:lang w:bidi="km-KH"/>
                </w:rPr>
                <w:delText>3000</w:delText>
              </w:r>
            </w:del>
            <w:del w:id="508" w:author="user" w:date="2016-10-08T16:42:00Z">
              <w:r w:rsidR="007B30B1" w:rsidDel="00370AFC">
                <w:rPr>
                  <w:rFonts w:ascii="宋体" w:hAnsi="宋体" w:hint="eastAsia"/>
                  <w:sz w:val="24"/>
                  <w:szCs w:val="24"/>
                  <w:lang w:bidi="km-KH"/>
                </w:rPr>
                <w:delText>美元</w:delText>
              </w:r>
            </w:del>
            <w:r w:rsidR="00E224E8">
              <w:rPr>
                <w:rFonts w:ascii="宋体" w:hAnsi="宋体" w:hint="eastAsia"/>
                <w:sz w:val="24"/>
                <w:szCs w:val="24"/>
                <w:lang w:bidi="km-KH"/>
              </w:rPr>
              <w:t>）</w:t>
            </w:r>
          </w:p>
        </w:tc>
      </w:tr>
      <w:tr w:rsidR="00591C0D" w:rsidRPr="00B95524" w14:paraId="7CA9A570" w14:textId="77777777" w:rsidTr="003617C3">
        <w:trPr>
          <w:trHeight w:val="465"/>
        </w:trPr>
        <w:tc>
          <w:tcPr>
            <w:tcW w:w="1080" w:type="dxa"/>
            <w:shd w:val="clear" w:color="auto" w:fill="auto"/>
            <w:noWrap/>
            <w:vAlign w:val="center"/>
            <w:hideMark/>
          </w:tcPr>
          <w:p w14:paraId="004059B2" w14:textId="77777777" w:rsidR="00591C0D" w:rsidRPr="009D1903" w:rsidRDefault="00591C0D" w:rsidP="009D1903">
            <w:pPr>
              <w:spacing w:line="276" w:lineRule="auto"/>
              <w:rPr>
                <w:rFonts w:ascii="宋体" w:hAnsi="宋体"/>
                <w:sz w:val="24"/>
                <w:szCs w:val="24"/>
                <w:lang w:bidi="km-KH"/>
              </w:rPr>
            </w:pPr>
            <w:r w:rsidRPr="009D1903">
              <w:rPr>
                <w:rFonts w:ascii="宋体" w:hAnsi="宋体" w:hint="eastAsia"/>
                <w:sz w:val="24"/>
                <w:szCs w:val="24"/>
                <w:lang w:bidi="km-KH"/>
              </w:rPr>
              <w:t>三等奖</w:t>
            </w:r>
          </w:p>
        </w:tc>
        <w:tc>
          <w:tcPr>
            <w:tcW w:w="1732" w:type="dxa"/>
            <w:shd w:val="clear" w:color="auto" w:fill="auto"/>
            <w:noWrap/>
            <w:vAlign w:val="center"/>
            <w:hideMark/>
          </w:tcPr>
          <w:p w14:paraId="3FBDA45B" w14:textId="77777777" w:rsidR="00591C0D" w:rsidRPr="009D1903" w:rsidRDefault="00591C0D" w:rsidP="009D1903">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695714B8" w14:textId="77777777" w:rsidR="00591C0D" w:rsidRPr="009D1903" w:rsidRDefault="00591C0D" w:rsidP="009D1903">
            <w:pPr>
              <w:spacing w:line="276" w:lineRule="auto"/>
              <w:jc w:val="center"/>
              <w:rPr>
                <w:rFonts w:ascii="宋体" w:hAnsi="宋体"/>
                <w:sz w:val="24"/>
                <w:szCs w:val="24"/>
                <w:lang w:bidi="km-KH"/>
              </w:rPr>
            </w:pPr>
          </w:p>
        </w:tc>
        <w:tc>
          <w:tcPr>
            <w:tcW w:w="1231" w:type="dxa"/>
            <w:shd w:val="clear" w:color="auto" w:fill="auto"/>
            <w:noWrap/>
            <w:vAlign w:val="center"/>
            <w:hideMark/>
          </w:tcPr>
          <w:p w14:paraId="4CC2C104" w14:textId="77777777" w:rsidR="00591C0D" w:rsidRPr="009D1903" w:rsidRDefault="00591C0D" w:rsidP="009D1903">
            <w:pPr>
              <w:spacing w:line="276" w:lineRule="auto"/>
              <w:rPr>
                <w:rFonts w:ascii="宋体" w:hAnsi="宋体"/>
                <w:sz w:val="24"/>
                <w:szCs w:val="24"/>
                <w:lang w:bidi="km-KH"/>
              </w:rPr>
            </w:pPr>
            <w:r w:rsidRPr="009D1903">
              <w:rPr>
                <w:rFonts w:ascii="宋体" w:hAnsi="宋体" w:hint="eastAsia"/>
                <w:sz w:val="24"/>
                <w:szCs w:val="24"/>
                <w:lang w:bidi="km-KH"/>
              </w:rPr>
              <w:t>中5</w:t>
            </w:r>
          </w:p>
        </w:tc>
        <w:tc>
          <w:tcPr>
            <w:tcW w:w="4111" w:type="dxa"/>
            <w:shd w:val="clear" w:color="auto" w:fill="auto"/>
            <w:noWrap/>
            <w:vAlign w:val="center"/>
            <w:hideMark/>
          </w:tcPr>
          <w:p w14:paraId="66739F0D" w14:textId="77777777" w:rsidR="00591C0D" w:rsidRPr="009D1903" w:rsidRDefault="00070192" w:rsidP="00370AFC">
            <w:pPr>
              <w:spacing w:line="276" w:lineRule="auto"/>
              <w:rPr>
                <w:rFonts w:ascii="宋体" w:hAnsi="宋体"/>
                <w:sz w:val="24"/>
                <w:szCs w:val="24"/>
                <w:lang w:bidi="km-KH"/>
              </w:rPr>
            </w:pPr>
            <w:ins w:id="509" w:author="user" w:date="2014-12-18T10:10:00Z">
              <w:r>
                <w:rPr>
                  <w:rFonts w:ascii="宋体" w:hAnsi="宋体" w:hint="eastAsia"/>
                  <w:sz w:val="24"/>
                  <w:szCs w:val="24"/>
                  <w:lang w:bidi="km-KH"/>
                </w:rPr>
                <w:t>2,0</w:t>
              </w:r>
              <w:r w:rsidR="00BB5D0A">
                <w:rPr>
                  <w:rFonts w:ascii="宋体" w:hAnsi="宋体" w:hint="eastAsia"/>
                  <w:sz w:val="24"/>
                  <w:szCs w:val="24"/>
                  <w:lang w:bidi="km-KH"/>
                </w:rPr>
                <w:t>00,000瑞尔（</w:t>
              </w:r>
            </w:ins>
            <w:ins w:id="510" w:author="user" w:date="2016-10-08T16:29:00Z">
              <w:r>
                <w:rPr>
                  <w:rFonts w:ascii="宋体" w:hAnsi="宋体"/>
                  <w:sz w:val="24"/>
                  <w:szCs w:val="24"/>
                  <w:lang w:bidi="km-KH"/>
                </w:rPr>
                <w:t>5</w:t>
              </w:r>
            </w:ins>
            <w:del w:id="511" w:author="user" w:date="2016-10-08T16:29:00Z">
              <w:r w:rsidR="003617C3" w:rsidDel="00070192">
                <w:rPr>
                  <w:rFonts w:ascii="宋体" w:hAnsi="宋体" w:hint="eastAsia"/>
                  <w:sz w:val="24"/>
                  <w:szCs w:val="24"/>
                  <w:lang w:bidi="km-KH"/>
                </w:rPr>
                <w:delText>6</w:delText>
              </w:r>
            </w:del>
            <w:r w:rsidR="003617C3">
              <w:rPr>
                <w:rFonts w:ascii="宋体" w:hAnsi="宋体" w:hint="eastAsia"/>
                <w:sz w:val="24"/>
                <w:szCs w:val="24"/>
                <w:lang w:bidi="km-KH"/>
              </w:rPr>
              <w:t>00</w:t>
            </w:r>
            <w:r w:rsidR="00591C0D" w:rsidRPr="009D1903">
              <w:rPr>
                <w:rFonts w:ascii="宋体" w:hAnsi="宋体" w:hint="eastAsia"/>
                <w:sz w:val="24"/>
                <w:szCs w:val="24"/>
                <w:lang w:bidi="km-KH"/>
              </w:rPr>
              <w:t>美元</w:t>
            </w:r>
            <w:del w:id="512" w:author="user" w:date="2016-10-08T16:42:00Z">
              <w:r w:rsidR="007B30B1" w:rsidDel="00370AFC">
                <w:rPr>
                  <w:rFonts w:ascii="宋体" w:hAnsi="宋体" w:hint="eastAsia"/>
                  <w:sz w:val="24"/>
                  <w:szCs w:val="24"/>
                  <w:lang w:bidi="km-KH"/>
                </w:rPr>
                <w:delText>0.5注</w:delText>
              </w:r>
            </w:del>
            <w:del w:id="513" w:author="user" w:date="2016-10-08T16:29:00Z">
              <w:r w:rsidR="007B30B1" w:rsidDel="00070192">
                <w:rPr>
                  <w:rFonts w:ascii="宋体" w:hAnsi="宋体" w:hint="eastAsia"/>
                  <w:sz w:val="24"/>
                  <w:szCs w:val="24"/>
                  <w:lang w:bidi="km-KH"/>
                </w:rPr>
                <w:delText>300</w:delText>
              </w:r>
            </w:del>
            <w:del w:id="514" w:author="user" w:date="2016-10-08T16:42:00Z">
              <w:r w:rsidR="007B30B1" w:rsidDel="00370AFC">
                <w:rPr>
                  <w:rFonts w:ascii="宋体" w:hAnsi="宋体" w:hint="eastAsia"/>
                  <w:sz w:val="24"/>
                  <w:szCs w:val="24"/>
                  <w:lang w:bidi="km-KH"/>
                </w:rPr>
                <w:delText>美元</w:delText>
              </w:r>
            </w:del>
            <w:r w:rsidR="00E224E8">
              <w:rPr>
                <w:rFonts w:ascii="宋体" w:hAnsi="宋体" w:hint="eastAsia"/>
                <w:sz w:val="24"/>
                <w:szCs w:val="24"/>
                <w:lang w:bidi="km-KH"/>
              </w:rPr>
              <w:t>）</w:t>
            </w:r>
          </w:p>
        </w:tc>
      </w:tr>
      <w:tr w:rsidR="00591C0D" w:rsidRPr="00B95524" w14:paraId="63C3E925" w14:textId="77777777" w:rsidTr="003617C3">
        <w:trPr>
          <w:trHeight w:val="465"/>
        </w:trPr>
        <w:tc>
          <w:tcPr>
            <w:tcW w:w="1080" w:type="dxa"/>
            <w:shd w:val="clear" w:color="auto" w:fill="auto"/>
            <w:noWrap/>
            <w:vAlign w:val="center"/>
            <w:hideMark/>
          </w:tcPr>
          <w:p w14:paraId="133CB339" w14:textId="77777777" w:rsidR="00591C0D" w:rsidRPr="009D1903" w:rsidRDefault="00591C0D" w:rsidP="009D1903">
            <w:pPr>
              <w:spacing w:line="276" w:lineRule="auto"/>
              <w:rPr>
                <w:rFonts w:ascii="宋体" w:hAnsi="宋体"/>
                <w:sz w:val="24"/>
                <w:szCs w:val="24"/>
                <w:lang w:bidi="km-KH"/>
              </w:rPr>
            </w:pPr>
            <w:r w:rsidRPr="009D1903">
              <w:rPr>
                <w:rFonts w:ascii="宋体" w:hAnsi="宋体" w:hint="eastAsia"/>
                <w:sz w:val="24"/>
                <w:szCs w:val="24"/>
                <w:lang w:bidi="km-KH"/>
              </w:rPr>
              <w:t>四等奖</w:t>
            </w:r>
          </w:p>
        </w:tc>
        <w:tc>
          <w:tcPr>
            <w:tcW w:w="1732" w:type="dxa"/>
            <w:shd w:val="clear" w:color="auto" w:fill="auto"/>
            <w:noWrap/>
            <w:vAlign w:val="center"/>
            <w:hideMark/>
          </w:tcPr>
          <w:p w14:paraId="1AB45D2A" w14:textId="77777777" w:rsidR="00591C0D" w:rsidRPr="009D1903" w:rsidRDefault="00591C0D" w:rsidP="009D1903">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1466C45D" w14:textId="77777777" w:rsidR="00591C0D" w:rsidRPr="009D1903" w:rsidRDefault="00591C0D" w:rsidP="009D1903">
            <w:pPr>
              <w:spacing w:line="276" w:lineRule="auto"/>
              <w:jc w:val="center"/>
              <w:rPr>
                <w:rFonts w:ascii="宋体" w:hAnsi="宋体"/>
                <w:sz w:val="24"/>
                <w:szCs w:val="24"/>
                <w:lang w:bidi="km-KH"/>
              </w:rPr>
            </w:pPr>
            <w:r w:rsidRPr="009D1903">
              <w:rPr>
                <w:rFonts w:ascii="宋体" w:hAnsi="宋体" w:hint="eastAsia"/>
                <w:sz w:val="24"/>
                <w:szCs w:val="24"/>
                <w:lang w:bidi="km-KH"/>
              </w:rPr>
              <w:t>●</w:t>
            </w:r>
          </w:p>
        </w:tc>
        <w:tc>
          <w:tcPr>
            <w:tcW w:w="1231" w:type="dxa"/>
            <w:shd w:val="clear" w:color="auto" w:fill="auto"/>
            <w:noWrap/>
            <w:vAlign w:val="center"/>
            <w:hideMark/>
          </w:tcPr>
          <w:p w14:paraId="4587EECA" w14:textId="77777777" w:rsidR="00591C0D" w:rsidRPr="009D1903" w:rsidRDefault="00591C0D" w:rsidP="009D1903">
            <w:pPr>
              <w:spacing w:line="276" w:lineRule="auto"/>
              <w:rPr>
                <w:rFonts w:ascii="宋体" w:hAnsi="宋体"/>
                <w:sz w:val="24"/>
                <w:szCs w:val="24"/>
                <w:lang w:bidi="km-KH"/>
              </w:rPr>
            </w:pPr>
            <w:r w:rsidRPr="009D1903">
              <w:rPr>
                <w:rFonts w:ascii="宋体" w:hAnsi="宋体" w:hint="eastAsia"/>
                <w:sz w:val="24"/>
                <w:szCs w:val="24"/>
                <w:lang w:bidi="km-KH"/>
              </w:rPr>
              <w:t>中4+1</w:t>
            </w:r>
          </w:p>
        </w:tc>
        <w:tc>
          <w:tcPr>
            <w:tcW w:w="4111" w:type="dxa"/>
            <w:shd w:val="clear" w:color="auto" w:fill="auto"/>
            <w:noWrap/>
            <w:vAlign w:val="center"/>
            <w:hideMark/>
          </w:tcPr>
          <w:p w14:paraId="0AE08E68" w14:textId="77777777" w:rsidR="00591C0D" w:rsidRPr="009D1903" w:rsidRDefault="00BB5D0A" w:rsidP="00370AFC">
            <w:pPr>
              <w:spacing w:line="276" w:lineRule="auto"/>
              <w:rPr>
                <w:rFonts w:ascii="宋体" w:hAnsi="宋体"/>
                <w:sz w:val="24"/>
                <w:szCs w:val="24"/>
                <w:lang w:bidi="km-KH"/>
              </w:rPr>
            </w:pPr>
            <w:ins w:id="515" w:author="user" w:date="2014-12-18T10:12:00Z">
              <w:r>
                <w:rPr>
                  <w:rFonts w:ascii="宋体" w:hAnsi="宋体" w:hint="eastAsia"/>
                  <w:sz w:val="24"/>
                  <w:szCs w:val="24"/>
                  <w:lang w:bidi="km-KH"/>
                </w:rPr>
                <w:t>400,000瑞尔（</w:t>
              </w:r>
            </w:ins>
            <w:r w:rsidR="00591C0D">
              <w:rPr>
                <w:rFonts w:ascii="宋体" w:hAnsi="宋体" w:hint="eastAsia"/>
                <w:sz w:val="24"/>
                <w:szCs w:val="24"/>
                <w:lang w:bidi="km-KH"/>
              </w:rPr>
              <w:t>100</w:t>
            </w:r>
            <w:r w:rsidR="00591C0D" w:rsidRPr="009D1903">
              <w:rPr>
                <w:rFonts w:ascii="宋体" w:hAnsi="宋体" w:hint="eastAsia"/>
                <w:sz w:val="24"/>
                <w:szCs w:val="24"/>
                <w:lang w:bidi="km-KH"/>
              </w:rPr>
              <w:t>美元</w:t>
            </w:r>
            <w:del w:id="516" w:author="user" w:date="2016-10-08T16:42:00Z">
              <w:r w:rsidR="007B30B1" w:rsidDel="00370AFC">
                <w:rPr>
                  <w:rFonts w:ascii="宋体" w:hAnsi="宋体" w:hint="eastAsia"/>
                  <w:sz w:val="24"/>
                  <w:szCs w:val="24"/>
                  <w:lang w:bidi="km-KH"/>
                </w:rPr>
                <w:delText>0.5注50美元</w:delText>
              </w:r>
            </w:del>
            <w:r w:rsidR="00E224E8">
              <w:rPr>
                <w:rFonts w:ascii="宋体" w:hAnsi="宋体" w:hint="eastAsia"/>
                <w:sz w:val="24"/>
                <w:szCs w:val="24"/>
                <w:lang w:bidi="km-KH"/>
              </w:rPr>
              <w:t>）</w:t>
            </w:r>
          </w:p>
        </w:tc>
      </w:tr>
      <w:tr w:rsidR="00B84741" w:rsidRPr="00B95524" w14:paraId="0CE9442D" w14:textId="77777777" w:rsidTr="003617C3">
        <w:trPr>
          <w:trHeight w:val="465"/>
        </w:trPr>
        <w:tc>
          <w:tcPr>
            <w:tcW w:w="1080" w:type="dxa"/>
            <w:shd w:val="clear" w:color="auto" w:fill="auto"/>
            <w:noWrap/>
            <w:vAlign w:val="center"/>
            <w:hideMark/>
          </w:tcPr>
          <w:p w14:paraId="6DD42793" w14:textId="77777777" w:rsidR="00B84741" w:rsidRPr="009D1903" w:rsidRDefault="00591C0D" w:rsidP="009D1903">
            <w:pPr>
              <w:spacing w:line="276" w:lineRule="auto"/>
              <w:rPr>
                <w:rFonts w:ascii="宋体" w:hAnsi="宋体"/>
                <w:sz w:val="24"/>
                <w:szCs w:val="24"/>
                <w:lang w:bidi="km-KH"/>
              </w:rPr>
            </w:pPr>
            <w:r>
              <w:rPr>
                <w:rFonts w:ascii="宋体" w:hAnsi="宋体" w:hint="eastAsia"/>
                <w:sz w:val="24"/>
                <w:szCs w:val="24"/>
                <w:lang w:bidi="km-KH"/>
              </w:rPr>
              <w:t>五</w:t>
            </w:r>
            <w:r w:rsidR="00B84741" w:rsidRPr="009D1903">
              <w:rPr>
                <w:rFonts w:ascii="宋体" w:hAnsi="宋体" w:hint="eastAsia"/>
                <w:sz w:val="24"/>
                <w:szCs w:val="24"/>
                <w:lang w:bidi="km-KH"/>
              </w:rPr>
              <w:t>等奖</w:t>
            </w:r>
          </w:p>
        </w:tc>
        <w:tc>
          <w:tcPr>
            <w:tcW w:w="1732" w:type="dxa"/>
            <w:shd w:val="clear" w:color="auto" w:fill="auto"/>
            <w:noWrap/>
            <w:vAlign w:val="center"/>
            <w:hideMark/>
          </w:tcPr>
          <w:p w14:paraId="7EFF2B42" w14:textId="77777777" w:rsidR="00B84741" w:rsidRPr="009D1903" w:rsidRDefault="00B84741" w:rsidP="009D1903">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1E2B82BB" w14:textId="77777777" w:rsidR="00B84741" w:rsidRPr="009D1903" w:rsidRDefault="00B84741" w:rsidP="009D1903">
            <w:pPr>
              <w:spacing w:line="276" w:lineRule="auto"/>
              <w:jc w:val="center"/>
              <w:rPr>
                <w:rFonts w:ascii="宋体" w:hAnsi="宋体"/>
                <w:sz w:val="24"/>
                <w:szCs w:val="24"/>
                <w:lang w:bidi="km-KH"/>
              </w:rPr>
            </w:pPr>
          </w:p>
        </w:tc>
        <w:tc>
          <w:tcPr>
            <w:tcW w:w="1231" w:type="dxa"/>
            <w:shd w:val="clear" w:color="auto" w:fill="auto"/>
            <w:noWrap/>
            <w:vAlign w:val="center"/>
            <w:hideMark/>
          </w:tcPr>
          <w:p w14:paraId="06430E3D" w14:textId="77777777" w:rsidR="00B84741" w:rsidRPr="009D1903" w:rsidRDefault="00B84741" w:rsidP="009D1903">
            <w:pPr>
              <w:spacing w:line="276" w:lineRule="auto"/>
              <w:rPr>
                <w:rFonts w:ascii="宋体" w:hAnsi="宋体"/>
                <w:sz w:val="24"/>
                <w:szCs w:val="24"/>
                <w:lang w:bidi="km-KH"/>
              </w:rPr>
            </w:pPr>
            <w:r w:rsidRPr="009D1903">
              <w:rPr>
                <w:rFonts w:ascii="宋体" w:hAnsi="宋体" w:hint="eastAsia"/>
                <w:sz w:val="24"/>
                <w:szCs w:val="24"/>
                <w:lang w:bidi="km-KH"/>
              </w:rPr>
              <w:t>中4</w:t>
            </w:r>
          </w:p>
        </w:tc>
        <w:tc>
          <w:tcPr>
            <w:tcW w:w="4111" w:type="dxa"/>
            <w:shd w:val="clear" w:color="auto" w:fill="auto"/>
            <w:noWrap/>
            <w:vAlign w:val="center"/>
            <w:hideMark/>
          </w:tcPr>
          <w:p w14:paraId="5585E684" w14:textId="77777777" w:rsidR="00B84741" w:rsidRPr="009D1903" w:rsidRDefault="00070192" w:rsidP="00370AFC">
            <w:pPr>
              <w:spacing w:line="276" w:lineRule="auto"/>
              <w:rPr>
                <w:rFonts w:ascii="宋体" w:hAnsi="宋体"/>
                <w:sz w:val="24"/>
                <w:szCs w:val="24"/>
                <w:lang w:bidi="km-KH"/>
              </w:rPr>
            </w:pPr>
            <w:ins w:id="517" w:author="user" w:date="2014-12-18T10:13:00Z">
              <w:r>
                <w:rPr>
                  <w:rFonts w:ascii="宋体" w:hAnsi="宋体" w:hint="eastAsia"/>
                  <w:sz w:val="24"/>
                  <w:szCs w:val="24"/>
                  <w:lang w:bidi="km-KH"/>
                </w:rPr>
                <w:t>4</w:t>
              </w:r>
              <w:r w:rsidR="00BB5D0A">
                <w:rPr>
                  <w:rFonts w:ascii="宋体" w:hAnsi="宋体" w:hint="eastAsia"/>
                  <w:sz w:val="24"/>
                  <w:szCs w:val="24"/>
                  <w:lang w:bidi="km-KH"/>
                </w:rPr>
                <w:t>0,000瑞尔（</w:t>
              </w:r>
            </w:ins>
            <w:del w:id="518" w:author="user" w:date="2016-10-08T16:30:00Z">
              <w:r w:rsidR="003617C3" w:rsidDel="00070192">
                <w:rPr>
                  <w:rFonts w:ascii="宋体" w:hAnsi="宋体" w:hint="eastAsia"/>
                  <w:sz w:val="24"/>
                  <w:szCs w:val="24"/>
                  <w:lang w:bidi="km-KH"/>
                </w:rPr>
                <w:delText>2</w:delText>
              </w:r>
            </w:del>
            <w:ins w:id="519" w:author="user" w:date="2016-10-08T16:30:00Z">
              <w:r>
                <w:rPr>
                  <w:rFonts w:ascii="宋体" w:hAnsi="宋体"/>
                  <w:sz w:val="24"/>
                  <w:szCs w:val="24"/>
                  <w:lang w:bidi="km-KH"/>
                </w:rPr>
                <w:t>1</w:t>
              </w:r>
            </w:ins>
            <w:r w:rsidR="003617C3">
              <w:rPr>
                <w:rFonts w:ascii="宋体" w:hAnsi="宋体" w:hint="eastAsia"/>
                <w:sz w:val="24"/>
                <w:szCs w:val="24"/>
                <w:lang w:bidi="km-KH"/>
              </w:rPr>
              <w:t>0</w:t>
            </w:r>
            <w:r w:rsidR="00B84741" w:rsidRPr="009D1903">
              <w:rPr>
                <w:rFonts w:ascii="宋体" w:hAnsi="宋体" w:hint="eastAsia"/>
                <w:sz w:val="24"/>
                <w:szCs w:val="24"/>
                <w:lang w:bidi="km-KH"/>
              </w:rPr>
              <w:t>美元</w:t>
            </w:r>
            <w:del w:id="520" w:author="user" w:date="2016-10-08T16:42:00Z">
              <w:r w:rsidR="007B30B1" w:rsidDel="00370AFC">
                <w:rPr>
                  <w:rFonts w:ascii="宋体" w:hAnsi="宋体" w:hint="eastAsia"/>
                  <w:sz w:val="24"/>
                  <w:szCs w:val="24"/>
                  <w:lang w:bidi="km-KH"/>
                </w:rPr>
                <w:delText>0.5注</w:delText>
              </w:r>
            </w:del>
            <w:del w:id="521" w:author="user" w:date="2016-10-08T16:30:00Z">
              <w:r w:rsidR="007B30B1" w:rsidDel="00070192">
                <w:rPr>
                  <w:rFonts w:ascii="宋体" w:hAnsi="宋体" w:hint="eastAsia"/>
                  <w:sz w:val="24"/>
                  <w:szCs w:val="24"/>
                  <w:lang w:bidi="km-KH"/>
                </w:rPr>
                <w:delText>10</w:delText>
              </w:r>
            </w:del>
            <w:del w:id="522" w:author="user" w:date="2016-10-08T16:42:00Z">
              <w:r w:rsidR="007B30B1" w:rsidDel="00370AFC">
                <w:rPr>
                  <w:rFonts w:ascii="宋体" w:hAnsi="宋体" w:hint="eastAsia"/>
                  <w:sz w:val="24"/>
                  <w:szCs w:val="24"/>
                  <w:lang w:bidi="km-KH"/>
                </w:rPr>
                <w:delText>美元</w:delText>
              </w:r>
            </w:del>
            <w:r w:rsidR="00E224E8">
              <w:rPr>
                <w:rFonts w:ascii="宋体" w:hAnsi="宋体" w:hint="eastAsia"/>
                <w:sz w:val="24"/>
                <w:szCs w:val="24"/>
                <w:lang w:bidi="km-KH"/>
              </w:rPr>
              <w:t>）</w:t>
            </w:r>
          </w:p>
        </w:tc>
      </w:tr>
      <w:tr w:rsidR="004775FA" w:rsidRPr="00B95524" w14:paraId="3583872D" w14:textId="77777777" w:rsidTr="003617C3">
        <w:trPr>
          <w:trHeight w:val="465"/>
        </w:trPr>
        <w:tc>
          <w:tcPr>
            <w:tcW w:w="1080" w:type="dxa"/>
            <w:shd w:val="clear" w:color="auto" w:fill="auto"/>
            <w:noWrap/>
            <w:vAlign w:val="center"/>
            <w:hideMark/>
          </w:tcPr>
          <w:p w14:paraId="6BE92D3D" w14:textId="77777777" w:rsidR="004775FA" w:rsidRPr="009D1903" w:rsidRDefault="00591C0D" w:rsidP="009D1903">
            <w:pPr>
              <w:spacing w:line="276" w:lineRule="auto"/>
              <w:rPr>
                <w:rFonts w:ascii="宋体" w:hAnsi="宋体"/>
                <w:sz w:val="24"/>
                <w:szCs w:val="24"/>
                <w:lang w:bidi="km-KH"/>
              </w:rPr>
            </w:pPr>
            <w:r>
              <w:rPr>
                <w:rFonts w:ascii="宋体" w:hAnsi="宋体" w:hint="eastAsia"/>
                <w:sz w:val="24"/>
                <w:szCs w:val="24"/>
                <w:lang w:bidi="km-KH"/>
              </w:rPr>
              <w:t>六</w:t>
            </w:r>
            <w:r w:rsidR="004775FA" w:rsidRPr="009D1903">
              <w:rPr>
                <w:rFonts w:ascii="宋体" w:hAnsi="宋体" w:hint="eastAsia"/>
                <w:sz w:val="24"/>
                <w:szCs w:val="24"/>
                <w:lang w:bidi="km-KH"/>
              </w:rPr>
              <w:t>等奖</w:t>
            </w:r>
          </w:p>
        </w:tc>
        <w:tc>
          <w:tcPr>
            <w:tcW w:w="1732" w:type="dxa"/>
            <w:shd w:val="clear" w:color="auto" w:fill="auto"/>
            <w:noWrap/>
            <w:vAlign w:val="center"/>
            <w:hideMark/>
          </w:tcPr>
          <w:p w14:paraId="6B797485" w14:textId="77777777" w:rsidR="004775FA" w:rsidRPr="009D1903" w:rsidRDefault="003617C3" w:rsidP="009D1903">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2D77F9CB" w14:textId="77777777" w:rsidR="004775FA" w:rsidRPr="009D1903" w:rsidRDefault="003617C3" w:rsidP="009D1903">
            <w:pPr>
              <w:spacing w:line="276" w:lineRule="auto"/>
              <w:jc w:val="center"/>
              <w:rPr>
                <w:rFonts w:ascii="宋体" w:hAnsi="宋体"/>
                <w:sz w:val="24"/>
                <w:szCs w:val="24"/>
                <w:lang w:bidi="km-KH"/>
              </w:rPr>
            </w:pPr>
            <w:r w:rsidRPr="009D1903">
              <w:rPr>
                <w:rFonts w:ascii="宋体" w:hAnsi="宋体" w:hint="eastAsia"/>
                <w:sz w:val="24"/>
                <w:szCs w:val="24"/>
                <w:lang w:bidi="km-KH"/>
              </w:rPr>
              <w:t>●</w:t>
            </w:r>
          </w:p>
        </w:tc>
        <w:tc>
          <w:tcPr>
            <w:tcW w:w="1231" w:type="dxa"/>
            <w:shd w:val="clear" w:color="auto" w:fill="auto"/>
            <w:noWrap/>
            <w:vAlign w:val="center"/>
            <w:hideMark/>
          </w:tcPr>
          <w:p w14:paraId="6EB6B4BD" w14:textId="77777777" w:rsidR="004775FA" w:rsidRPr="009D1903" w:rsidRDefault="004775FA" w:rsidP="009D1903">
            <w:pPr>
              <w:spacing w:line="276" w:lineRule="auto"/>
              <w:rPr>
                <w:rFonts w:ascii="宋体" w:hAnsi="宋体"/>
                <w:sz w:val="24"/>
                <w:szCs w:val="24"/>
                <w:lang w:bidi="km-KH"/>
              </w:rPr>
            </w:pPr>
            <w:r w:rsidRPr="009D1903">
              <w:rPr>
                <w:rFonts w:ascii="宋体" w:hAnsi="宋体" w:hint="eastAsia"/>
                <w:sz w:val="24"/>
                <w:szCs w:val="24"/>
                <w:lang w:bidi="km-KH"/>
              </w:rPr>
              <w:t>中3+</w:t>
            </w:r>
            <w:r w:rsidR="003617C3">
              <w:rPr>
                <w:rFonts w:ascii="宋体" w:hAnsi="宋体" w:hint="eastAsia"/>
                <w:sz w:val="24"/>
                <w:szCs w:val="24"/>
                <w:lang w:bidi="km-KH"/>
              </w:rPr>
              <w:t>1</w:t>
            </w:r>
          </w:p>
        </w:tc>
        <w:tc>
          <w:tcPr>
            <w:tcW w:w="4111" w:type="dxa"/>
            <w:shd w:val="clear" w:color="auto" w:fill="auto"/>
            <w:noWrap/>
            <w:vAlign w:val="center"/>
            <w:hideMark/>
          </w:tcPr>
          <w:p w14:paraId="7240A840" w14:textId="77777777" w:rsidR="004775FA" w:rsidRPr="009D1903" w:rsidRDefault="00070192" w:rsidP="00370AFC">
            <w:pPr>
              <w:spacing w:line="276" w:lineRule="auto"/>
              <w:rPr>
                <w:rFonts w:ascii="宋体" w:hAnsi="宋体"/>
                <w:sz w:val="24"/>
                <w:szCs w:val="24"/>
                <w:lang w:bidi="km-KH"/>
              </w:rPr>
            </w:pPr>
            <w:ins w:id="523" w:author="user" w:date="2014-12-18T10:14:00Z">
              <w:r>
                <w:rPr>
                  <w:rFonts w:ascii="宋体" w:hAnsi="宋体" w:hint="eastAsia"/>
                  <w:sz w:val="24"/>
                  <w:szCs w:val="24"/>
                  <w:lang w:bidi="km-KH"/>
                </w:rPr>
                <w:t>20</w:t>
              </w:r>
              <w:r w:rsidR="00BB5D0A">
                <w:rPr>
                  <w:rFonts w:ascii="宋体" w:hAnsi="宋体" w:hint="eastAsia"/>
                  <w:sz w:val="24"/>
                  <w:szCs w:val="24"/>
                  <w:lang w:bidi="km-KH"/>
                </w:rPr>
                <w:t>,000瑞尔（</w:t>
              </w:r>
            </w:ins>
            <w:ins w:id="524" w:author="user" w:date="2016-10-08T16:31:00Z">
              <w:r>
                <w:rPr>
                  <w:rFonts w:ascii="宋体" w:hAnsi="宋体"/>
                  <w:sz w:val="24"/>
                  <w:szCs w:val="24"/>
                  <w:lang w:bidi="km-KH"/>
                </w:rPr>
                <w:t>5</w:t>
              </w:r>
            </w:ins>
            <w:del w:id="525" w:author="user" w:date="2016-10-08T16:31:00Z">
              <w:r w:rsidR="003617C3" w:rsidDel="00070192">
                <w:rPr>
                  <w:rFonts w:ascii="宋体" w:hAnsi="宋体" w:hint="eastAsia"/>
                  <w:sz w:val="24"/>
                  <w:szCs w:val="24"/>
                  <w:lang w:bidi="km-KH"/>
                </w:rPr>
                <w:delText>4</w:delText>
              </w:r>
            </w:del>
            <w:r w:rsidR="003617C3" w:rsidRPr="009D1903">
              <w:rPr>
                <w:rFonts w:ascii="宋体" w:hAnsi="宋体" w:hint="eastAsia"/>
                <w:sz w:val="24"/>
                <w:szCs w:val="24"/>
                <w:lang w:bidi="km-KH"/>
              </w:rPr>
              <w:t>美元</w:t>
            </w:r>
            <w:del w:id="526" w:author="user" w:date="2016-10-08T16:42:00Z">
              <w:r w:rsidR="007B30B1" w:rsidDel="00370AFC">
                <w:rPr>
                  <w:rFonts w:ascii="宋体" w:hAnsi="宋体" w:hint="eastAsia"/>
                  <w:sz w:val="24"/>
                  <w:szCs w:val="24"/>
                  <w:lang w:bidi="km-KH"/>
                </w:rPr>
                <w:delText>0.5注2美元</w:delText>
              </w:r>
            </w:del>
            <w:r w:rsidR="00E224E8">
              <w:rPr>
                <w:rFonts w:ascii="宋体" w:hAnsi="宋体" w:hint="eastAsia"/>
                <w:sz w:val="24"/>
                <w:szCs w:val="24"/>
                <w:lang w:bidi="km-KH"/>
              </w:rPr>
              <w:t>）</w:t>
            </w:r>
          </w:p>
        </w:tc>
      </w:tr>
      <w:tr w:rsidR="00070192" w:rsidRPr="00B95524" w14:paraId="20A2EB83" w14:textId="77777777" w:rsidTr="003617C3">
        <w:trPr>
          <w:trHeight w:val="465"/>
        </w:trPr>
        <w:tc>
          <w:tcPr>
            <w:tcW w:w="1080" w:type="dxa"/>
            <w:vMerge w:val="restart"/>
            <w:shd w:val="clear" w:color="auto" w:fill="auto"/>
            <w:noWrap/>
            <w:vAlign w:val="center"/>
            <w:hideMark/>
          </w:tcPr>
          <w:p w14:paraId="11E5A0CB" w14:textId="77777777" w:rsidR="00070192" w:rsidDel="00591C0D" w:rsidRDefault="00070192" w:rsidP="009D1903">
            <w:pPr>
              <w:spacing w:line="276" w:lineRule="auto"/>
              <w:rPr>
                <w:rFonts w:ascii="宋体" w:hAnsi="宋体"/>
                <w:sz w:val="24"/>
                <w:szCs w:val="24"/>
                <w:lang w:bidi="km-KH"/>
              </w:rPr>
            </w:pPr>
            <w:r>
              <w:rPr>
                <w:rFonts w:ascii="宋体" w:hAnsi="宋体" w:hint="eastAsia"/>
                <w:sz w:val="24"/>
                <w:szCs w:val="24"/>
                <w:lang w:bidi="km-KH"/>
              </w:rPr>
              <w:t>七</w:t>
            </w:r>
            <w:r w:rsidRPr="009D1903">
              <w:rPr>
                <w:rFonts w:ascii="宋体" w:hAnsi="宋体" w:hint="eastAsia"/>
                <w:sz w:val="24"/>
                <w:szCs w:val="24"/>
                <w:lang w:bidi="km-KH"/>
              </w:rPr>
              <w:t>等奖</w:t>
            </w:r>
          </w:p>
        </w:tc>
        <w:tc>
          <w:tcPr>
            <w:tcW w:w="1732" w:type="dxa"/>
            <w:shd w:val="clear" w:color="auto" w:fill="auto"/>
            <w:noWrap/>
            <w:vAlign w:val="center"/>
            <w:hideMark/>
          </w:tcPr>
          <w:p w14:paraId="31563E40" w14:textId="77777777" w:rsidR="00070192" w:rsidRPr="009D1903" w:rsidRDefault="00070192" w:rsidP="009D1903">
            <w:pPr>
              <w:spacing w:line="276" w:lineRule="auto"/>
              <w:jc w:val="center"/>
              <w:rPr>
                <w:rFonts w:ascii="宋体" w:hAnsi="宋体"/>
                <w:color w:val="FF0000"/>
                <w:sz w:val="24"/>
                <w:szCs w:val="24"/>
                <w:lang w:bidi="km-KH"/>
              </w:rPr>
            </w:pPr>
            <w:r w:rsidRPr="009D1903">
              <w:rPr>
                <w:rFonts w:ascii="宋体" w:hAnsi="宋体" w:hint="eastAsia"/>
                <w:color w:val="FF0000"/>
                <w:sz w:val="24"/>
                <w:szCs w:val="24"/>
                <w:lang w:bidi="km-KH"/>
              </w:rPr>
              <w:t>●●●</w:t>
            </w:r>
          </w:p>
        </w:tc>
        <w:tc>
          <w:tcPr>
            <w:tcW w:w="1168" w:type="dxa"/>
            <w:shd w:val="clear" w:color="auto" w:fill="auto"/>
            <w:noWrap/>
            <w:vAlign w:val="center"/>
            <w:hideMark/>
          </w:tcPr>
          <w:p w14:paraId="549EE10F" w14:textId="77777777" w:rsidR="00070192" w:rsidRPr="009D1903" w:rsidRDefault="00070192" w:rsidP="009D1903">
            <w:pPr>
              <w:spacing w:line="276" w:lineRule="auto"/>
              <w:jc w:val="center"/>
              <w:rPr>
                <w:rFonts w:ascii="宋体" w:hAnsi="宋体"/>
                <w:sz w:val="24"/>
                <w:szCs w:val="24"/>
                <w:lang w:bidi="km-KH"/>
              </w:rPr>
            </w:pPr>
          </w:p>
        </w:tc>
        <w:tc>
          <w:tcPr>
            <w:tcW w:w="1231" w:type="dxa"/>
            <w:shd w:val="clear" w:color="auto" w:fill="auto"/>
            <w:noWrap/>
            <w:vAlign w:val="center"/>
            <w:hideMark/>
          </w:tcPr>
          <w:p w14:paraId="6E2CE50C" w14:textId="77777777" w:rsidR="00070192" w:rsidRPr="009D1903" w:rsidRDefault="00070192" w:rsidP="009D1903">
            <w:pPr>
              <w:spacing w:line="276" w:lineRule="auto"/>
              <w:rPr>
                <w:rFonts w:ascii="宋体" w:hAnsi="宋体"/>
                <w:sz w:val="24"/>
                <w:szCs w:val="24"/>
                <w:lang w:bidi="km-KH"/>
              </w:rPr>
            </w:pPr>
            <w:r w:rsidRPr="009D1903">
              <w:rPr>
                <w:rFonts w:ascii="宋体" w:hAnsi="宋体" w:hint="eastAsia"/>
                <w:sz w:val="24"/>
                <w:szCs w:val="24"/>
                <w:lang w:bidi="km-KH"/>
              </w:rPr>
              <w:t>中3</w:t>
            </w:r>
          </w:p>
        </w:tc>
        <w:tc>
          <w:tcPr>
            <w:tcW w:w="4111" w:type="dxa"/>
            <w:vMerge w:val="restart"/>
            <w:shd w:val="clear" w:color="auto" w:fill="auto"/>
            <w:noWrap/>
            <w:vAlign w:val="center"/>
            <w:hideMark/>
          </w:tcPr>
          <w:p w14:paraId="4B5BED14" w14:textId="77777777" w:rsidR="00070192" w:rsidDel="00591C0D" w:rsidRDefault="00070192" w:rsidP="00370AFC">
            <w:pPr>
              <w:spacing w:line="276" w:lineRule="auto"/>
              <w:rPr>
                <w:rFonts w:ascii="宋体" w:hAnsi="宋体"/>
                <w:sz w:val="24"/>
                <w:szCs w:val="24"/>
                <w:lang w:bidi="km-KH"/>
              </w:rPr>
            </w:pPr>
            <w:ins w:id="527" w:author="user" w:date="2014-12-18T16:51:00Z">
              <w:r>
                <w:rPr>
                  <w:rFonts w:ascii="宋体" w:hAnsi="宋体" w:hint="eastAsia"/>
                  <w:sz w:val="24"/>
                  <w:szCs w:val="24"/>
                  <w:lang w:bidi="km-KH"/>
                </w:rPr>
                <w:t>4</w:t>
              </w:r>
            </w:ins>
            <w:ins w:id="528" w:author="user" w:date="2014-12-18T16:52:00Z">
              <w:r>
                <w:rPr>
                  <w:rFonts w:ascii="宋体" w:hAnsi="宋体" w:hint="eastAsia"/>
                  <w:sz w:val="24"/>
                  <w:szCs w:val="24"/>
                  <w:lang w:bidi="km-KH"/>
                </w:rPr>
                <w:t>,</w:t>
              </w:r>
            </w:ins>
            <w:ins w:id="529" w:author="user" w:date="2014-12-18T16:51:00Z">
              <w:r>
                <w:rPr>
                  <w:rFonts w:ascii="宋体" w:hAnsi="宋体" w:hint="eastAsia"/>
                  <w:sz w:val="24"/>
                  <w:szCs w:val="24"/>
                  <w:lang w:bidi="km-KH"/>
                </w:rPr>
                <w:t>000瑞尔（</w:t>
              </w:r>
            </w:ins>
            <w:del w:id="530" w:author="user" w:date="2016-10-08T16:31:00Z">
              <w:r w:rsidDel="00070192">
                <w:rPr>
                  <w:rFonts w:ascii="宋体" w:hAnsi="宋体" w:hint="eastAsia"/>
                  <w:sz w:val="24"/>
                  <w:szCs w:val="24"/>
                  <w:lang w:bidi="km-KH"/>
                </w:rPr>
                <w:delText>2</w:delText>
              </w:r>
            </w:del>
            <w:ins w:id="531" w:author="user" w:date="2016-10-08T16:31:00Z">
              <w:r>
                <w:rPr>
                  <w:rFonts w:ascii="宋体" w:hAnsi="宋体"/>
                  <w:sz w:val="24"/>
                  <w:szCs w:val="24"/>
                  <w:lang w:bidi="km-KH"/>
                </w:rPr>
                <w:t>1</w:t>
              </w:r>
            </w:ins>
            <w:r w:rsidRPr="009D1903">
              <w:rPr>
                <w:rFonts w:ascii="宋体" w:hAnsi="宋体" w:hint="eastAsia"/>
                <w:sz w:val="24"/>
                <w:szCs w:val="24"/>
                <w:lang w:bidi="km-KH"/>
              </w:rPr>
              <w:t>美元</w:t>
            </w:r>
            <w:del w:id="532" w:author="user" w:date="2016-10-08T16:42:00Z">
              <w:r w:rsidDel="00370AFC">
                <w:rPr>
                  <w:rFonts w:ascii="宋体" w:hAnsi="宋体" w:hint="eastAsia"/>
                  <w:sz w:val="24"/>
                  <w:szCs w:val="24"/>
                  <w:lang w:bidi="km-KH"/>
                </w:rPr>
                <w:delText>0.5注</w:delText>
              </w:r>
            </w:del>
            <w:del w:id="533" w:author="user" w:date="2016-10-08T16:31:00Z">
              <w:r w:rsidDel="00070192">
                <w:rPr>
                  <w:rFonts w:ascii="宋体" w:hAnsi="宋体" w:hint="eastAsia"/>
                  <w:sz w:val="24"/>
                  <w:szCs w:val="24"/>
                  <w:lang w:bidi="km-KH"/>
                </w:rPr>
                <w:delText>1</w:delText>
              </w:r>
            </w:del>
            <w:del w:id="534" w:author="user" w:date="2016-10-08T16:42:00Z">
              <w:r w:rsidDel="00370AFC">
                <w:rPr>
                  <w:rFonts w:ascii="宋体" w:hAnsi="宋体" w:hint="eastAsia"/>
                  <w:sz w:val="24"/>
                  <w:szCs w:val="24"/>
                  <w:lang w:bidi="km-KH"/>
                </w:rPr>
                <w:delText>美元</w:delText>
              </w:r>
            </w:del>
            <w:r>
              <w:rPr>
                <w:rFonts w:ascii="宋体" w:hAnsi="宋体" w:hint="eastAsia"/>
                <w:sz w:val="24"/>
                <w:szCs w:val="24"/>
                <w:lang w:bidi="km-KH"/>
              </w:rPr>
              <w:t>）</w:t>
            </w:r>
          </w:p>
        </w:tc>
      </w:tr>
      <w:tr w:rsidR="00070192" w:rsidRPr="00B95524" w14:paraId="3D5A6F29" w14:textId="77777777" w:rsidTr="003617C3">
        <w:trPr>
          <w:trHeight w:val="465"/>
          <w:ins w:id="535" w:author="user" w:date="2016-10-08T16:29:00Z"/>
        </w:trPr>
        <w:tc>
          <w:tcPr>
            <w:tcW w:w="1080" w:type="dxa"/>
            <w:vMerge/>
            <w:shd w:val="clear" w:color="auto" w:fill="auto"/>
            <w:noWrap/>
            <w:vAlign w:val="center"/>
          </w:tcPr>
          <w:p w14:paraId="2531D2DD" w14:textId="77777777" w:rsidR="00070192" w:rsidRDefault="00070192" w:rsidP="009D1903">
            <w:pPr>
              <w:spacing w:line="276" w:lineRule="auto"/>
              <w:rPr>
                <w:ins w:id="536" w:author="user" w:date="2016-10-08T16:29:00Z"/>
                <w:rFonts w:ascii="宋体" w:hAnsi="宋体"/>
                <w:sz w:val="24"/>
                <w:szCs w:val="24"/>
                <w:lang w:bidi="km-KH"/>
              </w:rPr>
            </w:pPr>
          </w:p>
        </w:tc>
        <w:tc>
          <w:tcPr>
            <w:tcW w:w="1732" w:type="dxa"/>
            <w:shd w:val="clear" w:color="auto" w:fill="auto"/>
            <w:noWrap/>
            <w:vAlign w:val="center"/>
          </w:tcPr>
          <w:p w14:paraId="03732CB3" w14:textId="77777777" w:rsidR="00070192" w:rsidRPr="009D1903" w:rsidRDefault="00070192" w:rsidP="009D1903">
            <w:pPr>
              <w:spacing w:line="276" w:lineRule="auto"/>
              <w:jc w:val="center"/>
              <w:rPr>
                <w:ins w:id="537" w:author="user" w:date="2016-10-08T16:29:00Z"/>
                <w:rFonts w:ascii="宋体" w:hAnsi="宋体"/>
                <w:color w:val="FF0000"/>
                <w:sz w:val="24"/>
                <w:szCs w:val="24"/>
                <w:lang w:bidi="km-KH"/>
              </w:rPr>
            </w:pPr>
            <w:ins w:id="538" w:author="user" w:date="2016-10-08T16:29:00Z">
              <w:r w:rsidRPr="009D1903">
                <w:rPr>
                  <w:rFonts w:ascii="宋体" w:hAnsi="宋体" w:hint="eastAsia"/>
                  <w:color w:val="FF0000"/>
                  <w:sz w:val="24"/>
                  <w:szCs w:val="24"/>
                  <w:lang w:bidi="km-KH"/>
                </w:rPr>
                <w:t>●●</w:t>
              </w:r>
            </w:ins>
          </w:p>
        </w:tc>
        <w:tc>
          <w:tcPr>
            <w:tcW w:w="1168" w:type="dxa"/>
            <w:shd w:val="clear" w:color="auto" w:fill="auto"/>
            <w:noWrap/>
            <w:vAlign w:val="center"/>
          </w:tcPr>
          <w:p w14:paraId="74867C48" w14:textId="77777777" w:rsidR="00070192" w:rsidRPr="009D1903" w:rsidRDefault="00070192" w:rsidP="009D1903">
            <w:pPr>
              <w:spacing w:line="276" w:lineRule="auto"/>
              <w:jc w:val="center"/>
              <w:rPr>
                <w:ins w:id="539" w:author="user" w:date="2016-10-08T16:29:00Z"/>
                <w:rFonts w:ascii="宋体" w:hAnsi="宋体"/>
                <w:sz w:val="24"/>
                <w:szCs w:val="24"/>
                <w:lang w:bidi="km-KH"/>
              </w:rPr>
            </w:pPr>
            <w:ins w:id="540" w:author="user" w:date="2016-10-08T16:29:00Z">
              <w:r w:rsidRPr="009D1903">
                <w:rPr>
                  <w:rFonts w:ascii="宋体" w:hAnsi="宋体" w:hint="eastAsia"/>
                  <w:sz w:val="24"/>
                  <w:szCs w:val="24"/>
                  <w:lang w:bidi="km-KH"/>
                </w:rPr>
                <w:t>●</w:t>
              </w:r>
            </w:ins>
          </w:p>
        </w:tc>
        <w:tc>
          <w:tcPr>
            <w:tcW w:w="1231" w:type="dxa"/>
            <w:shd w:val="clear" w:color="auto" w:fill="auto"/>
            <w:noWrap/>
            <w:vAlign w:val="center"/>
          </w:tcPr>
          <w:p w14:paraId="665ACB44" w14:textId="77777777" w:rsidR="00070192" w:rsidRPr="009D1903" w:rsidRDefault="00070192" w:rsidP="009D1903">
            <w:pPr>
              <w:spacing w:line="276" w:lineRule="auto"/>
              <w:rPr>
                <w:ins w:id="541" w:author="user" w:date="2016-10-08T16:29:00Z"/>
                <w:rFonts w:ascii="宋体" w:hAnsi="宋体"/>
                <w:sz w:val="24"/>
                <w:szCs w:val="24"/>
                <w:lang w:bidi="km-KH"/>
              </w:rPr>
            </w:pPr>
            <w:ins w:id="542" w:author="user" w:date="2016-10-08T16:29:00Z">
              <w:r>
                <w:rPr>
                  <w:rFonts w:ascii="宋体" w:hAnsi="宋体" w:hint="eastAsia"/>
                  <w:sz w:val="24"/>
                  <w:szCs w:val="24"/>
                  <w:lang w:bidi="km-KH"/>
                </w:rPr>
                <w:t>中2+</w:t>
              </w:r>
              <w:r>
                <w:rPr>
                  <w:rFonts w:ascii="宋体" w:hAnsi="宋体"/>
                  <w:sz w:val="24"/>
                  <w:szCs w:val="24"/>
                  <w:lang w:bidi="km-KH"/>
                </w:rPr>
                <w:t>1</w:t>
              </w:r>
            </w:ins>
          </w:p>
        </w:tc>
        <w:tc>
          <w:tcPr>
            <w:tcW w:w="4111" w:type="dxa"/>
            <w:vMerge/>
            <w:shd w:val="clear" w:color="auto" w:fill="auto"/>
            <w:noWrap/>
            <w:vAlign w:val="center"/>
          </w:tcPr>
          <w:p w14:paraId="4434EC4F" w14:textId="77777777" w:rsidR="00070192" w:rsidRDefault="00070192" w:rsidP="009D1903">
            <w:pPr>
              <w:spacing w:line="276" w:lineRule="auto"/>
              <w:rPr>
                <w:ins w:id="543" w:author="user" w:date="2016-10-08T16:29:00Z"/>
                <w:rFonts w:ascii="宋体" w:hAnsi="宋体"/>
                <w:sz w:val="24"/>
                <w:szCs w:val="24"/>
                <w:lang w:bidi="km-KH"/>
              </w:rPr>
            </w:pPr>
          </w:p>
        </w:tc>
      </w:tr>
    </w:tbl>
    <w:p w14:paraId="51675747" w14:textId="77777777" w:rsidR="0070403C" w:rsidRPr="009D1903" w:rsidRDefault="00E7069C" w:rsidP="0057441E">
      <w:pPr>
        <w:numPr>
          <w:ilvl w:val="0"/>
          <w:numId w:val="27"/>
        </w:numPr>
        <w:spacing w:beforeLines="50" w:before="156" w:afterLines="50" w:after="156" w:line="360" w:lineRule="auto"/>
        <w:rPr>
          <w:rFonts w:ascii="宋体" w:hAnsi="宋体"/>
          <w:sz w:val="24"/>
          <w:szCs w:val="24"/>
        </w:rPr>
      </w:pPr>
      <w:r>
        <w:rPr>
          <w:rFonts w:ascii="宋体" w:hAnsi="宋体" w:hint="eastAsia"/>
          <w:sz w:val="24"/>
          <w:szCs w:val="24"/>
        </w:rPr>
        <w:t>一</w:t>
      </w:r>
      <w:r w:rsidR="00A943A2" w:rsidRPr="009D1903">
        <w:rPr>
          <w:rFonts w:ascii="宋体" w:hAnsi="宋体" w:hint="eastAsia"/>
          <w:sz w:val="24"/>
          <w:szCs w:val="24"/>
        </w:rPr>
        <w:t>等</w:t>
      </w:r>
      <w:r w:rsidRPr="002B1C80">
        <w:rPr>
          <w:rFonts w:ascii="宋体" w:hAnsi="宋体" w:hint="eastAsia"/>
          <w:sz w:val="24"/>
          <w:szCs w:val="24"/>
        </w:rPr>
        <w:t>奖</w:t>
      </w:r>
      <w:r w:rsidR="00A943A2" w:rsidRPr="009D1903">
        <w:rPr>
          <w:rFonts w:ascii="宋体" w:hAnsi="宋体" w:hint="eastAsia"/>
          <w:sz w:val="24"/>
          <w:szCs w:val="24"/>
        </w:rPr>
        <w:t>中奖者</w:t>
      </w:r>
      <w:r w:rsidR="00036E76">
        <w:rPr>
          <w:rFonts w:ascii="宋体" w:hAnsi="宋体" w:hint="eastAsia"/>
          <w:sz w:val="24"/>
          <w:szCs w:val="24"/>
        </w:rPr>
        <w:t>的</w:t>
      </w:r>
      <w:r w:rsidR="00A943A2" w:rsidRPr="009D1903">
        <w:rPr>
          <w:rFonts w:ascii="宋体" w:hAnsi="宋体" w:hint="eastAsia"/>
          <w:sz w:val="24"/>
          <w:szCs w:val="24"/>
        </w:rPr>
        <w:t>奖金以</w:t>
      </w:r>
      <w:r w:rsidR="00667302">
        <w:rPr>
          <w:rFonts w:ascii="宋体" w:hAnsi="宋体" w:hint="eastAsia"/>
          <w:sz w:val="24"/>
          <w:szCs w:val="24"/>
        </w:rPr>
        <w:t>100瑞尔</w:t>
      </w:r>
      <w:r w:rsidR="00A943A2" w:rsidRPr="009D1903">
        <w:rPr>
          <w:rFonts w:ascii="宋体" w:hAnsi="宋体" w:hint="eastAsia"/>
          <w:sz w:val="24"/>
          <w:szCs w:val="24"/>
        </w:rPr>
        <w:t>为单位取整计算</w:t>
      </w:r>
      <w:r w:rsidR="00036E76">
        <w:rPr>
          <w:rFonts w:ascii="宋体" w:hAnsi="宋体" w:hint="eastAsia"/>
          <w:sz w:val="24"/>
          <w:szCs w:val="24"/>
        </w:rPr>
        <w:t>。</w:t>
      </w:r>
    </w:p>
    <w:p w14:paraId="048C2167" w14:textId="77777777" w:rsidR="00A943A2" w:rsidRPr="009D1903" w:rsidRDefault="00A943A2" w:rsidP="0057441E">
      <w:pPr>
        <w:numPr>
          <w:ilvl w:val="0"/>
          <w:numId w:val="27"/>
        </w:numPr>
        <w:spacing w:beforeLines="50" w:before="156" w:afterLines="50" w:after="156" w:line="360" w:lineRule="auto"/>
        <w:rPr>
          <w:rFonts w:ascii="宋体" w:hAnsi="宋体"/>
          <w:sz w:val="24"/>
          <w:szCs w:val="24"/>
        </w:rPr>
      </w:pPr>
      <w:r w:rsidRPr="009D1903">
        <w:rPr>
          <w:rFonts w:ascii="宋体" w:hAnsi="宋体" w:hint="eastAsia"/>
          <w:sz w:val="24"/>
          <w:szCs w:val="24"/>
        </w:rPr>
        <w:t>当期每注投注号码只有一次中奖机会，不能兼中兼得（另行设奖按设奖规定执行）。</w:t>
      </w:r>
    </w:p>
    <w:p w14:paraId="0EEA2165" w14:textId="77777777" w:rsidR="00A943A2" w:rsidRPr="0070403C" w:rsidRDefault="00A943A2" w:rsidP="0070403C">
      <w:pPr>
        <w:pStyle w:val="2"/>
        <w:jc w:val="center"/>
        <w:rPr>
          <w:rFonts w:ascii="宋体" w:hAnsi="宋体" w:cs="宋体"/>
          <w:bCs w:val="0"/>
          <w:color w:val="000000"/>
          <w:kern w:val="0"/>
          <w:szCs w:val="21"/>
          <w:lang w:bidi="km-KH"/>
        </w:rPr>
      </w:pPr>
      <w:r w:rsidRPr="0070403C">
        <w:rPr>
          <w:rFonts w:ascii="宋体" w:hAnsi="宋体" w:cs="宋体" w:hint="eastAsia"/>
          <w:bCs w:val="0"/>
          <w:color w:val="000000"/>
          <w:kern w:val="0"/>
          <w:szCs w:val="21"/>
          <w:lang w:bidi="km-KH"/>
        </w:rPr>
        <w:t xml:space="preserve">第六章　</w:t>
      </w:r>
      <w:r w:rsidR="00F65171" w:rsidRPr="0070403C">
        <w:rPr>
          <w:rFonts w:ascii="宋体" w:hAnsi="宋体" w:cs="宋体" w:hint="eastAsia"/>
          <w:bCs w:val="0"/>
          <w:color w:val="000000"/>
          <w:kern w:val="0"/>
          <w:szCs w:val="21"/>
          <w:lang w:bidi="km-KH"/>
        </w:rPr>
        <w:t>兑</w:t>
      </w:r>
      <w:r w:rsidR="00F65171">
        <w:rPr>
          <w:rFonts w:ascii="宋体" w:hAnsi="宋体" w:cs="宋体" w:hint="eastAsia"/>
          <w:bCs w:val="0"/>
          <w:color w:val="000000"/>
          <w:kern w:val="0"/>
          <w:szCs w:val="21"/>
          <w:lang w:bidi="km-KH"/>
        </w:rPr>
        <w:t xml:space="preserve"> </w:t>
      </w:r>
      <w:r w:rsidRPr="0070403C">
        <w:rPr>
          <w:rFonts w:ascii="宋体" w:hAnsi="宋体" w:cs="宋体" w:hint="eastAsia"/>
          <w:bCs w:val="0"/>
          <w:color w:val="000000"/>
          <w:kern w:val="0"/>
          <w:szCs w:val="21"/>
          <w:lang w:bidi="km-KH"/>
        </w:rPr>
        <w:t>奖</w:t>
      </w:r>
    </w:p>
    <w:p w14:paraId="470FE347" w14:textId="77777777" w:rsidR="004F5152" w:rsidRDefault="00375E28" w:rsidP="0057441E">
      <w:pPr>
        <w:numPr>
          <w:ilvl w:val="0"/>
          <w:numId w:val="27"/>
        </w:numPr>
        <w:spacing w:beforeLines="50" w:before="156" w:afterLines="50" w:after="156" w:line="360" w:lineRule="auto"/>
        <w:rPr>
          <w:rFonts w:ascii="宋体" w:hAnsi="宋体"/>
          <w:sz w:val="24"/>
          <w:szCs w:val="24"/>
        </w:rPr>
      </w:pPr>
      <w:r>
        <w:rPr>
          <w:rFonts w:ascii="宋体" w:hAnsi="宋体" w:hint="eastAsia"/>
          <w:sz w:val="24"/>
          <w:szCs w:val="24"/>
        </w:rPr>
        <w:t>每期</w:t>
      </w:r>
      <w:r w:rsidRPr="006A7E40">
        <w:rPr>
          <w:rFonts w:ascii="宋体" w:hAnsi="宋体" w:hint="eastAsia"/>
          <w:sz w:val="24"/>
          <w:szCs w:val="24"/>
        </w:rPr>
        <w:t>自开奖之日起</w:t>
      </w:r>
      <w:ins w:id="544" w:author="user" w:date="2014-12-18T15:58:00Z">
        <w:r w:rsidR="00476CEF">
          <w:rPr>
            <w:rFonts w:ascii="宋体" w:hAnsi="宋体" w:hint="eastAsia"/>
            <w:sz w:val="24"/>
            <w:szCs w:val="24"/>
          </w:rPr>
          <w:t>6</w:t>
        </w:r>
      </w:ins>
      <w:del w:id="545" w:author="user" w:date="2014-12-18T15:58:00Z">
        <w:r w:rsidRPr="006A7E40" w:rsidDel="00476CEF">
          <w:rPr>
            <w:rFonts w:ascii="宋体" w:hAnsi="宋体" w:hint="eastAsia"/>
            <w:sz w:val="24"/>
            <w:szCs w:val="24"/>
          </w:rPr>
          <w:delText>3</w:delText>
        </w:r>
      </w:del>
      <w:r w:rsidRPr="006A7E40">
        <w:rPr>
          <w:rFonts w:ascii="宋体" w:hAnsi="宋体" w:hint="eastAsia"/>
          <w:sz w:val="24"/>
          <w:szCs w:val="24"/>
        </w:rPr>
        <w:t>0</w:t>
      </w:r>
      <w:r>
        <w:rPr>
          <w:rFonts w:ascii="宋体" w:hAnsi="宋体" w:hint="eastAsia"/>
          <w:sz w:val="24"/>
          <w:szCs w:val="24"/>
        </w:rPr>
        <w:t>天为兑奖期</w:t>
      </w:r>
      <w:r w:rsidRPr="006A7E40">
        <w:rPr>
          <w:rFonts w:ascii="宋体" w:hAnsi="宋体" w:hint="eastAsia"/>
          <w:sz w:val="24"/>
          <w:szCs w:val="24"/>
        </w:rPr>
        <w:t>，逾期</w:t>
      </w:r>
      <w:proofErr w:type="gramStart"/>
      <w:r w:rsidRPr="006A7E40">
        <w:rPr>
          <w:rFonts w:ascii="宋体" w:hAnsi="宋体" w:hint="eastAsia"/>
          <w:sz w:val="24"/>
          <w:szCs w:val="24"/>
        </w:rPr>
        <w:t>不</w:t>
      </w:r>
      <w:proofErr w:type="gramEnd"/>
      <w:r w:rsidRPr="006A7E40">
        <w:rPr>
          <w:rFonts w:ascii="宋体" w:hAnsi="宋体" w:hint="eastAsia"/>
          <w:sz w:val="24"/>
          <w:szCs w:val="24"/>
        </w:rPr>
        <w:t>兑奖的视为弃奖。</w:t>
      </w:r>
      <w:r>
        <w:rPr>
          <w:rFonts w:ascii="宋体" w:hAnsi="宋体" w:hint="eastAsia"/>
          <w:sz w:val="24"/>
          <w:szCs w:val="24"/>
        </w:rPr>
        <w:t>弃奖奖金进入调节基金。</w:t>
      </w:r>
    </w:p>
    <w:p w14:paraId="478EEE7D" w14:textId="77777777" w:rsidR="004F5152" w:rsidRDefault="00375E28" w:rsidP="0057441E">
      <w:pPr>
        <w:numPr>
          <w:ilvl w:val="0"/>
          <w:numId w:val="27"/>
        </w:numPr>
        <w:spacing w:beforeLines="50" w:before="156" w:afterLines="50" w:after="156" w:line="360" w:lineRule="auto"/>
        <w:rPr>
          <w:rFonts w:ascii="宋体" w:hAnsi="宋体"/>
          <w:sz w:val="24"/>
          <w:szCs w:val="24"/>
        </w:rPr>
      </w:pPr>
      <w:r w:rsidRPr="006A7E40">
        <w:rPr>
          <w:rFonts w:ascii="宋体" w:hAnsi="宋体" w:hint="eastAsia"/>
          <w:sz w:val="24"/>
          <w:szCs w:val="24"/>
        </w:rPr>
        <w:t>中奖人兑奖时须提交完整的</w:t>
      </w:r>
      <w:r w:rsidRPr="002B1C80">
        <w:rPr>
          <w:rFonts w:ascii="宋体" w:hAnsi="宋体" w:hint="eastAsia"/>
          <w:sz w:val="24"/>
          <w:szCs w:val="24"/>
        </w:rPr>
        <w:t>中</w:t>
      </w:r>
      <w:r w:rsidRPr="006A7E40">
        <w:rPr>
          <w:rFonts w:ascii="宋体" w:hAnsi="宋体" w:hint="eastAsia"/>
          <w:sz w:val="24"/>
          <w:szCs w:val="24"/>
        </w:rPr>
        <w:t>奖彩票。中奖彩票因受损导致无法辨认真伪的，不予兑奖。</w:t>
      </w:r>
    </w:p>
    <w:p w14:paraId="51600721" w14:textId="77777777" w:rsidR="00375E28" w:rsidRDefault="00795C09" w:rsidP="0057441E">
      <w:pPr>
        <w:numPr>
          <w:ilvl w:val="0"/>
          <w:numId w:val="27"/>
        </w:numPr>
        <w:spacing w:beforeLines="50" w:before="156" w:afterLines="50" w:after="156" w:line="360" w:lineRule="auto"/>
        <w:rPr>
          <w:rFonts w:ascii="宋体" w:hAnsi="宋体"/>
          <w:sz w:val="24"/>
          <w:szCs w:val="24"/>
        </w:rPr>
      </w:pPr>
      <w:r w:rsidRPr="006A7E40">
        <w:rPr>
          <w:rFonts w:ascii="宋体" w:hAnsi="宋体" w:hint="eastAsia"/>
          <w:sz w:val="24"/>
          <w:szCs w:val="24"/>
        </w:rPr>
        <w:t>单张彩票中奖奖金超过</w:t>
      </w:r>
      <w:r w:rsidRPr="006A7E40">
        <w:rPr>
          <w:rFonts w:ascii="宋体" w:hAnsi="宋体"/>
          <w:sz w:val="24"/>
          <w:szCs w:val="24"/>
        </w:rPr>
        <w:t>10000</w:t>
      </w:r>
      <w:r w:rsidRPr="006A7E40">
        <w:rPr>
          <w:rFonts w:ascii="宋体" w:hAnsi="宋体" w:hint="eastAsia"/>
          <w:sz w:val="24"/>
          <w:szCs w:val="24"/>
        </w:rPr>
        <w:t>美元的中奖者，须持中奖彩票和本人有效身份证件，在兑奖期限内到</w:t>
      </w:r>
      <w:del w:id="546" w:author="user" w:date="2014-12-18T10:22:00Z">
        <w:r w:rsidRPr="006A7E40" w:rsidDel="0034135F">
          <w:rPr>
            <w:rFonts w:ascii="宋体" w:hAnsi="宋体" w:hint="eastAsia"/>
            <w:sz w:val="24"/>
            <w:szCs w:val="24"/>
          </w:rPr>
          <w:delText>柬埔寨</w:delText>
        </w:r>
      </w:del>
      <w:r w:rsidRPr="006A7E40">
        <w:rPr>
          <w:rFonts w:ascii="宋体" w:hAnsi="宋体" w:hint="eastAsia"/>
          <w:sz w:val="24"/>
          <w:szCs w:val="24"/>
        </w:rPr>
        <w:t>国家体育彩票有限公司登记兑奖</w:t>
      </w:r>
      <w:r>
        <w:rPr>
          <w:rFonts w:ascii="宋体" w:hAnsi="宋体" w:hint="eastAsia"/>
          <w:sz w:val="24"/>
          <w:szCs w:val="24"/>
        </w:rPr>
        <w:t>；</w:t>
      </w:r>
      <w:r w:rsidRPr="006A7E40">
        <w:rPr>
          <w:rFonts w:ascii="宋体" w:hAnsi="宋体" w:hint="eastAsia"/>
          <w:sz w:val="24"/>
          <w:szCs w:val="24"/>
        </w:rPr>
        <w:t>单张彩票中奖奖金在</w:t>
      </w:r>
      <w:r w:rsidRPr="006A7E40">
        <w:rPr>
          <w:rFonts w:ascii="宋体" w:hAnsi="宋体"/>
          <w:sz w:val="24"/>
          <w:szCs w:val="24"/>
        </w:rPr>
        <w:t>10000</w:t>
      </w:r>
      <w:r>
        <w:rPr>
          <w:rFonts w:ascii="宋体" w:hAnsi="宋体" w:hint="eastAsia"/>
          <w:sz w:val="24"/>
          <w:szCs w:val="24"/>
        </w:rPr>
        <w:t>美元</w:t>
      </w:r>
      <w:ins w:id="547" w:author="user" w:date="2014-12-18T10:23:00Z">
        <w:r w:rsidR="0034135F">
          <w:rPr>
            <w:rFonts w:ascii="宋体" w:hAnsi="宋体" w:hint="eastAsia"/>
            <w:sz w:val="24"/>
            <w:szCs w:val="24"/>
          </w:rPr>
          <w:t>(含</w:t>
        </w:r>
      </w:ins>
      <w:ins w:id="548" w:author="user" w:date="2014-12-18T10:24:00Z">
        <w:r w:rsidR="0034135F">
          <w:rPr>
            <w:rFonts w:ascii="宋体" w:hAnsi="宋体" w:hint="eastAsia"/>
            <w:sz w:val="24"/>
            <w:szCs w:val="24"/>
          </w:rPr>
          <w:t>)</w:t>
        </w:r>
      </w:ins>
      <w:del w:id="549" w:author="user" w:date="2014-12-18T16:53:00Z">
        <w:r w:rsidDel="007F1FCF">
          <w:rPr>
            <w:rFonts w:ascii="宋体" w:hAnsi="宋体" w:hint="eastAsia"/>
            <w:sz w:val="24"/>
            <w:szCs w:val="24"/>
          </w:rPr>
          <w:delText>及</w:delText>
        </w:r>
      </w:del>
      <w:r w:rsidRPr="006A7E40">
        <w:rPr>
          <w:rFonts w:ascii="宋体" w:hAnsi="宋体" w:hint="eastAsia"/>
          <w:sz w:val="24"/>
          <w:szCs w:val="24"/>
        </w:rPr>
        <w:t>以下</w:t>
      </w:r>
      <w:r w:rsidRPr="006A7E40">
        <w:rPr>
          <w:rFonts w:ascii="宋体" w:hAnsi="宋体"/>
          <w:sz w:val="24"/>
          <w:szCs w:val="24"/>
        </w:rPr>
        <w:t>1000</w:t>
      </w:r>
      <w:r w:rsidRPr="006A7E40">
        <w:rPr>
          <w:rFonts w:ascii="宋体" w:hAnsi="宋体" w:hint="eastAsia"/>
          <w:sz w:val="24"/>
          <w:szCs w:val="24"/>
        </w:rPr>
        <w:t>美元以上的中奖者，可持中奖彩票在各</w:t>
      </w:r>
      <w:del w:id="550" w:author="user" w:date="2014-12-18T16:54:00Z">
        <w:r w:rsidRPr="006A7E40" w:rsidDel="007F1FCF">
          <w:rPr>
            <w:rFonts w:ascii="宋体" w:hAnsi="宋体" w:hint="eastAsia"/>
            <w:sz w:val="24"/>
            <w:szCs w:val="24"/>
          </w:rPr>
          <w:delText>省办事处</w:delText>
        </w:r>
      </w:del>
      <w:ins w:id="551" w:author="user" w:date="2014-12-18T16:54:00Z">
        <w:r w:rsidR="007F1FCF">
          <w:rPr>
            <w:rFonts w:ascii="宋体" w:hAnsi="宋体" w:hint="eastAsia"/>
            <w:sz w:val="24"/>
            <w:szCs w:val="24"/>
          </w:rPr>
          <w:t>区域中心</w:t>
        </w:r>
      </w:ins>
      <w:r w:rsidRPr="006A7E40">
        <w:rPr>
          <w:rFonts w:ascii="宋体" w:hAnsi="宋体" w:hint="eastAsia"/>
          <w:sz w:val="24"/>
          <w:szCs w:val="24"/>
        </w:rPr>
        <w:t>兑奖</w:t>
      </w:r>
      <w:r>
        <w:rPr>
          <w:rFonts w:ascii="宋体" w:hAnsi="宋体" w:hint="eastAsia"/>
          <w:sz w:val="24"/>
          <w:szCs w:val="24"/>
        </w:rPr>
        <w:t>；</w:t>
      </w:r>
      <w:r w:rsidRPr="006A7E40">
        <w:rPr>
          <w:rFonts w:ascii="宋体" w:hAnsi="宋体"/>
          <w:sz w:val="24"/>
          <w:szCs w:val="24"/>
        </w:rPr>
        <w:t>1000</w:t>
      </w:r>
      <w:r>
        <w:rPr>
          <w:rFonts w:ascii="宋体" w:hAnsi="宋体" w:hint="eastAsia"/>
          <w:sz w:val="24"/>
          <w:szCs w:val="24"/>
        </w:rPr>
        <w:t>美元</w:t>
      </w:r>
      <w:ins w:id="552" w:author="user" w:date="2014-12-18T10:24:00Z">
        <w:r w:rsidR="0034135F">
          <w:rPr>
            <w:rFonts w:ascii="宋体" w:hAnsi="宋体" w:hint="eastAsia"/>
            <w:sz w:val="24"/>
            <w:szCs w:val="24"/>
          </w:rPr>
          <w:t>(含)</w:t>
        </w:r>
      </w:ins>
      <w:del w:id="553" w:author="user" w:date="2014-12-18T16:54:00Z">
        <w:r w:rsidRPr="006A7E40" w:rsidDel="004B064B">
          <w:rPr>
            <w:rFonts w:ascii="宋体" w:hAnsi="宋体" w:hint="eastAsia"/>
            <w:sz w:val="24"/>
            <w:szCs w:val="24"/>
          </w:rPr>
          <w:delText>及</w:delText>
        </w:r>
      </w:del>
      <w:r w:rsidRPr="006A7E40">
        <w:rPr>
          <w:rFonts w:ascii="宋体" w:hAnsi="宋体" w:hint="eastAsia"/>
          <w:sz w:val="24"/>
          <w:szCs w:val="24"/>
        </w:rPr>
        <w:t>以下的中奖者可持中奖彩票在各投注站兑奖。</w:t>
      </w:r>
    </w:p>
    <w:p w14:paraId="6BFE4F08" w14:textId="77777777" w:rsidR="00542C16" w:rsidRPr="009D1903" w:rsidRDefault="00542C16" w:rsidP="0057441E">
      <w:pPr>
        <w:numPr>
          <w:ilvl w:val="0"/>
          <w:numId w:val="27"/>
        </w:numPr>
        <w:spacing w:beforeLines="50" w:before="156" w:afterLines="50" w:after="156" w:line="360" w:lineRule="auto"/>
        <w:rPr>
          <w:rFonts w:ascii="宋体" w:hAnsi="宋体"/>
          <w:sz w:val="24"/>
          <w:szCs w:val="24"/>
        </w:rPr>
      </w:pPr>
      <w:r w:rsidRPr="006A7E40">
        <w:rPr>
          <w:rFonts w:ascii="宋体" w:hAnsi="宋体"/>
          <w:sz w:val="24"/>
          <w:szCs w:val="24"/>
        </w:rPr>
        <w:lastRenderedPageBreak/>
        <w:t>兑奖机构有权查验中奖者的中奖彩票及有效身份证件，兑奖者应予配合。凡伪造、变造中奖彩票冒领奖金者，送交司法机关追究法律责任。</w:t>
      </w:r>
    </w:p>
    <w:p w14:paraId="162AE224" w14:textId="77777777" w:rsidR="00A943A2" w:rsidRPr="0070403C" w:rsidRDefault="00A943A2" w:rsidP="0070403C">
      <w:pPr>
        <w:pStyle w:val="2"/>
        <w:jc w:val="center"/>
        <w:rPr>
          <w:rFonts w:ascii="宋体" w:hAnsi="宋体" w:cs="宋体"/>
          <w:bCs w:val="0"/>
          <w:color w:val="000000"/>
          <w:kern w:val="0"/>
          <w:szCs w:val="21"/>
          <w:lang w:bidi="km-KH"/>
        </w:rPr>
      </w:pPr>
      <w:r w:rsidRPr="0070403C">
        <w:rPr>
          <w:rFonts w:ascii="宋体" w:hAnsi="宋体" w:cs="宋体" w:hint="eastAsia"/>
          <w:bCs w:val="0"/>
          <w:color w:val="000000"/>
          <w:kern w:val="0"/>
          <w:szCs w:val="21"/>
          <w:lang w:bidi="km-KH"/>
        </w:rPr>
        <w:t xml:space="preserve">第七章　</w:t>
      </w:r>
      <w:r w:rsidR="00F65171" w:rsidRPr="0070403C">
        <w:rPr>
          <w:rFonts w:ascii="宋体" w:hAnsi="宋体" w:cs="宋体" w:hint="eastAsia"/>
          <w:bCs w:val="0"/>
          <w:color w:val="000000"/>
          <w:kern w:val="0"/>
          <w:szCs w:val="21"/>
          <w:lang w:bidi="km-KH"/>
        </w:rPr>
        <w:t>附</w:t>
      </w:r>
      <w:r w:rsidR="00F65171">
        <w:rPr>
          <w:rFonts w:ascii="宋体" w:hAnsi="宋体" w:cs="宋体" w:hint="eastAsia"/>
          <w:bCs w:val="0"/>
          <w:color w:val="000000"/>
          <w:kern w:val="0"/>
          <w:szCs w:val="21"/>
          <w:lang w:bidi="km-KH"/>
        </w:rPr>
        <w:t xml:space="preserve"> </w:t>
      </w:r>
      <w:r w:rsidRPr="0070403C">
        <w:rPr>
          <w:rFonts w:ascii="宋体" w:hAnsi="宋体" w:cs="宋体" w:hint="eastAsia"/>
          <w:bCs w:val="0"/>
          <w:color w:val="000000"/>
          <w:kern w:val="0"/>
          <w:szCs w:val="21"/>
          <w:lang w:bidi="km-KH"/>
        </w:rPr>
        <w:t>则</w:t>
      </w:r>
    </w:p>
    <w:p w14:paraId="063238DA" w14:textId="77777777" w:rsidR="00A943A2" w:rsidRDefault="00A943A2" w:rsidP="0057441E">
      <w:pPr>
        <w:numPr>
          <w:ilvl w:val="0"/>
          <w:numId w:val="27"/>
        </w:numPr>
        <w:spacing w:beforeLines="50" w:before="156" w:afterLines="50" w:after="156" w:line="360" w:lineRule="auto"/>
        <w:rPr>
          <w:rFonts w:ascii="宋体" w:hAnsi="宋体"/>
          <w:sz w:val="24"/>
          <w:szCs w:val="24"/>
        </w:rPr>
      </w:pPr>
      <w:r w:rsidRPr="009D1903">
        <w:rPr>
          <w:rFonts w:ascii="宋体" w:hAnsi="宋体" w:hint="eastAsia"/>
          <w:sz w:val="24"/>
          <w:szCs w:val="24"/>
        </w:rPr>
        <w:t>本规则自批准之日起施行。</w:t>
      </w:r>
    </w:p>
    <w:p w14:paraId="4FBBB865" w14:textId="77777777" w:rsidR="00F910A7" w:rsidRPr="009D1903" w:rsidRDefault="00DB2B02" w:rsidP="0057441E">
      <w:pPr>
        <w:numPr>
          <w:ilvl w:val="0"/>
          <w:numId w:val="27"/>
        </w:numPr>
        <w:spacing w:beforeLines="50" w:before="156" w:afterLines="50" w:after="156" w:line="360" w:lineRule="auto"/>
        <w:rPr>
          <w:rFonts w:ascii="宋体" w:hAnsi="宋体"/>
          <w:sz w:val="24"/>
          <w:szCs w:val="24"/>
        </w:rPr>
      </w:pPr>
      <w:r>
        <w:rPr>
          <w:rFonts w:ascii="宋体" w:hAnsi="宋体" w:hint="eastAsia"/>
          <w:sz w:val="24"/>
          <w:szCs w:val="24"/>
        </w:rPr>
        <w:t>本规则由</w:t>
      </w:r>
      <w:del w:id="554" w:author="user" w:date="2014-12-18T16:54:00Z">
        <w:r w:rsidDel="007C503B">
          <w:rPr>
            <w:rFonts w:ascii="宋体" w:hAnsi="宋体" w:hint="eastAsia"/>
            <w:sz w:val="24"/>
            <w:szCs w:val="24"/>
          </w:rPr>
          <w:delText>柬埔寨</w:delText>
        </w:r>
      </w:del>
      <w:r w:rsidRPr="002B1C80">
        <w:rPr>
          <w:rFonts w:ascii="宋体" w:hAnsi="宋体" w:hint="eastAsia"/>
          <w:sz w:val="24"/>
          <w:szCs w:val="24"/>
        </w:rPr>
        <w:t>国家</w:t>
      </w:r>
      <w:r>
        <w:rPr>
          <w:rFonts w:ascii="宋体" w:hAnsi="宋体" w:hint="eastAsia"/>
          <w:sz w:val="24"/>
          <w:szCs w:val="24"/>
        </w:rPr>
        <w:t>体育彩票有限</w:t>
      </w:r>
      <w:r w:rsidRPr="002B1C80">
        <w:rPr>
          <w:rFonts w:ascii="宋体" w:hAnsi="宋体" w:hint="eastAsia"/>
          <w:sz w:val="24"/>
          <w:szCs w:val="24"/>
        </w:rPr>
        <w:t>公司</w:t>
      </w:r>
      <w:r>
        <w:rPr>
          <w:rFonts w:ascii="宋体" w:hAnsi="宋体" w:hint="eastAsia"/>
          <w:sz w:val="24"/>
          <w:szCs w:val="24"/>
        </w:rPr>
        <w:t>负责解释</w:t>
      </w:r>
      <w:r w:rsidR="0010003A">
        <w:rPr>
          <w:rFonts w:ascii="宋体" w:hAnsi="宋体" w:hint="eastAsia"/>
          <w:sz w:val="24"/>
          <w:szCs w:val="24"/>
        </w:rPr>
        <w:t>。</w:t>
      </w:r>
    </w:p>
    <w:p w14:paraId="6F9DD32E" w14:textId="77777777" w:rsidR="00E72D4B" w:rsidRPr="00B95524" w:rsidRDefault="00E72D4B" w:rsidP="009D1903">
      <w:pPr>
        <w:pStyle w:val="2"/>
        <w:jc w:val="center"/>
        <w:rPr>
          <w:rFonts w:ascii="宋体" w:hAnsi="宋体"/>
          <w:sz w:val="24"/>
          <w:szCs w:val="24"/>
        </w:rPr>
      </w:pPr>
      <w:r>
        <w:rPr>
          <w:rFonts w:ascii="宋体" w:hAnsi="宋体"/>
          <w:sz w:val="24"/>
          <w:szCs w:val="24"/>
        </w:rPr>
        <w:br w:type="page"/>
      </w:r>
      <w:r w:rsidRPr="006A7E40">
        <w:rPr>
          <w:rStyle w:val="a7"/>
          <w:rFonts w:hint="eastAsia"/>
          <w:b/>
        </w:rPr>
        <w:lastRenderedPageBreak/>
        <w:t>附：</w:t>
      </w:r>
      <w:r w:rsidRPr="009D1903">
        <w:rPr>
          <w:rStyle w:val="a7"/>
          <w:rFonts w:hint="eastAsia"/>
          <w:b/>
        </w:rPr>
        <w:t>“</w:t>
      </w:r>
      <w:r>
        <w:rPr>
          <w:rStyle w:val="a7"/>
          <w:rFonts w:hint="eastAsia"/>
          <w:b/>
        </w:rPr>
        <w:t>7</w:t>
      </w:r>
      <w:r>
        <w:rPr>
          <w:rStyle w:val="a7"/>
          <w:rFonts w:hint="eastAsia"/>
          <w:b/>
        </w:rPr>
        <w:t>龙星</w:t>
      </w:r>
      <w:r w:rsidRPr="009D1903">
        <w:rPr>
          <w:rStyle w:val="a7"/>
          <w:rFonts w:hint="eastAsia"/>
          <w:b/>
        </w:rPr>
        <w:t>”</w:t>
      </w:r>
      <w:r w:rsidRPr="006A7E40">
        <w:rPr>
          <w:rStyle w:val="a7"/>
          <w:rFonts w:hint="eastAsia"/>
          <w:b/>
        </w:rPr>
        <w:t>游戏奖级表</w:t>
      </w:r>
    </w:p>
    <w:p w14:paraId="14BB7969" w14:textId="77777777" w:rsidR="00A943A2" w:rsidRDefault="00A943A2" w:rsidP="0057441E">
      <w:pPr>
        <w:spacing w:beforeLines="100" w:before="312" w:afterLines="100" w:after="312"/>
        <w:rPr>
          <w:rFonts w:ascii="宋体" w:hAnsi="宋体"/>
          <w:b/>
          <w:sz w:val="24"/>
          <w:szCs w:val="24"/>
        </w:rPr>
      </w:pPr>
      <w:r w:rsidRPr="00B95524">
        <w:rPr>
          <w:rFonts w:ascii="宋体" w:hAnsi="宋体" w:hint="eastAsia"/>
          <w:b/>
          <w:sz w:val="24"/>
          <w:szCs w:val="24"/>
        </w:rPr>
        <w:t>表</w:t>
      </w:r>
      <w:r w:rsidR="00DC0EFC">
        <w:rPr>
          <w:rFonts w:ascii="宋体" w:hAnsi="宋体" w:hint="eastAsia"/>
          <w:b/>
          <w:sz w:val="24"/>
          <w:szCs w:val="24"/>
        </w:rPr>
        <w:t>1</w:t>
      </w:r>
      <w:r w:rsidR="00D23197" w:rsidRPr="003043BA">
        <w:rPr>
          <w:rFonts w:ascii="宋体" w:hAnsi="宋体" w:hint="eastAsia"/>
          <w:b/>
          <w:sz w:val="24"/>
          <w:szCs w:val="24"/>
        </w:rPr>
        <w:t>——</w:t>
      </w:r>
      <w:r w:rsidR="00D23197">
        <w:rPr>
          <w:rFonts w:ascii="宋体" w:hAnsi="宋体" w:hint="eastAsia"/>
          <w:b/>
          <w:sz w:val="24"/>
          <w:szCs w:val="24"/>
        </w:rPr>
        <w:t>“</w:t>
      </w:r>
      <w:r w:rsidR="005413D1">
        <w:rPr>
          <w:rFonts w:ascii="宋体" w:hAnsi="宋体" w:hint="eastAsia"/>
          <w:b/>
          <w:sz w:val="24"/>
          <w:szCs w:val="24"/>
        </w:rPr>
        <w:t>7龙星</w:t>
      </w:r>
      <w:r w:rsidR="007D2256">
        <w:rPr>
          <w:rFonts w:ascii="宋体" w:hAnsi="宋体" w:hint="eastAsia"/>
          <w:b/>
          <w:sz w:val="24"/>
          <w:szCs w:val="24"/>
        </w:rPr>
        <w:t>”</w:t>
      </w:r>
      <w:r w:rsidR="004E309A">
        <w:rPr>
          <w:rFonts w:ascii="宋体" w:hAnsi="宋体" w:hint="eastAsia"/>
          <w:b/>
          <w:sz w:val="24"/>
          <w:szCs w:val="24"/>
        </w:rPr>
        <w:t>奖级</w:t>
      </w:r>
      <w:r w:rsidRPr="00B95524">
        <w:rPr>
          <w:rFonts w:ascii="宋体" w:hAnsi="宋体" w:hint="eastAsia"/>
          <w:b/>
          <w:sz w:val="24"/>
          <w:szCs w:val="24"/>
        </w:rPr>
        <w:t>表</w:t>
      </w:r>
    </w:p>
    <w:p w14:paraId="772D619F" w14:textId="77777777" w:rsidR="00FC4164" w:rsidRDefault="003C003D" w:rsidP="0057441E">
      <w:pPr>
        <w:spacing w:beforeLines="100" w:before="312" w:afterLines="100" w:after="312"/>
        <w:rPr>
          <w:ins w:id="555" w:author="user" w:date="2016-10-08T16:38:00Z"/>
          <w:noProof/>
          <w:lang w:bidi="km-KH"/>
        </w:rPr>
      </w:pPr>
      <w:del w:id="556" w:author="user" w:date="2016-10-08T16:38:00Z">
        <w:r w:rsidDel="00070192">
          <w:rPr>
            <w:noProof/>
          </w:rPr>
          <w:drawing>
            <wp:inline distT="0" distB="0" distL="0" distR="0" wp14:anchorId="35FB011E" wp14:editId="7966B62F">
              <wp:extent cx="5267325" cy="2847975"/>
              <wp:effectExtent l="1905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5267325" cy="2847975"/>
                      </a:xfrm>
                      <a:prstGeom prst="rect">
                        <a:avLst/>
                      </a:prstGeom>
                      <a:noFill/>
                      <a:ln w="9525">
                        <a:noFill/>
                        <a:miter lim="800000"/>
                        <a:headEnd/>
                        <a:tailEnd/>
                      </a:ln>
                    </pic:spPr>
                  </pic:pic>
                </a:graphicData>
              </a:graphic>
            </wp:inline>
          </w:drawing>
        </w:r>
      </w:del>
    </w:p>
    <w:p w14:paraId="2306FE9C" w14:textId="77777777" w:rsidR="00070192" w:rsidRDefault="00070192" w:rsidP="0057441E">
      <w:pPr>
        <w:spacing w:beforeLines="100" w:before="312" w:afterLines="100" w:after="312"/>
        <w:rPr>
          <w:noProof/>
          <w:lang w:bidi="km-KH"/>
        </w:rPr>
      </w:pPr>
      <w:ins w:id="557" w:author="user" w:date="2016-10-08T16:38:00Z">
        <w:r>
          <w:rPr>
            <w:noProof/>
          </w:rPr>
          <w:drawing>
            <wp:inline distT="0" distB="0" distL="0" distR="0" wp14:anchorId="57EAC78E" wp14:editId="64F66E72">
              <wp:extent cx="5278120" cy="23590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8120" cy="2359025"/>
                      </a:xfrm>
                      <a:prstGeom prst="rect">
                        <a:avLst/>
                      </a:prstGeom>
                    </pic:spPr>
                  </pic:pic>
                </a:graphicData>
              </a:graphic>
            </wp:inline>
          </w:drawing>
        </w:r>
      </w:ins>
    </w:p>
    <w:p w14:paraId="5E62653C" w14:textId="77777777" w:rsidR="008B4DF0" w:rsidRPr="008B4DF0" w:rsidDel="00370AFC" w:rsidRDefault="008B4DF0" w:rsidP="0057441E">
      <w:pPr>
        <w:spacing w:beforeLines="100" w:before="312" w:afterLines="100" w:after="312"/>
        <w:rPr>
          <w:del w:id="558" w:author="user" w:date="2016-10-08T16:40:00Z"/>
          <w:rFonts w:ascii="宋体" w:hAnsi="宋体"/>
          <w:b/>
          <w:sz w:val="24"/>
          <w:szCs w:val="24"/>
        </w:rPr>
      </w:pPr>
      <w:del w:id="559" w:author="user" w:date="2016-10-08T16:40:00Z">
        <w:r w:rsidRPr="00B95524" w:rsidDel="00370AFC">
          <w:rPr>
            <w:rFonts w:ascii="宋体" w:hAnsi="宋体" w:hint="eastAsia"/>
            <w:b/>
            <w:sz w:val="24"/>
            <w:szCs w:val="24"/>
          </w:rPr>
          <w:delText>表</w:delText>
        </w:r>
        <w:r w:rsidDel="00370AFC">
          <w:rPr>
            <w:rFonts w:ascii="宋体" w:hAnsi="宋体" w:hint="eastAsia"/>
            <w:b/>
            <w:sz w:val="24"/>
            <w:szCs w:val="24"/>
          </w:rPr>
          <w:delText>2</w:delText>
        </w:r>
        <w:r w:rsidRPr="003043BA" w:rsidDel="00370AFC">
          <w:rPr>
            <w:rFonts w:ascii="宋体" w:hAnsi="宋体" w:hint="eastAsia"/>
            <w:b/>
            <w:sz w:val="24"/>
            <w:szCs w:val="24"/>
          </w:rPr>
          <w:delText>——</w:delText>
        </w:r>
        <w:r w:rsidDel="00370AFC">
          <w:rPr>
            <w:rFonts w:ascii="宋体" w:hAnsi="宋体" w:hint="eastAsia"/>
            <w:b/>
            <w:sz w:val="24"/>
            <w:szCs w:val="24"/>
          </w:rPr>
          <w:delText>“7龙星”</w:delText>
        </w:r>
        <w:r w:rsidR="004E309A" w:rsidDel="00370AFC">
          <w:rPr>
            <w:rFonts w:ascii="宋体" w:hAnsi="宋体" w:hint="eastAsia"/>
            <w:b/>
            <w:sz w:val="24"/>
            <w:szCs w:val="24"/>
          </w:rPr>
          <w:delText>（0.5倍投注）奖级</w:delText>
        </w:r>
        <w:r w:rsidRPr="00B95524" w:rsidDel="00370AFC">
          <w:rPr>
            <w:rFonts w:ascii="宋体" w:hAnsi="宋体" w:hint="eastAsia"/>
            <w:b/>
            <w:sz w:val="24"/>
            <w:szCs w:val="24"/>
          </w:rPr>
          <w:delText>表</w:delText>
        </w:r>
      </w:del>
    </w:p>
    <w:p w14:paraId="7FD2A255" w14:textId="77777777" w:rsidR="00FC4164" w:rsidRPr="00B95524" w:rsidDel="00370AFC" w:rsidRDefault="003C003D" w:rsidP="0057441E">
      <w:pPr>
        <w:spacing w:beforeLines="100" w:before="312" w:afterLines="100" w:after="312"/>
        <w:jc w:val="center"/>
        <w:rPr>
          <w:del w:id="560" w:author="user" w:date="2016-10-08T16:40:00Z"/>
          <w:rFonts w:ascii="宋体" w:hAnsi="宋体"/>
          <w:b/>
          <w:sz w:val="24"/>
          <w:szCs w:val="24"/>
        </w:rPr>
      </w:pPr>
      <w:del w:id="561" w:author="user" w:date="2016-10-08T16:40:00Z">
        <w:r w:rsidDel="00370AFC">
          <w:rPr>
            <w:rFonts w:ascii="宋体" w:hAnsi="宋体" w:hint="eastAsia"/>
            <w:b/>
            <w:noProof/>
            <w:sz w:val="24"/>
            <w:szCs w:val="24"/>
          </w:rPr>
          <w:lastRenderedPageBreak/>
          <w:drawing>
            <wp:inline distT="0" distB="0" distL="0" distR="0" wp14:anchorId="2DBB5196" wp14:editId="0635A516">
              <wp:extent cx="5267325" cy="2857500"/>
              <wp:effectExtent l="1905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5267325" cy="2857500"/>
                      </a:xfrm>
                      <a:prstGeom prst="rect">
                        <a:avLst/>
                      </a:prstGeom>
                      <a:noFill/>
                      <a:ln w="9525">
                        <a:noFill/>
                        <a:miter lim="800000"/>
                        <a:headEnd/>
                        <a:tailEnd/>
                      </a:ln>
                    </pic:spPr>
                  </pic:pic>
                </a:graphicData>
              </a:graphic>
            </wp:inline>
          </w:drawing>
        </w:r>
      </w:del>
    </w:p>
    <w:p w14:paraId="4EAA9A87" w14:textId="4DDA3CFC" w:rsidR="00370AFC" w:rsidRPr="00A943A2" w:rsidRDefault="0050747A" w:rsidP="00370AFC">
      <w:pPr>
        <w:pStyle w:val="1"/>
        <w:rPr>
          <w:ins w:id="562" w:author="user" w:date="2016-10-08T16:43:00Z"/>
          <w:rFonts w:ascii="黑体" w:eastAsia="黑体" w:hAnsi="黑体"/>
          <w:b w:val="0"/>
          <w:bCs w:val="0"/>
          <w:color w:val="000000"/>
          <w:sz w:val="32"/>
          <w:szCs w:val="32"/>
        </w:rPr>
      </w:pPr>
      <w:r w:rsidRPr="00B95524">
        <w:rPr>
          <w:sz w:val="24"/>
          <w:szCs w:val="24"/>
        </w:rPr>
        <w:br w:type="page"/>
      </w:r>
      <w:ins w:id="563" w:author="user" w:date="2017-03-08T14:55:00Z">
        <w:r w:rsidR="002604AB">
          <w:rPr>
            <w:rFonts w:ascii="黑体" w:eastAsia="黑体" w:hAnsi="黑体"/>
            <w:sz w:val="32"/>
            <w:szCs w:val="32"/>
          </w:rPr>
          <w:lastRenderedPageBreak/>
          <w:t>四</w:t>
        </w:r>
      </w:ins>
      <w:del w:id="564" w:author="user" w:date="2017-03-08T14:55:00Z">
        <w:r w:rsidR="009C6425" w:rsidRPr="00FE31E0" w:rsidDel="002604AB">
          <w:rPr>
            <w:rFonts w:ascii="黑体" w:eastAsia="黑体" w:hAnsi="黑体" w:hint="eastAsia"/>
            <w:sz w:val="32"/>
            <w:szCs w:val="32"/>
          </w:rPr>
          <w:delText>三</w:delText>
        </w:r>
      </w:del>
      <w:r w:rsidRPr="00FE31E0">
        <w:rPr>
          <w:rFonts w:ascii="黑体" w:eastAsia="黑体" w:hAnsi="黑体" w:hint="eastAsia"/>
          <w:sz w:val="32"/>
          <w:szCs w:val="32"/>
        </w:rPr>
        <w:t>、</w:t>
      </w:r>
      <w:ins w:id="565" w:author="user" w:date="2016-10-08T16:43:00Z">
        <w:r w:rsidR="00370AFC" w:rsidRPr="00A943A2">
          <w:rPr>
            <w:rFonts w:ascii="黑体" w:eastAsia="黑体" w:hAnsi="黑体" w:hint="eastAsia"/>
            <w:sz w:val="32"/>
            <w:szCs w:val="32"/>
          </w:rPr>
          <w:t>“</w:t>
        </w:r>
        <w:r w:rsidR="00370AFC" w:rsidRPr="00FE31E0">
          <w:rPr>
            <w:rFonts w:ascii="黑体" w:eastAsia="黑体" w:hAnsi="黑体" w:hint="eastAsia"/>
            <w:sz w:val="32"/>
            <w:szCs w:val="32"/>
          </w:rPr>
          <w:t>7龙星</w:t>
        </w:r>
      </w:ins>
      <w:ins w:id="566" w:author="user" w:date="2016-10-08T16:44:00Z">
        <w:r w:rsidR="00370AFC">
          <w:rPr>
            <w:rFonts w:ascii="黑体" w:eastAsia="黑体" w:hAnsi="黑体" w:hint="eastAsia"/>
            <w:sz w:val="32"/>
            <w:szCs w:val="32"/>
          </w:rPr>
          <w:t>特码</w:t>
        </w:r>
      </w:ins>
      <w:ins w:id="567" w:author="user" w:date="2016-10-08T16:43:00Z">
        <w:r w:rsidR="00370AFC" w:rsidRPr="00A943A2">
          <w:rPr>
            <w:rFonts w:ascii="黑体" w:eastAsia="黑体" w:hAnsi="黑体" w:hint="eastAsia"/>
            <w:sz w:val="32"/>
            <w:szCs w:val="32"/>
          </w:rPr>
          <w:t>”</w:t>
        </w:r>
        <w:r w:rsidR="00370AFC">
          <w:rPr>
            <w:rFonts w:ascii="黑体" w:eastAsia="黑体" w:hAnsi="黑体" w:hint="eastAsia"/>
            <w:sz w:val="32"/>
            <w:szCs w:val="32"/>
          </w:rPr>
          <w:t>(</w:t>
        </w:r>
      </w:ins>
      <w:ins w:id="568" w:author="user" w:date="2016-10-08T16:44:00Z">
        <w:r w:rsidR="00370AFC">
          <w:rPr>
            <w:rFonts w:ascii="黑体" w:eastAsia="黑体" w:hAnsi="黑体" w:hint="eastAsia"/>
            <w:sz w:val="32"/>
            <w:szCs w:val="32"/>
          </w:rPr>
          <w:t>特殊号</w:t>
        </w:r>
      </w:ins>
      <w:ins w:id="569" w:author="user" w:date="2016-10-08T16:43:00Z">
        <w:r w:rsidR="00370AFC">
          <w:rPr>
            <w:rFonts w:ascii="黑体" w:eastAsia="黑体" w:hAnsi="黑体" w:hint="eastAsia"/>
            <w:sz w:val="32"/>
            <w:szCs w:val="32"/>
          </w:rPr>
          <w:t>)</w:t>
        </w:r>
        <w:r w:rsidR="00370AFC" w:rsidRPr="00A943A2">
          <w:rPr>
            <w:rFonts w:ascii="黑体" w:eastAsia="黑体" w:hAnsi="黑体" w:hint="eastAsia"/>
            <w:sz w:val="32"/>
            <w:szCs w:val="32"/>
          </w:rPr>
          <w:t>游戏规则</w:t>
        </w:r>
      </w:ins>
    </w:p>
    <w:p w14:paraId="01F70C6E" w14:textId="77777777" w:rsidR="00370AFC" w:rsidRPr="00A943A2" w:rsidRDefault="00370AFC" w:rsidP="00370AFC">
      <w:pPr>
        <w:pStyle w:val="2"/>
        <w:jc w:val="center"/>
        <w:rPr>
          <w:ins w:id="570" w:author="user" w:date="2016-10-08T16:43:00Z"/>
          <w:rFonts w:ascii="宋体" w:hAnsi="宋体" w:cs="宋体"/>
          <w:b w:val="0"/>
          <w:color w:val="000000"/>
          <w:kern w:val="0"/>
          <w:szCs w:val="21"/>
          <w:lang w:bidi="km-KH"/>
        </w:rPr>
      </w:pPr>
      <w:ins w:id="571" w:author="user" w:date="2016-10-08T16:43:00Z">
        <w:r w:rsidRPr="00A943A2">
          <w:rPr>
            <w:rStyle w:val="a7"/>
            <w:rFonts w:hint="eastAsia"/>
            <w:b/>
            <w:bCs/>
            <w:szCs w:val="30"/>
          </w:rPr>
          <w:t>第一章　总</w:t>
        </w:r>
        <w:r w:rsidRPr="00A943A2">
          <w:rPr>
            <w:rStyle w:val="a7"/>
            <w:rFonts w:hint="eastAsia"/>
            <w:b/>
            <w:bCs/>
            <w:szCs w:val="30"/>
          </w:rPr>
          <w:t xml:space="preserve"> </w:t>
        </w:r>
        <w:r w:rsidRPr="00A943A2">
          <w:rPr>
            <w:rStyle w:val="a7"/>
            <w:rFonts w:hint="eastAsia"/>
            <w:b/>
            <w:bCs/>
            <w:szCs w:val="30"/>
          </w:rPr>
          <w:t>则</w:t>
        </w:r>
      </w:ins>
    </w:p>
    <w:p w14:paraId="7DA49433" w14:textId="77777777" w:rsidR="00370AFC" w:rsidRPr="009D1903" w:rsidRDefault="00370AFC" w:rsidP="00533D9A">
      <w:pPr>
        <w:numPr>
          <w:ilvl w:val="0"/>
          <w:numId w:val="33"/>
        </w:numPr>
        <w:spacing w:beforeLines="50" w:before="156" w:afterLines="50" w:after="156" w:line="360" w:lineRule="auto"/>
        <w:rPr>
          <w:ins w:id="572" w:author="user" w:date="2016-10-08T16:43:00Z"/>
          <w:rFonts w:ascii="宋体" w:hAnsi="宋体"/>
          <w:sz w:val="24"/>
          <w:szCs w:val="24"/>
        </w:rPr>
        <w:pPrChange w:id="573" w:author="user" w:date="2017-03-08T16:06:00Z">
          <w:pPr>
            <w:numPr>
              <w:numId w:val="27"/>
            </w:numPr>
            <w:spacing w:beforeLines="50" w:before="156" w:afterLines="50" w:after="156" w:line="360" w:lineRule="auto"/>
            <w:ind w:left="540" w:hanging="420"/>
          </w:pPr>
        </w:pPrChange>
      </w:pPr>
      <w:ins w:id="574" w:author="user" w:date="2016-10-08T16:43:00Z">
        <w:r w:rsidRPr="009D1903">
          <w:rPr>
            <w:rFonts w:ascii="宋体" w:hAnsi="宋体" w:hint="eastAsia"/>
            <w:sz w:val="24"/>
            <w:szCs w:val="24"/>
          </w:rPr>
          <w:t>“</w:t>
        </w:r>
        <w:r>
          <w:rPr>
            <w:rFonts w:ascii="宋体" w:hAnsi="宋体" w:hint="eastAsia"/>
            <w:sz w:val="24"/>
            <w:szCs w:val="24"/>
          </w:rPr>
          <w:t>7龙星</w:t>
        </w:r>
      </w:ins>
      <w:ins w:id="575" w:author="user" w:date="2016-10-08T16:47:00Z">
        <w:r>
          <w:rPr>
            <w:rFonts w:ascii="宋体" w:hAnsi="宋体" w:hint="eastAsia"/>
            <w:sz w:val="24"/>
            <w:szCs w:val="24"/>
          </w:rPr>
          <w:t>特码</w:t>
        </w:r>
      </w:ins>
      <w:ins w:id="576" w:author="user" w:date="2016-10-08T16:43:00Z">
        <w:r w:rsidRPr="009D1903">
          <w:rPr>
            <w:rFonts w:ascii="宋体" w:hAnsi="宋体" w:hint="eastAsia"/>
            <w:sz w:val="24"/>
            <w:szCs w:val="24"/>
          </w:rPr>
          <w:t>”</w:t>
        </w:r>
        <w:r w:rsidRPr="00EF25E2">
          <w:rPr>
            <w:rFonts w:ascii="宋体" w:hAnsi="宋体" w:hint="eastAsia"/>
            <w:sz w:val="24"/>
            <w:szCs w:val="24"/>
          </w:rPr>
          <w:t>(</w:t>
        </w:r>
      </w:ins>
      <w:ins w:id="577" w:author="user" w:date="2016-10-08T16:48:00Z">
        <w:r>
          <w:rPr>
            <w:rFonts w:ascii="宋体" w:hAnsi="宋体" w:hint="eastAsia"/>
            <w:sz w:val="24"/>
            <w:szCs w:val="24"/>
          </w:rPr>
          <w:t>特殊号</w:t>
        </w:r>
      </w:ins>
      <w:ins w:id="578" w:author="user" w:date="2016-10-08T16:43:00Z">
        <w:r w:rsidRPr="00EF25E2">
          <w:rPr>
            <w:rFonts w:ascii="宋体" w:hAnsi="宋体" w:hint="eastAsia"/>
            <w:sz w:val="24"/>
            <w:szCs w:val="24"/>
          </w:rPr>
          <w:t>)</w:t>
        </w:r>
        <w:r w:rsidRPr="009D1903">
          <w:rPr>
            <w:rFonts w:ascii="宋体" w:hAnsi="宋体" w:hint="eastAsia"/>
            <w:sz w:val="24"/>
            <w:szCs w:val="24"/>
          </w:rPr>
          <w:t>电脑体育彩票（以下简称“</w:t>
        </w:r>
        <w:r>
          <w:rPr>
            <w:rFonts w:ascii="宋体" w:hAnsi="宋体" w:hint="eastAsia"/>
            <w:sz w:val="24"/>
            <w:szCs w:val="24"/>
          </w:rPr>
          <w:t>7龙星</w:t>
        </w:r>
      </w:ins>
      <w:ins w:id="579" w:author="user" w:date="2016-10-08T16:48:00Z">
        <w:r>
          <w:rPr>
            <w:rFonts w:ascii="宋体" w:hAnsi="宋体" w:hint="eastAsia"/>
            <w:sz w:val="24"/>
            <w:szCs w:val="24"/>
          </w:rPr>
          <w:t>特码</w:t>
        </w:r>
      </w:ins>
      <w:ins w:id="580" w:author="user" w:date="2016-10-08T16:43:00Z">
        <w:r w:rsidRPr="009D1903">
          <w:rPr>
            <w:rFonts w:ascii="宋体" w:hAnsi="宋体" w:hint="eastAsia"/>
            <w:sz w:val="24"/>
            <w:szCs w:val="24"/>
          </w:rPr>
          <w:t>”）由国家体育彩票有限公司在柬埔寨全国统一组织发行，由</w:t>
        </w:r>
        <w:r>
          <w:rPr>
            <w:rFonts w:ascii="宋体" w:hAnsi="宋体" w:hint="eastAsia"/>
            <w:sz w:val="24"/>
            <w:szCs w:val="24"/>
          </w:rPr>
          <w:t>各区域中心</w:t>
        </w:r>
        <w:r w:rsidRPr="009D1903">
          <w:rPr>
            <w:rFonts w:ascii="宋体" w:hAnsi="宋体" w:hint="eastAsia"/>
            <w:sz w:val="24"/>
            <w:szCs w:val="24"/>
          </w:rPr>
          <w:t>负责</w:t>
        </w:r>
        <w:r>
          <w:rPr>
            <w:rFonts w:ascii="宋体" w:hAnsi="宋体" w:hint="eastAsia"/>
            <w:sz w:val="24"/>
            <w:szCs w:val="24"/>
          </w:rPr>
          <w:t>在</w:t>
        </w:r>
        <w:r w:rsidRPr="009D1903">
          <w:rPr>
            <w:rFonts w:ascii="宋体" w:hAnsi="宋体" w:hint="eastAsia"/>
            <w:sz w:val="24"/>
            <w:szCs w:val="24"/>
          </w:rPr>
          <w:t>本区域内</w:t>
        </w:r>
        <w:r>
          <w:rPr>
            <w:rFonts w:ascii="宋体" w:hAnsi="宋体" w:hint="eastAsia"/>
            <w:sz w:val="24"/>
            <w:szCs w:val="24"/>
          </w:rPr>
          <w:t>对</w:t>
        </w:r>
        <w:r w:rsidRPr="009D1903">
          <w:rPr>
            <w:rFonts w:ascii="宋体" w:hAnsi="宋体" w:hint="eastAsia"/>
            <w:sz w:val="24"/>
            <w:szCs w:val="24"/>
          </w:rPr>
          <w:t>此游戏的销售活动进行组织和管理。</w:t>
        </w:r>
      </w:ins>
    </w:p>
    <w:p w14:paraId="2DD66A3B" w14:textId="77777777" w:rsidR="00370AFC" w:rsidRPr="009D1903" w:rsidRDefault="00370AFC" w:rsidP="00533D9A">
      <w:pPr>
        <w:numPr>
          <w:ilvl w:val="0"/>
          <w:numId w:val="33"/>
        </w:numPr>
        <w:spacing w:beforeLines="50" w:before="156" w:afterLines="50" w:after="156" w:line="360" w:lineRule="auto"/>
        <w:rPr>
          <w:ins w:id="581" w:author="user" w:date="2016-10-08T16:43:00Z"/>
          <w:rFonts w:ascii="宋体" w:hAnsi="宋体"/>
          <w:sz w:val="24"/>
          <w:szCs w:val="24"/>
        </w:rPr>
        <w:pPrChange w:id="582" w:author="user" w:date="2017-03-08T16:06:00Z">
          <w:pPr>
            <w:numPr>
              <w:numId w:val="27"/>
            </w:numPr>
            <w:spacing w:beforeLines="50" w:before="156" w:afterLines="50" w:after="156" w:line="360" w:lineRule="auto"/>
            <w:ind w:left="540" w:hanging="420"/>
          </w:pPr>
        </w:pPrChange>
      </w:pPr>
      <w:ins w:id="583" w:author="user" w:date="2016-10-08T16:43:00Z">
        <w:r>
          <w:rPr>
            <w:rFonts w:ascii="宋体" w:hAnsi="宋体" w:hint="eastAsia"/>
            <w:sz w:val="24"/>
            <w:szCs w:val="24"/>
          </w:rPr>
          <w:t>“7龙星</w:t>
        </w:r>
      </w:ins>
      <w:ins w:id="584" w:author="user" w:date="2016-10-08T16:48:00Z">
        <w:r>
          <w:rPr>
            <w:rFonts w:ascii="宋体" w:hAnsi="宋体" w:hint="eastAsia"/>
            <w:sz w:val="24"/>
            <w:szCs w:val="24"/>
          </w:rPr>
          <w:t>特码</w:t>
        </w:r>
      </w:ins>
      <w:ins w:id="585" w:author="user" w:date="2016-10-08T16:43:00Z">
        <w:r>
          <w:rPr>
            <w:rFonts w:ascii="宋体" w:hAnsi="宋体" w:hint="eastAsia"/>
            <w:sz w:val="24"/>
            <w:szCs w:val="24"/>
          </w:rPr>
          <w:t>”</w:t>
        </w:r>
        <w:r w:rsidRPr="002B1C80">
          <w:rPr>
            <w:rFonts w:ascii="宋体" w:hAnsi="宋体" w:hint="eastAsia"/>
            <w:sz w:val="24"/>
            <w:szCs w:val="24"/>
          </w:rPr>
          <w:t>采用计算机网络系统发行销售，定期开奖。</w:t>
        </w:r>
      </w:ins>
    </w:p>
    <w:p w14:paraId="15B63406" w14:textId="77777777" w:rsidR="00370AFC" w:rsidRPr="009D1903" w:rsidRDefault="00370AFC" w:rsidP="00533D9A">
      <w:pPr>
        <w:numPr>
          <w:ilvl w:val="0"/>
          <w:numId w:val="33"/>
        </w:numPr>
        <w:spacing w:beforeLines="50" w:before="156" w:afterLines="50" w:after="156" w:line="360" w:lineRule="auto"/>
        <w:rPr>
          <w:ins w:id="586" w:author="user" w:date="2016-10-08T16:43:00Z"/>
          <w:rFonts w:ascii="宋体" w:hAnsi="宋体"/>
          <w:sz w:val="24"/>
          <w:szCs w:val="24"/>
        </w:rPr>
        <w:pPrChange w:id="587" w:author="user" w:date="2017-03-08T16:06:00Z">
          <w:pPr>
            <w:numPr>
              <w:numId w:val="27"/>
            </w:numPr>
            <w:spacing w:beforeLines="50" w:before="156" w:afterLines="50" w:after="156" w:line="360" w:lineRule="auto"/>
            <w:ind w:left="540" w:hanging="420"/>
          </w:pPr>
        </w:pPrChange>
      </w:pPr>
      <w:ins w:id="588" w:author="user" w:date="2016-10-08T16:43:00Z">
        <w:r>
          <w:rPr>
            <w:rFonts w:ascii="宋体" w:hAnsi="宋体" w:hint="eastAsia"/>
            <w:sz w:val="24"/>
            <w:szCs w:val="24"/>
          </w:rPr>
          <w:t>“7龙星</w:t>
        </w:r>
      </w:ins>
      <w:ins w:id="589" w:author="user" w:date="2016-10-08T16:48:00Z">
        <w:r>
          <w:rPr>
            <w:rFonts w:ascii="宋体" w:hAnsi="宋体" w:hint="eastAsia"/>
            <w:sz w:val="24"/>
            <w:szCs w:val="24"/>
          </w:rPr>
          <w:t>特码</w:t>
        </w:r>
      </w:ins>
      <w:ins w:id="590" w:author="user" w:date="2016-10-08T16:43:00Z">
        <w:r>
          <w:rPr>
            <w:rFonts w:ascii="宋体" w:hAnsi="宋体" w:hint="eastAsia"/>
            <w:sz w:val="24"/>
            <w:szCs w:val="24"/>
          </w:rPr>
          <w:t>”</w:t>
        </w:r>
        <w:r w:rsidRPr="009D1903">
          <w:rPr>
            <w:rFonts w:ascii="宋体" w:hAnsi="宋体" w:hint="eastAsia"/>
            <w:sz w:val="24"/>
            <w:szCs w:val="24"/>
          </w:rPr>
          <w:t>实行自愿购买，凡购买者均被视为同意并遵守本规则。</w:t>
        </w:r>
      </w:ins>
    </w:p>
    <w:p w14:paraId="09F694D0" w14:textId="77777777" w:rsidR="00370AFC" w:rsidRPr="009D1903" w:rsidRDefault="00370AFC" w:rsidP="00533D9A">
      <w:pPr>
        <w:numPr>
          <w:ilvl w:val="0"/>
          <w:numId w:val="33"/>
        </w:numPr>
        <w:spacing w:beforeLines="50" w:before="156" w:afterLines="50" w:after="156" w:line="360" w:lineRule="auto"/>
        <w:rPr>
          <w:ins w:id="591" w:author="user" w:date="2016-10-08T16:43:00Z"/>
          <w:rFonts w:ascii="宋体" w:hAnsi="宋体"/>
          <w:sz w:val="24"/>
          <w:szCs w:val="24"/>
        </w:rPr>
        <w:pPrChange w:id="592" w:author="user" w:date="2017-03-08T16:06:00Z">
          <w:pPr>
            <w:numPr>
              <w:numId w:val="27"/>
            </w:numPr>
            <w:spacing w:beforeLines="50" w:before="156" w:afterLines="50" w:after="156" w:line="360" w:lineRule="auto"/>
            <w:ind w:left="540" w:hanging="420"/>
          </w:pPr>
        </w:pPrChange>
      </w:pPr>
      <w:ins w:id="593" w:author="user" w:date="2016-10-08T16:43:00Z">
        <w:r w:rsidRPr="009D1903">
          <w:rPr>
            <w:rFonts w:ascii="宋体" w:hAnsi="宋体" w:hint="eastAsia"/>
            <w:sz w:val="24"/>
            <w:szCs w:val="24"/>
          </w:rPr>
          <w:t>不得向</w:t>
        </w:r>
        <w:r>
          <w:rPr>
            <w:rFonts w:ascii="宋体" w:hAnsi="宋体" w:hint="eastAsia"/>
            <w:sz w:val="24"/>
            <w:szCs w:val="24"/>
          </w:rPr>
          <w:t>18岁以下</w:t>
        </w:r>
        <w:r w:rsidRPr="009D1903">
          <w:rPr>
            <w:rFonts w:ascii="宋体" w:hAnsi="宋体" w:hint="eastAsia"/>
            <w:sz w:val="24"/>
            <w:szCs w:val="24"/>
          </w:rPr>
          <w:t>未成年人销售彩票或兑付奖金。</w:t>
        </w:r>
      </w:ins>
    </w:p>
    <w:p w14:paraId="53B79FBE" w14:textId="77777777" w:rsidR="00370AFC" w:rsidRPr="005122F6" w:rsidRDefault="00370AFC" w:rsidP="00370AFC">
      <w:pPr>
        <w:pStyle w:val="2"/>
        <w:jc w:val="center"/>
        <w:rPr>
          <w:ins w:id="594" w:author="user" w:date="2016-10-08T16:43:00Z"/>
          <w:rFonts w:ascii="宋体" w:hAnsi="宋体" w:cs="宋体"/>
          <w:bCs w:val="0"/>
          <w:color w:val="000000"/>
          <w:kern w:val="0"/>
          <w:szCs w:val="21"/>
          <w:lang w:bidi="km-KH"/>
        </w:rPr>
      </w:pPr>
      <w:ins w:id="595" w:author="user" w:date="2016-10-08T16:43:00Z">
        <w:r w:rsidRPr="005122F6">
          <w:rPr>
            <w:rFonts w:ascii="宋体" w:hAnsi="宋体" w:cs="宋体" w:hint="eastAsia"/>
            <w:bCs w:val="0"/>
            <w:color w:val="000000"/>
            <w:kern w:val="0"/>
            <w:szCs w:val="21"/>
            <w:lang w:bidi="km-KH"/>
          </w:rPr>
          <w:t>第二章　投 注</w:t>
        </w:r>
      </w:ins>
    </w:p>
    <w:p w14:paraId="46780DFF" w14:textId="63087464" w:rsidR="00403364" w:rsidRPr="00403364" w:rsidRDefault="00403364" w:rsidP="00533D9A">
      <w:pPr>
        <w:numPr>
          <w:ilvl w:val="0"/>
          <w:numId w:val="33"/>
        </w:numPr>
        <w:spacing w:beforeLines="50" w:before="156" w:afterLines="50" w:after="156" w:line="360" w:lineRule="auto"/>
        <w:rPr>
          <w:ins w:id="596" w:author="user" w:date="2016-10-08T17:24:00Z"/>
          <w:rFonts w:ascii="宋体" w:hAnsi="宋体"/>
          <w:sz w:val="24"/>
          <w:szCs w:val="24"/>
        </w:rPr>
        <w:pPrChange w:id="597" w:author="user" w:date="2017-03-08T16:06:00Z">
          <w:pPr>
            <w:numPr>
              <w:numId w:val="27"/>
            </w:numPr>
            <w:spacing w:beforeLines="50" w:before="156" w:afterLines="50" w:after="156" w:line="360" w:lineRule="auto"/>
            <w:ind w:left="540" w:hanging="420"/>
          </w:pPr>
        </w:pPrChange>
      </w:pPr>
      <w:ins w:id="598" w:author="user" w:date="2016-10-08T17:24:00Z">
        <w:r w:rsidRPr="00403364">
          <w:rPr>
            <w:rFonts w:ascii="宋体" w:hAnsi="宋体" w:hint="eastAsia"/>
            <w:sz w:val="24"/>
            <w:szCs w:val="24"/>
          </w:rPr>
          <w:t>“</w:t>
        </w:r>
        <w:r>
          <w:rPr>
            <w:rFonts w:ascii="宋体" w:hAnsi="宋体" w:hint="eastAsia"/>
            <w:sz w:val="24"/>
            <w:szCs w:val="24"/>
          </w:rPr>
          <w:t>7龙星特码</w:t>
        </w:r>
        <w:r w:rsidR="00AF1AFB">
          <w:rPr>
            <w:rFonts w:ascii="宋体" w:hAnsi="宋体" w:hint="eastAsia"/>
            <w:sz w:val="24"/>
            <w:szCs w:val="24"/>
          </w:rPr>
          <w:t>”游戏包括</w:t>
        </w:r>
      </w:ins>
      <w:ins w:id="599" w:author="user" w:date="2016-10-08T17:57:00Z">
        <w:r w:rsidR="00AF1AFB">
          <w:rPr>
            <w:rFonts w:ascii="宋体" w:hAnsi="宋体" w:hint="eastAsia"/>
            <w:sz w:val="24"/>
            <w:szCs w:val="24"/>
          </w:rPr>
          <w:t>两</w:t>
        </w:r>
      </w:ins>
      <w:ins w:id="600" w:author="user" w:date="2016-10-08T17:24:00Z">
        <w:r w:rsidRPr="00403364">
          <w:rPr>
            <w:rFonts w:ascii="宋体" w:hAnsi="宋体" w:hint="eastAsia"/>
            <w:sz w:val="24"/>
            <w:szCs w:val="24"/>
          </w:rPr>
          <w:t>种玩法，分别为</w:t>
        </w:r>
        <w:r>
          <w:rPr>
            <w:rFonts w:ascii="宋体" w:hAnsi="宋体" w:hint="eastAsia"/>
            <w:sz w:val="24"/>
            <w:szCs w:val="24"/>
          </w:rPr>
          <w:t>数字</w:t>
        </w:r>
        <w:r w:rsidRPr="00403364">
          <w:rPr>
            <w:rFonts w:ascii="宋体" w:hAnsi="宋体" w:hint="eastAsia"/>
            <w:sz w:val="24"/>
            <w:szCs w:val="24"/>
          </w:rPr>
          <w:t>玩法、</w:t>
        </w:r>
        <w:r>
          <w:rPr>
            <w:rFonts w:ascii="宋体" w:hAnsi="宋体" w:hint="eastAsia"/>
            <w:sz w:val="24"/>
            <w:szCs w:val="24"/>
          </w:rPr>
          <w:t>季节</w:t>
        </w:r>
        <w:r w:rsidRPr="00403364">
          <w:rPr>
            <w:rFonts w:ascii="宋体" w:hAnsi="宋体" w:hint="eastAsia"/>
            <w:sz w:val="24"/>
            <w:szCs w:val="24"/>
          </w:rPr>
          <w:t>玩法。</w:t>
        </w:r>
      </w:ins>
    </w:p>
    <w:p w14:paraId="06BDBE8A" w14:textId="77777777" w:rsidR="00403364" w:rsidRPr="00403364" w:rsidRDefault="00403364">
      <w:pPr>
        <w:numPr>
          <w:ilvl w:val="0"/>
          <w:numId w:val="20"/>
        </w:numPr>
        <w:spacing w:line="360" w:lineRule="auto"/>
        <w:rPr>
          <w:ins w:id="601" w:author="user" w:date="2016-10-08T17:24:00Z"/>
          <w:rFonts w:ascii="宋体" w:hAnsi="宋体"/>
          <w:sz w:val="24"/>
          <w:szCs w:val="24"/>
        </w:rPr>
        <w:pPrChange w:id="602" w:author="user" w:date="2016-10-08T17:24:00Z">
          <w:pPr>
            <w:numPr>
              <w:numId w:val="27"/>
            </w:numPr>
            <w:spacing w:beforeLines="50" w:before="156" w:afterLines="50" w:after="156" w:line="360" w:lineRule="auto"/>
            <w:ind w:left="540" w:hanging="420"/>
          </w:pPr>
        </w:pPrChange>
      </w:pPr>
      <w:ins w:id="603" w:author="user" w:date="2016-10-08T17:25:00Z">
        <w:r>
          <w:rPr>
            <w:rFonts w:ascii="宋体" w:hAnsi="宋体" w:hint="eastAsia"/>
            <w:sz w:val="24"/>
            <w:szCs w:val="24"/>
          </w:rPr>
          <w:t>数字</w:t>
        </w:r>
      </w:ins>
      <w:ins w:id="604" w:author="user" w:date="2016-10-08T17:24:00Z">
        <w:r w:rsidRPr="00403364">
          <w:rPr>
            <w:rFonts w:ascii="宋体" w:hAnsi="宋体" w:hint="eastAsia"/>
            <w:sz w:val="24"/>
            <w:szCs w:val="24"/>
          </w:rPr>
          <w:t>玩法：投注者</w:t>
        </w:r>
      </w:ins>
      <w:ins w:id="605" w:author="user" w:date="2016-10-08T17:25:00Z">
        <w:r w:rsidRPr="009D1903">
          <w:rPr>
            <w:rFonts w:ascii="宋体" w:hAnsi="宋体" w:hint="eastAsia"/>
            <w:sz w:val="24"/>
            <w:szCs w:val="24"/>
          </w:rPr>
          <w:t>从01—</w:t>
        </w:r>
        <w:r>
          <w:rPr>
            <w:rFonts w:ascii="宋体" w:hAnsi="宋体" w:hint="eastAsia"/>
            <w:sz w:val="24"/>
            <w:szCs w:val="24"/>
          </w:rPr>
          <w:t>40</w:t>
        </w:r>
        <w:r w:rsidRPr="009D1903">
          <w:rPr>
            <w:rFonts w:ascii="宋体" w:hAnsi="宋体" w:hint="eastAsia"/>
            <w:sz w:val="24"/>
            <w:szCs w:val="24"/>
          </w:rPr>
          <w:t>共</w:t>
        </w:r>
        <w:r>
          <w:rPr>
            <w:rFonts w:ascii="宋体" w:hAnsi="宋体" w:hint="eastAsia"/>
            <w:sz w:val="24"/>
            <w:szCs w:val="24"/>
          </w:rPr>
          <w:t>40</w:t>
        </w:r>
        <w:r w:rsidRPr="009D1903">
          <w:rPr>
            <w:rFonts w:ascii="宋体" w:hAnsi="宋体" w:hint="eastAsia"/>
            <w:sz w:val="24"/>
            <w:szCs w:val="24"/>
          </w:rPr>
          <w:t>个号码中选择</w:t>
        </w:r>
        <w:r>
          <w:rPr>
            <w:rFonts w:ascii="宋体" w:hAnsi="宋体"/>
            <w:sz w:val="24"/>
            <w:szCs w:val="24"/>
          </w:rPr>
          <w:t>1</w:t>
        </w:r>
        <w:r w:rsidRPr="009D1903">
          <w:rPr>
            <w:rFonts w:ascii="宋体" w:hAnsi="宋体" w:hint="eastAsia"/>
            <w:sz w:val="24"/>
            <w:szCs w:val="24"/>
          </w:rPr>
          <w:t>个号码</w:t>
        </w:r>
      </w:ins>
      <w:ins w:id="606" w:author="user" w:date="2016-10-08T17:24:00Z">
        <w:r w:rsidRPr="00403364">
          <w:rPr>
            <w:rFonts w:ascii="宋体" w:hAnsi="宋体" w:hint="eastAsia"/>
            <w:sz w:val="24"/>
            <w:szCs w:val="24"/>
          </w:rPr>
          <w:t>。单票金额1000瑞尔（0.25美元）以上。</w:t>
        </w:r>
      </w:ins>
    </w:p>
    <w:p w14:paraId="384371E0" w14:textId="77777777" w:rsidR="00403364" w:rsidRDefault="00403364">
      <w:pPr>
        <w:numPr>
          <w:ilvl w:val="0"/>
          <w:numId w:val="20"/>
        </w:numPr>
        <w:spacing w:line="360" w:lineRule="auto"/>
        <w:rPr>
          <w:ins w:id="607" w:author="user" w:date="2016-10-08T17:28:00Z"/>
          <w:rFonts w:ascii="宋体" w:hAnsi="宋体"/>
          <w:sz w:val="24"/>
          <w:szCs w:val="24"/>
        </w:rPr>
        <w:pPrChange w:id="608" w:author="user" w:date="2016-10-08T17:25:00Z">
          <w:pPr>
            <w:numPr>
              <w:numId w:val="27"/>
            </w:numPr>
            <w:spacing w:beforeLines="50" w:before="156" w:afterLines="50" w:after="156" w:line="360" w:lineRule="auto"/>
            <w:ind w:left="540" w:hanging="420"/>
          </w:pPr>
        </w:pPrChange>
      </w:pPr>
      <w:ins w:id="609" w:author="user" w:date="2016-10-08T17:26:00Z">
        <w:r>
          <w:rPr>
            <w:rFonts w:ascii="宋体" w:hAnsi="宋体" w:hint="eastAsia"/>
            <w:sz w:val="24"/>
            <w:szCs w:val="24"/>
          </w:rPr>
          <w:t>季节</w:t>
        </w:r>
      </w:ins>
      <w:ins w:id="610" w:author="user" w:date="2016-10-08T17:24:00Z">
        <w:r w:rsidRPr="00403364">
          <w:rPr>
            <w:rFonts w:ascii="宋体" w:hAnsi="宋体" w:hint="eastAsia"/>
            <w:sz w:val="24"/>
            <w:szCs w:val="24"/>
          </w:rPr>
          <w:t>玩法：投注者</w:t>
        </w:r>
      </w:ins>
      <w:ins w:id="611" w:author="user" w:date="2016-10-08T17:26:00Z">
        <w:r>
          <w:rPr>
            <w:rFonts w:ascii="宋体" w:hAnsi="宋体" w:hint="eastAsia"/>
            <w:sz w:val="24"/>
            <w:szCs w:val="24"/>
          </w:rPr>
          <w:t>从季节“春、夏、秋、冬”中选择1个季节</w:t>
        </w:r>
      </w:ins>
      <w:ins w:id="612" w:author="user" w:date="2016-10-08T17:24:00Z">
        <w:r w:rsidRPr="00403364">
          <w:rPr>
            <w:rFonts w:ascii="宋体" w:hAnsi="宋体" w:hint="eastAsia"/>
            <w:sz w:val="24"/>
            <w:szCs w:val="24"/>
          </w:rPr>
          <w:t>。单票金额1000瑞尔（0.25美元）以上。</w:t>
        </w:r>
      </w:ins>
    </w:p>
    <w:p w14:paraId="0E746BA1" w14:textId="1926E325" w:rsidR="00403364" w:rsidRDefault="007B2C10">
      <w:pPr>
        <w:spacing w:line="360" w:lineRule="auto"/>
        <w:ind w:left="1134"/>
        <w:rPr>
          <w:ins w:id="613" w:author="user" w:date="2016-10-08T17:30:00Z"/>
          <w:rFonts w:ascii="宋体" w:hAnsi="宋体"/>
          <w:sz w:val="24"/>
          <w:szCs w:val="24"/>
        </w:rPr>
        <w:pPrChange w:id="614" w:author="user" w:date="2016-10-08T17:29:00Z">
          <w:pPr>
            <w:numPr>
              <w:numId w:val="27"/>
            </w:numPr>
            <w:spacing w:beforeLines="50" w:before="156" w:afterLines="50" w:after="156" w:line="360" w:lineRule="auto"/>
            <w:ind w:left="540" w:hanging="420"/>
          </w:pPr>
        </w:pPrChange>
      </w:pPr>
      <w:ins w:id="615" w:author="user" w:date="2016-10-08T17:29:00Z">
        <w:r>
          <w:rPr>
            <w:rFonts w:ascii="宋体" w:hAnsi="宋体" w:hint="eastAsia"/>
            <w:sz w:val="24"/>
            <w:szCs w:val="24"/>
          </w:rPr>
          <w:t>春夏秋冬</w:t>
        </w:r>
        <w:proofErr w:type="gramStart"/>
        <w:r>
          <w:rPr>
            <w:rFonts w:ascii="宋体" w:hAnsi="宋体" w:hint="eastAsia"/>
            <w:sz w:val="24"/>
            <w:szCs w:val="24"/>
          </w:rPr>
          <w:t>”</w:t>
        </w:r>
        <w:proofErr w:type="gramEnd"/>
        <w:r w:rsidR="00403364">
          <w:rPr>
            <w:rFonts w:ascii="宋体" w:hAnsi="宋体" w:hint="eastAsia"/>
            <w:sz w:val="24"/>
            <w:szCs w:val="24"/>
          </w:rPr>
          <w:t>投注玩法</w:t>
        </w:r>
        <w:r w:rsidR="00403364" w:rsidRPr="00403364">
          <w:rPr>
            <w:rFonts w:ascii="宋体" w:hAnsi="宋体" w:hint="eastAsia"/>
            <w:sz w:val="24"/>
            <w:szCs w:val="24"/>
          </w:rPr>
          <w:t>就是把</w:t>
        </w:r>
        <w:r w:rsidR="00403364">
          <w:rPr>
            <w:rFonts w:ascii="宋体" w:hAnsi="宋体" w:hint="eastAsia"/>
            <w:sz w:val="24"/>
            <w:szCs w:val="24"/>
          </w:rPr>
          <w:t>40</w:t>
        </w:r>
        <w:r w:rsidR="00403364" w:rsidRPr="00403364">
          <w:rPr>
            <w:rFonts w:ascii="宋体" w:hAnsi="宋体" w:hint="eastAsia"/>
            <w:sz w:val="24"/>
            <w:szCs w:val="24"/>
          </w:rPr>
          <w:t>个号码按大小分成4组，每个季节都代表</w:t>
        </w:r>
      </w:ins>
      <w:ins w:id="616" w:author="user" w:date="2016-10-08T17:30:00Z">
        <w:r w:rsidR="00403364">
          <w:rPr>
            <w:rFonts w:ascii="宋体" w:hAnsi="宋体"/>
            <w:sz w:val="24"/>
            <w:szCs w:val="24"/>
          </w:rPr>
          <w:t>10</w:t>
        </w:r>
      </w:ins>
      <w:ins w:id="617" w:author="user" w:date="2016-10-08T17:29:00Z">
        <w:r w:rsidR="00403364" w:rsidRPr="00403364">
          <w:rPr>
            <w:rFonts w:ascii="宋体" w:hAnsi="宋体" w:hint="eastAsia"/>
            <w:sz w:val="24"/>
            <w:szCs w:val="24"/>
          </w:rPr>
          <w:t>个号码</w:t>
        </w:r>
      </w:ins>
      <w:ins w:id="618" w:author="user" w:date="2016-10-08T17:30:00Z">
        <w:r w:rsidR="00403364">
          <w:rPr>
            <w:rFonts w:ascii="宋体" w:hAnsi="宋体" w:hint="eastAsia"/>
            <w:sz w:val="24"/>
            <w:szCs w:val="24"/>
          </w:rPr>
          <w:t>。具体分法如下：</w:t>
        </w:r>
      </w:ins>
    </w:p>
    <w:p w14:paraId="2351BD62" w14:textId="77777777" w:rsidR="00403364" w:rsidRDefault="00403364" w:rsidP="00403364">
      <w:pPr>
        <w:spacing w:line="360" w:lineRule="auto"/>
        <w:ind w:left="1134"/>
        <w:rPr>
          <w:ins w:id="619" w:author="user" w:date="2016-10-08T17:31:00Z"/>
          <w:rFonts w:ascii="宋体" w:hAnsi="宋体"/>
          <w:sz w:val="24"/>
          <w:szCs w:val="24"/>
        </w:rPr>
      </w:pPr>
      <w:ins w:id="620" w:author="user" w:date="2016-10-08T17:31:00Z">
        <w:r>
          <w:rPr>
            <w:rFonts w:ascii="宋体" w:hAnsi="宋体" w:hint="eastAsia"/>
            <w:sz w:val="24"/>
            <w:szCs w:val="24"/>
          </w:rPr>
          <w:t>春：</w:t>
        </w:r>
        <w:r w:rsidRPr="00403364">
          <w:rPr>
            <w:rFonts w:ascii="宋体" w:hAnsi="宋体" w:hint="eastAsia"/>
            <w:sz w:val="24"/>
            <w:szCs w:val="24"/>
          </w:rPr>
          <w:t>01、02、03、04、05、06、07、08、09</w:t>
        </w:r>
        <w:r>
          <w:rPr>
            <w:rFonts w:ascii="宋体" w:hAnsi="宋体" w:hint="eastAsia"/>
            <w:sz w:val="24"/>
            <w:szCs w:val="24"/>
          </w:rPr>
          <w:t>、10</w:t>
        </w:r>
      </w:ins>
      <w:ins w:id="621" w:author="user" w:date="2016-10-08T17:32:00Z">
        <w:r>
          <w:rPr>
            <w:rFonts w:ascii="宋体" w:hAnsi="宋体" w:hint="eastAsia"/>
            <w:sz w:val="24"/>
            <w:szCs w:val="24"/>
          </w:rPr>
          <w:t>；</w:t>
        </w:r>
      </w:ins>
    </w:p>
    <w:p w14:paraId="11DB0D6E" w14:textId="77777777" w:rsidR="00403364" w:rsidRDefault="00403364" w:rsidP="00403364">
      <w:pPr>
        <w:spacing w:line="360" w:lineRule="auto"/>
        <w:ind w:left="1134"/>
        <w:rPr>
          <w:ins w:id="622" w:author="user" w:date="2016-10-08T17:31:00Z"/>
          <w:rFonts w:ascii="宋体" w:hAnsi="宋体"/>
          <w:sz w:val="24"/>
          <w:szCs w:val="24"/>
        </w:rPr>
      </w:pPr>
      <w:ins w:id="623" w:author="user" w:date="2016-10-08T17:31:00Z">
        <w:r>
          <w:rPr>
            <w:rFonts w:ascii="宋体" w:hAnsi="宋体"/>
            <w:sz w:val="24"/>
            <w:szCs w:val="24"/>
          </w:rPr>
          <w:t>夏</w:t>
        </w:r>
        <w:r>
          <w:rPr>
            <w:rFonts w:ascii="宋体" w:hAnsi="宋体" w:hint="eastAsia"/>
            <w:sz w:val="24"/>
            <w:szCs w:val="24"/>
          </w:rPr>
          <w:t>：</w:t>
        </w:r>
        <w:r w:rsidRPr="00403364">
          <w:rPr>
            <w:rFonts w:ascii="宋体" w:hAnsi="宋体" w:hint="eastAsia"/>
            <w:sz w:val="24"/>
            <w:szCs w:val="24"/>
          </w:rPr>
          <w:t>11、12、13、14、15、16、17、18</w:t>
        </w:r>
        <w:r>
          <w:rPr>
            <w:rFonts w:ascii="宋体" w:hAnsi="宋体" w:hint="eastAsia"/>
            <w:sz w:val="24"/>
            <w:szCs w:val="24"/>
          </w:rPr>
          <w:t>、1</w:t>
        </w:r>
        <w:r>
          <w:rPr>
            <w:rFonts w:ascii="宋体" w:hAnsi="宋体"/>
            <w:sz w:val="24"/>
            <w:szCs w:val="24"/>
          </w:rPr>
          <w:t>9</w:t>
        </w:r>
        <w:r>
          <w:rPr>
            <w:rFonts w:ascii="宋体" w:hAnsi="宋体" w:hint="eastAsia"/>
            <w:sz w:val="24"/>
            <w:szCs w:val="24"/>
          </w:rPr>
          <w:t>、20</w:t>
        </w:r>
      </w:ins>
      <w:ins w:id="624" w:author="user" w:date="2016-10-08T17:32:00Z">
        <w:r>
          <w:rPr>
            <w:rFonts w:ascii="宋体" w:hAnsi="宋体" w:hint="eastAsia"/>
            <w:sz w:val="24"/>
            <w:szCs w:val="24"/>
          </w:rPr>
          <w:t>；</w:t>
        </w:r>
      </w:ins>
    </w:p>
    <w:p w14:paraId="1B9EEA9D" w14:textId="77777777" w:rsidR="00403364" w:rsidRDefault="00403364" w:rsidP="00403364">
      <w:pPr>
        <w:spacing w:line="360" w:lineRule="auto"/>
        <w:ind w:left="1134"/>
        <w:rPr>
          <w:ins w:id="625" w:author="user" w:date="2016-10-08T17:32:00Z"/>
          <w:rFonts w:ascii="宋体" w:hAnsi="宋体"/>
          <w:sz w:val="24"/>
          <w:szCs w:val="24"/>
        </w:rPr>
      </w:pPr>
      <w:ins w:id="626" w:author="user" w:date="2016-10-08T17:31:00Z">
        <w:r>
          <w:rPr>
            <w:rFonts w:ascii="宋体" w:hAnsi="宋体"/>
            <w:sz w:val="24"/>
            <w:szCs w:val="24"/>
          </w:rPr>
          <w:t>秋</w:t>
        </w:r>
        <w:r>
          <w:rPr>
            <w:rFonts w:ascii="宋体" w:hAnsi="宋体" w:hint="eastAsia"/>
            <w:sz w:val="24"/>
            <w:szCs w:val="24"/>
          </w:rPr>
          <w:t>：</w:t>
        </w:r>
        <w:r w:rsidRPr="00403364">
          <w:rPr>
            <w:rFonts w:ascii="宋体" w:hAnsi="宋体" w:hint="eastAsia"/>
            <w:sz w:val="24"/>
            <w:szCs w:val="24"/>
          </w:rPr>
          <w:t>21、22、23、24、25、26、27</w:t>
        </w:r>
      </w:ins>
      <w:ins w:id="627" w:author="user" w:date="2016-10-08T17:32:00Z">
        <w:r>
          <w:rPr>
            <w:rFonts w:ascii="宋体" w:hAnsi="宋体" w:hint="eastAsia"/>
            <w:sz w:val="24"/>
            <w:szCs w:val="24"/>
          </w:rPr>
          <w:t>、28、29、30；</w:t>
        </w:r>
      </w:ins>
    </w:p>
    <w:p w14:paraId="3A9B3E9C" w14:textId="77777777" w:rsidR="00403364" w:rsidRPr="00403364" w:rsidRDefault="00403364" w:rsidP="00403364">
      <w:pPr>
        <w:spacing w:line="360" w:lineRule="auto"/>
        <w:ind w:left="1134"/>
        <w:rPr>
          <w:ins w:id="628" w:author="user" w:date="2016-10-08T17:31:00Z"/>
          <w:rFonts w:ascii="宋体" w:hAnsi="宋体"/>
          <w:sz w:val="24"/>
          <w:szCs w:val="24"/>
        </w:rPr>
      </w:pPr>
      <w:ins w:id="629" w:author="user" w:date="2016-10-08T17:32:00Z">
        <w:r>
          <w:rPr>
            <w:rFonts w:ascii="宋体" w:hAnsi="宋体"/>
            <w:sz w:val="24"/>
            <w:szCs w:val="24"/>
          </w:rPr>
          <w:t>冬</w:t>
        </w:r>
        <w:r>
          <w:rPr>
            <w:rFonts w:ascii="宋体" w:hAnsi="宋体" w:hint="eastAsia"/>
            <w:sz w:val="24"/>
            <w:szCs w:val="24"/>
          </w:rPr>
          <w:t>：</w:t>
        </w:r>
        <w:r w:rsidRPr="00403364">
          <w:rPr>
            <w:rFonts w:ascii="宋体" w:hAnsi="宋体" w:hint="eastAsia"/>
            <w:sz w:val="24"/>
            <w:szCs w:val="24"/>
          </w:rPr>
          <w:t>31、32、33、34、35、36</w:t>
        </w:r>
        <w:r>
          <w:rPr>
            <w:rFonts w:ascii="宋体" w:hAnsi="宋体" w:hint="eastAsia"/>
            <w:sz w:val="24"/>
            <w:szCs w:val="24"/>
          </w:rPr>
          <w:t>、37、38、39、40。</w:t>
        </w:r>
      </w:ins>
    </w:p>
    <w:p w14:paraId="70BDBBA3" w14:textId="77777777" w:rsidR="00370AFC" w:rsidRPr="009D1903" w:rsidRDefault="00370AFC" w:rsidP="00533D9A">
      <w:pPr>
        <w:numPr>
          <w:ilvl w:val="0"/>
          <w:numId w:val="33"/>
        </w:numPr>
        <w:spacing w:beforeLines="50" w:before="156" w:afterLines="50" w:after="156" w:line="360" w:lineRule="auto"/>
        <w:rPr>
          <w:ins w:id="630" w:author="user" w:date="2016-10-08T16:43:00Z"/>
          <w:rFonts w:ascii="宋体" w:hAnsi="宋体"/>
          <w:sz w:val="24"/>
          <w:szCs w:val="24"/>
        </w:rPr>
        <w:pPrChange w:id="631" w:author="user" w:date="2017-03-08T16:06:00Z">
          <w:pPr>
            <w:numPr>
              <w:numId w:val="27"/>
            </w:numPr>
            <w:spacing w:beforeLines="50" w:before="156" w:afterLines="50" w:after="156" w:line="360" w:lineRule="auto"/>
            <w:ind w:left="540" w:hanging="420"/>
          </w:pPr>
        </w:pPrChange>
      </w:pPr>
      <w:ins w:id="632" w:author="user" w:date="2016-10-08T16:43:00Z">
        <w:r>
          <w:rPr>
            <w:rFonts w:ascii="宋体" w:hAnsi="宋体" w:hint="eastAsia"/>
            <w:sz w:val="24"/>
            <w:szCs w:val="24"/>
          </w:rPr>
          <w:t>“7龙星</w:t>
        </w:r>
      </w:ins>
      <w:ins w:id="633" w:author="user" w:date="2016-10-08T17:04:00Z">
        <w:r w:rsidR="009C40F8">
          <w:rPr>
            <w:rFonts w:ascii="宋体" w:hAnsi="宋体" w:hint="eastAsia"/>
            <w:sz w:val="24"/>
            <w:szCs w:val="24"/>
          </w:rPr>
          <w:t>特码</w:t>
        </w:r>
      </w:ins>
      <w:ins w:id="634" w:author="user" w:date="2016-10-08T16:43:00Z">
        <w:r>
          <w:rPr>
            <w:rFonts w:ascii="宋体" w:hAnsi="宋体" w:hint="eastAsia"/>
            <w:sz w:val="24"/>
            <w:szCs w:val="24"/>
          </w:rPr>
          <w:t>”</w:t>
        </w:r>
        <w:r w:rsidRPr="009D1903">
          <w:rPr>
            <w:rFonts w:ascii="宋体" w:hAnsi="宋体" w:hint="eastAsia"/>
            <w:sz w:val="24"/>
            <w:szCs w:val="24"/>
          </w:rPr>
          <w:t>每</w:t>
        </w:r>
        <w:proofErr w:type="gramStart"/>
        <w:r w:rsidRPr="009D1903">
          <w:rPr>
            <w:rFonts w:ascii="宋体" w:hAnsi="宋体" w:hint="eastAsia"/>
            <w:sz w:val="24"/>
            <w:szCs w:val="24"/>
          </w:rPr>
          <w:t>周销售</w:t>
        </w:r>
        <w:proofErr w:type="gramEnd"/>
        <w:r>
          <w:rPr>
            <w:rFonts w:ascii="宋体" w:hAnsi="宋体" w:hint="eastAsia"/>
            <w:sz w:val="24"/>
            <w:szCs w:val="24"/>
          </w:rPr>
          <w:t>三</w:t>
        </w:r>
        <w:r w:rsidRPr="009D1903">
          <w:rPr>
            <w:rFonts w:ascii="宋体" w:hAnsi="宋体" w:hint="eastAsia"/>
            <w:sz w:val="24"/>
            <w:szCs w:val="24"/>
          </w:rPr>
          <w:t>期，</w:t>
        </w:r>
        <w:r>
          <w:rPr>
            <w:rFonts w:ascii="宋体" w:hAnsi="宋体" w:hint="eastAsia"/>
            <w:sz w:val="24"/>
            <w:szCs w:val="24"/>
          </w:rPr>
          <w:t>二、四、日</w:t>
        </w:r>
        <w:r w:rsidRPr="009D1903">
          <w:rPr>
            <w:rFonts w:ascii="宋体" w:hAnsi="宋体" w:hint="eastAsia"/>
            <w:sz w:val="24"/>
            <w:szCs w:val="24"/>
          </w:rPr>
          <w:t>开奖，期号以开奖日界定，按日历年度编排。</w:t>
        </w:r>
      </w:ins>
    </w:p>
    <w:p w14:paraId="39D45BAB" w14:textId="77777777" w:rsidR="00370AFC" w:rsidRPr="009D1903" w:rsidRDefault="00370AFC" w:rsidP="00533D9A">
      <w:pPr>
        <w:numPr>
          <w:ilvl w:val="0"/>
          <w:numId w:val="33"/>
        </w:numPr>
        <w:spacing w:beforeLines="50" w:before="156" w:afterLines="50" w:after="156" w:line="360" w:lineRule="auto"/>
        <w:rPr>
          <w:ins w:id="635" w:author="user" w:date="2016-10-08T16:43:00Z"/>
          <w:rFonts w:ascii="宋体" w:hAnsi="宋体"/>
          <w:sz w:val="24"/>
          <w:szCs w:val="24"/>
        </w:rPr>
        <w:pPrChange w:id="636" w:author="user" w:date="2017-03-08T16:06:00Z">
          <w:pPr>
            <w:numPr>
              <w:numId w:val="27"/>
            </w:numPr>
            <w:spacing w:beforeLines="50" w:before="156" w:afterLines="50" w:after="156" w:line="360" w:lineRule="auto"/>
            <w:ind w:left="540" w:hanging="420"/>
          </w:pPr>
        </w:pPrChange>
      </w:pPr>
      <w:ins w:id="637" w:author="user" w:date="2016-10-08T16:43:00Z">
        <w:r>
          <w:rPr>
            <w:rFonts w:ascii="宋体" w:hAnsi="宋体" w:hint="eastAsia"/>
            <w:sz w:val="24"/>
            <w:szCs w:val="24"/>
          </w:rPr>
          <w:t>“7龙星</w:t>
        </w:r>
      </w:ins>
      <w:ins w:id="638" w:author="user" w:date="2016-10-08T17:04:00Z">
        <w:r w:rsidR="009C40F8">
          <w:rPr>
            <w:rFonts w:ascii="宋体" w:hAnsi="宋体" w:hint="eastAsia"/>
            <w:sz w:val="24"/>
            <w:szCs w:val="24"/>
          </w:rPr>
          <w:t>特码</w:t>
        </w:r>
      </w:ins>
      <w:ins w:id="639" w:author="user" w:date="2016-10-08T16:43:00Z">
        <w:r>
          <w:rPr>
            <w:rFonts w:ascii="宋体" w:hAnsi="宋体" w:hint="eastAsia"/>
            <w:sz w:val="24"/>
            <w:szCs w:val="24"/>
          </w:rPr>
          <w:t>”</w:t>
        </w:r>
        <w:r w:rsidRPr="009D1903">
          <w:rPr>
            <w:rFonts w:ascii="宋体" w:hAnsi="宋体" w:hint="eastAsia"/>
            <w:sz w:val="24"/>
            <w:szCs w:val="24"/>
          </w:rPr>
          <w:t>投注方法分为自选号</w:t>
        </w:r>
        <w:r>
          <w:rPr>
            <w:rFonts w:ascii="宋体" w:hAnsi="宋体" w:hint="eastAsia"/>
            <w:sz w:val="24"/>
            <w:szCs w:val="24"/>
          </w:rPr>
          <w:t>码投注和机选号码</w:t>
        </w:r>
        <w:r w:rsidR="00235043">
          <w:rPr>
            <w:rFonts w:ascii="宋体" w:hAnsi="宋体" w:hint="eastAsia"/>
            <w:sz w:val="24"/>
            <w:szCs w:val="24"/>
          </w:rPr>
          <w:t>投注，投注</w:t>
        </w:r>
        <w:r w:rsidR="00235043">
          <w:rPr>
            <w:rFonts w:ascii="宋体" w:hAnsi="宋体" w:hint="eastAsia"/>
            <w:sz w:val="24"/>
            <w:szCs w:val="24"/>
          </w:rPr>
          <w:lastRenderedPageBreak/>
          <w:t>方式分为单式投注、复式投注</w:t>
        </w:r>
        <w:commentRangeStart w:id="640"/>
        <w:r>
          <w:rPr>
            <w:rFonts w:ascii="宋体" w:hAnsi="宋体" w:hint="eastAsia"/>
            <w:sz w:val="24"/>
            <w:szCs w:val="24"/>
          </w:rPr>
          <w:t>和多倍投注</w:t>
        </w:r>
        <w:commentRangeEnd w:id="640"/>
        <w:r>
          <w:rPr>
            <w:rStyle w:val="ad"/>
          </w:rPr>
          <w:commentReference w:id="640"/>
        </w:r>
        <w:r w:rsidRPr="009D1903">
          <w:rPr>
            <w:rFonts w:ascii="宋体" w:hAnsi="宋体" w:hint="eastAsia"/>
            <w:sz w:val="24"/>
            <w:szCs w:val="24"/>
          </w:rPr>
          <w:t>。</w:t>
        </w:r>
      </w:ins>
    </w:p>
    <w:p w14:paraId="22CD87EA" w14:textId="77777777" w:rsidR="00370AFC" w:rsidRPr="009D1903" w:rsidRDefault="00370AFC" w:rsidP="00533D9A">
      <w:pPr>
        <w:numPr>
          <w:ilvl w:val="0"/>
          <w:numId w:val="33"/>
        </w:numPr>
        <w:spacing w:beforeLines="50" w:before="156" w:afterLines="50" w:after="156" w:line="360" w:lineRule="auto"/>
        <w:rPr>
          <w:ins w:id="641" w:author="user" w:date="2016-10-08T16:43:00Z"/>
          <w:rFonts w:ascii="宋体" w:hAnsi="宋体"/>
          <w:sz w:val="24"/>
          <w:szCs w:val="24"/>
        </w:rPr>
        <w:pPrChange w:id="642" w:author="user" w:date="2017-03-08T16:06:00Z">
          <w:pPr>
            <w:numPr>
              <w:numId w:val="27"/>
            </w:numPr>
            <w:spacing w:beforeLines="50" w:before="156" w:afterLines="50" w:after="156" w:line="360" w:lineRule="auto"/>
            <w:ind w:left="540" w:hanging="420"/>
          </w:pPr>
        </w:pPrChange>
      </w:pPr>
      <w:ins w:id="643" w:author="user" w:date="2016-10-08T16:43:00Z">
        <w:r w:rsidRPr="009D1903">
          <w:rPr>
            <w:rFonts w:ascii="宋体" w:hAnsi="宋体" w:hint="eastAsia"/>
            <w:sz w:val="24"/>
            <w:szCs w:val="24"/>
          </w:rPr>
          <w:t>自选号码投注是指由投注者自行选定投注号码的投注；机选号码投注是指由</w:t>
        </w:r>
        <w:r>
          <w:rPr>
            <w:rFonts w:ascii="宋体" w:hAnsi="宋体" w:hint="eastAsia"/>
            <w:sz w:val="24"/>
            <w:szCs w:val="24"/>
          </w:rPr>
          <w:t>彩票销售系统</w:t>
        </w:r>
        <w:r w:rsidRPr="009D1903">
          <w:rPr>
            <w:rFonts w:ascii="宋体" w:hAnsi="宋体" w:hint="eastAsia"/>
            <w:sz w:val="24"/>
            <w:szCs w:val="24"/>
          </w:rPr>
          <w:t>为投注者随机产生投注号码的投注。</w:t>
        </w:r>
      </w:ins>
    </w:p>
    <w:p w14:paraId="41E3D8DA" w14:textId="77777777" w:rsidR="000D1E34" w:rsidRDefault="00370AFC" w:rsidP="00533D9A">
      <w:pPr>
        <w:numPr>
          <w:ilvl w:val="0"/>
          <w:numId w:val="33"/>
        </w:numPr>
        <w:spacing w:beforeLines="50" w:before="156" w:afterLines="50" w:after="156" w:line="360" w:lineRule="auto"/>
        <w:rPr>
          <w:ins w:id="644" w:author="user" w:date="2016-10-08T17:34:00Z"/>
          <w:rFonts w:ascii="宋体" w:hAnsi="宋体"/>
          <w:sz w:val="24"/>
          <w:szCs w:val="24"/>
        </w:rPr>
        <w:pPrChange w:id="645" w:author="user" w:date="2017-03-08T16:06:00Z">
          <w:pPr>
            <w:numPr>
              <w:numId w:val="27"/>
            </w:numPr>
            <w:spacing w:beforeLines="50" w:before="156" w:afterLines="50" w:after="156" w:line="360" w:lineRule="auto"/>
            <w:ind w:left="540" w:hanging="420"/>
          </w:pPr>
        </w:pPrChange>
      </w:pPr>
      <w:ins w:id="646" w:author="user" w:date="2016-10-08T16:43:00Z">
        <w:r w:rsidRPr="009D1903">
          <w:rPr>
            <w:rFonts w:ascii="宋体" w:hAnsi="宋体"/>
            <w:sz w:val="24"/>
            <w:szCs w:val="24"/>
          </w:rPr>
          <w:t>单式投注</w:t>
        </w:r>
      </w:ins>
      <w:ins w:id="647" w:author="user" w:date="2016-10-08T17:34:00Z">
        <w:r w:rsidR="000D1E34">
          <w:rPr>
            <w:rFonts w:ascii="宋体" w:hAnsi="宋体" w:hint="eastAsia"/>
            <w:sz w:val="24"/>
            <w:szCs w:val="24"/>
          </w:rPr>
          <w:t>、</w:t>
        </w:r>
        <w:r w:rsidR="000D1E34">
          <w:rPr>
            <w:rFonts w:ascii="宋体" w:hAnsi="宋体"/>
            <w:sz w:val="24"/>
            <w:szCs w:val="24"/>
          </w:rPr>
          <w:t>复式投注和多倍投注</w:t>
        </w:r>
        <w:r w:rsidR="000D1E34">
          <w:rPr>
            <w:rFonts w:ascii="宋体" w:hAnsi="宋体" w:hint="eastAsia"/>
            <w:sz w:val="24"/>
            <w:szCs w:val="24"/>
          </w:rPr>
          <w:t>。</w:t>
        </w:r>
      </w:ins>
    </w:p>
    <w:p w14:paraId="5D02E98D" w14:textId="77777777" w:rsidR="000D1E34" w:rsidRDefault="000D1E34">
      <w:pPr>
        <w:numPr>
          <w:ilvl w:val="0"/>
          <w:numId w:val="20"/>
        </w:numPr>
        <w:spacing w:line="360" w:lineRule="auto"/>
        <w:rPr>
          <w:ins w:id="648" w:author="user" w:date="2016-10-08T17:35:00Z"/>
          <w:rFonts w:ascii="宋体" w:hAnsi="宋体"/>
          <w:sz w:val="24"/>
          <w:szCs w:val="24"/>
        </w:rPr>
        <w:pPrChange w:id="649" w:author="user" w:date="2016-10-08T17:36:00Z">
          <w:pPr>
            <w:numPr>
              <w:numId w:val="27"/>
            </w:numPr>
            <w:spacing w:beforeLines="50" w:before="156" w:afterLines="50" w:after="156" w:line="360" w:lineRule="auto"/>
            <w:ind w:left="540" w:hanging="420"/>
          </w:pPr>
        </w:pPrChange>
      </w:pPr>
      <w:ins w:id="650" w:author="user" w:date="2016-10-08T17:34:00Z">
        <w:r>
          <w:rPr>
            <w:rFonts w:ascii="宋体" w:hAnsi="宋体" w:hint="eastAsia"/>
            <w:sz w:val="24"/>
            <w:szCs w:val="24"/>
          </w:rPr>
          <w:t>单式投注：</w:t>
        </w:r>
      </w:ins>
    </w:p>
    <w:p w14:paraId="53C6B591" w14:textId="77777777" w:rsidR="000D1E34" w:rsidRDefault="000D1E34">
      <w:pPr>
        <w:spacing w:beforeLines="50" w:before="156" w:afterLines="50" w:after="156" w:line="360" w:lineRule="auto"/>
        <w:ind w:left="540"/>
        <w:rPr>
          <w:ins w:id="651" w:author="user" w:date="2016-10-08T17:35:00Z"/>
          <w:rFonts w:ascii="宋体" w:hAnsi="宋体"/>
          <w:sz w:val="24"/>
          <w:szCs w:val="24"/>
        </w:rPr>
        <w:pPrChange w:id="652" w:author="user" w:date="2016-10-08T17:34:00Z">
          <w:pPr>
            <w:numPr>
              <w:numId w:val="27"/>
            </w:numPr>
            <w:spacing w:beforeLines="50" w:before="156" w:afterLines="50" w:after="156" w:line="360" w:lineRule="auto"/>
            <w:ind w:left="540" w:hanging="420"/>
          </w:pPr>
        </w:pPrChange>
      </w:pPr>
      <w:ins w:id="653" w:author="user" w:date="2016-10-08T17:35:00Z">
        <w:r>
          <w:rPr>
            <w:rFonts w:ascii="宋体" w:hAnsi="宋体"/>
            <w:sz w:val="24"/>
            <w:szCs w:val="24"/>
          </w:rPr>
          <w:t>号码玩法</w:t>
        </w:r>
        <w:r>
          <w:rPr>
            <w:rFonts w:ascii="宋体" w:hAnsi="宋体" w:hint="eastAsia"/>
            <w:sz w:val="24"/>
            <w:szCs w:val="24"/>
          </w:rPr>
          <w:t>：</w:t>
        </w:r>
      </w:ins>
      <w:ins w:id="654" w:author="user" w:date="2016-10-08T16:43:00Z">
        <w:r w:rsidR="00370AFC" w:rsidRPr="009D1903">
          <w:rPr>
            <w:rFonts w:ascii="宋体" w:hAnsi="宋体"/>
            <w:sz w:val="24"/>
            <w:szCs w:val="24"/>
          </w:rPr>
          <w:t>从</w:t>
        </w:r>
        <w:r w:rsidR="00370AFC">
          <w:rPr>
            <w:rFonts w:ascii="宋体" w:hAnsi="宋体" w:hint="eastAsia"/>
            <w:sz w:val="24"/>
            <w:szCs w:val="24"/>
          </w:rPr>
          <w:t>40</w:t>
        </w:r>
        <w:r w:rsidR="00370AFC" w:rsidRPr="009D1903">
          <w:rPr>
            <w:rFonts w:ascii="宋体" w:hAnsi="宋体"/>
            <w:sz w:val="24"/>
            <w:szCs w:val="24"/>
          </w:rPr>
          <w:t>个号码中选择</w:t>
        </w:r>
      </w:ins>
      <w:ins w:id="655" w:author="user" w:date="2016-10-08T17:04:00Z">
        <w:r w:rsidR="009C40F8">
          <w:rPr>
            <w:rFonts w:ascii="宋体" w:hAnsi="宋体"/>
            <w:sz w:val="24"/>
            <w:szCs w:val="24"/>
          </w:rPr>
          <w:t>1</w:t>
        </w:r>
      </w:ins>
      <w:ins w:id="656" w:author="user" w:date="2016-10-08T16:43:00Z">
        <w:r w:rsidR="00370AFC" w:rsidRPr="009D1903">
          <w:rPr>
            <w:rFonts w:ascii="宋体" w:hAnsi="宋体"/>
            <w:sz w:val="24"/>
            <w:szCs w:val="24"/>
          </w:rPr>
          <w:t>个号码</w:t>
        </w:r>
      </w:ins>
      <w:ins w:id="657" w:author="user" w:date="2016-10-08T17:35:00Z">
        <w:r>
          <w:rPr>
            <w:rFonts w:ascii="宋体" w:hAnsi="宋体"/>
            <w:sz w:val="24"/>
            <w:szCs w:val="24"/>
          </w:rPr>
          <w:t>作为一注投注号码</w:t>
        </w:r>
        <w:r>
          <w:rPr>
            <w:rFonts w:ascii="宋体" w:hAnsi="宋体" w:hint="eastAsia"/>
            <w:sz w:val="24"/>
            <w:szCs w:val="24"/>
          </w:rPr>
          <w:t>；</w:t>
        </w:r>
      </w:ins>
    </w:p>
    <w:p w14:paraId="0930525F" w14:textId="77777777" w:rsidR="000D1E34" w:rsidRDefault="009C40F8">
      <w:pPr>
        <w:spacing w:beforeLines="50" w:before="156" w:afterLines="50" w:after="156" w:line="360" w:lineRule="auto"/>
        <w:ind w:left="540"/>
        <w:rPr>
          <w:ins w:id="658" w:author="user" w:date="2016-10-08T17:36:00Z"/>
          <w:rFonts w:ascii="宋体" w:hAnsi="宋体"/>
          <w:sz w:val="24"/>
          <w:szCs w:val="24"/>
        </w:rPr>
        <w:pPrChange w:id="659" w:author="user" w:date="2016-10-08T17:34:00Z">
          <w:pPr>
            <w:numPr>
              <w:numId w:val="27"/>
            </w:numPr>
            <w:spacing w:beforeLines="50" w:before="156" w:afterLines="50" w:after="156" w:line="360" w:lineRule="auto"/>
            <w:ind w:left="540" w:hanging="420"/>
          </w:pPr>
        </w:pPrChange>
      </w:pPr>
      <w:ins w:id="660" w:author="user" w:date="2016-10-08T17:07:00Z">
        <w:r>
          <w:rPr>
            <w:rFonts w:ascii="宋体" w:hAnsi="宋体" w:hint="eastAsia"/>
            <w:sz w:val="24"/>
            <w:szCs w:val="24"/>
          </w:rPr>
          <w:t>季节</w:t>
        </w:r>
      </w:ins>
      <w:ins w:id="661" w:author="user" w:date="2016-10-08T17:35:00Z">
        <w:r w:rsidR="000D1E34">
          <w:rPr>
            <w:rFonts w:ascii="宋体" w:hAnsi="宋体" w:hint="eastAsia"/>
            <w:sz w:val="24"/>
            <w:szCs w:val="24"/>
          </w:rPr>
          <w:t>玩法：从</w:t>
        </w:r>
      </w:ins>
      <w:ins w:id="662" w:author="user" w:date="2016-10-08T17:07:00Z">
        <w:r>
          <w:rPr>
            <w:rFonts w:ascii="宋体" w:hAnsi="宋体" w:hint="eastAsia"/>
            <w:sz w:val="24"/>
            <w:szCs w:val="24"/>
          </w:rPr>
          <w:t>“春、夏、秋、冬”中</w:t>
        </w:r>
      </w:ins>
      <w:ins w:id="663" w:author="user" w:date="2016-10-08T17:35:00Z">
        <w:r w:rsidR="000D1E34">
          <w:rPr>
            <w:rFonts w:ascii="宋体" w:hAnsi="宋体" w:hint="eastAsia"/>
            <w:sz w:val="24"/>
            <w:szCs w:val="24"/>
          </w:rPr>
          <w:t>选择</w:t>
        </w:r>
      </w:ins>
      <w:ins w:id="664" w:author="user" w:date="2016-10-08T17:07:00Z">
        <w:r>
          <w:rPr>
            <w:rFonts w:ascii="宋体" w:hAnsi="宋体" w:hint="eastAsia"/>
            <w:sz w:val="24"/>
            <w:szCs w:val="24"/>
          </w:rPr>
          <w:t>1个</w:t>
        </w:r>
      </w:ins>
      <w:ins w:id="665" w:author="user" w:date="2016-10-08T17:35:00Z">
        <w:r w:rsidR="000D1E34">
          <w:rPr>
            <w:rFonts w:ascii="宋体" w:hAnsi="宋体" w:hint="eastAsia"/>
            <w:sz w:val="24"/>
            <w:szCs w:val="24"/>
          </w:rPr>
          <w:t>季节</w:t>
        </w:r>
      </w:ins>
      <w:ins w:id="666" w:author="user" w:date="2016-10-08T17:36:00Z">
        <w:r w:rsidR="000D1E34">
          <w:rPr>
            <w:rFonts w:ascii="宋体" w:hAnsi="宋体" w:hint="eastAsia"/>
            <w:sz w:val="24"/>
            <w:szCs w:val="24"/>
          </w:rPr>
          <w:t>作</w:t>
        </w:r>
      </w:ins>
      <w:ins w:id="667" w:author="user" w:date="2016-10-08T16:43:00Z">
        <w:r w:rsidR="00370AFC" w:rsidRPr="009D1903">
          <w:rPr>
            <w:rFonts w:ascii="宋体" w:hAnsi="宋体"/>
            <w:sz w:val="24"/>
            <w:szCs w:val="24"/>
          </w:rPr>
          <w:t>为</w:t>
        </w:r>
        <w:r w:rsidR="00370AFC">
          <w:rPr>
            <w:rFonts w:ascii="宋体" w:hAnsi="宋体" w:hint="eastAsia"/>
            <w:sz w:val="24"/>
            <w:szCs w:val="24"/>
          </w:rPr>
          <w:t>一</w:t>
        </w:r>
        <w:r w:rsidR="00370AFC" w:rsidRPr="009D1903">
          <w:rPr>
            <w:rFonts w:ascii="宋体" w:hAnsi="宋体"/>
            <w:sz w:val="24"/>
            <w:szCs w:val="24"/>
          </w:rPr>
          <w:t>注投注号码；</w:t>
        </w:r>
      </w:ins>
    </w:p>
    <w:p w14:paraId="1DD4C00F" w14:textId="77777777" w:rsidR="000D1E34" w:rsidRDefault="000D1E34">
      <w:pPr>
        <w:numPr>
          <w:ilvl w:val="0"/>
          <w:numId w:val="20"/>
        </w:numPr>
        <w:spacing w:line="360" w:lineRule="auto"/>
        <w:rPr>
          <w:ins w:id="668" w:author="user" w:date="2016-10-08T17:36:00Z"/>
          <w:rFonts w:ascii="宋体" w:hAnsi="宋体"/>
          <w:sz w:val="24"/>
          <w:szCs w:val="24"/>
        </w:rPr>
        <w:pPrChange w:id="669" w:author="user" w:date="2016-10-08T17:36:00Z">
          <w:pPr>
            <w:numPr>
              <w:numId w:val="27"/>
            </w:numPr>
            <w:spacing w:beforeLines="50" w:before="156" w:afterLines="50" w:after="156" w:line="360" w:lineRule="auto"/>
            <w:ind w:left="540" w:hanging="420"/>
          </w:pPr>
        </w:pPrChange>
      </w:pPr>
      <w:ins w:id="670" w:author="user" w:date="2016-10-08T17:36:00Z">
        <w:r>
          <w:rPr>
            <w:rFonts w:ascii="宋体" w:hAnsi="宋体"/>
            <w:sz w:val="24"/>
            <w:szCs w:val="24"/>
          </w:rPr>
          <w:t>复式投注</w:t>
        </w:r>
        <w:r>
          <w:rPr>
            <w:rFonts w:ascii="宋体" w:hAnsi="宋体" w:hint="eastAsia"/>
            <w:sz w:val="24"/>
            <w:szCs w:val="24"/>
          </w:rPr>
          <w:t>：</w:t>
        </w:r>
      </w:ins>
    </w:p>
    <w:p w14:paraId="05D8C61C" w14:textId="77777777" w:rsidR="000D1E34" w:rsidRDefault="000D1E34">
      <w:pPr>
        <w:spacing w:beforeLines="50" w:before="156" w:afterLines="50" w:after="156" w:line="360" w:lineRule="auto"/>
        <w:ind w:left="540"/>
        <w:rPr>
          <w:ins w:id="671" w:author="user" w:date="2016-10-08T17:37:00Z"/>
          <w:rFonts w:ascii="宋体" w:hAnsi="宋体"/>
          <w:sz w:val="24"/>
          <w:szCs w:val="24"/>
        </w:rPr>
        <w:pPrChange w:id="672" w:author="user" w:date="2016-10-08T17:36:00Z">
          <w:pPr>
            <w:numPr>
              <w:numId w:val="27"/>
            </w:numPr>
            <w:spacing w:beforeLines="50" w:before="156" w:afterLines="50" w:after="156" w:line="360" w:lineRule="auto"/>
            <w:ind w:left="540" w:hanging="420"/>
          </w:pPr>
        </w:pPrChange>
      </w:pPr>
      <w:ins w:id="673" w:author="user" w:date="2016-10-08T17:36:00Z">
        <w:r>
          <w:rPr>
            <w:rFonts w:ascii="宋体" w:hAnsi="宋体" w:hint="eastAsia"/>
            <w:sz w:val="24"/>
            <w:szCs w:val="24"/>
          </w:rPr>
          <w:t>号码</w:t>
        </w:r>
        <w:r>
          <w:rPr>
            <w:rFonts w:ascii="宋体" w:hAnsi="宋体"/>
            <w:sz w:val="24"/>
            <w:szCs w:val="24"/>
          </w:rPr>
          <w:t>玩法</w:t>
        </w:r>
        <w:r>
          <w:rPr>
            <w:rFonts w:ascii="宋体" w:hAnsi="宋体" w:hint="eastAsia"/>
            <w:sz w:val="24"/>
            <w:szCs w:val="24"/>
          </w:rPr>
          <w:t>：</w:t>
        </w:r>
      </w:ins>
      <w:ins w:id="674" w:author="user" w:date="2016-10-08T16:43:00Z">
        <w:r w:rsidR="00370AFC" w:rsidRPr="009D1903">
          <w:rPr>
            <w:rFonts w:ascii="宋体" w:hAnsi="宋体"/>
            <w:sz w:val="24"/>
            <w:szCs w:val="24"/>
          </w:rPr>
          <w:t>从</w:t>
        </w:r>
        <w:r w:rsidR="00370AFC">
          <w:rPr>
            <w:rFonts w:ascii="宋体" w:hAnsi="宋体" w:hint="eastAsia"/>
            <w:sz w:val="24"/>
            <w:szCs w:val="24"/>
          </w:rPr>
          <w:t>40</w:t>
        </w:r>
        <w:r w:rsidR="00370AFC" w:rsidRPr="009D1903">
          <w:rPr>
            <w:rFonts w:ascii="宋体" w:hAnsi="宋体"/>
            <w:sz w:val="24"/>
            <w:szCs w:val="24"/>
          </w:rPr>
          <w:t>个号码中选择</w:t>
        </w:r>
      </w:ins>
      <w:ins w:id="675" w:author="user" w:date="2016-10-08T17:08:00Z">
        <w:r w:rsidR="009C40F8">
          <w:rPr>
            <w:rFonts w:ascii="宋体" w:hAnsi="宋体"/>
            <w:sz w:val="24"/>
            <w:szCs w:val="24"/>
          </w:rPr>
          <w:t>2</w:t>
        </w:r>
        <w:r w:rsidR="009C40F8">
          <w:rPr>
            <w:rFonts w:ascii="宋体" w:hAnsi="宋体" w:hint="eastAsia"/>
            <w:sz w:val="24"/>
            <w:szCs w:val="24"/>
          </w:rPr>
          <w:t>-</w:t>
        </w:r>
      </w:ins>
      <w:ins w:id="676" w:author="user" w:date="2016-10-08T17:33:00Z">
        <w:r>
          <w:rPr>
            <w:rFonts w:ascii="宋体" w:hAnsi="宋体"/>
            <w:sz w:val="24"/>
            <w:szCs w:val="24"/>
          </w:rPr>
          <w:t>40</w:t>
        </w:r>
      </w:ins>
      <w:ins w:id="677" w:author="user" w:date="2016-10-08T16:43:00Z">
        <w:r w:rsidR="00370AFC" w:rsidRPr="009D1903">
          <w:rPr>
            <w:rFonts w:ascii="宋体" w:hAnsi="宋体"/>
            <w:sz w:val="24"/>
            <w:szCs w:val="24"/>
          </w:rPr>
          <w:t>个号码</w:t>
        </w:r>
      </w:ins>
      <w:ins w:id="678" w:author="user" w:date="2016-10-08T17:36:00Z">
        <w:r>
          <w:rPr>
            <w:rFonts w:ascii="宋体" w:hAnsi="宋体" w:hint="eastAsia"/>
            <w:sz w:val="24"/>
            <w:szCs w:val="24"/>
          </w:rPr>
          <w:t>，</w:t>
        </w:r>
        <w:r>
          <w:rPr>
            <w:rFonts w:ascii="宋体" w:hAnsi="宋体"/>
            <w:sz w:val="24"/>
            <w:szCs w:val="24"/>
          </w:rPr>
          <w:t>作为</w:t>
        </w:r>
      </w:ins>
      <w:ins w:id="679" w:author="user" w:date="2016-10-08T17:37:00Z">
        <w:r>
          <w:rPr>
            <w:rFonts w:ascii="宋体" w:hAnsi="宋体" w:hint="eastAsia"/>
            <w:sz w:val="24"/>
            <w:szCs w:val="24"/>
          </w:rPr>
          <w:t>每</w:t>
        </w:r>
        <w:r>
          <w:rPr>
            <w:rFonts w:ascii="宋体" w:hAnsi="宋体"/>
            <w:sz w:val="24"/>
            <w:szCs w:val="24"/>
          </w:rPr>
          <w:t>1</w:t>
        </w:r>
        <w:r>
          <w:rPr>
            <w:rFonts w:ascii="宋体" w:hAnsi="宋体" w:hint="eastAsia"/>
            <w:sz w:val="24"/>
            <w:szCs w:val="24"/>
          </w:rPr>
          <w:t>个号码</w:t>
        </w:r>
      </w:ins>
      <w:ins w:id="680" w:author="user" w:date="2016-10-08T17:38:00Z">
        <w:r>
          <w:rPr>
            <w:rFonts w:ascii="宋体" w:hAnsi="宋体" w:hint="eastAsia"/>
            <w:sz w:val="24"/>
            <w:szCs w:val="24"/>
          </w:rPr>
          <w:t>一注</w:t>
        </w:r>
      </w:ins>
      <w:proofErr w:type="gramStart"/>
      <w:ins w:id="681" w:author="user" w:date="2016-10-08T17:37:00Z">
        <w:r>
          <w:rPr>
            <w:rFonts w:ascii="宋体" w:hAnsi="宋体" w:hint="eastAsia"/>
            <w:sz w:val="24"/>
            <w:szCs w:val="24"/>
          </w:rPr>
          <w:t>的多注投注</w:t>
        </w:r>
        <w:proofErr w:type="gramEnd"/>
        <w:r>
          <w:rPr>
            <w:rFonts w:ascii="宋体" w:hAnsi="宋体" w:hint="eastAsia"/>
            <w:sz w:val="24"/>
            <w:szCs w:val="24"/>
          </w:rPr>
          <w:t>；</w:t>
        </w:r>
      </w:ins>
    </w:p>
    <w:p w14:paraId="6834DEA9" w14:textId="77777777" w:rsidR="000D1E34" w:rsidRDefault="000D1E34">
      <w:pPr>
        <w:spacing w:beforeLines="50" w:before="156" w:afterLines="50" w:after="156" w:line="360" w:lineRule="auto"/>
        <w:ind w:left="540"/>
        <w:rPr>
          <w:ins w:id="682" w:author="user" w:date="2016-10-08T17:38:00Z"/>
          <w:rFonts w:ascii="宋体" w:hAnsi="宋体"/>
          <w:sz w:val="24"/>
          <w:szCs w:val="24"/>
        </w:rPr>
        <w:pPrChange w:id="683" w:author="user" w:date="2016-10-08T17:36:00Z">
          <w:pPr>
            <w:numPr>
              <w:numId w:val="27"/>
            </w:numPr>
            <w:spacing w:beforeLines="50" w:before="156" w:afterLines="50" w:after="156" w:line="360" w:lineRule="auto"/>
            <w:ind w:left="540" w:hanging="420"/>
          </w:pPr>
        </w:pPrChange>
      </w:pPr>
      <w:ins w:id="684" w:author="user" w:date="2016-10-08T17:38:00Z">
        <w:r>
          <w:rPr>
            <w:rFonts w:ascii="宋体" w:hAnsi="宋体" w:hint="eastAsia"/>
            <w:sz w:val="24"/>
            <w:szCs w:val="24"/>
          </w:rPr>
          <w:t>季节玩法：从</w:t>
        </w:r>
      </w:ins>
      <w:ins w:id="685" w:author="user" w:date="2016-10-08T17:11:00Z">
        <w:r w:rsidR="00235043">
          <w:rPr>
            <w:rFonts w:ascii="宋体" w:hAnsi="宋体" w:hint="eastAsia"/>
            <w:sz w:val="24"/>
            <w:szCs w:val="24"/>
          </w:rPr>
          <w:t>“春、夏、秋、冬”中</w:t>
        </w:r>
      </w:ins>
      <w:ins w:id="686" w:author="user" w:date="2016-10-08T17:38:00Z">
        <w:r>
          <w:rPr>
            <w:rFonts w:ascii="宋体" w:hAnsi="宋体" w:hint="eastAsia"/>
            <w:sz w:val="24"/>
            <w:szCs w:val="24"/>
          </w:rPr>
          <w:t>选择</w:t>
        </w:r>
      </w:ins>
      <w:ins w:id="687" w:author="user" w:date="2016-10-08T17:11:00Z">
        <w:r w:rsidR="00235043">
          <w:rPr>
            <w:rFonts w:ascii="宋体" w:hAnsi="宋体" w:hint="eastAsia"/>
            <w:sz w:val="24"/>
            <w:szCs w:val="24"/>
          </w:rPr>
          <w:t>2-</w:t>
        </w:r>
        <w:r w:rsidR="00235043">
          <w:rPr>
            <w:rFonts w:ascii="宋体" w:hAnsi="宋体"/>
            <w:sz w:val="24"/>
            <w:szCs w:val="24"/>
          </w:rPr>
          <w:t>4个季节</w:t>
        </w:r>
      </w:ins>
      <w:ins w:id="688" w:author="user" w:date="2016-10-08T16:43:00Z">
        <w:r w:rsidR="00370AFC" w:rsidRPr="009D1903">
          <w:rPr>
            <w:rFonts w:ascii="宋体" w:hAnsi="宋体"/>
            <w:sz w:val="24"/>
            <w:szCs w:val="24"/>
          </w:rPr>
          <w:t>，</w:t>
        </w:r>
      </w:ins>
      <w:ins w:id="689" w:author="user" w:date="2016-10-08T17:38:00Z">
        <w:r>
          <w:rPr>
            <w:rFonts w:ascii="宋体" w:hAnsi="宋体" w:hint="eastAsia"/>
            <w:sz w:val="24"/>
            <w:szCs w:val="24"/>
          </w:rPr>
          <w:t>作为每</w:t>
        </w:r>
      </w:ins>
      <w:ins w:id="690" w:author="user" w:date="2016-10-08T17:11:00Z">
        <w:r w:rsidR="00235043">
          <w:rPr>
            <w:rFonts w:ascii="宋体" w:hAnsi="宋体" w:hint="eastAsia"/>
            <w:sz w:val="24"/>
            <w:szCs w:val="24"/>
          </w:rPr>
          <w:t>1个季节</w:t>
        </w:r>
      </w:ins>
      <w:ins w:id="691" w:author="user" w:date="2016-10-08T16:43:00Z">
        <w:r w:rsidR="00370AFC">
          <w:rPr>
            <w:rFonts w:ascii="宋体" w:hAnsi="宋体" w:hint="eastAsia"/>
            <w:sz w:val="24"/>
            <w:szCs w:val="24"/>
          </w:rPr>
          <w:t>一注</w:t>
        </w:r>
        <w:proofErr w:type="gramStart"/>
        <w:r w:rsidR="00370AFC">
          <w:rPr>
            <w:rFonts w:ascii="宋体" w:hAnsi="宋体" w:hint="eastAsia"/>
            <w:sz w:val="24"/>
            <w:szCs w:val="24"/>
          </w:rPr>
          <w:t>的多注投注</w:t>
        </w:r>
        <w:proofErr w:type="gramEnd"/>
        <w:r w:rsidR="00370AFC" w:rsidRPr="009D1903">
          <w:rPr>
            <w:rFonts w:ascii="宋体" w:hAnsi="宋体"/>
            <w:sz w:val="24"/>
            <w:szCs w:val="24"/>
          </w:rPr>
          <w:t>；</w:t>
        </w:r>
      </w:ins>
    </w:p>
    <w:p w14:paraId="4F4EE5F7" w14:textId="77777777" w:rsidR="00370AFC" w:rsidRPr="009D1903" w:rsidRDefault="00370AFC">
      <w:pPr>
        <w:numPr>
          <w:ilvl w:val="0"/>
          <w:numId w:val="20"/>
        </w:numPr>
        <w:spacing w:line="360" w:lineRule="auto"/>
        <w:rPr>
          <w:ins w:id="692" w:author="user" w:date="2016-10-08T16:43:00Z"/>
          <w:rFonts w:ascii="宋体" w:hAnsi="宋体"/>
          <w:sz w:val="24"/>
          <w:szCs w:val="24"/>
        </w:rPr>
        <w:pPrChange w:id="693" w:author="user" w:date="2016-10-08T17:38:00Z">
          <w:pPr>
            <w:numPr>
              <w:numId w:val="27"/>
            </w:numPr>
            <w:spacing w:beforeLines="50" w:before="156" w:afterLines="50" w:after="156" w:line="360" w:lineRule="auto"/>
            <w:ind w:left="540" w:hanging="420"/>
          </w:pPr>
        </w:pPrChange>
      </w:pPr>
      <w:commentRangeStart w:id="694"/>
      <w:ins w:id="695" w:author="user" w:date="2016-10-08T16:43:00Z">
        <w:r w:rsidRPr="009D1903">
          <w:rPr>
            <w:rFonts w:ascii="宋体" w:hAnsi="宋体"/>
            <w:sz w:val="24"/>
            <w:szCs w:val="24"/>
          </w:rPr>
          <w:t>多倍投注是指</w:t>
        </w:r>
        <w:r>
          <w:rPr>
            <w:rFonts w:ascii="宋体" w:hAnsi="宋体" w:hint="eastAsia"/>
            <w:sz w:val="24"/>
            <w:szCs w:val="24"/>
          </w:rPr>
          <w:t>用</w:t>
        </w:r>
        <w:r w:rsidRPr="009D1903">
          <w:rPr>
            <w:rFonts w:ascii="宋体" w:hAnsi="宋体"/>
            <w:sz w:val="24"/>
            <w:szCs w:val="24"/>
          </w:rPr>
          <w:t>同样的投注号码</w:t>
        </w:r>
        <w:proofErr w:type="gramStart"/>
        <w:r w:rsidRPr="009D1903">
          <w:rPr>
            <w:rFonts w:ascii="宋体" w:hAnsi="宋体"/>
            <w:sz w:val="24"/>
            <w:szCs w:val="24"/>
          </w:rPr>
          <w:t>进行多注投注</w:t>
        </w:r>
        <w:proofErr w:type="gramEnd"/>
        <w:r>
          <w:rPr>
            <w:rFonts w:ascii="宋体" w:hAnsi="宋体" w:hint="eastAsia"/>
            <w:sz w:val="24"/>
            <w:szCs w:val="24"/>
          </w:rPr>
          <w:t>，多倍投注最大投注倍数为100倍</w:t>
        </w:r>
        <w:r w:rsidRPr="009D1903">
          <w:rPr>
            <w:rFonts w:ascii="宋体" w:hAnsi="宋体" w:hint="eastAsia"/>
            <w:sz w:val="24"/>
            <w:szCs w:val="24"/>
          </w:rPr>
          <w:t>。</w:t>
        </w:r>
        <w:commentRangeEnd w:id="694"/>
        <w:r>
          <w:rPr>
            <w:rStyle w:val="ad"/>
          </w:rPr>
          <w:commentReference w:id="694"/>
        </w:r>
      </w:ins>
    </w:p>
    <w:p w14:paraId="20D91624" w14:textId="77777777" w:rsidR="00370AFC" w:rsidRPr="005122F6" w:rsidRDefault="00370AFC" w:rsidP="00370AFC">
      <w:pPr>
        <w:pStyle w:val="2"/>
        <w:jc w:val="center"/>
        <w:rPr>
          <w:ins w:id="696" w:author="user" w:date="2016-10-08T16:43:00Z"/>
          <w:rFonts w:ascii="宋体" w:hAnsi="宋体" w:cs="宋体"/>
          <w:bCs w:val="0"/>
          <w:color w:val="000000"/>
          <w:kern w:val="0"/>
          <w:szCs w:val="21"/>
          <w:lang w:bidi="km-KH"/>
        </w:rPr>
      </w:pPr>
      <w:ins w:id="697" w:author="user" w:date="2016-10-08T16:43:00Z">
        <w:r w:rsidRPr="005122F6">
          <w:rPr>
            <w:rFonts w:ascii="宋体" w:hAnsi="宋体" w:cs="宋体" w:hint="eastAsia"/>
            <w:bCs w:val="0"/>
            <w:color w:val="000000"/>
            <w:kern w:val="0"/>
            <w:szCs w:val="21"/>
            <w:lang w:bidi="km-KH"/>
          </w:rPr>
          <w:t>第三章　设</w:t>
        </w:r>
        <w:r>
          <w:rPr>
            <w:rFonts w:ascii="宋体" w:hAnsi="宋体" w:cs="宋体" w:hint="eastAsia"/>
            <w:bCs w:val="0"/>
            <w:color w:val="000000"/>
            <w:kern w:val="0"/>
            <w:szCs w:val="21"/>
            <w:lang w:bidi="km-KH"/>
          </w:rPr>
          <w:t xml:space="preserve"> </w:t>
        </w:r>
        <w:r w:rsidRPr="005122F6">
          <w:rPr>
            <w:rFonts w:ascii="宋体" w:hAnsi="宋体" w:cs="宋体" w:hint="eastAsia"/>
            <w:bCs w:val="0"/>
            <w:color w:val="000000"/>
            <w:kern w:val="0"/>
            <w:szCs w:val="21"/>
            <w:lang w:bidi="km-KH"/>
          </w:rPr>
          <w:t>奖</w:t>
        </w:r>
      </w:ins>
    </w:p>
    <w:p w14:paraId="43331BA6" w14:textId="77777777" w:rsidR="00370AFC" w:rsidRPr="009D1903" w:rsidRDefault="00370AFC" w:rsidP="00533D9A">
      <w:pPr>
        <w:numPr>
          <w:ilvl w:val="0"/>
          <w:numId w:val="33"/>
        </w:numPr>
        <w:spacing w:beforeLines="50" w:before="156" w:afterLines="50" w:after="156" w:line="360" w:lineRule="auto"/>
        <w:rPr>
          <w:ins w:id="698" w:author="user" w:date="2016-10-08T16:43:00Z"/>
          <w:rFonts w:ascii="宋体" w:hAnsi="宋体"/>
          <w:sz w:val="24"/>
          <w:szCs w:val="24"/>
        </w:rPr>
        <w:pPrChange w:id="699" w:author="user" w:date="2017-03-08T16:06:00Z">
          <w:pPr>
            <w:numPr>
              <w:numId w:val="27"/>
            </w:numPr>
            <w:spacing w:beforeLines="50" w:before="156" w:afterLines="50" w:after="156" w:line="360" w:lineRule="auto"/>
            <w:ind w:left="540" w:hanging="420"/>
          </w:pPr>
        </w:pPrChange>
      </w:pPr>
      <w:ins w:id="700" w:author="user" w:date="2016-10-08T16:43:00Z">
        <w:r>
          <w:rPr>
            <w:rFonts w:ascii="宋体" w:hAnsi="宋体" w:hint="eastAsia"/>
            <w:sz w:val="24"/>
            <w:szCs w:val="24"/>
          </w:rPr>
          <w:t>“7龙星</w:t>
        </w:r>
      </w:ins>
      <w:ins w:id="701" w:author="user" w:date="2016-10-08T17:12:00Z">
        <w:r w:rsidR="00235043">
          <w:rPr>
            <w:rFonts w:ascii="宋体" w:hAnsi="宋体" w:hint="eastAsia"/>
            <w:sz w:val="24"/>
            <w:szCs w:val="24"/>
          </w:rPr>
          <w:t>特码</w:t>
        </w:r>
      </w:ins>
      <w:ins w:id="702" w:author="user" w:date="2016-10-08T16:43:00Z">
        <w:r>
          <w:rPr>
            <w:rFonts w:ascii="宋体" w:hAnsi="宋体" w:hint="eastAsia"/>
            <w:sz w:val="24"/>
            <w:szCs w:val="24"/>
          </w:rPr>
          <w:t>”</w:t>
        </w:r>
        <w:r w:rsidRPr="009D1903">
          <w:rPr>
            <w:rFonts w:ascii="宋体" w:hAnsi="宋体" w:hint="eastAsia"/>
            <w:sz w:val="24"/>
            <w:szCs w:val="24"/>
          </w:rPr>
          <w:t>设奖奖金为销售总额的</w:t>
        </w:r>
      </w:ins>
      <w:ins w:id="703" w:author="user" w:date="2016-10-08T17:20:00Z">
        <w:r w:rsidR="00235043">
          <w:rPr>
            <w:rFonts w:ascii="宋体" w:hAnsi="宋体"/>
            <w:sz w:val="24"/>
            <w:szCs w:val="24"/>
          </w:rPr>
          <w:t>80</w:t>
        </w:r>
      </w:ins>
      <w:ins w:id="704" w:author="user" w:date="2016-10-08T16:43:00Z">
        <w:r w:rsidRPr="009D1903">
          <w:rPr>
            <w:rFonts w:ascii="宋体" w:hAnsi="宋体" w:hint="eastAsia"/>
            <w:sz w:val="24"/>
            <w:szCs w:val="24"/>
          </w:rPr>
          <w:t>%。</w:t>
        </w:r>
      </w:ins>
    </w:p>
    <w:p w14:paraId="1AB88E77" w14:textId="77777777" w:rsidR="00403364" w:rsidRPr="00403364" w:rsidRDefault="00403364" w:rsidP="00533D9A">
      <w:pPr>
        <w:numPr>
          <w:ilvl w:val="0"/>
          <w:numId w:val="33"/>
        </w:numPr>
        <w:spacing w:beforeLines="50" w:before="156" w:afterLines="50" w:after="156" w:line="360" w:lineRule="auto"/>
        <w:rPr>
          <w:ins w:id="705" w:author="user" w:date="2016-10-08T17:21:00Z"/>
          <w:rFonts w:ascii="宋体" w:hAnsi="宋体"/>
          <w:sz w:val="24"/>
          <w:szCs w:val="24"/>
        </w:rPr>
        <w:pPrChange w:id="706" w:author="user" w:date="2017-03-08T16:06:00Z">
          <w:pPr>
            <w:numPr>
              <w:numId w:val="20"/>
            </w:numPr>
            <w:spacing w:line="360" w:lineRule="auto"/>
            <w:ind w:left="840" w:hanging="420"/>
          </w:pPr>
        </w:pPrChange>
      </w:pPr>
      <w:ins w:id="707" w:author="user" w:date="2016-10-08T17:21:00Z">
        <w:r w:rsidRPr="00403364">
          <w:rPr>
            <w:rFonts w:ascii="宋体" w:hAnsi="宋体" w:hint="eastAsia"/>
            <w:sz w:val="24"/>
            <w:szCs w:val="24"/>
          </w:rPr>
          <w:t>“</w:t>
        </w:r>
        <w:r>
          <w:rPr>
            <w:rFonts w:ascii="宋体" w:hAnsi="宋体" w:hint="eastAsia"/>
            <w:sz w:val="24"/>
            <w:szCs w:val="24"/>
          </w:rPr>
          <w:t>7龙星特码</w:t>
        </w:r>
        <w:r w:rsidRPr="00403364">
          <w:rPr>
            <w:rFonts w:ascii="宋体" w:hAnsi="宋体" w:hint="eastAsia"/>
            <w:sz w:val="24"/>
            <w:szCs w:val="24"/>
          </w:rPr>
          <w:t>”</w:t>
        </w:r>
        <w:r w:rsidRPr="00403364">
          <w:rPr>
            <w:rFonts w:ascii="宋体" w:hAnsi="宋体"/>
            <w:sz w:val="24"/>
            <w:szCs w:val="24"/>
          </w:rPr>
          <w:t>采用固定奖金设奖。具体设奖如下：</w:t>
        </w:r>
      </w:ins>
    </w:p>
    <w:p w14:paraId="353E38EF" w14:textId="77777777" w:rsidR="00403364" w:rsidRPr="00403364" w:rsidRDefault="00403364" w:rsidP="00403364">
      <w:pPr>
        <w:numPr>
          <w:ilvl w:val="0"/>
          <w:numId w:val="20"/>
        </w:numPr>
        <w:spacing w:line="360" w:lineRule="auto"/>
        <w:rPr>
          <w:ins w:id="708" w:author="user" w:date="2016-10-08T17:21:00Z"/>
          <w:rFonts w:ascii="宋体" w:hAnsi="宋体"/>
          <w:sz w:val="24"/>
          <w:szCs w:val="24"/>
        </w:rPr>
      </w:pPr>
      <w:ins w:id="709" w:author="user" w:date="2016-10-08T17:22:00Z">
        <w:r>
          <w:rPr>
            <w:rFonts w:ascii="宋体" w:hAnsi="宋体" w:hint="eastAsia"/>
            <w:sz w:val="24"/>
            <w:szCs w:val="24"/>
          </w:rPr>
          <w:t>数字</w:t>
        </w:r>
      </w:ins>
      <w:ins w:id="710" w:author="user" w:date="2016-10-08T17:21:00Z">
        <w:r w:rsidRPr="00403364">
          <w:rPr>
            <w:rFonts w:ascii="宋体" w:hAnsi="宋体"/>
            <w:sz w:val="24"/>
            <w:szCs w:val="24"/>
          </w:rPr>
          <w:t>：单注奖金为</w:t>
        </w:r>
        <w:r w:rsidRPr="00403364">
          <w:rPr>
            <w:rFonts w:ascii="宋体" w:hAnsi="宋体" w:hint="eastAsia"/>
            <w:sz w:val="24"/>
            <w:szCs w:val="24"/>
          </w:rPr>
          <w:t>赔率</w:t>
        </w:r>
      </w:ins>
      <w:ins w:id="711" w:author="user" w:date="2016-10-08T17:22:00Z">
        <w:r>
          <w:rPr>
            <w:rFonts w:ascii="宋体" w:hAnsi="宋体"/>
            <w:sz w:val="24"/>
            <w:szCs w:val="24"/>
          </w:rPr>
          <w:t>32</w:t>
        </w:r>
      </w:ins>
      <w:ins w:id="712" w:author="user" w:date="2016-10-08T17:21:00Z">
        <w:r w:rsidRPr="00403364">
          <w:rPr>
            <w:rFonts w:ascii="宋体" w:hAnsi="宋体" w:hint="eastAsia"/>
            <w:sz w:val="24"/>
            <w:szCs w:val="24"/>
          </w:rPr>
          <w:t>倍。</w:t>
        </w:r>
      </w:ins>
    </w:p>
    <w:p w14:paraId="2F1AEA2A" w14:textId="77777777" w:rsidR="00403364" w:rsidRPr="00403364" w:rsidRDefault="00403364" w:rsidP="00403364">
      <w:pPr>
        <w:numPr>
          <w:ilvl w:val="0"/>
          <w:numId w:val="20"/>
        </w:numPr>
        <w:spacing w:line="360" w:lineRule="auto"/>
        <w:rPr>
          <w:ins w:id="713" w:author="user" w:date="2016-10-08T17:21:00Z"/>
          <w:rFonts w:ascii="宋体" w:hAnsi="宋体"/>
          <w:sz w:val="24"/>
          <w:szCs w:val="24"/>
        </w:rPr>
      </w:pPr>
      <w:ins w:id="714" w:author="user" w:date="2016-10-08T17:22:00Z">
        <w:r>
          <w:rPr>
            <w:rFonts w:ascii="宋体" w:hAnsi="宋体" w:hint="eastAsia"/>
            <w:sz w:val="24"/>
            <w:szCs w:val="24"/>
          </w:rPr>
          <w:t>季节</w:t>
        </w:r>
      </w:ins>
      <w:ins w:id="715" w:author="user" w:date="2016-10-08T17:21:00Z">
        <w:r w:rsidRPr="00403364">
          <w:rPr>
            <w:rFonts w:ascii="宋体" w:hAnsi="宋体"/>
            <w:sz w:val="24"/>
            <w:szCs w:val="24"/>
          </w:rPr>
          <w:t>：单注奖金为</w:t>
        </w:r>
        <w:r w:rsidRPr="00403364">
          <w:rPr>
            <w:rFonts w:ascii="宋体" w:hAnsi="宋体" w:hint="eastAsia"/>
            <w:sz w:val="24"/>
            <w:szCs w:val="24"/>
          </w:rPr>
          <w:t>赔率</w:t>
        </w:r>
      </w:ins>
      <w:ins w:id="716" w:author="user" w:date="2016-10-08T17:23:00Z">
        <w:r>
          <w:rPr>
            <w:rFonts w:ascii="宋体" w:hAnsi="宋体"/>
            <w:sz w:val="24"/>
            <w:szCs w:val="24"/>
          </w:rPr>
          <w:t>3</w:t>
        </w:r>
      </w:ins>
      <w:ins w:id="717" w:author="user" w:date="2016-10-08T17:21:00Z">
        <w:r w:rsidRPr="00403364">
          <w:rPr>
            <w:rFonts w:ascii="宋体" w:hAnsi="宋体" w:hint="eastAsia"/>
            <w:sz w:val="24"/>
            <w:szCs w:val="24"/>
          </w:rPr>
          <w:t>倍。</w:t>
        </w:r>
      </w:ins>
    </w:p>
    <w:p w14:paraId="36960FB8" w14:textId="77777777" w:rsidR="00370AFC" w:rsidRPr="00BD1E3B" w:rsidRDefault="00370AFC">
      <w:pPr>
        <w:rPr>
          <w:ins w:id="718" w:author="user" w:date="2016-10-08T16:43:00Z"/>
        </w:rPr>
        <w:pPrChange w:id="719" w:author="user" w:date="2016-10-08T17:58:00Z">
          <w:pPr>
            <w:numPr>
              <w:numId w:val="27"/>
            </w:numPr>
            <w:spacing w:beforeLines="50" w:before="156" w:afterLines="50" w:after="156" w:line="360" w:lineRule="auto"/>
            <w:ind w:left="540" w:hanging="420"/>
          </w:pPr>
        </w:pPrChange>
      </w:pPr>
    </w:p>
    <w:p w14:paraId="35E5E41B" w14:textId="77777777" w:rsidR="00370AFC" w:rsidRPr="005122F6" w:rsidRDefault="00370AFC" w:rsidP="00370AFC">
      <w:pPr>
        <w:pStyle w:val="2"/>
        <w:jc w:val="center"/>
        <w:rPr>
          <w:ins w:id="720" w:author="user" w:date="2016-10-08T16:43:00Z"/>
          <w:rFonts w:ascii="宋体" w:hAnsi="宋体" w:cs="宋体"/>
          <w:bCs w:val="0"/>
          <w:color w:val="000000"/>
          <w:kern w:val="0"/>
          <w:szCs w:val="21"/>
          <w:lang w:bidi="km-KH"/>
        </w:rPr>
      </w:pPr>
      <w:ins w:id="721" w:author="user" w:date="2016-10-08T16:43:00Z">
        <w:r w:rsidRPr="005122F6">
          <w:rPr>
            <w:rFonts w:ascii="宋体" w:hAnsi="宋体" w:cs="宋体" w:hint="eastAsia"/>
            <w:bCs w:val="0"/>
            <w:color w:val="000000"/>
            <w:kern w:val="0"/>
            <w:szCs w:val="21"/>
            <w:lang w:bidi="km-KH"/>
          </w:rPr>
          <w:t>第四章　开</w:t>
        </w:r>
        <w:r>
          <w:rPr>
            <w:rFonts w:ascii="宋体" w:hAnsi="宋体" w:cs="宋体" w:hint="eastAsia"/>
            <w:bCs w:val="0"/>
            <w:color w:val="000000"/>
            <w:kern w:val="0"/>
            <w:szCs w:val="21"/>
            <w:lang w:bidi="km-KH"/>
          </w:rPr>
          <w:t xml:space="preserve"> </w:t>
        </w:r>
        <w:r w:rsidRPr="005122F6">
          <w:rPr>
            <w:rFonts w:ascii="宋体" w:hAnsi="宋体" w:cs="宋体" w:hint="eastAsia"/>
            <w:bCs w:val="0"/>
            <w:color w:val="000000"/>
            <w:kern w:val="0"/>
            <w:szCs w:val="21"/>
            <w:lang w:bidi="km-KH"/>
          </w:rPr>
          <w:t>奖</w:t>
        </w:r>
      </w:ins>
    </w:p>
    <w:p w14:paraId="4F6CA69D" w14:textId="77777777" w:rsidR="00370AFC" w:rsidRDefault="00370AFC" w:rsidP="00533D9A">
      <w:pPr>
        <w:numPr>
          <w:ilvl w:val="0"/>
          <w:numId w:val="33"/>
        </w:numPr>
        <w:spacing w:beforeLines="50" w:before="156" w:afterLines="50" w:after="156" w:line="360" w:lineRule="auto"/>
        <w:rPr>
          <w:ins w:id="722" w:author="user" w:date="2016-10-08T17:43:00Z"/>
          <w:rFonts w:ascii="宋体" w:hAnsi="宋体"/>
          <w:sz w:val="24"/>
          <w:szCs w:val="24"/>
        </w:rPr>
        <w:pPrChange w:id="723" w:author="user" w:date="2017-03-08T16:06:00Z">
          <w:pPr>
            <w:numPr>
              <w:numId w:val="27"/>
            </w:numPr>
            <w:spacing w:beforeLines="50" w:before="156" w:afterLines="50" w:after="156" w:line="360" w:lineRule="auto"/>
            <w:ind w:left="540" w:hanging="420"/>
          </w:pPr>
        </w:pPrChange>
      </w:pPr>
      <w:ins w:id="724" w:author="user" w:date="2016-10-08T16:43:00Z">
        <w:r>
          <w:rPr>
            <w:rFonts w:ascii="宋体" w:hAnsi="宋体" w:hint="eastAsia"/>
            <w:sz w:val="24"/>
            <w:szCs w:val="24"/>
          </w:rPr>
          <w:t>“7龙星</w:t>
        </w:r>
      </w:ins>
      <w:ins w:id="725" w:author="user" w:date="2016-10-08T17:40:00Z">
        <w:r w:rsidR="000D1E34">
          <w:rPr>
            <w:rFonts w:ascii="宋体" w:hAnsi="宋体" w:hint="eastAsia"/>
            <w:sz w:val="24"/>
            <w:szCs w:val="24"/>
          </w:rPr>
          <w:t>特码</w:t>
        </w:r>
      </w:ins>
      <w:ins w:id="726" w:author="user" w:date="2016-10-08T16:43:00Z">
        <w:r>
          <w:rPr>
            <w:rFonts w:ascii="宋体" w:hAnsi="宋体" w:hint="eastAsia"/>
            <w:sz w:val="24"/>
            <w:szCs w:val="24"/>
          </w:rPr>
          <w:t>”</w:t>
        </w:r>
      </w:ins>
      <w:ins w:id="727" w:author="user" w:date="2016-10-08T17:41:00Z">
        <w:r w:rsidR="000D1E34" w:rsidRPr="000D1E34">
          <w:rPr>
            <w:rFonts w:ascii="宋体" w:hAnsi="宋体" w:hint="eastAsia"/>
            <w:sz w:val="24"/>
            <w:szCs w:val="24"/>
          </w:rPr>
          <w:t xml:space="preserve"> </w:t>
        </w:r>
        <w:r w:rsidR="000D1E34" w:rsidRPr="009D1903">
          <w:rPr>
            <w:rFonts w:ascii="宋体" w:hAnsi="宋体" w:hint="eastAsia"/>
            <w:sz w:val="24"/>
            <w:szCs w:val="24"/>
          </w:rPr>
          <w:t>每周</w:t>
        </w:r>
        <w:r w:rsidR="000D1E34">
          <w:rPr>
            <w:rFonts w:ascii="宋体" w:hAnsi="宋体" w:hint="eastAsia"/>
            <w:sz w:val="24"/>
            <w:szCs w:val="24"/>
          </w:rPr>
          <w:t>二、四、日</w:t>
        </w:r>
        <w:r w:rsidR="000D1E34" w:rsidRPr="009D1903">
          <w:rPr>
            <w:rFonts w:ascii="宋体" w:hAnsi="宋体" w:hint="eastAsia"/>
            <w:sz w:val="24"/>
            <w:szCs w:val="24"/>
          </w:rPr>
          <w:t>开奖</w:t>
        </w:r>
        <w:r w:rsidR="000D1E34">
          <w:rPr>
            <w:rFonts w:ascii="宋体" w:hAnsi="宋体" w:hint="eastAsia"/>
            <w:sz w:val="24"/>
            <w:szCs w:val="24"/>
          </w:rPr>
          <w:t>，在“七龙星”游戏开奖后</w:t>
        </w:r>
      </w:ins>
      <w:ins w:id="728" w:author="user" w:date="2016-10-08T17:40:00Z">
        <w:r w:rsidR="000D1E34">
          <w:rPr>
            <w:rFonts w:ascii="宋体" w:hAnsi="宋体" w:hint="eastAsia"/>
            <w:sz w:val="24"/>
            <w:szCs w:val="24"/>
          </w:rPr>
          <w:t>自动开奖</w:t>
        </w:r>
      </w:ins>
      <w:ins w:id="729" w:author="user" w:date="2016-10-08T16:43:00Z">
        <w:r w:rsidRPr="009D1903">
          <w:rPr>
            <w:rFonts w:ascii="宋体" w:hAnsi="宋体" w:hint="eastAsia"/>
            <w:sz w:val="24"/>
            <w:szCs w:val="24"/>
          </w:rPr>
          <w:t>。</w:t>
        </w:r>
      </w:ins>
      <w:ins w:id="730" w:author="user" w:date="2016-10-08T17:41:00Z">
        <w:r w:rsidR="000D1E34">
          <w:rPr>
            <w:rFonts w:ascii="宋体" w:hAnsi="宋体" w:hint="eastAsia"/>
            <w:sz w:val="24"/>
            <w:szCs w:val="24"/>
          </w:rPr>
          <w:t>取</w:t>
        </w:r>
      </w:ins>
      <w:ins w:id="731" w:author="user" w:date="2016-10-08T17:47:00Z">
        <w:r w:rsidR="00837402">
          <w:rPr>
            <w:rFonts w:ascii="宋体" w:hAnsi="宋体" w:hint="eastAsia"/>
            <w:sz w:val="24"/>
            <w:szCs w:val="24"/>
          </w:rPr>
          <w:t>当期</w:t>
        </w:r>
      </w:ins>
      <w:ins w:id="732" w:author="user" w:date="2016-10-08T17:42:00Z">
        <w:r w:rsidR="000D1E34">
          <w:rPr>
            <w:rFonts w:ascii="宋体" w:hAnsi="宋体" w:hint="eastAsia"/>
            <w:sz w:val="24"/>
            <w:szCs w:val="24"/>
          </w:rPr>
          <w:t>“七龙星”游戏开出的特别号码作为开奖号码</w:t>
        </w:r>
      </w:ins>
      <w:ins w:id="733" w:author="user" w:date="2016-10-08T16:43:00Z">
        <w:r w:rsidRPr="009D1903">
          <w:rPr>
            <w:rFonts w:ascii="宋体" w:hAnsi="宋体" w:hint="eastAsia"/>
            <w:sz w:val="24"/>
            <w:szCs w:val="24"/>
          </w:rPr>
          <w:t>。</w:t>
        </w:r>
      </w:ins>
    </w:p>
    <w:p w14:paraId="1640C7D4" w14:textId="77777777" w:rsidR="000D1E34" w:rsidRPr="009D1903" w:rsidRDefault="000D1E34" w:rsidP="00533D9A">
      <w:pPr>
        <w:numPr>
          <w:ilvl w:val="0"/>
          <w:numId w:val="33"/>
        </w:numPr>
        <w:spacing w:beforeLines="50" w:before="156" w:afterLines="50" w:after="156" w:line="360" w:lineRule="auto"/>
        <w:rPr>
          <w:ins w:id="734" w:author="user" w:date="2016-10-08T16:43:00Z"/>
          <w:rFonts w:ascii="宋体" w:hAnsi="宋体"/>
          <w:sz w:val="24"/>
          <w:szCs w:val="24"/>
        </w:rPr>
        <w:pPrChange w:id="735" w:author="user" w:date="2017-03-08T16:06:00Z">
          <w:pPr>
            <w:numPr>
              <w:numId w:val="27"/>
            </w:numPr>
            <w:spacing w:beforeLines="50" w:before="156" w:afterLines="50" w:after="156" w:line="360" w:lineRule="auto"/>
            <w:ind w:left="540" w:hanging="420"/>
          </w:pPr>
        </w:pPrChange>
      </w:pPr>
    </w:p>
    <w:p w14:paraId="4E3ECDFB" w14:textId="77777777" w:rsidR="00370AFC" w:rsidRPr="009D1903" w:rsidRDefault="00370AFC" w:rsidP="00533D9A">
      <w:pPr>
        <w:numPr>
          <w:ilvl w:val="0"/>
          <w:numId w:val="33"/>
        </w:numPr>
        <w:spacing w:beforeLines="50" w:before="156" w:afterLines="50" w:after="156" w:line="360" w:lineRule="auto"/>
        <w:rPr>
          <w:ins w:id="736" w:author="user" w:date="2016-10-08T16:43:00Z"/>
          <w:rFonts w:ascii="宋体" w:hAnsi="宋体"/>
          <w:sz w:val="24"/>
          <w:szCs w:val="24"/>
        </w:rPr>
        <w:pPrChange w:id="737" w:author="user" w:date="2017-03-08T16:06:00Z">
          <w:pPr>
            <w:numPr>
              <w:numId w:val="27"/>
            </w:numPr>
            <w:spacing w:beforeLines="50" w:before="156" w:afterLines="50" w:after="156" w:line="360" w:lineRule="auto"/>
            <w:ind w:left="540" w:hanging="420"/>
          </w:pPr>
        </w:pPrChange>
      </w:pPr>
      <w:ins w:id="738" w:author="user" w:date="2016-10-08T16:43:00Z">
        <w:r w:rsidRPr="009D1903">
          <w:rPr>
            <w:rFonts w:ascii="宋体" w:hAnsi="宋体"/>
            <w:sz w:val="24"/>
            <w:szCs w:val="24"/>
          </w:rPr>
          <w:t>每期开奖后，由</w:t>
        </w:r>
        <w:r w:rsidRPr="002B1C80">
          <w:rPr>
            <w:rFonts w:ascii="宋体" w:hAnsi="宋体" w:hint="eastAsia"/>
            <w:sz w:val="24"/>
            <w:szCs w:val="24"/>
          </w:rPr>
          <w:t>国家</w:t>
        </w:r>
        <w:r>
          <w:rPr>
            <w:rFonts w:ascii="宋体" w:hAnsi="宋体" w:hint="eastAsia"/>
            <w:sz w:val="24"/>
            <w:szCs w:val="24"/>
          </w:rPr>
          <w:t>体育彩票有限</w:t>
        </w:r>
        <w:r w:rsidRPr="002B1C80">
          <w:rPr>
            <w:rFonts w:ascii="宋体" w:hAnsi="宋体" w:hint="eastAsia"/>
            <w:sz w:val="24"/>
            <w:szCs w:val="24"/>
          </w:rPr>
          <w:t>公司</w:t>
        </w:r>
        <w:r w:rsidRPr="009D1903">
          <w:rPr>
            <w:rFonts w:ascii="宋体" w:hAnsi="宋体"/>
            <w:sz w:val="24"/>
            <w:szCs w:val="24"/>
          </w:rPr>
          <w:t>将当期销售总额、开奖号码、各奖级中奖情况</w:t>
        </w:r>
        <w:proofErr w:type="gramStart"/>
        <w:r w:rsidRPr="009D1903">
          <w:rPr>
            <w:rFonts w:ascii="宋体" w:hAnsi="宋体"/>
            <w:sz w:val="24"/>
            <w:szCs w:val="24"/>
          </w:rPr>
          <w:t>以及奖池资金</w:t>
        </w:r>
        <w:proofErr w:type="gramEnd"/>
        <w:r w:rsidRPr="009D1903">
          <w:rPr>
            <w:rFonts w:ascii="宋体" w:hAnsi="宋体"/>
            <w:sz w:val="24"/>
            <w:szCs w:val="24"/>
          </w:rPr>
          <w:t>余额等信息，通过新闻媒体向社会公布，并将开奖结果通知各销售终端</w:t>
        </w:r>
        <w:r w:rsidRPr="009D1903">
          <w:rPr>
            <w:rFonts w:ascii="宋体" w:hAnsi="宋体" w:hint="eastAsia"/>
            <w:sz w:val="24"/>
            <w:szCs w:val="24"/>
          </w:rPr>
          <w:t>。</w:t>
        </w:r>
      </w:ins>
    </w:p>
    <w:p w14:paraId="5A70F857" w14:textId="77777777" w:rsidR="00370AFC" w:rsidRPr="00C355EA" w:rsidRDefault="00370AFC" w:rsidP="00370AFC">
      <w:pPr>
        <w:pStyle w:val="2"/>
        <w:jc w:val="center"/>
        <w:rPr>
          <w:ins w:id="739" w:author="user" w:date="2016-10-08T16:43:00Z"/>
          <w:rFonts w:ascii="宋体" w:hAnsi="宋体" w:cs="宋体"/>
          <w:bCs w:val="0"/>
          <w:color w:val="000000"/>
          <w:kern w:val="0"/>
          <w:szCs w:val="21"/>
          <w:lang w:bidi="km-KH"/>
        </w:rPr>
      </w:pPr>
      <w:ins w:id="740" w:author="user" w:date="2016-10-08T16:43:00Z">
        <w:r w:rsidRPr="00C355EA">
          <w:rPr>
            <w:rFonts w:ascii="宋体" w:hAnsi="宋体" w:cs="宋体" w:hint="eastAsia"/>
            <w:bCs w:val="0"/>
            <w:color w:val="000000"/>
            <w:kern w:val="0"/>
            <w:szCs w:val="21"/>
            <w:lang w:bidi="km-KH"/>
          </w:rPr>
          <w:t>第五章　中</w:t>
        </w:r>
        <w:r>
          <w:rPr>
            <w:rFonts w:ascii="宋体" w:hAnsi="宋体" w:cs="宋体" w:hint="eastAsia"/>
            <w:bCs w:val="0"/>
            <w:color w:val="000000"/>
            <w:kern w:val="0"/>
            <w:szCs w:val="21"/>
            <w:lang w:bidi="km-KH"/>
          </w:rPr>
          <w:t xml:space="preserve"> </w:t>
        </w:r>
        <w:r w:rsidRPr="00C355EA">
          <w:rPr>
            <w:rFonts w:ascii="宋体" w:hAnsi="宋体" w:cs="宋体" w:hint="eastAsia"/>
            <w:bCs w:val="0"/>
            <w:color w:val="000000"/>
            <w:kern w:val="0"/>
            <w:szCs w:val="21"/>
            <w:lang w:bidi="km-KH"/>
          </w:rPr>
          <w:t>奖</w:t>
        </w:r>
      </w:ins>
    </w:p>
    <w:p w14:paraId="3AF3F97F" w14:textId="77777777" w:rsidR="00370AFC" w:rsidRPr="009D1903" w:rsidRDefault="00370AFC" w:rsidP="00533D9A">
      <w:pPr>
        <w:numPr>
          <w:ilvl w:val="0"/>
          <w:numId w:val="33"/>
        </w:numPr>
        <w:spacing w:beforeLines="50" w:before="156" w:afterLines="50" w:after="156" w:line="360" w:lineRule="auto"/>
        <w:rPr>
          <w:ins w:id="741" w:author="user" w:date="2016-10-08T16:43:00Z"/>
          <w:rFonts w:ascii="宋体" w:hAnsi="宋体"/>
          <w:sz w:val="24"/>
          <w:szCs w:val="24"/>
        </w:rPr>
        <w:pPrChange w:id="742" w:author="user" w:date="2017-03-08T16:06:00Z">
          <w:pPr>
            <w:numPr>
              <w:numId w:val="27"/>
            </w:numPr>
            <w:spacing w:beforeLines="50" w:before="156" w:afterLines="50" w:after="156" w:line="360" w:lineRule="auto"/>
            <w:ind w:left="540" w:hanging="420"/>
          </w:pPr>
        </w:pPrChange>
      </w:pPr>
      <w:ins w:id="743" w:author="user" w:date="2016-10-08T16:43:00Z">
        <w:r>
          <w:rPr>
            <w:rFonts w:ascii="宋体" w:hAnsi="宋体" w:hint="eastAsia"/>
            <w:sz w:val="24"/>
            <w:szCs w:val="24"/>
          </w:rPr>
          <w:t>“7龙星</w:t>
        </w:r>
      </w:ins>
      <w:ins w:id="744" w:author="user" w:date="2016-10-08T17:43:00Z">
        <w:r w:rsidR="00837402">
          <w:rPr>
            <w:rFonts w:ascii="宋体" w:hAnsi="宋体" w:hint="eastAsia"/>
            <w:sz w:val="24"/>
            <w:szCs w:val="24"/>
          </w:rPr>
          <w:t>特码</w:t>
        </w:r>
      </w:ins>
      <w:ins w:id="745" w:author="user" w:date="2016-10-08T16:43:00Z">
        <w:r>
          <w:rPr>
            <w:rFonts w:ascii="宋体" w:hAnsi="宋体" w:hint="eastAsia"/>
            <w:sz w:val="24"/>
            <w:szCs w:val="24"/>
          </w:rPr>
          <w:t>”</w:t>
        </w:r>
      </w:ins>
      <w:ins w:id="746" w:author="user" w:date="2016-10-08T17:43:00Z">
        <w:r w:rsidR="00837402" w:rsidRPr="00837402">
          <w:rPr>
            <w:rFonts w:ascii="宋体" w:hAnsi="宋体"/>
            <w:sz w:val="24"/>
            <w:szCs w:val="24"/>
          </w:rPr>
          <w:t xml:space="preserve"> </w:t>
        </w:r>
        <w:r w:rsidR="00837402" w:rsidRPr="009D1903">
          <w:rPr>
            <w:rFonts w:ascii="宋体" w:hAnsi="宋体"/>
            <w:sz w:val="24"/>
            <w:szCs w:val="24"/>
          </w:rPr>
          <w:t>根据投注号码与开奖号码相符情况确定</w:t>
        </w:r>
        <w:r w:rsidR="00837402">
          <w:rPr>
            <w:rFonts w:ascii="宋体" w:hAnsi="宋体" w:hint="eastAsia"/>
            <w:sz w:val="24"/>
            <w:szCs w:val="24"/>
          </w:rPr>
          <w:t>是否中奖</w:t>
        </w:r>
      </w:ins>
      <w:ins w:id="747" w:author="user" w:date="2016-10-08T16:43:00Z">
        <w:r w:rsidRPr="009D1903">
          <w:rPr>
            <w:rFonts w:ascii="宋体" w:hAnsi="宋体" w:hint="eastAsia"/>
            <w:sz w:val="24"/>
            <w:szCs w:val="24"/>
          </w:rPr>
          <w:t>：</w:t>
        </w:r>
      </w:ins>
    </w:p>
    <w:p w14:paraId="3CB75973" w14:textId="77777777" w:rsidR="00837402" w:rsidRPr="00837402" w:rsidRDefault="00837402" w:rsidP="00837402">
      <w:pPr>
        <w:numPr>
          <w:ilvl w:val="0"/>
          <w:numId w:val="20"/>
        </w:numPr>
        <w:spacing w:line="360" w:lineRule="auto"/>
        <w:rPr>
          <w:ins w:id="748" w:author="user" w:date="2016-10-08T17:44:00Z"/>
          <w:rFonts w:ascii="宋体" w:hAnsi="宋体"/>
          <w:sz w:val="24"/>
          <w:szCs w:val="24"/>
        </w:rPr>
      </w:pPr>
      <w:ins w:id="749" w:author="user" w:date="2016-10-08T17:44:00Z">
        <w:r>
          <w:rPr>
            <w:rFonts w:ascii="宋体" w:hAnsi="宋体" w:hint="eastAsia"/>
            <w:sz w:val="24"/>
            <w:szCs w:val="24"/>
          </w:rPr>
          <w:t>数字</w:t>
        </w:r>
        <w:r w:rsidRPr="00837402">
          <w:rPr>
            <w:rFonts w:ascii="宋体" w:hAnsi="宋体" w:hint="eastAsia"/>
            <w:sz w:val="24"/>
            <w:szCs w:val="24"/>
          </w:rPr>
          <w:t>中奖：投注的号码与</w:t>
        </w:r>
        <w:r>
          <w:rPr>
            <w:rFonts w:ascii="宋体" w:hAnsi="宋体" w:hint="eastAsia"/>
            <w:sz w:val="24"/>
            <w:szCs w:val="24"/>
          </w:rPr>
          <w:t>当</w:t>
        </w:r>
      </w:ins>
      <w:ins w:id="750" w:author="user" w:date="2016-10-08T17:47:00Z">
        <w:r>
          <w:rPr>
            <w:rFonts w:ascii="宋体" w:hAnsi="宋体" w:hint="eastAsia"/>
            <w:sz w:val="24"/>
            <w:szCs w:val="24"/>
          </w:rPr>
          <w:t>期</w:t>
        </w:r>
        <w:proofErr w:type="gramStart"/>
        <w:r>
          <w:rPr>
            <w:rFonts w:ascii="宋体" w:hAnsi="宋体" w:hint="eastAsia"/>
            <w:sz w:val="24"/>
            <w:szCs w:val="24"/>
          </w:rPr>
          <w:t>七龙星</w:t>
        </w:r>
        <w:proofErr w:type="gramEnd"/>
        <w:r>
          <w:rPr>
            <w:rFonts w:ascii="宋体" w:hAnsi="宋体" w:hint="eastAsia"/>
            <w:sz w:val="24"/>
            <w:szCs w:val="24"/>
          </w:rPr>
          <w:t>特别号码</w:t>
        </w:r>
      </w:ins>
      <w:ins w:id="751" w:author="user" w:date="2016-10-08T17:44:00Z">
        <w:r w:rsidRPr="00837402">
          <w:rPr>
            <w:rFonts w:ascii="宋体" w:hAnsi="宋体" w:hint="eastAsia"/>
            <w:sz w:val="24"/>
            <w:szCs w:val="24"/>
          </w:rPr>
          <w:t>相同，即为中奖。</w:t>
        </w:r>
      </w:ins>
    </w:p>
    <w:p w14:paraId="60EF6239" w14:textId="77777777" w:rsidR="00837402" w:rsidRPr="00837402" w:rsidRDefault="00837402" w:rsidP="00837402">
      <w:pPr>
        <w:numPr>
          <w:ilvl w:val="0"/>
          <w:numId w:val="20"/>
        </w:numPr>
        <w:spacing w:line="360" w:lineRule="auto"/>
        <w:rPr>
          <w:ins w:id="752" w:author="user" w:date="2016-10-08T17:44:00Z"/>
          <w:rFonts w:ascii="宋体" w:hAnsi="宋体"/>
          <w:sz w:val="24"/>
          <w:szCs w:val="24"/>
        </w:rPr>
      </w:pPr>
      <w:ins w:id="753" w:author="user" w:date="2016-10-08T17:44:00Z">
        <w:r>
          <w:rPr>
            <w:rFonts w:ascii="宋体" w:hAnsi="宋体" w:hint="eastAsia"/>
            <w:sz w:val="24"/>
            <w:szCs w:val="24"/>
          </w:rPr>
          <w:t>季节</w:t>
        </w:r>
        <w:r w:rsidRPr="00837402">
          <w:rPr>
            <w:rFonts w:ascii="宋体" w:hAnsi="宋体" w:hint="eastAsia"/>
            <w:sz w:val="24"/>
            <w:szCs w:val="24"/>
          </w:rPr>
          <w:t>中奖：投注的</w:t>
        </w:r>
      </w:ins>
      <w:ins w:id="754" w:author="user" w:date="2016-10-08T17:45:00Z">
        <w:r>
          <w:rPr>
            <w:rFonts w:ascii="宋体" w:hAnsi="宋体" w:hint="eastAsia"/>
            <w:sz w:val="24"/>
            <w:szCs w:val="24"/>
          </w:rPr>
          <w:t>季节</w:t>
        </w:r>
      </w:ins>
      <w:ins w:id="755" w:author="user" w:date="2016-10-08T17:46:00Z">
        <w:r>
          <w:rPr>
            <w:rFonts w:ascii="宋体" w:hAnsi="宋体" w:hint="eastAsia"/>
            <w:sz w:val="24"/>
            <w:szCs w:val="24"/>
          </w:rPr>
          <w:t>中</w:t>
        </w:r>
      </w:ins>
      <w:ins w:id="756" w:author="user" w:date="2016-10-08T17:45:00Z">
        <w:r>
          <w:rPr>
            <w:rFonts w:ascii="宋体" w:hAnsi="宋体" w:hint="eastAsia"/>
            <w:sz w:val="24"/>
            <w:szCs w:val="24"/>
          </w:rPr>
          <w:t>包含了</w:t>
        </w:r>
      </w:ins>
      <w:ins w:id="757" w:author="user" w:date="2016-10-08T17:47:00Z">
        <w:r w:rsidRPr="00837402">
          <w:rPr>
            <w:rFonts w:ascii="宋体" w:hAnsi="宋体" w:hint="eastAsia"/>
            <w:sz w:val="24"/>
            <w:szCs w:val="24"/>
          </w:rPr>
          <w:t>当</w:t>
        </w:r>
        <w:proofErr w:type="gramStart"/>
        <w:r w:rsidRPr="00837402">
          <w:rPr>
            <w:rFonts w:ascii="宋体" w:hAnsi="宋体" w:hint="eastAsia"/>
            <w:sz w:val="24"/>
            <w:szCs w:val="24"/>
          </w:rPr>
          <w:t>期</w:t>
        </w:r>
        <w:r>
          <w:rPr>
            <w:rFonts w:ascii="宋体" w:hAnsi="宋体" w:hint="eastAsia"/>
            <w:sz w:val="24"/>
            <w:szCs w:val="24"/>
          </w:rPr>
          <w:t>七龙星</w:t>
        </w:r>
        <w:proofErr w:type="gramEnd"/>
        <w:r>
          <w:rPr>
            <w:rFonts w:ascii="宋体" w:hAnsi="宋体" w:hint="eastAsia"/>
            <w:sz w:val="24"/>
            <w:szCs w:val="24"/>
          </w:rPr>
          <w:t>特别号码</w:t>
        </w:r>
      </w:ins>
      <w:ins w:id="758" w:author="user" w:date="2016-10-08T17:44:00Z">
        <w:r w:rsidRPr="00837402">
          <w:rPr>
            <w:rFonts w:ascii="宋体" w:hAnsi="宋体" w:hint="eastAsia"/>
            <w:sz w:val="24"/>
            <w:szCs w:val="24"/>
          </w:rPr>
          <w:t>，即为中奖。</w:t>
        </w:r>
      </w:ins>
    </w:p>
    <w:p w14:paraId="5A980F8E" w14:textId="77777777" w:rsidR="00837402" w:rsidRDefault="00837402" w:rsidP="00533D9A">
      <w:pPr>
        <w:numPr>
          <w:ilvl w:val="0"/>
          <w:numId w:val="33"/>
        </w:numPr>
        <w:spacing w:beforeLines="50" w:before="156" w:afterLines="50" w:after="156" w:line="360" w:lineRule="auto"/>
        <w:rPr>
          <w:ins w:id="759" w:author="user" w:date="2016-10-08T17:48:00Z"/>
          <w:rFonts w:ascii="宋体" w:hAnsi="宋体"/>
          <w:sz w:val="24"/>
          <w:szCs w:val="24"/>
        </w:rPr>
        <w:pPrChange w:id="760" w:author="user" w:date="2017-03-08T16:06:00Z">
          <w:pPr>
            <w:numPr>
              <w:numId w:val="20"/>
            </w:numPr>
            <w:spacing w:beforeLines="50" w:before="156" w:afterLines="50" w:after="156" w:line="360" w:lineRule="auto"/>
            <w:ind w:left="840" w:hanging="420"/>
          </w:pPr>
        </w:pPrChange>
      </w:pPr>
      <w:ins w:id="761" w:author="user" w:date="2016-10-08T17:48:00Z">
        <w:r>
          <w:rPr>
            <w:rFonts w:ascii="宋体" w:hAnsi="宋体" w:hint="eastAsia"/>
            <w:sz w:val="24"/>
            <w:szCs w:val="24"/>
          </w:rPr>
          <w:t>“7龙星特码”各奖项单注奖金及中奖条件如下表：</w:t>
        </w:r>
      </w:ins>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418"/>
        <w:gridCol w:w="5953"/>
      </w:tblGrid>
      <w:tr w:rsidR="00837402" w:rsidRPr="00476183" w14:paraId="55F46BC1" w14:textId="77777777" w:rsidTr="002604AB">
        <w:trPr>
          <w:ins w:id="762" w:author="user" w:date="2016-10-08T17:48:00Z"/>
        </w:trPr>
        <w:tc>
          <w:tcPr>
            <w:tcW w:w="1242" w:type="dxa"/>
            <w:shd w:val="clear" w:color="auto" w:fill="auto"/>
          </w:tcPr>
          <w:p w14:paraId="1699952D" w14:textId="77777777" w:rsidR="00837402" w:rsidRPr="00476183" w:rsidRDefault="00837402" w:rsidP="002604AB">
            <w:pPr>
              <w:spacing w:beforeLines="50" w:before="156" w:afterLines="50" w:after="156" w:line="240" w:lineRule="atLeast"/>
              <w:jc w:val="center"/>
              <w:rPr>
                <w:ins w:id="763" w:author="user" w:date="2016-10-08T17:48:00Z"/>
                <w:rFonts w:ascii="宋体" w:hAnsi="宋体"/>
                <w:sz w:val="24"/>
                <w:szCs w:val="24"/>
              </w:rPr>
            </w:pPr>
            <w:ins w:id="764" w:author="user" w:date="2016-10-08T17:48:00Z">
              <w:r>
                <w:rPr>
                  <w:rFonts w:ascii="宋体" w:hAnsi="宋体" w:hint="eastAsia"/>
                  <w:sz w:val="24"/>
                  <w:szCs w:val="24"/>
                </w:rPr>
                <w:t>中奖等级</w:t>
              </w:r>
            </w:ins>
          </w:p>
        </w:tc>
        <w:tc>
          <w:tcPr>
            <w:tcW w:w="1418" w:type="dxa"/>
            <w:shd w:val="clear" w:color="auto" w:fill="auto"/>
          </w:tcPr>
          <w:p w14:paraId="1CFCA9FB" w14:textId="77777777" w:rsidR="00837402" w:rsidRPr="00476183" w:rsidRDefault="00837402" w:rsidP="002604AB">
            <w:pPr>
              <w:spacing w:beforeLines="50" w:before="156" w:afterLines="50" w:after="156" w:line="240" w:lineRule="atLeast"/>
              <w:jc w:val="center"/>
              <w:rPr>
                <w:ins w:id="765" w:author="user" w:date="2016-10-08T17:48:00Z"/>
                <w:rFonts w:ascii="宋体" w:hAnsi="宋体"/>
                <w:sz w:val="24"/>
                <w:szCs w:val="24"/>
              </w:rPr>
            </w:pPr>
            <w:ins w:id="766" w:author="user" w:date="2016-10-08T17:48:00Z">
              <w:r w:rsidRPr="00476183">
                <w:rPr>
                  <w:rFonts w:ascii="宋体" w:hAnsi="宋体" w:hint="eastAsia"/>
                  <w:sz w:val="24"/>
                  <w:szCs w:val="24"/>
                </w:rPr>
                <w:t>单注奖金(</w:t>
              </w:r>
              <w:r>
                <w:rPr>
                  <w:rFonts w:ascii="宋体" w:hAnsi="宋体" w:hint="eastAsia"/>
                  <w:sz w:val="24"/>
                  <w:szCs w:val="24"/>
                </w:rPr>
                <w:t>赔率</w:t>
              </w:r>
              <w:r w:rsidRPr="00476183">
                <w:rPr>
                  <w:rFonts w:ascii="宋体" w:hAnsi="宋体" w:hint="eastAsia"/>
                  <w:sz w:val="24"/>
                  <w:szCs w:val="24"/>
                </w:rPr>
                <w:t>)</w:t>
              </w:r>
            </w:ins>
          </w:p>
        </w:tc>
        <w:tc>
          <w:tcPr>
            <w:tcW w:w="5953" w:type="dxa"/>
            <w:shd w:val="clear" w:color="auto" w:fill="auto"/>
          </w:tcPr>
          <w:p w14:paraId="2411B25D" w14:textId="77777777" w:rsidR="00837402" w:rsidRPr="00476183" w:rsidRDefault="00837402" w:rsidP="002604AB">
            <w:pPr>
              <w:spacing w:beforeLines="50" w:before="156" w:afterLines="50" w:after="156" w:line="240" w:lineRule="atLeast"/>
              <w:jc w:val="center"/>
              <w:rPr>
                <w:ins w:id="767" w:author="user" w:date="2016-10-08T17:48:00Z"/>
                <w:rFonts w:ascii="宋体" w:hAnsi="宋体"/>
                <w:sz w:val="24"/>
                <w:szCs w:val="24"/>
              </w:rPr>
            </w:pPr>
            <w:ins w:id="768" w:author="user" w:date="2016-10-08T17:48:00Z">
              <w:r w:rsidRPr="00476183">
                <w:rPr>
                  <w:rFonts w:ascii="宋体" w:hAnsi="宋体" w:hint="eastAsia"/>
                  <w:sz w:val="24"/>
                  <w:szCs w:val="24"/>
                </w:rPr>
                <w:t>中奖条件</w:t>
              </w:r>
            </w:ins>
          </w:p>
        </w:tc>
      </w:tr>
      <w:tr w:rsidR="00837402" w:rsidRPr="00476183" w14:paraId="3373BEA8" w14:textId="77777777" w:rsidTr="002604AB">
        <w:trPr>
          <w:ins w:id="769" w:author="user" w:date="2016-10-08T17:48:00Z"/>
        </w:trPr>
        <w:tc>
          <w:tcPr>
            <w:tcW w:w="1242" w:type="dxa"/>
            <w:shd w:val="clear" w:color="auto" w:fill="auto"/>
          </w:tcPr>
          <w:p w14:paraId="1CD6C061" w14:textId="77777777" w:rsidR="00837402" w:rsidRPr="00476183" w:rsidRDefault="00837402" w:rsidP="002604AB">
            <w:pPr>
              <w:spacing w:beforeLines="50" w:before="156" w:afterLines="50" w:after="156" w:line="240" w:lineRule="atLeast"/>
              <w:jc w:val="center"/>
              <w:rPr>
                <w:ins w:id="770" w:author="user" w:date="2016-10-08T17:48:00Z"/>
                <w:rFonts w:ascii="宋体" w:hAnsi="宋体"/>
                <w:sz w:val="24"/>
                <w:szCs w:val="24"/>
              </w:rPr>
            </w:pPr>
            <w:ins w:id="771" w:author="user" w:date="2016-10-08T17:48:00Z">
              <w:r>
                <w:rPr>
                  <w:rFonts w:ascii="宋体" w:hAnsi="宋体" w:hint="eastAsia"/>
                  <w:sz w:val="24"/>
                  <w:szCs w:val="24"/>
                </w:rPr>
                <w:t>数字</w:t>
              </w:r>
            </w:ins>
          </w:p>
        </w:tc>
        <w:tc>
          <w:tcPr>
            <w:tcW w:w="1418" w:type="dxa"/>
            <w:shd w:val="clear" w:color="auto" w:fill="auto"/>
          </w:tcPr>
          <w:p w14:paraId="759F06FA" w14:textId="77777777" w:rsidR="00837402" w:rsidRPr="00476183" w:rsidRDefault="00837402" w:rsidP="002604AB">
            <w:pPr>
              <w:spacing w:beforeLines="50" w:before="156" w:afterLines="50" w:after="156" w:line="240" w:lineRule="atLeast"/>
              <w:jc w:val="center"/>
              <w:rPr>
                <w:ins w:id="772" w:author="user" w:date="2016-10-08T17:48:00Z"/>
                <w:rFonts w:ascii="宋体" w:hAnsi="宋体"/>
                <w:sz w:val="24"/>
                <w:szCs w:val="24"/>
              </w:rPr>
            </w:pPr>
            <w:ins w:id="773" w:author="user" w:date="2016-10-08T17:48:00Z">
              <w:r>
                <w:rPr>
                  <w:rFonts w:ascii="宋体" w:hAnsi="宋体"/>
                  <w:sz w:val="24"/>
                  <w:szCs w:val="24"/>
                </w:rPr>
                <w:t>32</w:t>
              </w:r>
            </w:ins>
          </w:p>
        </w:tc>
        <w:tc>
          <w:tcPr>
            <w:tcW w:w="5953" w:type="dxa"/>
            <w:shd w:val="clear" w:color="auto" w:fill="auto"/>
          </w:tcPr>
          <w:p w14:paraId="70DB986F" w14:textId="77777777" w:rsidR="00837402" w:rsidRPr="00476183" w:rsidRDefault="00837402" w:rsidP="002604AB">
            <w:pPr>
              <w:spacing w:beforeLines="50" w:before="156" w:afterLines="50" w:after="156" w:line="240" w:lineRule="atLeast"/>
              <w:jc w:val="center"/>
              <w:rPr>
                <w:ins w:id="774" w:author="user" w:date="2016-10-08T17:48:00Z"/>
                <w:rFonts w:ascii="宋体" w:hAnsi="宋体"/>
                <w:sz w:val="24"/>
                <w:szCs w:val="24"/>
              </w:rPr>
            </w:pPr>
            <w:ins w:id="775" w:author="user" w:date="2016-10-08T17:49:00Z">
              <w:r w:rsidRPr="00837402">
                <w:rPr>
                  <w:rFonts w:ascii="宋体" w:hAnsi="宋体" w:hint="eastAsia"/>
                  <w:sz w:val="24"/>
                  <w:szCs w:val="24"/>
                </w:rPr>
                <w:t>投注的号码与</w:t>
              </w:r>
              <w:r>
                <w:rPr>
                  <w:rFonts w:ascii="宋体" w:hAnsi="宋体" w:hint="eastAsia"/>
                  <w:sz w:val="24"/>
                  <w:szCs w:val="24"/>
                </w:rPr>
                <w:t>当期</w:t>
              </w:r>
              <w:proofErr w:type="gramStart"/>
              <w:r>
                <w:rPr>
                  <w:rFonts w:ascii="宋体" w:hAnsi="宋体" w:hint="eastAsia"/>
                  <w:sz w:val="24"/>
                  <w:szCs w:val="24"/>
                </w:rPr>
                <w:t>七龙星</w:t>
              </w:r>
              <w:proofErr w:type="gramEnd"/>
              <w:r>
                <w:rPr>
                  <w:rFonts w:ascii="宋体" w:hAnsi="宋体" w:hint="eastAsia"/>
                  <w:sz w:val="24"/>
                  <w:szCs w:val="24"/>
                </w:rPr>
                <w:t>特别号码</w:t>
              </w:r>
              <w:r w:rsidRPr="00837402">
                <w:rPr>
                  <w:rFonts w:ascii="宋体" w:hAnsi="宋体" w:hint="eastAsia"/>
                  <w:sz w:val="24"/>
                  <w:szCs w:val="24"/>
                </w:rPr>
                <w:t>相同</w:t>
              </w:r>
            </w:ins>
            <w:ins w:id="776" w:author="user" w:date="2016-10-08T17:48:00Z">
              <w:r w:rsidRPr="00476183">
                <w:rPr>
                  <w:rFonts w:ascii="宋体" w:hAnsi="宋体" w:hint="eastAsia"/>
                  <w:sz w:val="24"/>
                  <w:szCs w:val="24"/>
                </w:rPr>
                <w:t>。</w:t>
              </w:r>
            </w:ins>
          </w:p>
        </w:tc>
      </w:tr>
      <w:tr w:rsidR="00837402" w:rsidRPr="00476183" w14:paraId="5CCF2297" w14:textId="77777777" w:rsidTr="002604AB">
        <w:trPr>
          <w:ins w:id="777" w:author="user" w:date="2016-10-08T17:48:00Z"/>
        </w:trPr>
        <w:tc>
          <w:tcPr>
            <w:tcW w:w="1242" w:type="dxa"/>
            <w:shd w:val="clear" w:color="auto" w:fill="auto"/>
          </w:tcPr>
          <w:p w14:paraId="7A65EEE5" w14:textId="77777777" w:rsidR="00837402" w:rsidRPr="00476183" w:rsidRDefault="00837402" w:rsidP="002604AB">
            <w:pPr>
              <w:spacing w:beforeLines="50" w:before="156" w:afterLines="50" w:after="156" w:line="240" w:lineRule="atLeast"/>
              <w:jc w:val="center"/>
              <w:rPr>
                <w:ins w:id="778" w:author="user" w:date="2016-10-08T17:48:00Z"/>
                <w:rFonts w:ascii="宋体" w:hAnsi="宋体"/>
                <w:sz w:val="24"/>
                <w:szCs w:val="24"/>
              </w:rPr>
            </w:pPr>
            <w:ins w:id="779" w:author="user" w:date="2016-10-08T17:48:00Z">
              <w:r>
                <w:rPr>
                  <w:rFonts w:ascii="宋体" w:hAnsi="宋体" w:hint="eastAsia"/>
                  <w:sz w:val="24"/>
                  <w:szCs w:val="24"/>
                </w:rPr>
                <w:t>季节</w:t>
              </w:r>
            </w:ins>
          </w:p>
        </w:tc>
        <w:tc>
          <w:tcPr>
            <w:tcW w:w="1418" w:type="dxa"/>
            <w:shd w:val="clear" w:color="auto" w:fill="auto"/>
          </w:tcPr>
          <w:p w14:paraId="338ACC6A" w14:textId="77777777" w:rsidR="00837402" w:rsidRPr="00476183" w:rsidRDefault="00837402" w:rsidP="002604AB">
            <w:pPr>
              <w:spacing w:beforeLines="50" w:before="156" w:afterLines="50" w:after="156" w:line="240" w:lineRule="atLeast"/>
              <w:jc w:val="center"/>
              <w:rPr>
                <w:ins w:id="780" w:author="user" w:date="2016-10-08T17:48:00Z"/>
                <w:rFonts w:ascii="宋体" w:hAnsi="宋体"/>
                <w:sz w:val="24"/>
                <w:szCs w:val="24"/>
              </w:rPr>
            </w:pPr>
            <w:ins w:id="781" w:author="user" w:date="2016-10-08T17:48:00Z">
              <w:r>
                <w:rPr>
                  <w:rFonts w:ascii="宋体" w:hAnsi="宋体"/>
                  <w:sz w:val="24"/>
                  <w:szCs w:val="24"/>
                </w:rPr>
                <w:t>3</w:t>
              </w:r>
            </w:ins>
          </w:p>
        </w:tc>
        <w:tc>
          <w:tcPr>
            <w:tcW w:w="5953" w:type="dxa"/>
            <w:shd w:val="clear" w:color="auto" w:fill="auto"/>
          </w:tcPr>
          <w:p w14:paraId="6ED0D6D9" w14:textId="77777777" w:rsidR="00837402" w:rsidRPr="007047A6" w:rsidRDefault="00837402" w:rsidP="002604AB">
            <w:pPr>
              <w:spacing w:beforeLines="50" w:before="156" w:afterLines="50" w:after="156" w:line="240" w:lineRule="atLeast"/>
              <w:jc w:val="center"/>
              <w:rPr>
                <w:ins w:id="782" w:author="user" w:date="2016-10-08T17:48:00Z"/>
                <w:rFonts w:ascii="宋体" w:hAnsi="宋体"/>
                <w:sz w:val="24"/>
                <w:szCs w:val="24"/>
              </w:rPr>
            </w:pPr>
            <w:ins w:id="783" w:author="user" w:date="2016-10-08T17:49:00Z">
              <w:r w:rsidRPr="00837402">
                <w:rPr>
                  <w:rFonts w:ascii="宋体" w:hAnsi="宋体" w:hint="eastAsia"/>
                  <w:sz w:val="24"/>
                  <w:szCs w:val="24"/>
                </w:rPr>
                <w:t>投注的</w:t>
              </w:r>
              <w:r>
                <w:rPr>
                  <w:rFonts w:ascii="宋体" w:hAnsi="宋体" w:hint="eastAsia"/>
                  <w:sz w:val="24"/>
                  <w:szCs w:val="24"/>
                </w:rPr>
                <w:t>季节中包含了</w:t>
              </w:r>
              <w:r w:rsidRPr="00837402">
                <w:rPr>
                  <w:rFonts w:ascii="宋体" w:hAnsi="宋体" w:hint="eastAsia"/>
                  <w:sz w:val="24"/>
                  <w:szCs w:val="24"/>
                </w:rPr>
                <w:t>当</w:t>
              </w:r>
              <w:proofErr w:type="gramStart"/>
              <w:r w:rsidRPr="00837402">
                <w:rPr>
                  <w:rFonts w:ascii="宋体" w:hAnsi="宋体" w:hint="eastAsia"/>
                  <w:sz w:val="24"/>
                  <w:szCs w:val="24"/>
                </w:rPr>
                <w:t>期</w:t>
              </w:r>
              <w:r>
                <w:rPr>
                  <w:rFonts w:ascii="宋体" w:hAnsi="宋体" w:hint="eastAsia"/>
                  <w:sz w:val="24"/>
                  <w:szCs w:val="24"/>
                </w:rPr>
                <w:t>七龙星</w:t>
              </w:r>
              <w:proofErr w:type="gramEnd"/>
              <w:r>
                <w:rPr>
                  <w:rFonts w:ascii="宋体" w:hAnsi="宋体" w:hint="eastAsia"/>
                  <w:sz w:val="24"/>
                  <w:szCs w:val="24"/>
                </w:rPr>
                <w:t>特别号码</w:t>
              </w:r>
            </w:ins>
            <w:ins w:id="784" w:author="user" w:date="2016-10-08T17:48:00Z">
              <w:r>
                <w:rPr>
                  <w:rFonts w:ascii="宋体" w:hAnsi="宋体" w:hint="eastAsia"/>
                  <w:sz w:val="24"/>
                  <w:szCs w:val="24"/>
                </w:rPr>
                <w:t>。</w:t>
              </w:r>
            </w:ins>
          </w:p>
        </w:tc>
      </w:tr>
    </w:tbl>
    <w:p w14:paraId="116EDA18" w14:textId="77777777" w:rsidR="00370AFC" w:rsidRPr="009D1903" w:rsidRDefault="00370AFC">
      <w:pPr>
        <w:rPr>
          <w:ins w:id="785" w:author="user" w:date="2016-10-08T16:43:00Z"/>
        </w:rPr>
        <w:pPrChange w:id="786" w:author="user" w:date="2016-10-08T17:49:00Z">
          <w:pPr>
            <w:numPr>
              <w:numId w:val="27"/>
            </w:numPr>
            <w:spacing w:beforeLines="50" w:before="156" w:afterLines="50" w:after="156" w:line="360" w:lineRule="auto"/>
            <w:ind w:left="540" w:hanging="420"/>
          </w:pPr>
        </w:pPrChange>
      </w:pPr>
    </w:p>
    <w:p w14:paraId="64B17906" w14:textId="77777777" w:rsidR="00370AFC" w:rsidRPr="0070403C" w:rsidRDefault="00370AFC" w:rsidP="00370AFC">
      <w:pPr>
        <w:pStyle w:val="2"/>
        <w:jc w:val="center"/>
        <w:rPr>
          <w:ins w:id="787" w:author="user" w:date="2016-10-08T16:43:00Z"/>
          <w:rFonts w:ascii="宋体" w:hAnsi="宋体" w:cs="宋体"/>
          <w:bCs w:val="0"/>
          <w:color w:val="000000"/>
          <w:kern w:val="0"/>
          <w:szCs w:val="21"/>
          <w:lang w:bidi="km-KH"/>
        </w:rPr>
      </w:pPr>
      <w:ins w:id="788" w:author="user" w:date="2016-10-08T16:43:00Z">
        <w:r w:rsidRPr="0070403C">
          <w:rPr>
            <w:rFonts w:ascii="宋体" w:hAnsi="宋体" w:cs="宋体" w:hint="eastAsia"/>
            <w:bCs w:val="0"/>
            <w:color w:val="000000"/>
            <w:kern w:val="0"/>
            <w:szCs w:val="21"/>
            <w:lang w:bidi="km-KH"/>
          </w:rPr>
          <w:t>第六章　兑</w:t>
        </w:r>
        <w:r>
          <w:rPr>
            <w:rFonts w:ascii="宋体" w:hAnsi="宋体" w:cs="宋体" w:hint="eastAsia"/>
            <w:bCs w:val="0"/>
            <w:color w:val="000000"/>
            <w:kern w:val="0"/>
            <w:szCs w:val="21"/>
            <w:lang w:bidi="km-KH"/>
          </w:rPr>
          <w:t xml:space="preserve"> </w:t>
        </w:r>
        <w:r w:rsidRPr="0070403C">
          <w:rPr>
            <w:rFonts w:ascii="宋体" w:hAnsi="宋体" w:cs="宋体" w:hint="eastAsia"/>
            <w:bCs w:val="0"/>
            <w:color w:val="000000"/>
            <w:kern w:val="0"/>
            <w:szCs w:val="21"/>
            <w:lang w:bidi="km-KH"/>
          </w:rPr>
          <w:t>奖</w:t>
        </w:r>
      </w:ins>
    </w:p>
    <w:p w14:paraId="077CBEC3" w14:textId="77777777" w:rsidR="00370AFC" w:rsidRDefault="00370AFC" w:rsidP="00533D9A">
      <w:pPr>
        <w:numPr>
          <w:ilvl w:val="0"/>
          <w:numId w:val="33"/>
        </w:numPr>
        <w:spacing w:beforeLines="50" w:before="156" w:afterLines="50" w:after="156" w:line="360" w:lineRule="auto"/>
        <w:rPr>
          <w:ins w:id="789" w:author="user" w:date="2016-10-08T16:43:00Z"/>
          <w:rFonts w:ascii="宋体" w:hAnsi="宋体"/>
          <w:sz w:val="24"/>
          <w:szCs w:val="24"/>
        </w:rPr>
        <w:pPrChange w:id="790" w:author="user" w:date="2017-03-08T16:06:00Z">
          <w:pPr>
            <w:numPr>
              <w:numId w:val="27"/>
            </w:numPr>
            <w:spacing w:beforeLines="50" w:before="156" w:afterLines="50" w:after="156" w:line="360" w:lineRule="auto"/>
            <w:ind w:left="540" w:hanging="420"/>
          </w:pPr>
        </w:pPrChange>
      </w:pPr>
      <w:ins w:id="791" w:author="user" w:date="2016-10-08T16:43:00Z">
        <w:r>
          <w:rPr>
            <w:rFonts w:ascii="宋体" w:hAnsi="宋体" w:hint="eastAsia"/>
            <w:sz w:val="24"/>
            <w:szCs w:val="24"/>
          </w:rPr>
          <w:t>每期</w:t>
        </w:r>
        <w:r w:rsidRPr="006A7E40">
          <w:rPr>
            <w:rFonts w:ascii="宋体" w:hAnsi="宋体" w:hint="eastAsia"/>
            <w:sz w:val="24"/>
            <w:szCs w:val="24"/>
          </w:rPr>
          <w:t>自开奖之日起</w:t>
        </w:r>
        <w:r>
          <w:rPr>
            <w:rFonts w:ascii="宋体" w:hAnsi="宋体" w:hint="eastAsia"/>
            <w:sz w:val="24"/>
            <w:szCs w:val="24"/>
          </w:rPr>
          <w:t>6</w:t>
        </w:r>
        <w:r w:rsidRPr="006A7E40">
          <w:rPr>
            <w:rFonts w:ascii="宋体" w:hAnsi="宋体" w:hint="eastAsia"/>
            <w:sz w:val="24"/>
            <w:szCs w:val="24"/>
          </w:rPr>
          <w:t>0</w:t>
        </w:r>
        <w:r>
          <w:rPr>
            <w:rFonts w:ascii="宋体" w:hAnsi="宋体" w:hint="eastAsia"/>
            <w:sz w:val="24"/>
            <w:szCs w:val="24"/>
          </w:rPr>
          <w:t>天为兑奖期</w:t>
        </w:r>
        <w:r w:rsidRPr="006A7E40">
          <w:rPr>
            <w:rFonts w:ascii="宋体" w:hAnsi="宋体" w:hint="eastAsia"/>
            <w:sz w:val="24"/>
            <w:szCs w:val="24"/>
          </w:rPr>
          <w:t>，逾期</w:t>
        </w:r>
        <w:proofErr w:type="gramStart"/>
        <w:r w:rsidRPr="006A7E40">
          <w:rPr>
            <w:rFonts w:ascii="宋体" w:hAnsi="宋体" w:hint="eastAsia"/>
            <w:sz w:val="24"/>
            <w:szCs w:val="24"/>
          </w:rPr>
          <w:t>不</w:t>
        </w:r>
        <w:proofErr w:type="gramEnd"/>
        <w:r w:rsidRPr="006A7E40">
          <w:rPr>
            <w:rFonts w:ascii="宋体" w:hAnsi="宋体" w:hint="eastAsia"/>
            <w:sz w:val="24"/>
            <w:szCs w:val="24"/>
          </w:rPr>
          <w:t>兑奖的视为弃奖。</w:t>
        </w:r>
        <w:r>
          <w:rPr>
            <w:rFonts w:ascii="宋体" w:hAnsi="宋体" w:hint="eastAsia"/>
            <w:sz w:val="24"/>
            <w:szCs w:val="24"/>
          </w:rPr>
          <w:t>弃奖奖金进入调节基金。</w:t>
        </w:r>
      </w:ins>
    </w:p>
    <w:p w14:paraId="57AF01AD" w14:textId="77777777" w:rsidR="00370AFC" w:rsidRDefault="00370AFC" w:rsidP="00533D9A">
      <w:pPr>
        <w:numPr>
          <w:ilvl w:val="0"/>
          <w:numId w:val="33"/>
        </w:numPr>
        <w:spacing w:beforeLines="50" w:before="156" w:afterLines="50" w:after="156" w:line="360" w:lineRule="auto"/>
        <w:rPr>
          <w:ins w:id="792" w:author="user" w:date="2016-10-08T16:43:00Z"/>
          <w:rFonts w:ascii="宋体" w:hAnsi="宋体"/>
          <w:sz w:val="24"/>
          <w:szCs w:val="24"/>
        </w:rPr>
        <w:pPrChange w:id="793" w:author="user" w:date="2017-03-08T16:06:00Z">
          <w:pPr>
            <w:numPr>
              <w:numId w:val="27"/>
            </w:numPr>
            <w:spacing w:beforeLines="50" w:before="156" w:afterLines="50" w:after="156" w:line="360" w:lineRule="auto"/>
            <w:ind w:left="540" w:hanging="420"/>
          </w:pPr>
        </w:pPrChange>
      </w:pPr>
      <w:ins w:id="794" w:author="user" w:date="2016-10-08T16:43:00Z">
        <w:r w:rsidRPr="006A7E40">
          <w:rPr>
            <w:rFonts w:ascii="宋体" w:hAnsi="宋体" w:hint="eastAsia"/>
            <w:sz w:val="24"/>
            <w:szCs w:val="24"/>
          </w:rPr>
          <w:t>中奖人兑奖时须提交完整的</w:t>
        </w:r>
        <w:r w:rsidRPr="002B1C80">
          <w:rPr>
            <w:rFonts w:ascii="宋体" w:hAnsi="宋体" w:hint="eastAsia"/>
            <w:sz w:val="24"/>
            <w:szCs w:val="24"/>
          </w:rPr>
          <w:t>中</w:t>
        </w:r>
        <w:r w:rsidRPr="006A7E40">
          <w:rPr>
            <w:rFonts w:ascii="宋体" w:hAnsi="宋体" w:hint="eastAsia"/>
            <w:sz w:val="24"/>
            <w:szCs w:val="24"/>
          </w:rPr>
          <w:t>奖彩票。中奖彩票因受损导致无法辨认真伪的，不予兑奖。</w:t>
        </w:r>
      </w:ins>
    </w:p>
    <w:p w14:paraId="6FE02495" w14:textId="77777777" w:rsidR="00370AFC" w:rsidRDefault="00370AFC" w:rsidP="00533D9A">
      <w:pPr>
        <w:numPr>
          <w:ilvl w:val="0"/>
          <w:numId w:val="33"/>
        </w:numPr>
        <w:spacing w:beforeLines="50" w:before="156" w:afterLines="50" w:after="156" w:line="360" w:lineRule="auto"/>
        <w:rPr>
          <w:ins w:id="795" w:author="user" w:date="2016-10-08T16:43:00Z"/>
          <w:rFonts w:ascii="宋体" w:hAnsi="宋体"/>
          <w:sz w:val="24"/>
          <w:szCs w:val="24"/>
        </w:rPr>
        <w:pPrChange w:id="796" w:author="user" w:date="2017-03-08T16:06:00Z">
          <w:pPr>
            <w:numPr>
              <w:numId w:val="27"/>
            </w:numPr>
            <w:spacing w:beforeLines="50" w:before="156" w:afterLines="50" w:after="156" w:line="360" w:lineRule="auto"/>
            <w:ind w:left="540" w:hanging="420"/>
          </w:pPr>
        </w:pPrChange>
      </w:pPr>
      <w:ins w:id="797" w:author="user" w:date="2016-10-08T16:43:00Z">
        <w:r w:rsidRPr="006A7E40">
          <w:rPr>
            <w:rFonts w:ascii="宋体" w:hAnsi="宋体" w:hint="eastAsia"/>
            <w:sz w:val="24"/>
            <w:szCs w:val="24"/>
          </w:rPr>
          <w:t>单张彩票中奖奖金超过</w:t>
        </w:r>
        <w:r w:rsidRPr="006A7E40">
          <w:rPr>
            <w:rFonts w:ascii="宋体" w:hAnsi="宋体"/>
            <w:sz w:val="24"/>
            <w:szCs w:val="24"/>
          </w:rPr>
          <w:t>10000</w:t>
        </w:r>
        <w:r w:rsidRPr="006A7E40">
          <w:rPr>
            <w:rFonts w:ascii="宋体" w:hAnsi="宋体" w:hint="eastAsia"/>
            <w:sz w:val="24"/>
            <w:szCs w:val="24"/>
          </w:rPr>
          <w:t>美元的中奖者，须持中奖彩票和本人有效身份证件，在兑奖期限内到国家体育彩票有限公司登记兑奖</w:t>
        </w:r>
        <w:r>
          <w:rPr>
            <w:rFonts w:ascii="宋体" w:hAnsi="宋体" w:hint="eastAsia"/>
            <w:sz w:val="24"/>
            <w:szCs w:val="24"/>
          </w:rPr>
          <w:t>；</w:t>
        </w:r>
        <w:r w:rsidRPr="006A7E40">
          <w:rPr>
            <w:rFonts w:ascii="宋体" w:hAnsi="宋体" w:hint="eastAsia"/>
            <w:sz w:val="24"/>
            <w:szCs w:val="24"/>
          </w:rPr>
          <w:t>单张彩票中奖奖金在</w:t>
        </w:r>
        <w:r w:rsidRPr="006A7E40">
          <w:rPr>
            <w:rFonts w:ascii="宋体" w:hAnsi="宋体"/>
            <w:sz w:val="24"/>
            <w:szCs w:val="24"/>
          </w:rPr>
          <w:t>10000</w:t>
        </w:r>
        <w:r>
          <w:rPr>
            <w:rFonts w:ascii="宋体" w:hAnsi="宋体" w:hint="eastAsia"/>
            <w:sz w:val="24"/>
            <w:szCs w:val="24"/>
          </w:rPr>
          <w:t>美元(含)</w:t>
        </w:r>
        <w:r w:rsidRPr="006A7E40">
          <w:rPr>
            <w:rFonts w:ascii="宋体" w:hAnsi="宋体" w:hint="eastAsia"/>
            <w:sz w:val="24"/>
            <w:szCs w:val="24"/>
          </w:rPr>
          <w:t>以下</w:t>
        </w:r>
        <w:r w:rsidRPr="006A7E40">
          <w:rPr>
            <w:rFonts w:ascii="宋体" w:hAnsi="宋体"/>
            <w:sz w:val="24"/>
            <w:szCs w:val="24"/>
          </w:rPr>
          <w:t>1000</w:t>
        </w:r>
        <w:r w:rsidRPr="006A7E40">
          <w:rPr>
            <w:rFonts w:ascii="宋体" w:hAnsi="宋体" w:hint="eastAsia"/>
            <w:sz w:val="24"/>
            <w:szCs w:val="24"/>
          </w:rPr>
          <w:t>美元以上的中奖者，可持中奖彩票在各</w:t>
        </w:r>
        <w:r>
          <w:rPr>
            <w:rFonts w:ascii="宋体" w:hAnsi="宋体" w:hint="eastAsia"/>
            <w:sz w:val="24"/>
            <w:szCs w:val="24"/>
          </w:rPr>
          <w:t>区域中心</w:t>
        </w:r>
        <w:r w:rsidRPr="006A7E40">
          <w:rPr>
            <w:rFonts w:ascii="宋体" w:hAnsi="宋体" w:hint="eastAsia"/>
            <w:sz w:val="24"/>
            <w:szCs w:val="24"/>
          </w:rPr>
          <w:t>兑奖</w:t>
        </w:r>
        <w:r>
          <w:rPr>
            <w:rFonts w:ascii="宋体" w:hAnsi="宋体" w:hint="eastAsia"/>
            <w:sz w:val="24"/>
            <w:szCs w:val="24"/>
          </w:rPr>
          <w:t>；</w:t>
        </w:r>
        <w:r w:rsidRPr="006A7E40">
          <w:rPr>
            <w:rFonts w:ascii="宋体" w:hAnsi="宋体"/>
            <w:sz w:val="24"/>
            <w:szCs w:val="24"/>
          </w:rPr>
          <w:t>1000</w:t>
        </w:r>
        <w:r>
          <w:rPr>
            <w:rFonts w:ascii="宋体" w:hAnsi="宋体" w:hint="eastAsia"/>
            <w:sz w:val="24"/>
            <w:szCs w:val="24"/>
          </w:rPr>
          <w:t>美元(含)</w:t>
        </w:r>
        <w:r w:rsidRPr="006A7E40">
          <w:rPr>
            <w:rFonts w:ascii="宋体" w:hAnsi="宋体" w:hint="eastAsia"/>
            <w:sz w:val="24"/>
            <w:szCs w:val="24"/>
          </w:rPr>
          <w:t>以下的中奖者可持中奖彩票在各投注站兑奖。</w:t>
        </w:r>
      </w:ins>
    </w:p>
    <w:p w14:paraId="04E86710" w14:textId="77777777" w:rsidR="00370AFC" w:rsidRPr="009D1903" w:rsidRDefault="00370AFC" w:rsidP="00533D9A">
      <w:pPr>
        <w:numPr>
          <w:ilvl w:val="0"/>
          <w:numId w:val="33"/>
        </w:numPr>
        <w:spacing w:beforeLines="50" w:before="156" w:afterLines="50" w:after="156" w:line="360" w:lineRule="auto"/>
        <w:rPr>
          <w:ins w:id="798" w:author="user" w:date="2016-10-08T16:43:00Z"/>
          <w:rFonts w:ascii="宋体" w:hAnsi="宋体"/>
          <w:sz w:val="24"/>
          <w:szCs w:val="24"/>
        </w:rPr>
        <w:pPrChange w:id="799" w:author="user" w:date="2017-03-08T16:06:00Z">
          <w:pPr>
            <w:numPr>
              <w:numId w:val="27"/>
            </w:numPr>
            <w:spacing w:beforeLines="50" w:before="156" w:afterLines="50" w:after="156" w:line="360" w:lineRule="auto"/>
            <w:ind w:left="540" w:hanging="420"/>
          </w:pPr>
        </w:pPrChange>
      </w:pPr>
      <w:ins w:id="800" w:author="user" w:date="2016-10-08T16:43:00Z">
        <w:r w:rsidRPr="006A7E40">
          <w:rPr>
            <w:rFonts w:ascii="宋体" w:hAnsi="宋体"/>
            <w:sz w:val="24"/>
            <w:szCs w:val="24"/>
          </w:rPr>
          <w:lastRenderedPageBreak/>
          <w:t>兑奖机构有权查验中奖者的中奖彩票及有效身份证件，兑奖者应予配合。凡伪造、变造中奖彩票冒领奖金者，送交司法机关追究法律责任。</w:t>
        </w:r>
      </w:ins>
    </w:p>
    <w:p w14:paraId="62C678E6" w14:textId="77777777" w:rsidR="00370AFC" w:rsidRPr="0070403C" w:rsidRDefault="00370AFC" w:rsidP="00370AFC">
      <w:pPr>
        <w:pStyle w:val="2"/>
        <w:jc w:val="center"/>
        <w:rPr>
          <w:ins w:id="801" w:author="user" w:date="2016-10-08T16:43:00Z"/>
          <w:rFonts w:ascii="宋体" w:hAnsi="宋体" w:cs="宋体"/>
          <w:bCs w:val="0"/>
          <w:color w:val="000000"/>
          <w:kern w:val="0"/>
          <w:szCs w:val="21"/>
          <w:lang w:bidi="km-KH"/>
        </w:rPr>
      </w:pPr>
      <w:ins w:id="802" w:author="user" w:date="2016-10-08T16:43:00Z">
        <w:r w:rsidRPr="0070403C">
          <w:rPr>
            <w:rFonts w:ascii="宋体" w:hAnsi="宋体" w:cs="宋体" w:hint="eastAsia"/>
            <w:bCs w:val="0"/>
            <w:color w:val="000000"/>
            <w:kern w:val="0"/>
            <w:szCs w:val="21"/>
            <w:lang w:bidi="km-KH"/>
          </w:rPr>
          <w:t>第七章　附</w:t>
        </w:r>
        <w:r>
          <w:rPr>
            <w:rFonts w:ascii="宋体" w:hAnsi="宋体" w:cs="宋体" w:hint="eastAsia"/>
            <w:bCs w:val="0"/>
            <w:color w:val="000000"/>
            <w:kern w:val="0"/>
            <w:szCs w:val="21"/>
            <w:lang w:bidi="km-KH"/>
          </w:rPr>
          <w:t xml:space="preserve"> </w:t>
        </w:r>
        <w:r w:rsidRPr="0070403C">
          <w:rPr>
            <w:rFonts w:ascii="宋体" w:hAnsi="宋体" w:cs="宋体" w:hint="eastAsia"/>
            <w:bCs w:val="0"/>
            <w:color w:val="000000"/>
            <w:kern w:val="0"/>
            <w:szCs w:val="21"/>
            <w:lang w:bidi="km-KH"/>
          </w:rPr>
          <w:t>则</w:t>
        </w:r>
      </w:ins>
    </w:p>
    <w:p w14:paraId="7318F036" w14:textId="77777777" w:rsidR="00370AFC" w:rsidRDefault="00370AFC" w:rsidP="00533D9A">
      <w:pPr>
        <w:numPr>
          <w:ilvl w:val="0"/>
          <w:numId w:val="33"/>
        </w:numPr>
        <w:spacing w:beforeLines="50" w:before="156" w:afterLines="50" w:after="156" w:line="360" w:lineRule="auto"/>
        <w:rPr>
          <w:ins w:id="803" w:author="user" w:date="2016-10-08T16:43:00Z"/>
          <w:rFonts w:ascii="宋体" w:hAnsi="宋体"/>
          <w:sz w:val="24"/>
          <w:szCs w:val="24"/>
        </w:rPr>
        <w:pPrChange w:id="804" w:author="user" w:date="2017-03-08T16:06:00Z">
          <w:pPr>
            <w:numPr>
              <w:numId w:val="27"/>
            </w:numPr>
            <w:spacing w:beforeLines="50" w:before="156" w:afterLines="50" w:after="156" w:line="360" w:lineRule="auto"/>
            <w:ind w:left="540" w:hanging="420"/>
          </w:pPr>
        </w:pPrChange>
      </w:pPr>
      <w:ins w:id="805" w:author="user" w:date="2016-10-08T16:43:00Z">
        <w:r w:rsidRPr="009D1903">
          <w:rPr>
            <w:rFonts w:ascii="宋体" w:hAnsi="宋体" w:hint="eastAsia"/>
            <w:sz w:val="24"/>
            <w:szCs w:val="24"/>
          </w:rPr>
          <w:t>本规则自批准之日起施行。</w:t>
        </w:r>
      </w:ins>
    </w:p>
    <w:p w14:paraId="1EC42D99" w14:textId="77777777" w:rsidR="00370AFC" w:rsidRPr="009D1903" w:rsidRDefault="00370AFC" w:rsidP="00533D9A">
      <w:pPr>
        <w:numPr>
          <w:ilvl w:val="0"/>
          <w:numId w:val="33"/>
        </w:numPr>
        <w:spacing w:beforeLines="50" w:before="156" w:afterLines="50" w:after="156" w:line="360" w:lineRule="auto"/>
        <w:rPr>
          <w:ins w:id="806" w:author="user" w:date="2016-10-08T16:43:00Z"/>
          <w:rFonts w:ascii="宋体" w:hAnsi="宋体"/>
          <w:sz w:val="24"/>
          <w:szCs w:val="24"/>
        </w:rPr>
        <w:pPrChange w:id="807" w:author="user" w:date="2017-03-08T16:06:00Z">
          <w:pPr>
            <w:numPr>
              <w:numId w:val="27"/>
            </w:numPr>
            <w:spacing w:beforeLines="50" w:before="156" w:afterLines="50" w:after="156" w:line="360" w:lineRule="auto"/>
            <w:ind w:left="540" w:hanging="420"/>
          </w:pPr>
        </w:pPrChange>
      </w:pPr>
      <w:ins w:id="808" w:author="user" w:date="2016-10-08T16:43:00Z">
        <w:r>
          <w:rPr>
            <w:rFonts w:ascii="宋体" w:hAnsi="宋体" w:hint="eastAsia"/>
            <w:sz w:val="24"/>
            <w:szCs w:val="24"/>
          </w:rPr>
          <w:t>本规则由</w:t>
        </w:r>
        <w:r w:rsidRPr="002B1C80">
          <w:rPr>
            <w:rFonts w:ascii="宋体" w:hAnsi="宋体" w:hint="eastAsia"/>
            <w:sz w:val="24"/>
            <w:szCs w:val="24"/>
          </w:rPr>
          <w:t>国家</w:t>
        </w:r>
        <w:r>
          <w:rPr>
            <w:rFonts w:ascii="宋体" w:hAnsi="宋体" w:hint="eastAsia"/>
            <w:sz w:val="24"/>
            <w:szCs w:val="24"/>
          </w:rPr>
          <w:t>体育彩票有限</w:t>
        </w:r>
        <w:r w:rsidRPr="002B1C80">
          <w:rPr>
            <w:rFonts w:ascii="宋体" w:hAnsi="宋体" w:hint="eastAsia"/>
            <w:sz w:val="24"/>
            <w:szCs w:val="24"/>
          </w:rPr>
          <w:t>公司</w:t>
        </w:r>
        <w:r>
          <w:rPr>
            <w:rFonts w:ascii="宋体" w:hAnsi="宋体" w:hint="eastAsia"/>
            <w:sz w:val="24"/>
            <w:szCs w:val="24"/>
          </w:rPr>
          <w:t>负责解释。</w:t>
        </w:r>
      </w:ins>
    </w:p>
    <w:p w14:paraId="6716024C" w14:textId="77777777" w:rsidR="00370AFC" w:rsidRPr="00B95524" w:rsidRDefault="00370AFC" w:rsidP="00370AFC">
      <w:pPr>
        <w:pStyle w:val="2"/>
        <w:jc w:val="center"/>
        <w:rPr>
          <w:ins w:id="809" w:author="user" w:date="2016-10-08T16:43:00Z"/>
          <w:rFonts w:ascii="宋体" w:hAnsi="宋体"/>
          <w:sz w:val="24"/>
          <w:szCs w:val="24"/>
        </w:rPr>
      </w:pPr>
      <w:ins w:id="810" w:author="user" w:date="2016-10-08T16:43:00Z">
        <w:r>
          <w:rPr>
            <w:rFonts w:ascii="宋体" w:hAnsi="宋体"/>
            <w:sz w:val="24"/>
            <w:szCs w:val="24"/>
          </w:rPr>
          <w:br w:type="page"/>
        </w:r>
        <w:r w:rsidRPr="006A7E40">
          <w:rPr>
            <w:rStyle w:val="a7"/>
            <w:rFonts w:hint="eastAsia"/>
            <w:b/>
          </w:rPr>
          <w:lastRenderedPageBreak/>
          <w:t>附：</w:t>
        </w:r>
        <w:r w:rsidRPr="009D1903">
          <w:rPr>
            <w:rStyle w:val="a7"/>
            <w:rFonts w:hint="eastAsia"/>
            <w:b/>
          </w:rPr>
          <w:t>“</w:t>
        </w:r>
        <w:r>
          <w:rPr>
            <w:rStyle w:val="a7"/>
            <w:rFonts w:hint="eastAsia"/>
            <w:b/>
          </w:rPr>
          <w:t>7</w:t>
        </w:r>
        <w:r>
          <w:rPr>
            <w:rStyle w:val="a7"/>
            <w:rFonts w:hint="eastAsia"/>
            <w:b/>
          </w:rPr>
          <w:t>龙星</w:t>
        </w:r>
      </w:ins>
      <w:ins w:id="811" w:author="user" w:date="2016-10-08T17:50:00Z">
        <w:r w:rsidR="00837402">
          <w:rPr>
            <w:rStyle w:val="a7"/>
            <w:rFonts w:hint="eastAsia"/>
            <w:b/>
          </w:rPr>
          <w:t>特码</w:t>
        </w:r>
      </w:ins>
      <w:ins w:id="812" w:author="user" w:date="2016-10-08T16:43:00Z">
        <w:r w:rsidRPr="009D1903">
          <w:rPr>
            <w:rStyle w:val="a7"/>
            <w:rFonts w:hint="eastAsia"/>
            <w:b/>
          </w:rPr>
          <w:t>”</w:t>
        </w:r>
        <w:r w:rsidRPr="006A7E40">
          <w:rPr>
            <w:rStyle w:val="a7"/>
            <w:rFonts w:hint="eastAsia"/>
            <w:b/>
          </w:rPr>
          <w:t>游戏奖级表</w:t>
        </w:r>
      </w:ins>
    </w:p>
    <w:p w14:paraId="526314E5" w14:textId="77777777" w:rsidR="00370AFC" w:rsidRDefault="00370AFC" w:rsidP="00370AFC">
      <w:pPr>
        <w:spacing w:beforeLines="100" w:before="312" w:afterLines="100" w:after="312"/>
        <w:rPr>
          <w:ins w:id="813" w:author="user" w:date="2016-10-08T16:43:00Z"/>
          <w:rFonts w:ascii="宋体" w:hAnsi="宋体"/>
          <w:b/>
          <w:sz w:val="24"/>
          <w:szCs w:val="24"/>
        </w:rPr>
      </w:pPr>
      <w:ins w:id="814" w:author="user" w:date="2016-10-08T16:43:00Z">
        <w:r w:rsidRPr="00B95524">
          <w:rPr>
            <w:rFonts w:ascii="宋体" w:hAnsi="宋体" w:hint="eastAsia"/>
            <w:b/>
            <w:sz w:val="24"/>
            <w:szCs w:val="24"/>
          </w:rPr>
          <w:t>表</w:t>
        </w:r>
        <w:r>
          <w:rPr>
            <w:rFonts w:ascii="宋体" w:hAnsi="宋体" w:hint="eastAsia"/>
            <w:b/>
            <w:sz w:val="24"/>
            <w:szCs w:val="24"/>
          </w:rPr>
          <w:t>1</w:t>
        </w:r>
        <w:r w:rsidRPr="003043BA">
          <w:rPr>
            <w:rFonts w:ascii="宋体" w:hAnsi="宋体" w:hint="eastAsia"/>
            <w:b/>
            <w:sz w:val="24"/>
            <w:szCs w:val="24"/>
          </w:rPr>
          <w:t>——</w:t>
        </w:r>
        <w:r>
          <w:rPr>
            <w:rFonts w:ascii="宋体" w:hAnsi="宋体" w:hint="eastAsia"/>
            <w:b/>
            <w:sz w:val="24"/>
            <w:szCs w:val="24"/>
          </w:rPr>
          <w:t>“7龙星</w:t>
        </w:r>
      </w:ins>
      <w:ins w:id="815" w:author="user" w:date="2016-10-08T17:50:00Z">
        <w:r w:rsidR="00837402">
          <w:rPr>
            <w:rFonts w:ascii="宋体" w:hAnsi="宋体" w:hint="eastAsia"/>
            <w:b/>
            <w:sz w:val="24"/>
            <w:szCs w:val="24"/>
          </w:rPr>
          <w:t>特码</w:t>
        </w:r>
      </w:ins>
      <w:ins w:id="816" w:author="user" w:date="2016-10-08T16:43:00Z">
        <w:r>
          <w:rPr>
            <w:rFonts w:ascii="宋体" w:hAnsi="宋体" w:hint="eastAsia"/>
            <w:b/>
            <w:sz w:val="24"/>
            <w:szCs w:val="24"/>
          </w:rPr>
          <w:t>”奖级</w:t>
        </w:r>
        <w:r w:rsidRPr="00B95524">
          <w:rPr>
            <w:rFonts w:ascii="宋体" w:hAnsi="宋体" w:hint="eastAsia"/>
            <w:b/>
            <w:sz w:val="24"/>
            <w:szCs w:val="24"/>
          </w:rPr>
          <w:t>表</w:t>
        </w:r>
      </w:ins>
    </w:p>
    <w:p w14:paraId="3E2575A0" w14:textId="77777777" w:rsidR="00370AFC" w:rsidRDefault="00837402" w:rsidP="00370AFC">
      <w:pPr>
        <w:spacing w:beforeLines="100" w:before="312" w:afterLines="100" w:after="312"/>
        <w:rPr>
          <w:ins w:id="817" w:author="user" w:date="2016-10-08T16:43:00Z"/>
          <w:noProof/>
          <w:lang w:bidi="km-KH"/>
        </w:rPr>
      </w:pPr>
      <w:ins w:id="818" w:author="user" w:date="2016-10-08T17:54:00Z">
        <w:r>
          <w:rPr>
            <w:noProof/>
          </w:rPr>
          <w:drawing>
            <wp:inline distT="0" distB="0" distL="0" distR="0" wp14:anchorId="2695F735" wp14:editId="623965A6">
              <wp:extent cx="2951535" cy="1669311"/>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65509" cy="1677215"/>
                      </a:xfrm>
                      <a:prstGeom prst="rect">
                        <a:avLst/>
                      </a:prstGeom>
                    </pic:spPr>
                  </pic:pic>
                </a:graphicData>
              </a:graphic>
            </wp:inline>
          </w:drawing>
        </w:r>
      </w:ins>
    </w:p>
    <w:p w14:paraId="3E1E4C33" w14:textId="77777777" w:rsidR="00370AFC" w:rsidRDefault="00370AFC" w:rsidP="00370AFC">
      <w:pPr>
        <w:spacing w:beforeLines="100" w:before="312" w:afterLines="100" w:after="312"/>
        <w:rPr>
          <w:ins w:id="819" w:author="user" w:date="2016-10-08T17:54:00Z"/>
          <w:noProof/>
          <w:lang w:bidi="km-KH"/>
        </w:rPr>
      </w:pPr>
    </w:p>
    <w:p w14:paraId="2B5E0889" w14:textId="77777777" w:rsidR="00837402" w:rsidRDefault="00837402" w:rsidP="00370AFC">
      <w:pPr>
        <w:spacing w:beforeLines="100" w:before="312" w:afterLines="100" w:after="312"/>
        <w:rPr>
          <w:ins w:id="820" w:author="user" w:date="2016-10-08T16:43:00Z"/>
          <w:noProof/>
          <w:lang w:bidi="km-KH"/>
        </w:rPr>
      </w:pPr>
      <w:ins w:id="821" w:author="user" w:date="2016-10-08T17:55:00Z">
        <w:r>
          <w:rPr>
            <w:noProof/>
          </w:rPr>
          <w:drawing>
            <wp:inline distT="0" distB="0" distL="0" distR="0" wp14:anchorId="4EFD7063" wp14:editId="6BCD730F">
              <wp:extent cx="2951480" cy="16865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61014" cy="1692008"/>
                      </a:xfrm>
                      <a:prstGeom prst="rect">
                        <a:avLst/>
                      </a:prstGeom>
                    </pic:spPr>
                  </pic:pic>
                </a:graphicData>
              </a:graphic>
            </wp:inline>
          </w:drawing>
        </w:r>
      </w:ins>
    </w:p>
    <w:p w14:paraId="517A3899" w14:textId="77777777" w:rsidR="00370AFC" w:rsidRDefault="00370AFC" w:rsidP="00370AFC">
      <w:pPr>
        <w:pStyle w:val="1"/>
        <w:rPr>
          <w:ins w:id="822" w:author="user" w:date="2016-10-08T16:43:00Z"/>
          <w:rFonts w:ascii="黑体" w:eastAsia="黑体" w:hAnsi="黑体"/>
          <w:sz w:val="32"/>
          <w:szCs w:val="32"/>
        </w:rPr>
      </w:pPr>
      <w:ins w:id="823" w:author="user" w:date="2016-10-08T16:43:00Z">
        <w:r w:rsidRPr="00B95524">
          <w:rPr>
            <w:sz w:val="24"/>
            <w:szCs w:val="24"/>
          </w:rPr>
          <w:br w:type="page"/>
        </w:r>
      </w:ins>
    </w:p>
    <w:p w14:paraId="58DA34B3" w14:textId="0143FA38" w:rsidR="0050747A" w:rsidRPr="0050747A" w:rsidRDefault="002604AB" w:rsidP="00494604">
      <w:pPr>
        <w:pStyle w:val="1"/>
        <w:rPr>
          <w:rFonts w:ascii="黑体" w:eastAsia="黑体" w:hAnsi="黑体"/>
          <w:b w:val="0"/>
          <w:bCs w:val="0"/>
          <w:color w:val="000000"/>
          <w:sz w:val="30"/>
          <w:szCs w:val="30"/>
        </w:rPr>
      </w:pPr>
      <w:ins w:id="824" w:author="user" w:date="2017-03-08T14:55:00Z">
        <w:r>
          <w:rPr>
            <w:rFonts w:ascii="黑体" w:eastAsia="黑体" w:hAnsi="黑体"/>
            <w:sz w:val="32"/>
            <w:szCs w:val="32"/>
          </w:rPr>
          <w:lastRenderedPageBreak/>
          <w:t>五</w:t>
        </w:r>
      </w:ins>
      <w:ins w:id="825" w:author="user" w:date="2016-10-08T16:43:00Z">
        <w:r w:rsidR="00370AFC">
          <w:rPr>
            <w:rFonts w:ascii="黑体" w:eastAsia="黑体" w:hAnsi="黑体" w:hint="eastAsia"/>
            <w:sz w:val="32"/>
            <w:szCs w:val="32"/>
          </w:rPr>
          <w:t>、</w:t>
        </w:r>
      </w:ins>
      <w:r w:rsidR="0050747A" w:rsidRPr="00FE31E0">
        <w:rPr>
          <w:rFonts w:ascii="黑体" w:eastAsia="黑体" w:hAnsi="黑体"/>
          <w:sz w:val="32"/>
          <w:szCs w:val="32"/>
        </w:rPr>
        <w:t>“</w:t>
      </w:r>
      <w:r w:rsidR="007C3E39" w:rsidRPr="00FE31E0">
        <w:rPr>
          <w:rFonts w:ascii="黑体" w:eastAsia="黑体" w:hAnsi="黑体"/>
          <w:sz w:val="32"/>
          <w:szCs w:val="32"/>
        </w:rPr>
        <w:t>天天</w:t>
      </w:r>
      <w:r w:rsidR="005413D1" w:rsidRPr="00FE31E0">
        <w:rPr>
          <w:rFonts w:ascii="黑体" w:eastAsia="黑体" w:hAnsi="黑体" w:hint="eastAsia"/>
          <w:sz w:val="32"/>
          <w:szCs w:val="32"/>
        </w:rPr>
        <w:t>赢</w:t>
      </w:r>
      <w:r w:rsidR="0050747A" w:rsidRPr="00FE31E0">
        <w:rPr>
          <w:rFonts w:ascii="黑体" w:eastAsia="黑体" w:hAnsi="黑体"/>
          <w:sz w:val="32"/>
          <w:szCs w:val="32"/>
        </w:rPr>
        <w:t>”游戏规则</w:t>
      </w:r>
    </w:p>
    <w:p w14:paraId="46249F2D" w14:textId="77777777" w:rsidR="0050747A" w:rsidRPr="0050747A" w:rsidRDefault="0050747A" w:rsidP="009D1903">
      <w:pPr>
        <w:pStyle w:val="2"/>
        <w:tabs>
          <w:tab w:val="center" w:pos="4153"/>
          <w:tab w:val="left" w:pos="5850"/>
        </w:tabs>
        <w:jc w:val="center"/>
        <w:rPr>
          <w:rFonts w:ascii="宋体" w:hAnsi="宋体" w:cs="宋体"/>
          <w:bCs w:val="0"/>
          <w:color w:val="000000"/>
          <w:kern w:val="0"/>
          <w:szCs w:val="21"/>
          <w:lang w:bidi="km-KH"/>
        </w:rPr>
      </w:pPr>
      <w:r w:rsidRPr="0050747A">
        <w:rPr>
          <w:rFonts w:ascii="宋体" w:hAnsi="宋体" w:cs="宋体"/>
          <w:bCs w:val="0"/>
          <w:color w:val="000000"/>
          <w:kern w:val="0"/>
          <w:szCs w:val="21"/>
          <w:lang w:bidi="km-KH"/>
        </w:rPr>
        <w:t>第一章</w:t>
      </w:r>
      <w:r>
        <w:rPr>
          <w:rFonts w:ascii="宋体" w:hAnsi="宋体" w:cs="宋体" w:hint="eastAsia"/>
          <w:bCs w:val="0"/>
          <w:color w:val="000000"/>
          <w:kern w:val="0"/>
          <w:szCs w:val="21"/>
          <w:lang w:bidi="km-KH"/>
        </w:rPr>
        <w:t xml:space="preserve"> </w:t>
      </w:r>
      <w:r w:rsidRPr="0050747A">
        <w:rPr>
          <w:rFonts w:ascii="宋体" w:hAnsi="宋体" w:cs="宋体"/>
          <w:bCs w:val="0"/>
          <w:color w:val="000000"/>
          <w:kern w:val="0"/>
          <w:szCs w:val="21"/>
          <w:lang w:bidi="km-KH"/>
        </w:rPr>
        <w:t>总</w:t>
      </w:r>
      <w:r>
        <w:rPr>
          <w:rFonts w:ascii="宋体" w:hAnsi="宋体" w:cs="宋体" w:hint="eastAsia"/>
          <w:bCs w:val="0"/>
          <w:color w:val="000000"/>
          <w:kern w:val="0"/>
          <w:szCs w:val="21"/>
          <w:lang w:bidi="km-KH"/>
        </w:rPr>
        <w:t xml:space="preserve"> </w:t>
      </w:r>
      <w:r w:rsidRPr="0050747A">
        <w:rPr>
          <w:rFonts w:ascii="宋体" w:hAnsi="宋体" w:cs="宋体"/>
          <w:bCs w:val="0"/>
          <w:color w:val="000000"/>
          <w:kern w:val="0"/>
          <w:szCs w:val="21"/>
          <w:lang w:bidi="km-KH"/>
        </w:rPr>
        <w:t>则</w:t>
      </w:r>
    </w:p>
    <w:p w14:paraId="05FB6D9F" w14:textId="77777777" w:rsidR="0050747A" w:rsidRPr="009D1903" w:rsidRDefault="00334F3C" w:rsidP="0057441E">
      <w:pPr>
        <w:numPr>
          <w:ilvl w:val="0"/>
          <w:numId w:val="13"/>
        </w:numPr>
        <w:tabs>
          <w:tab w:val="left" w:pos="851"/>
        </w:tabs>
        <w:spacing w:beforeLines="50" w:before="156" w:afterLines="50" w:after="156" w:line="360" w:lineRule="auto"/>
        <w:rPr>
          <w:rFonts w:ascii="宋体" w:hAnsi="宋体"/>
          <w:sz w:val="24"/>
          <w:szCs w:val="24"/>
        </w:rPr>
      </w:pPr>
      <w:r w:rsidRPr="006A7E40">
        <w:rPr>
          <w:rFonts w:ascii="宋体" w:hAnsi="宋体" w:hint="eastAsia"/>
          <w:sz w:val="24"/>
          <w:szCs w:val="24"/>
        </w:rPr>
        <w:t>“</w:t>
      </w:r>
      <w:r>
        <w:rPr>
          <w:rFonts w:ascii="宋体" w:hAnsi="宋体" w:hint="eastAsia"/>
          <w:sz w:val="24"/>
          <w:szCs w:val="24"/>
        </w:rPr>
        <w:t>天天赢</w:t>
      </w:r>
      <w:r w:rsidRPr="006A7E40">
        <w:rPr>
          <w:rFonts w:ascii="宋体" w:hAnsi="宋体" w:hint="eastAsia"/>
          <w:sz w:val="24"/>
          <w:szCs w:val="24"/>
        </w:rPr>
        <w:t>”电脑体育彩票（以下简称“</w:t>
      </w:r>
      <w:r>
        <w:rPr>
          <w:rFonts w:ascii="宋体" w:hAnsi="宋体" w:hint="eastAsia"/>
          <w:sz w:val="24"/>
          <w:szCs w:val="24"/>
        </w:rPr>
        <w:t>天天赢</w:t>
      </w:r>
      <w:r w:rsidRPr="006A7E40">
        <w:rPr>
          <w:rFonts w:ascii="宋体" w:hAnsi="宋体" w:hint="eastAsia"/>
          <w:sz w:val="24"/>
          <w:szCs w:val="24"/>
        </w:rPr>
        <w:t>”）由</w:t>
      </w:r>
      <w:del w:id="826" w:author="user" w:date="2014-12-18T14:26:00Z">
        <w:r w:rsidRPr="006A7E40" w:rsidDel="008764E8">
          <w:rPr>
            <w:rFonts w:ascii="宋体" w:hAnsi="宋体" w:hint="eastAsia"/>
            <w:sz w:val="24"/>
            <w:szCs w:val="24"/>
          </w:rPr>
          <w:delText>柬埔寨</w:delText>
        </w:r>
      </w:del>
      <w:r w:rsidRPr="006A7E40">
        <w:rPr>
          <w:rFonts w:ascii="宋体" w:hAnsi="宋体" w:hint="eastAsia"/>
          <w:sz w:val="24"/>
          <w:szCs w:val="24"/>
        </w:rPr>
        <w:t>国家体育彩票有限公司在柬埔寨全国统一组织发行，由各</w:t>
      </w:r>
      <w:del w:id="827" w:author="user" w:date="2014-12-18T14:52:00Z">
        <w:r w:rsidRPr="006A7E40" w:rsidDel="00E50CDF">
          <w:rPr>
            <w:rFonts w:ascii="宋体" w:hAnsi="宋体" w:hint="eastAsia"/>
            <w:sz w:val="24"/>
            <w:szCs w:val="24"/>
          </w:rPr>
          <w:delText>省办事处</w:delText>
        </w:r>
      </w:del>
      <w:ins w:id="828" w:author="user" w:date="2014-12-18T14:52:00Z">
        <w:r w:rsidR="00E50CDF">
          <w:rPr>
            <w:rFonts w:ascii="宋体" w:hAnsi="宋体" w:hint="eastAsia"/>
            <w:sz w:val="24"/>
            <w:szCs w:val="24"/>
          </w:rPr>
          <w:t>区域中心</w:t>
        </w:r>
      </w:ins>
      <w:r w:rsidRPr="006A7E40">
        <w:rPr>
          <w:rFonts w:ascii="宋体" w:hAnsi="宋体" w:hint="eastAsia"/>
          <w:sz w:val="24"/>
          <w:szCs w:val="24"/>
        </w:rPr>
        <w:t>负责</w:t>
      </w:r>
      <w:r>
        <w:rPr>
          <w:rFonts w:ascii="宋体" w:hAnsi="宋体" w:hint="eastAsia"/>
          <w:sz w:val="24"/>
          <w:szCs w:val="24"/>
        </w:rPr>
        <w:t>在</w:t>
      </w:r>
      <w:commentRangeStart w:id="829"/>
      <w:r w:rsidRPr="006A7E40">
        <w:rPr>
          <w:rFonts w:ascii="宋体" w:hAnsi="宋体" w:hint="eastAsia"/>
          <w:sz w:val="24"/>
          <w:szCs w:val="24"/>
        </w:rPr>
        <w:t>本</w:t>
      </w:r>
      <w:del w:id="830" w:author="user" w:date="2014-12-18T14:54:00Z">
        <w:r w:rsidRPr="006A7E40" w:rsidDel="00F53FD4">
          <w:rPr>
            <w:rFonts w:ascii="宋体" w:hAnsi="宋体" w:hint="eastAsia"/>
            <w:sz w:val="24"/>
            <w:szCs w:val="24"/>
          </w:rPr>
          <w:delText>行政</w:delText>
        </w:r>
      </w:del>
      <w:r w:rsidRPr="006A7E40">
        <w:rPr>
          <w:rFonts w:ascii="宋体" w:hAnsi="宋体" w:hint="eastAsia"/>
          <w:sz w:val="24"/>
          <w:szCs w:val="24"/>
        </w:rPr>
        <w:t>区域</w:t>
      </w:r>
      <w:commentRangeEnd w:id="829"/>
      <w:r w:rsidR="007A30AF">
        <w:rPr>
          <w:rStyle w:val="ad"/>
        </w:rPr>
        <w:commentReference w:id="829"/>
      </w:r>
      <w:r w:rsidRPr="006A7E40">
        <w:rPr>
          <w:rFonts w:ascii="宋体" w:hAnsi="宋体" w:hint="eastAsia"/>
          <w:sz w:val="24"/>
          <w:szCs w:val="24"/>
        </w:rPr>
        <w:t>内</w:t>
      </w:r>
      <w:r>
        <w:rPr>
          <w:rFonts w:ascii="宋体" w:hAnsi="宋体" w:hint="eastAsia"/>
          <w:sz w:val="24"/>
          <w:szCs w:val="24"/>
        </w:rPr>
        <w:t>对</w:t>
      </w:r>
      <w:r w:rsidRPr="006A7E40">
        <w:rPr>
          <w:rFonts w:ascii="宋体" w:hAnsi="宋体" w:hint="eastAsia"/>
          <w:sz w:val="24"/>
          <w:szCs w:val="24"/>
        </w:rPr>
        <w:t>此游戏的销售活动进行组织和管理。</w:t>
      </w:r>
    </w:p>
    <w:p w14:paraId="19A9324C" w14:textId="77777777" w:rsidR="0050747A" w:rsidRPr="009D1903" w:rsidRDefault="0050747A" w:rsidP="0057441E">
      <w:pPr>
        <w:numPr>
          <w:ilvl w:val="0"/>
          <w:numId w:val="13"/>
        </w:numPr>
        <w:spacing w:beforeLines="50" w:before="156" w:afterLines="50" w:after="156" w:line="360" w:lineRule="auto"/>
        <w:rPr>
          <w:rFonts w:ascii="宋体" w:hAnsi="宋体"/>
          <w:sz w:val="24"/>
          <w:szCs w:val="24"/>
        </w:rPr>
      </w:pPr>
      <w:r w:rsidRPr="009D1903">
        <w:rPr>
          <w:rFonts w:ascii="宋体" w:hAnsi="宋体"/>
          <w:sz w:val="24"/>
          <w:szCs w:val="24"/>
        </w:rPr>
        <w:t>“</w:t>
      </w:r>
      <w:r w:rsidR="008C05CF">
        <w:rPr>
          <w:rFonts w:ascii="宋体" w:hAnsi="宋体"/>
          <w:sz w:val="24"/>
          <w:szCs w:val="24"/>
        </w:rPr>
        <w:t>天天赢</w:t>
      </w:r>
      <w:r w:rsidRPr="009D1903">
        <w:rPr>
          <w:rFonts w:ascii="宋体" w:hAnsi="宋体"/>
          <w:sz w:val="24"/>
          <w:szCs w:val="24"/>
        </w:rPr>
        <w:t>”采用计算机网络系统发行销售，定期开奖。</w:t>
      </w:r>
    </w:p>
    <w:p w14:paraId="0AFB56AB" w14:textId="77777777" w:rsidR="0050747A" w:rsidRPr="009D1903" w:rsidRDefault="0050747A" w:rsidP="0057441E">
      <w:pPr>
        <w:numPr>
          <w:ilvl w:val="0"/>
          <w:numId w:val="13"/>
        </w:numPr>
        <w:spacing w:beforeLines="50" w:before="156" w:afterLines="50" w:after="156" w:line="360" w:lineRule="auto"/>
        <w:rPr>
          <w:rFonts w:ascii="宋体" w:hAnsi="宋体"/>
          <w:sz w:val="24"/>
          <w:szCs w:val="24"/>
        </w:rPr>
      </w:pPr>
      <w:r w:rsidRPr="009D1903">
        <w:rPr>
          <w:rFonts w:ascii="宋体" w:hAnsi="宋体"/>
          <w:sz w:val="24"/>
          <w:szCs w:val="24"/>
        </w:rPr>
        <w:t>“</w:t>
      </w:r>
      <w:r w:rsidR="008C05CF">
        <w:rPr>
          <w:rFonts w:ascii="宋体" w:hAnsi="宋体"/>
          <w:sz w:val="24"/>
          <w:szCs w:val="24"/>
        </w:rPr>
        <w:t>天天赢</w:t>
      </w:r>
      <w:r w:rsidRPr="009D1903">
        <w:rPr>
          <w:rFonts w:ascii="宋体" w:hAnsi="宋体"/>
          <w:sz w:val="24"/>
          <w:szCs w:val="24"/>
        </w:rPr>
        <w:t>”实行自愿购买，凡购票者均被视为同意并遵守本规则。</w:t>
      </w:r>
    </w:p>
    <w:p w14:paraId="6738956B" w14:textId="77777777" w:rsidR="0050747A" w:rsidRPr="009D1903" w:rsidRDefault="00AF16BE" w:rsidP="0057441E">
      <w:pPr>
        <w:numPr>
          <w:ilvl w:val="0"/>
          <w:numId w:val="13"/>
        </w:numPr>
        <w:spacing w:beforeLines="50" w:before="156" w:afterLines="50" w:after="156" w:line="360" w:lineRule="auto"/>
        <w:rPr>
          <w:rFonts w:ascii="宋体" w:hAnsi="宋体"/>
          <w:sz w:val="24"/>
          <w:szCs w:val="24"/>
        </w:rPr>
      </w:pPr>
      <w:r w:rsidRPr="006A7E40">
        <w:rPr>
          <w:rFonts w:ascii="宋体" w:hAnsi="宋体" w:hint="eastAsia"/>
          <w:sz w:val="24"/>
          <w:szCs w:val="24"/>
        </w:rPr>
        <w:t>不得向</w:t>
      </w:r>
      <w:r>
        <w:rPr>
          <w:rFonts w:ascii="宋体" w:hAnsi="宋体" w:hint="eastAsia"/>
          <w:sz w:val="24"/>
          <w:szCs w:val="24"/>
        </w:rPr>
        <w:t>18岁以下</w:t>
      </w:r>
      <w:r w:rsidRPr="006A7E40">
        <w:rPr>
          <w:rFonts w:ascii="宋体" w:hAnsi="宋体" w:hint="eastAsia"/>
          <w:sz w:val="24"/>
          <w:szCs w:val="24"/>
        </w:rPr>
        <w:t>未成年人销售彩票或兑付奖金。</w:t>
      </w:r>
    </w:p>
    <w:p w14:paraId="00C905AA" w14:textId="77777777" w:rsidR="0050747A" w:rsidRPr="0050747A" w:rsidRDefault="0050747A" w:rsidP="0050747A">
      <w:pPr>
        <w:pStyle w:val="2"/>
        <w:jc w:val="center"/>
        <w:rPr>
          <w:rFonts w:ascii="宋体" w:hAnsi="宋体" w:cs="宋体"/>
          <w:bCs w:val="0"/>
          <w:color w:val="000000"/>
          <w:kern w:val="0"/>
          <w:szCs w:val="21"/>
          <w:lang w:bidi="km-KH"/>
        </w:rPr>
      </w:pPr>
      <w:r w:rsidRPr="0050747A">
        <w:rPr>
          <w:rFonts w:ascii="宋体" w:hAnsi="宋体" w:cs="宋体"/>
          <w:bCs w:val="0"/>
          <w:color w:val="000000"/>
          <w:kern w:val="0"/>
          <w:szCs w:val="21"/>
          <w:lang w:bidi="km-KH"/>
        </w:rPr>
        <w:t>第二章</w:t>
      </w:r>
      <w:r>
        <w:rPr>
          <w:rFonts w:ascii="宋体" w:hAnsi="宋体" w:cs="宋体" w:hint="eastAsia"/>
          <w:bCs w:val="0"/>
          <w:color w:val="000000"/>
          <w:kern w:val="0"/>
          <w:szCs w:val="21"/>
          <w:lang w:bidi="km-KH"/>
        </w:rPr>
        <w:t xml:space="preserve"> </w:t>
      </w:r>
      <w:r w:rsidRPr="0050747A">
        <w:rPr>
          <w:rFonts w:ascii="宋体" w:hAnsi="宋体" w:cs="宋体"/>
          <w:bCs w:val="0"/>
          <w:color w:val="000000"/>
          <w:kern w:val="0"/>
          <w:szCs w:val="21"/>
          <w:lang w:bidi="km-KH"/>
        </w:rPr>
        <w:t>投</w:t>
      </w:r>
      <w:r>
        <w:rPr>
          <w:rFonts w:ascii="宋体" w:hAnsi="宋体" w:cs="宋体" w:hint="eastAsia"/>
          <w:bCs w:val="0"/>
          <w:color w:val="000000"/>
          <w:kern w:val="0"/>
          <w:szCs w:val="21"/>
          <w:lang w:bidi="km-KH"/>
        </w:rPr>
        <w:t xml:space="preserve"> </w:t>
      </w:r>
      <w:r w:rsidRPr="0050747A">
        <w:rPr>
          <w:rFonts w:ascii="宋体" w:hAnsi="宋体" w:cs="宋体"/>
          <w:bCs w:val="0"/>
          <w:color w:val="000000"/>
          <w:kern w:val="0"/>
          <w:szCs w:val="21"/>
          <w:lang w:bidi="km-KH"/>
        </w:rPr>
        <w:t>注</w:t>
      </w:r>
    </w:p>
    <w:p w14:paraId="3AEAEB6D" w14:textId="77777777" w:rsidR="001E7603" w:rsidRDefault="001E7603" w:rsidP="0057441E">
      <w:pPr>
        <w:numPr>
          <w:ilvl w:val="0"/>
          <w:numId w:val="13"/>
        </w:numPr>
        <w:spacing w:beforeLines="50" w:before="156" w:afterLines="50" w:after="156" w:line="360" w:lineRule="auto"/>
        <w:rPr>
          <w:rFonts w:ascii="宋体" w:hAnsi="宋体"/>
          <w:sz w:val="24"/>
          <w:szCs w:val="24"/>
        </w:rPr>
      </w:pPr>
      <w:r>
        <w:rPr>
          <w:rFonts w:ascii="宋体" w:hAnsi="宋体" w:hint="eastAsia"/>
          <w:sz w:val="24"/>
          <w:szCs w:val="24"/>
        </w:rPr>
        <w:t>“天天赢”游戏包括</w:t>
      </w:r>
      <w:r w:rsidR="00890E6F">
        <w:rPr>
          <w:rFonts w:ascii="宋体" w:hAnsi="宋体" w:hint="eastAsia"/>
          <w:sz w:val="24"/>
          <w:szCs w:val="24"/>
        </w:rPr>
        <w:t>三</w:t>
      </w:r>
      <w:r>
        <w:rPr>
          <w:rFonts w:ascii="宋体" w:hAnsi="宋体" w:hint="eastAsia"/>
          <w:sz w:val="24"/>
          <w:szCs w:val="24"/>
        </w:rPr>
        <w:t>种玩法，分别为4D玩法、前三后三玩法</w:t>
      </w:r>
      <w:r w:rsidR="00890E6F">
        <w:rPr>
          <w:rFonts w:ascii="宋体" w:hAnsi="宋体" w:hint="eastAsia"/>
          <w:sz w:val="24"/>
          <w:szCs w:val="24"/>
        </w:rPr>
        <w:t>和</w:t>
      </w:r>
      <w:r>
        <w:rPr>
          <w:rFonts w:ascii="宋体" w:hAnsi="宋体" w:hint="eastAsia"/>
          <w:sz w:val="24"/>
          <w:szCs w:val="24"/>
        </w:rPr>
        <w:t>前二后二玩法</w:t>
      </w:r>
      <w:r w:rsidR="003F442E">
        <w:rPr>
          <w:rFonts w:ascii="宋体" w:hAnsi="宋体" w:hint="eastAsia"/>
          <w:sz w:val="24"/>
          <w:szCs w:val="24"/>
        </w:rPr>
        <w:t>。</w:t>
      </w:r>
    </w:p>
    <w:p w14:paraId="615695EE" w14:textId="77777777" w:rsidR="00710D4F" w:rsidRDefault="00F809EF" w:rsidP="0057441E">
      <w:pPr>
        <w:numPr>
          <w:ilvl w:val="0"/>
          <w:numId w:val="23"/>
        </w:numPr>
        <w:spacing w:beforeLines="50" w:before="156" w:afterLines="50" w:after="156" w:line="360" w:lineRule="auto"/>
        <w:rPr>
          <w:rFonts w:ascii="宋体" w:hAnsi="宋体"/>
          <w:sz w:val="24"/>
          <w:szCs w:val="24"/>
        </w:rPr>
      </w:pPr>
      <w:r>
        <w:rPr>
          <w:rFonts w:ascii="宋体" w:hAnsi="宋体" w:hint="eastAsia"/>
          <w:sz w:val="24"/>
          <w:szCs w:val="24"/>
        </w:rPr>
        <w:t>直选</w:t>
      </w:r>
      <w:r w:rsidR="001E7603">
        <w:rPr>
          <w:rFonts w:ascii="宋体" w:hAnsi="宋体" w:hint="eastAsia"/>
          <w:sz w:val="24"/>
          <w:szCs w:val="24"/>
        </w:rPr>
        <w:t>4D玩法：投注者选择一个范围在0000-9999的四位数</w:t>
      </w:r>
      <w:r w:rsidR="00414A51">
        <w:rPr>
          <w:rFonts w:ascii="宋体" w:hAnsi="宋体" w:hint="eastAsia"/>
          <w:sz w:val="24"/>
          <w:szCs w:val="24"/>
        </w:rPr>
        <w:t>。</w:t>
      </w:r>
      <w:r w:rsidR="001E7603">
        <w:rPr>
          <w:rFonts w:ascii="宋体" w:hAnsi="宋体" w:hint="eastAsia"/>
          <w:sz w:val="24"/>
          <w:szCs w:val="24"/>
        </w:rPr>
        <w:t>单</w:t>
      </w:r>
      <w:ins w:id="831" w:author="user" w:date="2014-12-18T14:27:00Z">
        <w:r w:rsidR="008764E8">
          <w:rPr>
            <w:rFonts w:ascii="宋体" w:hAnsi="宋体" w:hint="eastAsia"/>
            <w:sz w:val="24"/>
            <w:szCs w:val="24"/>
          </w:rPr>
          <w:t>票</w:t>
        </w:r>
      </w:ins>
      <w:r w:rsidR="001E7603">
        <w:rPr>
          <w:rFonts w:ascii="宋体" w:hAnsi="宋体" w:hint="eastAsia"/>
          <w:sz w:val="24"/>
          <w:szCs w:val="24"/>
        </w:rPr>
        <w:t>金额</w:t>
      </w:r>
      <w:commentRangeStart w:id="832"/>
      <w:ins w:id="833" w:author="user" w:date="2014-12-18T17:08:00Z">
        <w:r w:rsidR="00686E93">
          <w:rPr>
            <w:rFonts w:ascii="宋体" w:hAnsi="宋体" w:hint="eastAsia"/>
            <w:sz w:val="24"/>
            <w:szCs w:val="24"/>
          </w:rPr>
          <w:t>1000瑞尔（</w:t>
        </w:r>
      </w:ins>
      <w:r w:rsidR="001E7603">
        <w:rPr>
          <w:rFonts w:ascii="宋体" w:hAnsi="宋体" w:hint="eastAsia"/>
          <w:sz w:val="24"/>
          <w:szCs w:val="24"/>
        </w:rPr>
        <w:t>0.25美元</w:t>
      </w:r>
      <w:ins w:id="834" w:author="user" w:date="2014-12-18T17:08:00Z">
        <w:r w:rsidR="00686E93">
          <w:rPr>
            <w:rFonts w:ascii="宋体" w:hAnsi="宋体" w:hint="eastAsia"/>
            <w:sz w:val="24"/>
            <w:szCs w:val="24"/>
          </w:rPr>
          <w:t>）</w:t>
        </w:r>
      </w:ins>
      <w:commentRangeEnd w:id="832"/>
      <w:ins w:id="835" w:author="user" w:date="2014-12-18T17:09:00Z">
        <w:r w:rsidR="00BC0E54">
          <w:rPr>
            <w:rStyle w:val="ad"/>
          </w:rPr>
          <w:commentReference w:id="832"/>
        </w:r>
      </w:ins>
      <w:ins w:id="836" w:author="user" w:date="2014-12-18T14:27:00Z">
        <w:r w:rsidR="008764E8">
          <w:rPr>
            <w:rFonts w:ascii="宋体" w:hAnsi="宋体" w:hint="eastAsia"/>
            <w:sz w:val="24"/>
            <w:szCs w:val="24"/>
          </w:rPr>
          <w:t>以上</w:t>
        </w:r>
      </w:ins>
      <w:r w:rsidR="001E7603">
        <w:rPr>
          <w:rFonts w:ascii="宋体" w:hAnsi="宋体" w:hint="eastAsia"/>
          <w:sz w:val="24"/>
          <w:szCs w:val="24"/>
        </w:rPr>
        <w:t>。</w:t>
      </w:r>
    </w:p>
    <w:p w14:paraId="51C2AEE4" w14:textId="77777777" w:rsidR="00710D4F" w:rsidRDefault="00710D4F" w:rsidP="0057441E">
      <w:pPr>
        <w:numPr>
          <w:ilvl w:val="0"/>
          <w:numId w:val="23"/>
        </w:numPr>
        <w:spacing w:beforeLines="50" w:before="156" w:afterLines="50" w:after="156" w:line="360" w:lineRule="auto"/>
        <w:rPr>
          <w:rFonts w:ascii="宋体" w:hAnsi="宋体"/>
          <w:sz w:val="24"/>
          <w:szCs w:val="24"/>
        </w:rPr>
      </w:pPr>
      <w:r>
        <w:rPr>
          <w:rFonts w:ascii="宋体" w:hAnsi="宋体" w:hint="eastAsia"/>
          <w:sz w:val="24"/>
          <w:szCs w:val="24"/>
        </w:rPr>
        <w:t>前三后三玩法</w:t>
      </w:r>
      <w:r w:rsidR="00890E6F">
        <w:rPr>
          <w:rFonts w:ascii="宋体" w:hAnsi="宋体" w:hint="eastAsia"/>
          <w:sz w:val="24"/>
          <w:szCs w:val="24"/>
        </w:rPr>
        <w:t>：</w:t>
      </w:r>
      <w:r>
        <w:rPr>
          <w:rFonts w:ascii="宋体" w:hAnsi="宋体" w:hint="eastAsia"/>
          <w:sz w:val="24"/>
          <w:szCs w:val="24"/>
        </w:rPr>
        <w:t>投注者选择一个范围在000-999的三位数。单</w:t>
      </w:r>
      <w:ins w:id="837" w:author="user" w:date="2014-12-18T14:27:00Z">
        <w:r w:rsidR="008764E8">
          <w:rPr>
            <w:rFonts w:ascii="宋体" w:hAnsi="宋体" w:hint="eastAsia"/>
            <w:sz w:val="24"/>
            <w:szCs w:val="24"/>
          </w:rPr>
          <w:t>票</w:t>
        </w:r>
      </w:ins>
      <w:r>
        <w:rPr>
          <w:rFonts w:ascii="宋体" w:hAnsi="宋体" w:hint="eastAsia"/>
          <w:sz w:val="24"/>
          <w:szCs w:val="24"/>
        </w:rPr>
        <w:t>金额</w:t>
      </w:r>
      <w:ins w:id="838" w:author="user" w:date="2014-12-18T17:09:00Z">
        <w:r w:rsidR="00686E93">
          <w:rPr>
            <w:rFonts w:ascii="宋体" w:hAnsi="宋体" w:hint="eastAsia"/>
            <w:sz w:val="24"/>
            <w:szCs w:val="24"/>
          </w:rPr>
          <w:t>1000瑞尔（</w:t>
        </w:r>
      </w:ins>
      <w:r>
        <w:rPr>
          <w:rFonts w:ascii="宋体" w:hAnsi="宋体" w:hint="eastAsia"/>
          <w:sz w:val="24"/>
          <w:szCs w:val="24"/>
        </w:rPr>
        <w:t>0.25美元</w:t>
      </w:r>
      <w:ins w:id="839" w:author="user" w:date="2014-12-18T17:09:00Z">
        <w:r w:rsidR="00686E93">
          <w:rPr>
            <w:rFonts w:ascii="宋体" w:hAnsi="宋体" w:hint="eastAsia"/>
            <w:sz w:val="24"/>
            <w:szCs w:val="24"/>
          </w:rPr>
          <w:t>）</w:t>
        </w:r>
      </w:ins>
      <w:ins w:id="840" w:author="user" w:date="2014-12-18T14:27:00Z">
        <w:r w:rsidR="008764E8">
          <w:rPr>
            <w:rFonts w:ascii="宋体" w:hAnsi="宋体" w:hint="eastAsia"/>
            <w:sz w:val="24"/>
            <w:szCs w:val="24"/>
          </w:rPr>
          <w:t>以上</w:t>
        </w:r>
      </w:ins>
      <w:r>
        <w:rPr>
          <w:rFonts w:ascii="宋体" w:hAnsi="宋体" w:hint="eastAsia"/>
          <w:sz w:val="24"/>
          <w:szCs w:val="24"/>
        </w:rPr>
        <w:t>。</w:t>
      </w:r>
    </w:p>
    <w:p w14:paraId="34BC3C18" w14:textId="77777777" w:rsidR="001E7603" w:rsidRDefault="00710D4F" w:rsidP="0057441E">
      <w:pPr>
        <w:numPr>
          <w:ilvl w:val="0"/>
          <w:numId w:val="23"/>
        </w:numPr>
        <w:spacing w:beforeLines="50" w:before="156" w:afterLines="50" w:after="156" w:line="360" w:lineRule="auto"/>
        <w:rPr>
          <w:rFonts w:ascii="宋体" w:hAnsi="宋体"/>
          <w:sz w:val="24"/>
          <w:szCs w:val="24"/>
        </w:rPr>
      </w:pPr>
      <w:r>
        <w:rPr>
          <w:rFonts w:ascii="宋体" w:hAnsi="宋体" w:hint="eastAsia"/>
          <w:sz w:val="24"/>
          <w:szCs w:val="24"/>
        </w:rPr>
        <w:t>前二后二玩法：投注者选择一个范围在00-99的两位数。单</w:t>
      </w:r>
      <w:ins w:id="841" w:author="user" w:date="2014-12-18T14:27:00Z">
        <w:r w:rsidR="008764E8">
          <w:rPr>
            <w:rFonts w:ascii="宋体" w:hAnsi="宋体" w:hint="eastAsia"/>
            <w:sz w:val="24"/>
            <w:szCs w:val="24"/>
          </w:rPr>
          <w:t>票</w:t>
        </w:r>
      </w:ins>
      <w:r>
        <w:rPr>
          <w:rFonts w:ascii="宋体" w:hAnsi="宋体" w:hint="eastAsia"/>
          <w:sz w:val="24"/>
          <w:szCs w:val="24"/>
        </w:rPr>
        <w:t>金额</w:t>
      </w:r>
      <w:ins w:id="842" w:author="user" w:date="2014-12-18T17:09:00Z">
        <w:r w:rsidR="00686E93">
          <w:rPr>
            <w:rFonts w:ascii="宋体" w:hAnsi="宋体" w:hint="eastAsia"/>
            <w:sz w:val="24"/>
            <w:szCs w:val="24"/>
          </w:rPr>
          <w:t>1000瑞尔（</w:t>
        </w:r>
      </w:ins>
      <w:r>
        <w:rPr>
          <w:rFonts w:ascii="宋体" w:hAnsi="宋体" w:hint="eastAsia"/>
          <w:sz w:val="24"/>
          <w:szCs w:val="24"/>
        </w:rPr>
        <w:t>0.25美元</w:t>
      </w:r>
      <w:ins w:id="843" w:author="user" w:date="2014-12-18T17:09:00Z">
        <w:r w:rsidR="00686E93">
          <w:rPr>
            <w:rFonts w:ascii="宋体" w:hAnsi="宋体" w:hint="eastAsia"/>
            <w:sz w:val="24"/>
            <w:szCs w:val="24"/>
          </w:rPr>
          <w:t>）</w:t>
        </w:r>
      </w:ins>
      <w:ins w:id="844" w:author="user" w:date="2014-12-18T14:27:00Z">
        <w:r w:rsidR="008764E8">
          <w:rPr>
            <w:rFonts w:ascii="宋体" w:hAnsi="宋体" w:hint="eastAsia"/>
            <w:sz w:val="24"/>
            <w:szCs w:val="24"/>
          </w:rPr>
          <w:t>以上</w:t>
        </w:r>
      </w:ins>
      <w:r>
        <w:rPr>
          <w:rFonts w:ascii="宋体" w:hAnsi="宋体" w:hint="eastAsia"/>
          <w:sz w:val="24"/>
          <w:szCs w:val="24"/>
        </w:rPr>
        <w:t>。</w:t>
      </w:r>
    </w:p>
    <w:p w14:paraId="345A2156" w14:textId="77777777" w:rsidR="00890E6F" w:rsidRDefault="00890E6F" w:rsidP="0057441E">
      <w:pPr>
        <w:spacing w:beforeLines="50" w:before="156" w:afterLines="50" w:after="156" w:line="360" w:lineRule="auto"/>
        <w:ind w:left="420"/>
        <w:rPr>
          <w:rFonts w:ascii="宋体" w:hAnsi="宋体"/>
          <w:sz w:val="24"/>
          <w:szCs w:val="24"/>
        </w:rPr>
      </w:pPr>
      <w:r>
        <w:rPr>
          <w:rFonts w:ascii="宋体" w:hAnsi="宋体" w:hint="eastAsia"/>
          <w:sz w:val="24"/>
          <w:szCs w:val="24"/>
        </w:rPr>
        <w:t>逢节假日或其他特殊场合，可以</w:t>
      </w:r>
      <w:r w:rsidR="00C44FB3">
        <w:rPr>
          <w:rFonts w:ascii="宋体" w:hAnsi="宋体" w:hint="eastAsia"/>
          <w:sz w:val="24"/>
          <w:szCs w:val="24"/>
        </w:rPr>
        <w:t>对这三种玩法</w:t>
      </w:r>
      <w:r w:rsidR="003455D5">
        <w:rPr>
          <w:rFonts w:ascii="宋体" w:hAnsi="宋体" w:hint="eastAsia"/>
          <w:sz w:val="24"/>
          <w:szCs w:val="24"/>
        </w:rPr>
        <w:t>开启</w:t>
      </w:r>
      <w:r>
        <w:rPr>
          <w:rFonts w:ascii="宋体" w:hAnsi="宋体" w:hint="eastAsia"/>
          <w:sz w:val="24"/>
          <w:szCs w:val="24"/>
        </w:rPr>
        <w:t>特别奖</w:t>
      </w:r>
      <w:ins w:id="845" w:author="user" w:date="2014-12-18T14:27:00Z">
        <w:r w:rsidR="008764E8">
          <w:rPr>
            <w:rFonts w:ascii="宋体" w:hAnsi="宋体" w:hint="eastAsia"/>
            <w:sz w:val="24"/>
            <w:szCs w:val="24"/>
          </w:rPr>
          <w:t>，以公司公告为准</w:t>
        </w:r>
      </w:ins>
      <w:r w:rsidR="003806E2">
        <w:rPr>
          <w:rFonts w:ascii="宋体" w:hAnsi="宋体" w:hint="eastAsia"/>
          <w:sz w:val="24"/>
          <w:szCs w:val="24"/>
        </w:rPr>
        <w:t>：</w:t>
      </w:r>
    </w:p>
    <w:p w14:paraId="00BDB810" w14:textId="77777777" w:rsidR="008F369D" w:rsidRDefault="0015636D" w:rsidP="0057441E">
      <w:pPr>
        <w:numPr>
          <w:ilvl w:val="0"/>
          <w:numId w:val="23"/>
        </w:numPr>
        <w:spacing w:beforeLines="50" w:before="156" w:afterLines="50" w:after="156" w:line="360" w:lineRule="auto"/>
        <w:rPr>
          <w:rFonts w:ascii="宋体" w:hAnsi="宋体"/>
          <w:sz w:val="24"/>
          <w:szCs w:val="24"/>
        </w:rPr>
      </w:pPr>
      <w:r>
        <w:rPr>
          <w:rFonts w:ascii="宋体" w:hAnsi="宋体" w:hint="eastAsia"/>
          <w:sz w:val="24"/>
          <w:szCs w:val="24"/>
        </w:rPr>
        <w:t>直选4D特别奖</w:t>
      </w:r>
      <w:r w:rsidR="00D46B00">
        <w:rPr>
          <w:rFonts w:ascii="宋体" w:hAnsi="宋体" w:hint="eastAsia"/>
          <w:sz w:val="24"/>
          <w:szCs w:val="24"/>
        </w:rPr>
        <w:t>：投注者</w:t>
      </w:r>
      <w:r w:rsidR="00354751">
        <w:rPr>
          <w:rFonts w:ascii="宋体" w:hAnsi="宋体" w:hint="eastAsia"/>
          <w:sz w:val="24"/>
          <w:szCs w:val="24"/>
        </w:rPr>
        <w:t>选择直选4D玩法，并</w:t>
      </w:r>
      <w:r w:rsidR="00D46B00">
        <w:rPr>
          <w:rFonts w:ascii="宋体" w:hAnsi="宋体" w:hint="eastAsia"/>
          <w:sz w:val="24"/>
          <w:szCs w:val="24"/>
        </w:rPr>
        <w:t>选择</w:t>
      </w:r>
      <w:del w:id="846" w:author="user" w:date="2014-12-18T14:42:00Z">
        <w:r w:rsidR="00D46B00" w:rsidDel="00E50CDF">
          <w:rPr>
            <w:rFonts w:ascii="宋体" w:hAnsi="宋体" w:hint="eastAsia"/>
            <w:sz w:val="24"/>
            <w:szCs w:val="24"/>
          </w:rPr>
          <w:delText>一个</w:delText>
        </w:r>
      </w:del>
      <w:r w:rsidR="001F3C92">
        <w:rPr>
          <w:rFonts w:ascii="宋体" w:hAnsi="宋体" w:hint="eastAsia"/>
          <w:sz w:val="24"/>
          <w:szCs w:val="24"/>
        </w:rPr>
        <w:t>四个位</w:t>
      </w:r>
      <w:ins w:id="847" w:author="user" w:date="2014-12-18T14:28:00Z">
        <w:r w:rsidR="0023495B">
          <w:rPr>
            <w:rFonts w:ascii="宋体" w:hAnsi="宋体" w:hint="eastAsia"/>
            <w:sz w:val="24"/>
            <w:szCs w:val="24"/>
          </w:rPr>
          <w:t>数</w:t>
        </w:r>
      </w:ins>
      <w:r w:rsidR="001F3C92">
        <w:rPr>
          <w:rFonts w:ascii="宋体" w:hAnsi="宋体" w:hint="eastAsia"/>
          <w:sz w:val="24"/>
          <w:szCs w:val="24"/>
        </w:rPr>
        <w:t>均相同的</w:t>
      </w:r>
      <w:ins w:id="848" w:author="user" w:date="2014-12-18T14:42:00Z">
        <w:r w:rsidR="00E50CDF">
          <w:rPr>
            <w:rFonts w:ascii="宋体" w:hAnsi="宋体" w:hint="eastAsia"/>
            <w:sz w:val="24"/>
            <w:szCs w:val="24"/>
          </w:rPr>
          <w:t>号码</w:t>
        </w:r>
      </w:ins>
      <w:del w:id="849" w:author="user" w:date="2014-12-18T14:42:00Z">
        <w:r w:rsidR="00D46B00" w:rsidDel="00E50CDF">
          <w:rPr>
            <w:rFonts w:ascii="宋体" w:hAnsi="宋体" w:hint="eastAsia"/>
            <w:sz w:val="24"/>
            <w:szCs w:val="24"/>
          </w:rPr>
          <w:delText>四位数</w:delText>
        </w:r>
      </w:del>
      <w:r w:rsidR="008F369D">
        <w:rPr>
          <w:rFonts w:ascii="宋体" w:hAnsi="宋体" w:hint="eastAsia"/>
          <w:sz w:val="24"/>
          <w:szCs w:val="24"/>
        </w:rPr>
        <w:t>，作为一注投注号码。</w:t>
      </w:r>
      <w:ins w:id="850" w:author="user" w:date="2014-12-18T14:28:00Z">
        <w:r w:rsidR="0023495B">
          <w:rPr>
            <w:rFonts w:ascii="宋体" w:hAnsi="宋体" w:hint="eastAsia"/>
            <w:sz w:val="24"/>
            <w:szCs w:val="24"/>
          </w:rPr>
          <w:t>（例如：9999）</w:t>
        </w:r>
      </w:ins>
    </w:p>
    <w:p w14:paraId="094AECCC" w14:textId="77777777" w:rsidR="008F369D" w:rsidRDefault="00D46B00" w:rsidP="0057441E">
      <w:pPr>
        <w:numPr>
          <w:ilvl w:val="0"/>
          <w:numId w:val="23"/>
        </w:numPr>
        <w:spacing w:beforeLines="50" w:before="156" w:afterLines="50" w:after="156" w:line="360" w:lineRule="auto"/>
        <w:rPr>
          <w:rFonts w:ascii="宋体" w:hAnsi="宋体"/>
          <w:sz w:val="24"/>
          <w:szCs w:val="24"/>
        </w:rPr>
      </w:pPr>
      <w:r>
        <w:rPr>
          <w:rFonts w:ascii="宋体" w:hAnsi="宋体" w:hint="eastAsia"/>
          <w:sz w:val="24"/>
          <w:szCs w:val="24"/>
        </w:rPr>
        <w:t>前三后</w:t>
      </w:r>
      <w:proofErr w:type="gramStart"/>
      <w:r>
        <w:rPr>
          <w:rFonts w:ascii="宋体" w:hAnsi="宋体" w:hint="eastAsia"/>
          <w:sz w:val="24"/>
          <w:szCs w:val="24"/>
        </w:rPr>
        <w:t>三特别</w:t>
      </w:r>
      <w:proofErr w:type="gramEnd"/>
      <w:r>
        <w:rPr>
          <w:rFonts w:ascii="宋体" w:hAnsi="宋体" w:hint="eastAsia"/>
          <w:sz w:val="24"/>
          <w:szCs w:val="24"/>
        </w:rPr>
        <w:t>奖：投注者</w:t>
      </w:r>
      <w:r w:rsidR="00517FD8">
        <w:rPr>
          <w:rFonts w:ascii="宋体" w:hAnsi="宋体" w:hint="eastAsia"/>
          <w:sz w:val="24"/>
          <w:szCs w:val="24"/>
        </w:rPr>
        <w:t>选择前三后三玩法，并</w:t>
      </w:r>
      <w:r>
        <w:rPr>
          <w:rFonts w:ascii="宋体" w:hAnsi="宋体" w:hint="eastAsia"/>
          <w:sz w:val="24"/>
          <w:szCs w:val="24"/>
        </w:rPr>
        <w:t>选择</w:t>
      </w:r>
      <w:del w:id="851" w:author="user" w:date="2014-12-18T14:43:00Z">
        <w:r w:rsidDel="00E50CDF">
          <w:rPr>
            <w:rFonts w:ascii="宋体" w:hAnsi="宋体" w:hint="eastAsia"/>
            <w:sz w:val="24"/>
            <w:szCs w:val="24"/>
          </w:rPr>
          <w:delText>一个</w:delText>
        </w:r>
      </w:del>
      <w:r w:rsidR="00517FD8">
        <w:rPr>
          <w:rFonts w:ascii="宋体" w:hAnsi="宋体" w:hint="eastAsia"/>
          <w:sz w:val="24"/>
          <w:szCs w:val="24"/>
        </w:rPr>
        <w:t>三个位</w:t>
      </w:r>
      <w:ins w:id="852" w:author="user" w:date="2014-12-18T14:28:00Z">
        <w:r w:rsidR="0023495B">
          <w:rPr>
            <w:rFonts w:ascii="宋体" w:hAnsi="宋体" w:hint="eastAsia"/>
            <w:sz w:val="24"/>
            <w:szCs w:val="24"/>
          </w:rPr>
          <w:t>数</w:t>
        </w:r>
      </w:ins>
      <w:r w:rsidR="00517FD8">
        <w:rPr>
          <w:rFonts w:ascii="宋体" w:hAnsi="宋体" w:hint="eastAsia"/>
          <w:sz w:val="24"/>
          <w:szCs w:val="24"/>
        </w:rPr>
        <w:t>均相同的</w:t>
      </w:r>
      <w:del w:id="853" w:author="user" w:date="2014-12-18T14:43:00Z">
        <w:r w:rsidDel="00E50CDF">
          <w:rPr>
            <w:rFonts w:ascii="宋体" w:hAnsi="宋体" w:hint="eastAsia"/>
            <w:sz w:val="24"/>
            <w:szCs w:val="24"/>
          </w:rPr>
          <w:delText>三位数</w:delText>
        </w:r>
      </w:del>
      <w:ins w:id="854" w:author="user" w:date="2014-12-18T14:43:00Z">
        <w:r w:rsidR="00E50CDF">
          <w:rPr>
            <w:rFonts w:ascii="宋体" w:hAnsi="宋体" w:hint="eastAsia"/>
            <w:sz w:val="24"/>
            <w:szCs w:val="24"/>
          </w:rPr>
          <w:t>号码</w:t>
        </w:r>
      </w:ins>
      <w:r>
        <w:rPr>
          <w:rFonts w:ascii="宋体" w:hAnsi="宋体" w:hint="eastAsia"/>
          <w:sz w:val="24"/>
          <w:szCs w:val="24"/>
        </w:rPr>
        <w:t>，</w:t>
      </w:r>
      <w:r w:rsidR="008F369D">
        <w:rPr>
          <w:rFonts w:ascii="宋体" w:hAnsi="宋体" w:hint="eastAsia"/>
          <w:sz w:val="24"/>
          <w:szCs w:val="24"/>
        </w:rPr>
        <w:t>作为一注投注号码。</w:t>
      </w:r>
      <w:ins w:id="855" w:author="user" w:date="2014-12-18T14:29:00Z">
        <w:r w:rsidR="0023495B">
          <w:rPr>
            <w:rFonts w:ascii="宋体" w:hAnsi="宋体" w:hint="eastAsia"/>
            <w:sz w:val="24"/>
            <w:szCs w:val="24"/>
          </w:rPr>
          <w:t>（例如：999）</w:t>
        </w:r>
      </w:ins>
    </w:p>
    <w:p w14:paraId="1A6AFD51" w14:textId="77777777" w:rsidR="008F369D" w:rsidRDefault="00630C2A" w:rsidP="0057441E">
      <w:pPr>
        <w:numPr>
          <w:ilvl w:val="0"/>
          <w:numId w:val="23"/>
        </w:numPr>
        <w:spacing w:beforeLines="50" w:before="156" w:afterLines="50" w:after="156" w:line="360" w:lineRule="auto"/>
        <w:rPr>
          <w:rFonts w:ascii="宋体" w:hAnsi="宋体"/>
          <w:sz w:val="24"/>
          <w:szCs w:val="24"/>
        </w:rPr>
      </w:pPr>
      <w:r>
        <w:rPr>
          <w:rFonts w:ascii="宋体" w:hAnsi="宋体" w:hint="eastAsia"/>
          <w:sz w:val="24"/>
          <w:szCs w:val="24"/>
        </w:rPr>
        <w:lastRenderedPageBreak/>
        <w:t>前二后</w:t>
      </w:r>
      <w:proofErr w:type="gramStart"/>
      <w:r>
        <w:rPr>
          <w:rFonts w:ascii="宋体" w:hAnsi="宋体" w:hint="eastAsia"/>
          <w:sz w:val="24"/>
          <w:szCs w:val="24"/>
        </w:rPr>
        <w:t>二特别</w:t>
      </w:r>
      <w:proofErr w:type="gramEnd"/>
      <w:r>
        <w:rPr>
          <w:rFonts w:ascii="宋体" w:hAnsi="宋体" w:hint="eastAsia"/>
          <w:sz w:val="24"/>
          <w:szCs w:val="24"/>
        </w:rPr>
        <w:t>奖</w:t>
      </w:r>
      <w:r w:rsidR="00D46B00">
        <w:rPr>
          <w:rFonts w:ascii="宋体" w:hAnsi="宋体" w:hint="eastAsia"/>
          <w:sz w:val="24"/>
          <w:szCs w:val="24"/>
        </w:rPr>
        <w:t>：投注者</w:t>
      </w:r>
      <w:r w:rsidR="00C63AAB">
        <w:rPr>
          <w:rFonts w:ascii="宋体" w:hAnsi="宋体" w:hint="eastAsia"/>
          <w:sz w:val="24"/>
          <w:szCs w:val="24"/>
        </w:rPr>
        <w:t>选择前二后二玩法，并</w:t>
      </w:r>
      <w:r w:rsidR="00D46B00">
        <w:rPr>
          <w:rFonts w:ascii="宋体" w:hAnsi="宋体" w:hint="eastAsia"/>
          <w:sz w:val="24"/>
          <w:szCs w:val="24"/>
        </w:rPr>
        <w:t>选择</w:t>
      </w:r>
      <w:del w:id="856" w:author="user" w:date="2014-12-18T14:44:00Z">
        <w:r w:rsidR="00D46B00" w:rsidDel="00E50CDF">
          <w:rPr>
            <w:rFonts w:ascii="宋体" w:hAnsi="宋体" w:hint="eastAsia"/>
            <w:sz w:val="24"/>
            <w:szCs w:val="24"/>
          </w:rPr>
          <w:delText>一个</w:delText>
        </w:r>
      </w:del>
      <w:r w:rsidR="00C63AAB">
        <w:rPr>
          <w:rFonts w:ascii="宋体" w:hAnsi="宋体" w:hint="eastAsia"/>
          <w:sz w:val="24"/>
          <w:szCs w:val="24"/>
        </w:rPr>
        <w:t>两个位</w:t>
      </w:r>
      <w:ins w:id="857" w:author="user" w:date="2014-12-18T14:46:00Z">
        <w:r w:rsidR="00E50CDF">
          <w:rPr>
            <w:rFonts w:ascii="宋体" w:hAnsi="宋体" w:hint="eastAsia"/>
            <w:sz w:val="24"/>
            <w:szCs w:val="24"/>
          </w:rPr>
          <w:t>数</w:t>
        </w:r>
      </w:ins>
      <w:r w:rsidR="00C63AAB">
        <w:rPr>
          <w:rFonts w:ascii="宋体" w:hAnsi="宋体" w:hint="eastAsia"/>
          <w:sz w:val="24"/>
          <w:szCs w:val="24"/>
        </w:rPr>
        <w:t>均相同的</w:t>
      </w:r>
      <w:del w:id="858" w:author="user" w:date="2014-12-18T14:44:00Z">
        <w:r w:rsidR="00C63AAB" w:rsidDel="00E50CDF">
          <w:rPr>
            <w:rFonts w:ascii="宋体" w:hAnsi="宋体" w:hint="eastAsia"/>
            <w:sz w:val="24"/>
            <w:szCs w:val="24"/>
          </w:rPr>
          <w:delText>二</w:delText>
        </w:r>
        <w:r w:rsidR="00D46B00" w:rsidDel="00E50CDF">
          <w:rPr>
            <w:rFonts w:ascii="宋体" w:hAnsi="宋体" w:hint="eastAsia"/>
            <w:sz w:val="24"/>
            <w:szCs w:val="24"/>
          </w:rPr>
          <w:delText>位数</w:delText>
        </w:r>
      </w:del>
      <w:ins w:id="859" w:author="user" w:date="2014-12-18T14:44:00Z">
        <w:r w:rsidR="00E50CDF">
          <w:rPr>
            <w:rFonts w:ascii="宋体" w:hAnsi="宋体" w:hint="eastAsia"/>
            <w:sz w:val="24"/>
            <w:szCs w:val="24"/>
          </w:rPr>
          <w:t>号码</w:t>
        </w:r>
      </w:ins>
      <w:r w:rsidR="008F369D">
        <w:rPr>
          <w:rFonts w:ascii="宋体" w:hAnsi="宋体" w:hint="eastAsia"/>
          <w:sz w:val="24"/>
          <w:szCs w:val="24"/>
        </w:rPr>
        <w:t>，作为一注投注号码。</w:t>
      </w:r>
    </w:p>
    <w:p w14:paraId="1584DC0A" w14:textId="77777777" w:rsidR="0050747A" w:rsidRPr="009D1903" w:rsidRDefault="00A41CCC" w:rsidP="0057441E">
      <w:pPr>
        <w:numPr>
          <w:ilvl w:val="0"/>
          <w:numId w:val="13"/>
        </w:numPr>
        <w:spacing w:beforeLines="50" w:before="156" w:afterLines="50" w:after="156" w:line="360" w:lineRule="auto"/>
        <w:rPr>
          <w:rFonts w:ascii="宋体" w:hAnsi="宋体"/>
          <w:sz w:val="24"/>
          <w:szCs w:val="24"/>
        </w:rPr>
      </w:pPr>
      <w:r w:rsidRPr="006A7E40">
        <w:rPr>
          <w:rFonts w:ascii="宋体" w:hAnsi="宋体"/>
          <w:sz w:val="24"/>
          <w:szCs w:val="24"/>
        </w:rPr>
        <w:t>“</w:t>
      </w:r>
      <w:r>
        <w:rPr>
          <w:rFonts w:ascii="宋体" w:hAnsi="宋体"/>
          <w:sz w:val="24"/>
          <w:szCs w:val="24"/>
        </w:rPr>
        <w:t>天天赢</w:t>
      </w:r>
      <w:r w:rsidRPr="006A7E40">
        <w:rPr>
          <w:rFonts w:ascii="宋体" w:hAnsi="宋体"/>
          <w:sz w:val="24"/>
          <w:szCs w:val="24"/>
        </w:rPr>
        <w:t>”</w:t>
      </w:r>
      <w:r w:rsidRPr="006A7E40">
        <w:rPr>
          <w:rFonts w:ascii="宋体" w:hAnsi="宋体" w:hint="eastAsia"/>
          <w:sz w:val="24"/>
          <w:szCs w:val="24"/>
        </w:rPr>
        <w:t>每</w:t>
      </w:r>
      <w:r>
        <w:rPr>
          <w:rFonts w:ascii="宋体" w:hAnsi="宋体" w:hint="eastAsia"/>
          <w:sz w:val="24"/>
          <w:szCs w:val="24"/>
        </w:rPr>
        <w:t>天</w:t>
      </w:r>
      <w:r w:rsidR="004C3323">
        <w:rPr>
          <w:rFonts w:ascii="宋体" w:hAnsi="宋体" w:hint="eastAsia"/>
          <w:sz w:val="24"/>
          <w:szCs w:val="24"/>
        </w:rPr>
        <w:t>销售一期。期号以开奖周期界定。开奖</w:t>
      </w:r>
      <w:r w:rsidRPr="006A7E40">
        <w:rPr>
          <w:rFonts w:ascii="宋体" w:hAnsi="宋体" w:hint="eastAsia"/>
          <w:sz w:val="24"/>
          <w:szCs w:val="24"/>
        </w:rPr>
        <w:t>按日历年度编排。</w:t>
      </w:r>
    </w:p>
    <w:p w14:paraId="24FA3208" w14:textId="77777777" w:rsidR="00D5419B" w:rsidRPr="009D1903" w:rsidRDefault="007F2227" w:rsidP="0057441E">
      <w:pPr>
        <w:numPr>
          <w:ilvl w:val="0"/>
          <w:numId w:val="13"/>
        </w:numPr>
        <w:spacing w:beforeLines="50" w:before="156" w:afterLines="50" w:after="156" w:line="360" w:lineRule="auto"/>
        <w:rPr>
          <w:rFonts w:ascii="宋体" w:hAnsi="宋体"/>
          <w:sz w:val="24"/>
          <w:szCs w:val="24"/>
        </w:rPr>
      </w:pPr>
      <w:r w:rsidRPr="006A7E40">
        <w:rPr>
          <w:rFonts w:ascii="宋体" w:hAnsi="宋体"/>
          <w:sz w:val="24"/>
          <w:szCs w:val="24"/>
        </w:rPr>
        <w:t>“</w:t>
      </w:r>
      <w:r>
        <w:rPr>
          <w:rFonts w:ascii="宋体" w:hAnsi="宋体"/>
          <w:sz w:val="24"/>
          <w:szCs w:val="24"/>
        </w:rPr>
        <w:t>天天赢</w:t>
      </w:r>
      <w:r w:rsidRPr="006A7E40">
        <w:rPr>
          <w:rFonts w:ascii="宋体" w:hAnsi="宋体"/>
          <w:sz w:val="24"/>
          <w:szCs w:val="24"/>
        </w:rPr>
        <w:t>”</w:t>
      </w:r>
      <w:r w:rsidRPr="006A7E40">
        <w:rPr>
          <w:rFonts w:ascii="宋体" w:hAnsi="宋体" w:hint="eastAsia"/>
          <w:sz w:val="24"/>
          <w:szCs w:val="24"/>
        </w:rPr>
        <w:t>投注方法分为自选号码投注和机选号码投注</w:t>
      </w:r>
      <w:r>
        <w:rPr>
          <w:rFonts w:ascii="宋体" w:hAnsi="宋体" w:hint="eastAsia"/>
          <w:sz w:val="24"/>
          <w:szCs w:val="24"/>
        </w:rPr>
        <w:t>，</w:t>
      </w:r>
      <w:r w:rsidRPr="006A7E40">
        <w:rPr>
          <w:rFonts w:ascii="宋体" w:hAnsi="宋体" w:hint="eastAsia"/>
          <w:sz w:val="24"/>
          <w:szCs w:val="24"/>
        </w:rPr>
        <w:t>自选号码投注是指由投注者自行选定投注号码的投注；机选号码投注是指由</w:t>
      </w:r>
      <w:r w:rsidR="006C7A58">
        <w:rPr>
          <w:rFonts w:ascii="宋体" w:hAnsi="宋体" w:hint="eastAsia"/>
          <w:sz w:val="24"/>
          <w:szCs w:val="24"/>
        </w:rPr>
        <w:t>彩票销售系统</w:t>
      </w:r>
      <w:r w:rsidRPr="006A7E40">
        <w:rPr>
          <w:rFonts w:ascii="宋体" w:hAnsi="宋体" w:hint="eastAsia"/>
          <w:sz w:val="24"/>
          <w:szCs w:val="24"/>
        </w:rPr>
        <w:t>为投注者随机产生投注号码的投注。</w:t>
      </w:r>
      <w:r w:rsidR="00FD4646" w:rsidRPr="006A7E40">
        <w:rPr>
          <w:rFonts w:ascii="宋体" w:hAnsi="宋体"/>
          <w:sz w:val="24"/>
          <w:szCs w:val="24"/>
        </w:rPr>
        <w:t>每个投注号码可选择单</w:t>
      </w:r>
      <w:proofErr w:type="gramStart"/>
      <w:r w:rsidR="00FD4646" w:rsidRPr="006A7E40">
        <w:rPr>
          <w:rFonts w:ascii="宋体" w:hAnsi="宋体"/>
          <w:sz w:val="24"/>
          <w:szCs w:val="24"/>
        </w:rPr>
        <w:t>倍</w:t>
      </w:r>
      <w:proofErr w:type="gramEnd"/>
      <w:r w:rsidR="00FD4646" w:rsidRPr="006A7E40">
        <w:rPr>
          <w:rFonts w:ascii="宋体" w:hAnsi="宋体"/>
          <w:sz w:val="24"/>
          <w:szCs w:val="24"/>
        </w:rPr>
        <w:t>投注</w:t>
      </w:r>
      <w:r w:rsidR="008F369D">
        <w:rPr>
          <w:rFonts w:ascii="宋体" w:hAnsi="宋体" w:hint="eastAsia"/>
          <w:sz w:val="24"/>
          <w:szCs w:val="24"/>
        </w:rPr>
        <w:t>和</w:t>
      </w:r>
      <w:r w:rsidR="00FD4646" w:rsidRPr="006A7E40">
        <w:rPr>
          <w:rFonts w:ascii="宋体" w:hAnsi="宋体"/>
          <w:sz w:val="24"/>
          <w:szCs w:val="24"/>
        </w:rPr>
        <w:t>多倍投注</w:t>
      </w:r>
      <w:r w:rsidR="006968A5">
        <w:rPr>
          <w:rFonts w:ascii="宋体" w:hAnsi="宋体" w:hint="eastAsia"/>
          <w:sz w:val="24"/>
          <w:szCs w:val="24"/>
        </w:rPr>
        <w:t>，</w:t>
      </w:r>
      <w:commentRangeStart w:id="860"/>
      <w:r w:rsidR="006968A5">
        <w:rPr>
          <w:rFonts w:ascii="宋体" w:hAnsi="宋体" w:hint="eastAsia"/>
          <w:sz w:val="24"/>
          <w:szCs w:val="24"/>
        </w:rPr>
        <w:t>多倍投注最大投注倍数为</w:t>
      </w:r>
      <w:r w:rsidR="001A7012">
        <w:rPr>
          <w:rFonts w:ascii="宋体" w:hAnsi="宋体" w:hint="eastAsia"/>
          <w:sz w:val="24"/>
          <w:szCs w:val="24"/>
        </w:rPr>
        <w:t>10</w:t>
      </w:r>
      <w:ins w:id="861" w:author="user" w:date="2014-12-18T15:14:00Z">
        <w:r w:rsidR="004120AA">
          <w:rPr>
            <w:rFonts w:ascii="宋体" w:hAnsi="宋体" w:hint="eastAsia"/>
            <w:sz w:val="24"/>
            <w:szCs w:val="24"/>
          </w:rPr>
          <w:t>0</w:t>
        </w:r>
      </w:ins>
      <w:r w:rsidR="006968A5">
        <w:rPr>
          <w:rFonts w:ascii="宋体" w:hAnsi="宋体" w:hint="eastAsia"/>
          <w:sz w:val="24"/>
          <w:szCs w:val="24"/>
        </w:rPr>
        <w:t>倍</w:t>
      </w:r>
      <w:commentRangeEnd w:id="860"/>
      <w:r w:rsidR="004120AA">
        <w:rPr>
          <w:rStyle w:val="ad"/>
        </w:rPr>
        <w:commentReference w:id="860"/>
      </w:r>
      <w:r w:rsidR="00FD4646" w:rsidRPr="006A7E40">
        <w:rPr>
          <w:rFonts w:ascii="宋体" w:hAnsi="宋体"/>
          <w:sz w:val="24"/>
          <w:szCs w:val="24"/>
        </w:rPr>
        <w:t>。</w:t>
      </w:r>
    </w:p>
    <w:p w14:paraId="2D5E1631" w14:textId="77777777" w:rsidR="0050747A" w:rsidRPr="009D1903" w:rsidRDefault="00C858A0" w:rsidP="0057441E">
      <w:pPr>
        <w:numPr>
          <w:ilvl w:val="0"/>
          <w:numId w:val="13"/>
        </w:numPr>
        <w:spacing w:beforeLines="50" w:before="156" w:afterLines="50" w:after="156" w:line="360" w:lineRule="auto"/>
        <w:rPr>
          <w:rFonts w:ascii="宋体" w:hAnsi="宋体"/>
          <w:sz w:val="24"/>
          <w:szCs w:val="24"/>
        </w:rPr>
      </w:pPr>
      <w:r>
        <w:rPr>
          <w:rFonts w:ascii="宋体" w:hAnsi="宋体" w:hint="eastAsia"/>
          <w:sz w:val="24"/>
          <w:szCs w:val="24"/>
        </w:rPr>
        <w:t>“</w:t>
      </w:r>
      <w:r w:rsidR="008C05CF">
        <w:rPr>
          <w:rFonts w:ascii="宋体" w:hAnsi="宋体"/>
          <w:sz w:val="24"/>
          <w:szCs w:val="24"/>
        </w:rPr>
        <w:t>天天赢</w:t>
      </w:r>
      <w:r w:rsidR="00CC3F14">
        <w:rPr>
          <w:rFonts w:ascii="宋体" w:hAnsi="宋体" w:hint="eastAsia"/>
          <w:sz w:val="24"/>
          <w:szCs w:val="24"/>
        </w:rPr>
        <w:t>”</w:t>
      </w:r>
      <w:r w:rsidR="0050747A" w:rsidRPr="009D1903">
        <w:rPr>
          <w:rFonts w:ascii="宋体" w:hAnsi="宋体"/>
          <w:sz w:val="24"/>
          <w:szCs w:val="24"/>
        </w:rPr>
        <w:t>当期每组号码的投注</w:t>
      </w:r>
      <w:proofErr w:type="gramStart"/>
      <w:r w:rsidR="0050747A" w:rsidRPr="009D1903">
        <w:rPr>
          <w:rFonts w:ascii="宋体" w:hAnsi="宋体"/>
          <w:sz w:val="24"/>
          <w:szCs w:val="24"/>
        </w:rPr>
        <w:t>注</w:t>
      </w:r>
      <w:proofErr w:type="gramEnd"/>
      <w:r w:rsidR="0050747A" w:rsidRPr="009D1903">
        <w:rPr>
          <w:rFonts w:ascii="宋体" w:hAnsi="宋体"/>
          <w:sz w:val="24"/>
          <w:szCs w:val="24"/>
        </w:rPr>
        <w:t>数，根据市场情况限量销售，由</w:t>
      </w:r>
      <w:del w:id="862" w:author="user" w:date="2014-12-18T15:16:00Z">
        <w:r w:rsidR="00586A2D" w:rsidRPr="005F2A91" w:rsidDel="002B1D66">
          <w:rPr>
            <w:rFonts w:ascii="宋体" w:hAnsi="宋体"/>
            <w:sz w:val="24"/>
            <w:szCs w:val="24"/>
          </w:rPr>
          <w:delText>柬埔寨</w:delText>
        </w:r>
      </w:del>
      <w:r w:rsidR="00586A2D" w:rsidRPr="005F2A91">
        <w:rPr>
          <w:rFonts w:ascii="宋体" w:hAnsi="宋体" w:hint="eastAsia"/>
          <w:sz w:val="24"/>
          <w:szCs w:val="24"/>
        </w:rPr>
        <w:t>国家</w:t>
      </w:r>
      <w:r w:rsidR="00586A2D" w:rsidRPr="005F2A91">
        <w:rPr>
          <w:rFonts w:ascii="宋体" w:hAnsi="宋体"/>
          <w:sz w:val="24"/>
          <w:szCs w:val="24"/>
        </w:rPr>
        <w:t>体育彩票有限公司</w:t>
      </w:r>
      <w:r w:rsidR="0050747A" w:rsidRPr="009D1903">
        <w:rPr>
          <w:rFonts w:ascii="宋体" w:hAnsi="宋体"/>
          <w:sz w:val="24"/>
          <w:szCs w:val="24"/>
        </w:rPr>
        <w:t>根据实际情况确定具体限额。</w:t>
      </w:r>
    </w:p>
    <w:p w14:paraId="0D861741" w14:textId="77777777" w:rsidR="0050747A" w:rsidRPr="00D5419B" w:rsidRDefault="0050747A" w:rsidP="00D5419B">
      <w:pPr>
        <w:pStyle w:val="2"/>
        <w:jc w:val="center"/>
        <w:rPr>
          <w:rFonts w:ascii="宋体" w:hAnsi="宋体" w:cs="宋体"/>
          <w:bCs w:val="0"/>
          <w:color w:val="000000"/>
          <w:kern w:val="0"/>
          <w:szCs w:val="21"/>
          <w:lang w:bidi="km-KH"/>
        </w:rPr>
      </w:pPr>
      <w:r w:rsidRPr="00D5419B">
        <w:rPr>
          <w:rFonts w:ascii="宋体" w:hAnsi="宋体" w:cs="宋体"/>
          <w:bCs w:val="0"/>
          <w:color w:val="000000"/>
          <w:kern w:val="0"/>
          <w:szCs w:val="21"/>
          <w:lang w:bidi="km-KH"/>
        </w:rPr>
        <w:t>第三章</w:t>
      </w:r>
      <w:r w:rsidR="00D5419B">
        <w:rPr>
          <w:rFonts w:ascii="宋体" w:hAnsi="宋体" w:cs="宋体" w:hint="eastAsia"/>
          <w:bCs w:val="0"/>
          <w:color w:val="000000"/>
          <w:kern w:val="0"/>
          <w:szCs w:val="21"/>
          <w:lang w:bidi="km-KH"/>
        </w:rPr>
        <w:t xml:space="preserve"> </w:t>
      </w:r>
      <w:r w:rsidRPr="00D5419B">
        <w:rPr>
          <w:rFonts w:ascii="宋体" w:hAnsi="宋体" w:cs="宋体"/>
          <w:bCs w:val="0"/>
          <w:color w:val="000000"/>
          <w:kern w:val="0"/>
          <w:szCs w:val="21"/>
          <w:lang w:bidi="km-KH"/>
        </w:rPr>
        <w:t>设</w:t>
      </w:r>
      <w:r w:rsidR="00D5419B">
        <w:rPr>
          <w:rFonts w:ascii="宋体" w:hAnsi="宋体" w:cs="宋体" w:hint="eastAsia"/>
          <w:bCs w:val="0"/>
          <w:color w:val="000000"/>
          <w:kern w:val="0"/>
          <w:szCs w:val="21"/>
          <w:lang w:bidi="km-KH"/>
        </w:rPr>
        <w:t xml:space="preserve"> </w:t>
      </w:r>
      <w:r w:rsidRPr="00D5419B">
        <w:rPr>
          <w:rFonts w:ascii="宋体" w:hAnsi="宋体" w:cs="宋体"/>
          <w:bCs w:val="0"/>
          <w:color w:val="000000"/>
          <w:kern w:val="0"/>
          <w:szCs w:val="21"/>
          <w:lang w:bidi="km-KH"/>
        </w:rPr>
        <w:t>奖</w:t>
      </w:r>
    </w:p>
    <w:p w14:paraId="6C36D258" w14:textId="77777777" w:rsidR="00D5419B" w:rsidRPr="009D1903" w:rsidRDefault="00C858A0" w:rsidP="0057441E">
      <w:pPr>
        <w:numPr>
          <w:ilvl w:val="0"/>
          <w:numId w:val="13"/>
        </w:numPr>
        <w:spacing w:beforeLines="50" w:before="156" w:afterLines="50" w:after="156" w:line="360" w:lineRule="auto"/>
        <w:rPr>
          <w:rFonts w:ascii="宋体" w:hAnsi="宋体"/>
          <w:sz w:val="24"/>
          <w:szCs w:val="24"/>
        </w:rPr>
      </w:pPr>
      <w:r>
        <w:rPr>
          <w:rFonts w:ascii="宋体" w:hAnsi="宋体" w:hint="eastAsia"/>
          <w:sz w:val="24"/>
          <w:szCs w:val="24"/>
        </w:rPr>
        <w:t>“</w:t>
      </w:r>
      <w:r>
        <w:rPr>
          <w:rFonts w:ascii="宋体" w:hAnsi="宋体"/>
          <w:sz w:val="24"/>
          <w:szCs w:val="24"/>
        </w:rPr>
        <w:t>天天赢</w:t>
      </w:r>
      <w:r>
        <w:rPr>
          <w:rFonts w:ascii="宋体" w:hAnsi="宋体" w:hint="eastAsia"/>
          <w:sz w:val="24"/>
          <w:szCs w:val="24"/>
        </w:rPr>
        <w:t>”</w:t>
      </w:r>
      <w:r w:rsidRPr="006A7E40">
        <w:rPr>
          <w:rFonts w:ascii="宋体" w:hAnsi="宋体" w:hint="eastAsia"/>
          <w:sz w:val="24"/>
          <w:szCs w:val="24"/>
        </w:rPr>
        <w:t>设奖奖金为销售总额的</w:t>
      </w:r>
      <w:r w:rsidR="0077031C">
        <w:rPr>
          <w:rFonts w:ascii="宋体" w:hAnsi="宋体" w:hint="eastAsia"/>
          <w:sz w:val="24"/>
          <w:szCs w:val="24"/>
        </w:rPr>
        <w:t>73</w:t>
      </w:r>
      <w:r w:rsidRPr="006A7E40">
        <w:rPr>
          <w:rFonts w:ascii="宋体" w:hAnsi="宋体" w:hint="eastAsia"/>
          <w:sz w:val="24"/>
          <w:szCs w:val="24"/>
        </w:rPr>
        <w:t>%，其中当期奖金为销售总额的</w:t>
      </w:r>
      <w:r>
        <w:rPr>
          <w:rFonts w:ascii="宋体" w:hAnsi="宋体" w:hint="eastAsia"/>
          <w:sz w:val="24"/>
          <w:szCs w:val="24"/>
        </w:rPr>
        <w:t>7</w:t>
      </w:r>
      <w:r w:rsidR="0077031C">
        <w:rPr>
          <w:rFonts w:ascii="宋体" w:hAnsi="宋体" w:hint="eastAsia"/>
          <w:sz w:val="24"/>
          <w:szCs w:val="24"/>
        </w:rPr>
        <w:t>2</w:t>
      </w:r>
      <w:r w:rsidRPr="006A7E40">
        <w:rPr>
          <w:rFonts w:ascii="宋体" w:hAnsi="宋体" w:hint="eastAsia"/>
          <w:sz w:val="24"/>
          <w:szCs w:val="24"/>
        </w:rPr>
        <w:t>%，调节基金为销售总额的1%。</w:t>
      </w:r>
    </w:p>
    <w:p w14:paraId="0E30653B" w14:textId="77777777" w:rsidR="0050747A" w:rsidRPr="009D1903" w:rsidRDefault="00F06877" w:rsidP="0057441E">
      <w:pPr>
        <w:numPr>
          <w:ilvl w:val="0"/>
          <w:numId w:val="13"/>
        </w:numPr>
        <w:spacing w:beforeLines="50" w:before="156" w:afterLines="50" w:after="156" w:line="360" w:lineRule="auto"/>
        <w:rPr>
          <w:rFonts w:ascii="宋体" w:hAnsi="宋体"/>
          <w:sz w:val="24"/>
          <w:szCs w:val="24"/>
        </w:rPr>
      </w:pPr>
      <w:r>
        <w:rPr>
          <w:rFonts w:ascii="宋体" w:hAnsi="宋体" w:hint="eastAsia"/>
          <w:sz w:val="24"/>
          <w:szCs w:val="24"/>
        </w:rPr>
        <w:t>“</w:t>
      </w:r>
      <w:r w:rsidR="008C05CF">
        <w:rPr>
          <w:rFonts w:ascii="宋体" w:hAnsi="宋体"/>
          <w:sz w:val="24"/>
          <w:szCs w:val="24"/>
        </w:rPr>
        <w:t>天天赢</w:t>
      </w:r>
      <w:r>
        <w:rPr>
          <w:rFonts w:ascii="宋体" w:hAnsi="宋体" w:hint="eastAsia"/>
          <w:sz w:val="24"/>
          <w:szCs w:val="24"/>
        </w:rPr>
        <w:t>”</w:t>
      </w:r>
      <w:r w:rsidR="004C5E4A">
        <w:rPr>
          <w:rFonts w:ascii="宋体" w:hAnsi="宋体"/>
          <w:sz w:val="24"/>
          <w:szCs w:val="24"/>
        </w:rPr>
        <w:t>采用固定奖金设奖</w:t>
      </w:r>
      <w:r w:rsidR="0050747A" w:rsidRPr="009D1903">
        <w:rPr>
          <w:rFonts w:ascii="宋体" w:hAnsi="宋体"/>
          <w:sz w:val="24"/>
          <w:szCs w:val="24"/>
        </w:rPr>
        <w:t>。具体设奖如下：</w:t>
      </w:r>
    </w:p>
    <w:p w14:paraId="71A84FD6" w14:textId="77777777" w:rsidR="0050747A" w:rsidRPr="009D1903" w:rsidRDefault="000F40DE" w:rsidP="0057441E">
      <w:pPr>
        <w:numPr>
          <w:ilvl w:val="0"/>
          <w:numId w:val="26"/>
        </w:numPr>
        <w:spacing w:beforeLines="50" w:before="156" w:afterLines="50" w:after="156" w:line="360" w:lineRule="auto"/>
        <w:rPr>
          <w:rFonts w:ascii="宋体" w:hAnsi="宋体"/>
          <w:sz w:val="24"/>
          <w:szCs w:val="24"/>
        </w:rPr>
      </w:pPr>
      <w:r>
        <w:rPr>
          <w:rFonts w:ascii="宋体" w:hAnsi="宋体" w:hint="eastAsia"/>
          <w:sz w:val="24"/>
          <w:szCs w:val="24"/>
        </w:rPr>
        <w:t>直选</w:t>
      </w:r>
      <w:r w:rsidR="00F06877">
        <w:rPr>
          <w:rFonts w:ascii="宋体" w:hAnsi="宋体" w:hint="eastAsia"/>
          <w:sz w:val="24"/>
          <w:szCs w:val="24"/>
        </w:rPr>
        <w:t>4D</w:t>
      </w:r>
      <w:r w:rsidR="00C51C4B">
        <w:rPr>
          <w:rFonts w:ascii="宋体" w:hAnsi="宋体"/>
          <w:sz w:val="24"/>
          <w:szCs w:val="24"/>
        </w:rPr>
        <w:t>：单注奖金</w:t>
      </w:r>
      <w:r w:rsidR="0050747A" w:rsidRPr="009D1903">
        <w:rPr>
          <w:rFonts w:ascii="宋体" w:hAnsi="宋体"/>
          <w:sz w:val="24"/>
          <w:szCs w:val="24"/>
        </w:rPr>
        <w:t>为</w:t>
      </w:r>
      <w:ins w:id="863" w:author="user" w:date="2014-12-18T15:18:00Z">
        <w:r w:rsidR="00A072E7" w:rsidRPr="00A072E7">
          <w:rPr>
            <w:rFonts w:ascii="宋体" w:hAnsi="宋体" w:hint="eastAsia"/>
            <w:sz w:val="24"/>
            <w:szCs w:val="24"/>
          </w:rPr>
          <w:t>赔率7200倍</w:t>
        </w:r>
      </w:ins>
      <w:del w:id="864" w:author="user" w:date="2014-12-18T15:18:00Z">
        <w:r w:rsidR="00F809EF" w:rsidDel="00A072E7">
          <w:rPr>
            <w:rFonts w:ascii="宋体" w:hAnsi="宋体" w:hint="eastAsia"/>
            <w:sz w:val="24"/>
            <w:szCs w:val="24"/>
          </w:rPr>
          <w:delText>1800</w:delText>
        </w:r>
        <w:r w:rsidR="002C3337" w:rsidDel="00A072E7">
          <w:rPr>
            <w:rFonts w:ascii="宋体" w:hAnsi="宋体" w:hint="eastAsia"/>
            <w:sz w:val="24"/>
            <w:szCs w:val="24"/>
          </w:rPr>
          <w:delText>美元</w:delText>
        </w:r>
      </w:del>
      <w:r w:rsidR="00C51C4B">
        <w:rPr>
          <w:rFonts w:ascii="宋体" w:hAnsi="宋体" w:hint="eastAsia"/>
          <w:sz w:val="24"/>
          <w:szCs w:val="24"/>
        </w:rPr>
        <w:t>；</w:t>
      </w:r>
      <w:r w:rsidR="00543885">
        <w:rPr>
          <w:rFonts w:ascii="宋体" w:hAnsi="宋体" w:hint="eastAsia"/>
          <w:sz w:val="24"/>
          <w:szCs w:val="24"/>
        </w:rPr>
        <w:t>当特别奖开启</w:t>
      </w:r>
      <w:r w:rsidR="00C51C4B">
        <w:rPr>
          <w:rFonts w:ascii="宋体" w:hAnsi="宋体" w:hint="eastAsia"/>
          <w:sz w:val="24"/>
          <w:szCs w:val="24"/>
        </w:rPr>
        <w:t>时</w:t>
      </w:r>
      <w:r w:rsidR="002A4ED1">
        <w:rPr>
          <w:rFonts w:ascii="宋体" w:hAnsi="宋体" w:hint="eastAsia"/>
          <w:sz w:val="24"/>
          <w:szCs w:val="24"/>
        </w:rPr>
        <w:t>，如满足特别奖中奖条件，则</w:t>
      </w:r>
      <w:r w:rsidR="00C51C4B">
        <w:rPr>
          <w:rFonts w:ascii="宋体" w:hAnsi="宋体" w:hint="eastAsia"/>
          <w:sz w:val="24"/>
          <w:szCs w:val="24"/>
        </w:rPr>
        <w:t>单注奖金为</w:t>
      </w:r>
      <w:ins w:id="865" w:author="user" w:date="2014-12-18T15:18:00Z">
        <w:r w:rsidR="00A072E7" w:rsidRPr="00A072E7">
          <w:rPr>
            <w:rFonts w:ascii="宋体" w:hAnsi="宋体" w:hint="eastAsia"/>
            <w:sz w:val="24"/>
            <w:szCs w:val="24"/>
          </w:rPr>
          <w:t>赔率10000倍</w:t>
        </w:r>
      </w:ins>
      <w:del w:id="866" w:author="user" w:date="2014-12-18T15:18:00Z">
        <w:r w:rsidR="00C51C4B" w:rsidDel="00A072E7">
          <w:rPr>
            <w:rFonts w:ascii="宋体" w:hAnsi="宋体" w:hint="eastAsia"/>
            <w:sz w:val="24"/>
            <w:szCs w:val="24"/>
          </w:rPr>
          <w:delText>2500美元</w:delText>
        </w:r>
      </w:del>
      <w:r w:rsidR="00C51C4B">
        <w:rPr>
          <w:rFonts w:ascii="宋体" w:hAnsi="宋体" w:hint="eastAsia"/>
          <w:sz w:val="24"/>
          <w:szCs w:val="24"/>
        </w:rPr>
        <w:t>。</w:t>
      </w:r>
    </w:p>
    <w:p w14:paraId="610BC8EA" w14:textId="77777777" w:rsidR="0050747A" w:rsidRPr="009D1903" w:rsidRDefault="00F06877" w:rsidP="0057441E">
      <w:pPr>
        <w:numPr>
          <w:ilvl w:val="0"/>
          <w:numId w:val="26"/>
        </w:numPr>
        <w:spacing w:beforeLines="50" w:before="156" w:afterLines="50" w:after="156" w:line="360" w:lineRule="auto"/>
        <w:rPr>
          <w:rFonts w:ascii="宋体" w:hAnsi="宋体"/>
          <w:sz w:val="24"/>
          <w:szCs w:val="24"/>
        </w:rPr>
      </w:pPr>
      <w:r>
        <w:rPr>
          <w:rFonts w:ascii="宋体" w:hAnsi="宋体" w:hint="eastAsia"/>
          <w:sz w:val="24"/>
          <w:szCs w:val="24"/>
        </w:rPr>
        <w:t>前三后三</w:t>
      </w:r>
      <w:r w:rsidR="00C51C4B">
        <w:rPr>
          <w:rFonts w:ascii="宋体" w:hAnsi="宋体"/>
          <w:sz w:val="24"/>
          <w:szCs w:val="24"/>
        </w:rPr>
        <w:t>：单注奖金</w:t>
      </w:r>
      <w:r w:rsidR="0050747A" w:rsidRPr="009D1903">
        <w:rPr>
          <w:rFonts w:ascii="宋体" w:hAnsi="宋体"/>
          <w:sz w:val="24"/>
          <w:szCs w:val="24"/>
        </w:rPr>
        <w:t>为</w:t>
      </w:r>
      <w:ins w:id="867" w:author="user" w:date="2014-12-18T15:18:00Z">
        <w:r w:rsidR="00A072E7" w:rsidRPr="00A072E7">
          <w:rPr>
            <w:rFonts w:ascii="宋体" w:hAnsi="宋体" w:hint="eastAsia"/>
            <w:sz w:val="24"/>
            <w:szCs w:val="24"/>
          </w:rPr>
          <w:t>赔率360倍</w:t>
        </w:r>
      </w:ins>
      <w:del w:id="868" w:author="user" w:date="2014-12-18T15:18:00Z">
        <w:r w:rsidR="00F809EF" w:rsidDel="00A072E7">
          <w:rPr>
            <w:rFonts w:ascii="宋体" w:hAnsi="宋体" w:hint="eastAsia"/>
            <w:sz w:val="24"/>
            <w:szCs w:val="24"/>
          </w:rPr>
          <w:delText>90</w:delText>
        </w:r>
        <w:r w:rsidR="0084314A" w:rsidDel="00A072E7">
          <w:rPr>
            <w:rFonts w:ascii="宋体" w:hAnsi="宋体" w:hint="eastAsia"/>
            <w:sz w:val="24"/>
            <w:szCs w:val="24"/>
          </w:rPr>
          <w:delText>美元</w:delText>
        </w:r>
      </w:del>
      <w:r w:rsidR="00C51C4B">
        <w:rPr>
          <w:rFonts w:ascii="宋体" w:hAnsi="宋体" w:hint="eastAsia"/>
          <w:sz w:val="24"/>
          <w:szCs w:val="24"/>
        </w:rPr>
        <w:t>；当特别奖开启时</w:t>
      </w:r>
      <w:r w:rsidR="00F93B9A">
        <w:rPr>
          <w:rFonts w:ascii="宋体" w:hAnsi="宋体" w:hint="eastAsia"/>
          <w:sz w:val="24"/>
          <w:szCs w:val="24"/>
        </w:rPr>
        <w:t>，如满足特别奖中奖条件，则</w:t>
      </w:r>
      <w:r w:rsidR="00C51C4B">
        <w:rPr>
          <w:rFonts w:ascii="宋体" w:hAnsi="宋体" w:hint="eastAsia"/>
          <w:sz w:val="24"/>
          <w:szCs w:val="24"/>
        </w:rPr>
        <w:t>单注奖金为</w:t>
      </w:r>
      <w:ins w:id="869" w:author="user" w:date="2014-12-18T15:18:00Z">
        <w:r w:rsidR="00A072E7" w:rsidRPr="00A072E7">
          <w:rPr>
            <w:rFonts w:ascii="宋体" w:hAnsi="宋体" w:hint="eastAsia"/>
            <w:sz w:val="24"/>
            <w:szCs w:val="24"/>
          </w:rPr>
          <w:t>赔率500倍</w:t>
        </w:r>
      </w:ins>
      <w:del w:id="870" w:author="user" w:date="2014-12-18T15:18:00Z">
        <w:r w:rsidR="00C51C4B" w:rsidDel="00A072E7">
          <w:rPr>
            <w:rFonts w:ascii="宋体" w:hAnsi="宋体" w:hint="eastAsia"/>
            <w:sz w:val="24"/>
            <w:szCs w:val="24"/>
          </w:rPr>
          <w:delText>125美元</w:delText>
        </w:r>
      </w:del>
      <w:r w:rsidR="00C51C4B">
        <w:rPr>
          <w:rFonts w:ascii="宋体" w:hAnsi="宋体" w:hint="eastAsia"/>
          <w:sz w:val="24"/>
          <w:szCs w:val="24"/>
        </w:rPr>
        <w:t>。</w:t>
      </w:r>
    </w:p>
    <w:p w14:paraId="1C27A2BC" w14:textId="77777777" w:rsidR="0050747A" w:rsidRDefault="00F06877" w:rsidP="0057441E">
      <w:pPr>
        <w:numPr>
          <w:ilvl w:val="0"/>
          <w:numId w:val="26"/>
        </w:numPr>
        <w:spacing w:beforeLines="50" w:before="156" w:afterLines="50" w:after="156" w:line="360" w:lineRule="auto"/>
        <w:rPr>
          <w:rFonts w:ascii="宋体" w:hAnsi="宋体"/>
          <w:sz w:val="24"/>
          <w:szCs w:val="24"/>
        </w:rPr>
      </w:pPr>
      <w:r>
        <w:rPr>
          <w:rFonts w:ascii="宋体" w:hAnsi="宋体" w:hint="eastAsia"/>
          <w:sz w:val="24"/>
          <w:szCs w:val="24"/>
        </w:rPr>
        <w:t>前二后二</w:t>
      </w:r>
      <w:r w:rsidR="00C51C4B">
        <w:rPr>
          <w:rFonts w:ascii="宋体" w:hAnsi="宋体"/>
          <w:sz w:val="24"/>
          <w:szCs w:val="24"/>
        </w:rPr>
        <w:t>：单注奖金</w:t>
      </w:r>
      <w:r w:rsidR="0050747A" w:rsidRPr="009D1903">
        <w:rPr>
          <w:rFonts w:ascii="宋体" w:hAnsi="宋体"/>
          <w:sz w:val="24"/>
          <w:szCs w:val="24"/>
        </w:rPr>
        <w:t>为</w:t>
      </w:r>
      <w:ins w:id="871" w:author="user" w:date="2014-12-18T15:19:00Z">
        <w:r w:rsidR="00A072E7" w:rsidRPr="00A072E7">
          <w:rPr>
            <w:rFonts w:ascii="宋体" w:hAnsi="宋体" w:hint="eastAsia"/>
            <w:sz w:val="24"/>
            <w:szCs w:val="24"/>
          </w:rPr>
          <w:t>赔率36倍</w:t>
        </w:r>
      </w:ins>
      <w:del w:id="872" w:author="user" w:date="2014-12-18T15:19:00Z">
        <w:r w:rsidR="00F809EF" w:rsidDel="00A072E7">
          <w:rPr>
            <w:rFonts w:ascii="宋体" w:hAnsi="宋体" w:hint="eastAsia"/>
            <w:sz w:val="24"/>
            <w:szCs w:val="24"/>
          </w:rPr>
          <w:delText>9</w:delText>
        </w:r>
        <w:r w:rsidR="008B67F9" w:rsidDel="00A072E7">
          <w:rPr>
            <w:rFonts w:ascii="宋体" w:hAnsi="宋体" w:hint="eastAsia"/>
            <w:sz w:val="24"/>
            <w:szCs w:val="24"/>
          </w:rPr>
          <w:delText>美元</w:delText>
        </w:r>
      </w:del>
      <w:r w:rsidR="00C51C4B">
        <w:rPr>
          <w:rFonts w:ascii="宋体" w:hAnsi="宋体" w:hint="eastAsia"/>
          <w:sz w:val="24"/>
          <w:szCs w:val="24"/>
        </w:rPr>
        <w:t>；当特别奖开启时</w:t>
      </w:r>
      <w:r w:rsidR="00DD0067">
        <w:rPr>
          <w:rFonts w:ascii="宋体" w:hAnsi="宋体" w:hint="eastAsia"/>
          <w:sz w:val="24"/>
          <w:szCs w:val="24"/>
        </w:rPr>
        <w:t>，如满足特别奖中奖条件，则</w:t>
      </w:r>
      <w:r w:rsidR="00C51C4B">
        <w:rPr>
          <w:rFonts w:ascii="宋体" w:hAnsi="宋体" w:hint="eastAsia"/>
          <w:sz w:val="24"/>
          <w:szCs w:val="24"/>
        </w:rPr>
        <w:t>单注奖金为</w:t>
      </w:r>
      <w:ins w:id="873" w:author="user" w:date="2014-12-18T15:19:00Z">
        <w:r w:rsidR="00A072E7" w:rsidRPr="00A072E7">
          <w:rPr>
            <w:rFonts w:ascii="宋体" w:hAnsi="宋体" w:hint="eastAsia"/>
            <w:sz w:val="24"/>
            <w:szCs w:val="24"/>
          </w:rPr>
          <w:t>赔率50倍</w:t>
        </w:r>
      </w:ins>
      <w:del w:id="874" w:author="user" w:date="2014-12-18T15:19:00Z">
        <w:r w:rsidR="00C51C4B" w:rsidDel="00A072E7">
          <w:rPr>
            <w:rFonts w:ascii="宋体" w:hAnsi="宋体" w:hint="eastAsia"/>
            <w:sz w:val="24"/>
            <w:szCs w:val="24"/>
          </w:rPr>
          <w:delText>12.5美元</w:delText>
        </w:r>
      </w:del>
      <w:r w:rsidR="00C51C4B">
        <w:rPr>
          <w:rFonts w:ascii="宋体" w:hAnsi="宋体" w:hint="eastAsia"/>
          <w:sz w:val="24"/>
          <w:szCs w:val="24"/>
        </w:rPr>
        <w:t>。</w:t>
      </w:r>
    </w:p>
    <w:p w14:paraId="379AC516" w14:textId="77777777" w:rsidR="0050747A" w:rsidRPr="009D1903" w:rsidRDefault="00146EFB" w:rsidP="0057441E">
      <w:pPr>
        <w:numPr>
          <w:ilvl w:val="0"/>
          <w:numId w:val="13"/>
        </w:numPr>
        <w:spacing w:beforeLines="50" w:before="156" w:afterLines="50" w:after="156" w:line="360" w:lineRule="auto"/>
        <w:rPr>
          <w:rFonts w:ascii="宋体" w:hAnsi="宋体"/>
          <w:sz w:val="24"/>
          <w:szCs w:val="24"/>
        </w:rPr>
      </w:pPr>
      <w:r>
        <w:rPr>
          <w:rFonts w:ascii="宋体" w:hAnsi="宋体" w:hint="eastAsia"/>
          <w:sz w:val="24"/>
          <w:szCs w:val="24"/>
        </w:rPr>
        <w:t>调节基金包括</w:t>
      </w:r>
      <w:r w:rsidRPr="009D1903">
        <w:rPr>
          <w:rFonts w:ascii="宋体" w:hAnsi="宋体" w:hint="eastAsia"/>
          <w:sz w:val="24"/>
          <w:szCs w:val="24"/>
        </w:rPr>
        <w:t>按销售总额1%</w:t>
      </w:r>
      <w:r>
        <w:rPr>
          <w:rFonts w:ascii="宋体" w:hAnsi="宋体" w:hint="eastAsia"/>
          <w:sz w:val="24"/>
          <w:szCs w:val="24"/>
        </w:rPr>
        <w:t>的提取部分以及弃奖奖金</w:t>
      </w:r>
      <w:r w:rsidRPr="009D1903">
        <w:rPr>
          <w:rFonts w:ascii="宋体" w:hAnsi="宋体" w:hint="eastAsia"/>
          <w:sz w:val="24"/>
          <w:szCs w:val="24"/>
        </w:rPr>
        <w:t>。调节基金用于设置特别奖</w:t>
      </w:r>
      <w:r>
        <w:rPr>
          <w:rFonts w:ascii="宋体" w:hAnsi="宋体" w:hint="eastAsia"/>
          <w:sz w:val="24"/>
          <w:szCs w:val="24"/>
        </w:rPr>
        <w:t>以及</w:t>
      </w:r>
      <w:r w:rsidRPr="009D1903">
        <w:rPr>
          <w:rFonts w:ascii="宋体" w:hAnsi="宋体" w:hint="eastAsia"/>
          <w:sz w:val="24"/>
          <w:szCs w:val="24"/>
        </w:rPr>
        <w:t>支付各种不可预见情况下的奖金支出风险。</w:t>
      </w:r>
    </w:p>
    <w:p w14:paraId="4787BF13" w14:textId="77777777" w:rsidR="0050747A" w:rsidRPr="00645132" w:rsidRDefault="0050747A" w:rsidP="00645132">
      <w:pPr>
        <w:pStyle w:val="2"/>
        <w:jc w:val="center"/>
        <w:rPr>
          <w:rFonts w:ascii="宋体" w:hAnsi="宋体" w:cs="宋体"/>
          <w:bCs w:val="0"/>
          <w:color w:val="000000"/>
          <w:kern w:val="0"/>
          <w:szCs w:val="21"/>
          <w:lang w:bidi="km-KH"/>
        </w:rPr>
      </w:pPr>
      <w:r w:rsidRPr="00645132">
        <w:rPr>
          <w:rFonts w:ascii="宋体" w:hAnsi="宋体" w:cs="宋体"/>
          <w:bCs w:val="0"/>
          <w:color w:val="000000"/>
          <w:kern w:val="0"/>
          <w:szCs w:val="21"/>
          <w:lang w:bidi="km-KH"/>
        </w:rPr>
        <w:t>第四章</w:t>
      </w:r>
      <w:r w:rsidR="00645132">
        <w:rPr>
          <w:rFonts w:ascii="宋体" w:hAnsi="宋体" w:cs="宋体" w:hint="eastAsia"/>
          <w:bCs w:val="0"/>
          <w:color w:val="000000"/>
          <w:kern w:val="0"/>
          <w:szCs w:val="21"/>
          <w:lang w:bidi="km-KH"/>
        </w:rPr>
        <w:t xml:space="preserve"> </w:t>
      </w:r>
      <w:r w:rsidRPr="00645132">
        <w:rPr>
          <w:rFonts w:ascii="宋体" w:hAnsi="宋体" w:cs="宋体"/>
          <w:bCs w:val="0"/>
          <w:color w:val="000000"/>
          <w:kern w:val="0"/>
          <w:szCs w:val="21"/>
          <w:lang w:bidi="km-KH"/>
        </w:rPr>
        <w:t>开</w:t>
      </w:r>
      <w:r w:rsidR="00645132">
        <w:rPr>
          <w:rFonts w:ascii="宋体" w:hAnsi="宋体" w:cs="宋体" w:hint="eastAsia"/>
          <w:bCs w:val="0"/>
          <w:color w:val="000000"/>
          <w:kern w:val="0"/>
          <w:szCs w:val="21"/>
          <w:lang w:bidi="km-KH"/>
        </w:rPr>
        <w:t xml:space="preserve"> </w:t>
      </w:r>
      <w:r w:rsidRPr="00645132">
        <w:rPr>
          <w:rFonts w:ascii="宋体" w:hAnsi="宋体" w:cs="宋体"/>
          <w:bCs w:val="0"/>
          <w:color w:val="000000"/>
          <w:kern w:val="0"/>
          <w:szCs w:val="21"/>
          <w:lang w:bidi="km-KH"/>
        </w:rPr>
        <w:t>奖</w:t>
      </w:r>
    </w:p>
    <w:p w14:paraId="3DBA0CD3" w14:textId="77777777" w:rsidR="0050747A" w:rsidRPr="009D1903" w:rsidRDefault="00444842" w:rsidP="0057441E">
      <w:pPr>
        <w:numPr>
          <w:ilvl w:val="0"/>
          <w:numId w:val="13"/>
        </w:numPr>
        <w:spacing w:beforeLines="50" w:before="156" w:afterLines="50" w:after="156" w:line="360" w:lineRule="auto"/>
        <w:rPr>
          <w:rFonts w:ascii="宋体" w:hAnsi="宋体"/>
          <w:sz w:val="24"/>
          <w:szCs w:val="24"/>
        </w:rPr>
      </w:pPr>
      <w:r>
        <w:rPr>
          <w:rFonts w:ascii="宋体" w:hAnsi="宋体" w:hint="eastAsia"/>
          <w:sz w:val="24"/>
          <w:szCs w:val="24"/>
        </w:rPr>
        <w:t>“天天赢”</w:t>
      </w:r>
      <w:r w:rsidRPr="006A7E40">
        <w:rPr>
          <w:rFonts w:ascii="宋体" w:hAnsi="宋体" w:hint="eastAsia"/>
          <w:sz w:val="24"/>
          <w:szCs w:val="24"/>
        </w:rPr>
        <w:t>由</w:t>
      </w:r>
      <w:del w:id="875" w:author="user" w:date="2014-12-18T15:22:00Z">
        <w:r w:rsidDel="00514F51">
          <w:rPr>
            <w:rFonts w:ascii="宋体" w:hAnsi="宋体" w:hint="eastAsia"/>
            <w:sz w:val="24"/>
            <w:szCs w:val="24"/>
          </w:rPr>
          <w:delText>柬埔寨</w:delText>
        </w:r>
      </w:del>
      <w:r w:rsidRPr="002B1C80">
        <w:rPr>
          <w:rFonts w:ascii="宋体" w:hAnsi="宋体" w:hint="eastAsia"/>
          <w:sz w:val="24"/>
          <w:szCs w:val="24"/>
        </w:rPr>
        <w:t>国家</w:t>
      </w:r>
      <w:r>
        <w:rPr>
          <w:rFonts w:ascii="宋体" w:hAnsi="宋体" w:hint="eastAsia"/>
          <w:sz w:val="24"/>
          <w:szCs w:val="24"/>
        </w:rPr>
        <w:t>体育彩票有限</w:t>
      </w:r>
      <w:r w:rsidRPr="002B1C80">
        <w:rPr>
          <w:rFonts w:ascii="宋体" w:hAnsi="宋体" w:hint="eastAsia"/>
          <w:sz w:val="24"/>
          <w:szCs w:val="24"/>
        </w:rPr>
        <w:t>公司</w:t>
      </w:r>
      <w:r w:rsidRPr="006A7E40">
        <w:rPr>
          <w:rFonts w:ascii="宋体" w:hAnsi="宋体" w:hint="eastAsia"/>
          <w:sz w:val="24"/>
          <w:szCs w:val="24"/>
        </w:rPr>
        <w:t>统一开奖，每</w:t>
      </w:r>
      <w:r>
        <w:rPr>
          <w:rFonts w:ascii="宋体" w:hAnsi="宋体" w:hint="eastAsia"/>
          <w:sz w:val="24"/>
          <w:szCs w:val="24"/>
        </w:rPr>
        <w:t>天</w:t>
      </w:r>
      <w:r w:rsidRPr="006A7E40">
        <w:rPr>
          <w:rFonts w:ascii="宋体" w:hAnsi="宋体" w:hint="eastAsia"/>
          <w:sz w:val="24"/>
          <w:szCs w:val="24"/>
        </w:rPr>
        <w:t>开奖。摇</w:t>
      </w:r>
      <w:r w:rsidRPr="006A7E40">
        <w:rPr>
          <w:rFonts w:ascii="宋体" w:hAnsi="宋体" w:hint="eastAsia"/>
          <w:sz w:val="24"/>
          <w:szCs w:val="24"/>
        </w:rPr>
        <w:lastRenderedPageBreak/>
        <w:t>奖过程在公证人员监督下进行，通过公众媒体发布开奖公告。</w:t>
      </w:r>
    </w:p>
    <w:p w14:paraId="258ADB16" w14:textId="77777777" w:rsidR="00444842" w:rsidRDefault="00444842" w:rsidP="0057441E">
      <w:pPr>
        <w:numPr>
          <w:ilvl w:val="0"/>
          <w:numId w:val="13"/>
        </w:numPr>
        <w:spacing w:beforeLines="50" w:before="156" w:afterLines="50" w:after="156" w:line="360" w:lineRule="auto"/>
        <w:rPr>
          <w:rFonts w:ascii="宋体" w:hAnsi="宋体"/>
          <w:sz w:val="24"/>
          <w:szCs w:val="24"/>
        </w:rPr>
      </w:pPr>
      <w:r w:rsidRPr="006A7E40">
        <w:rPr>
          <w:rFonts w:ascii="宋体" w:hAnsi="宋体"/>
          <w:sz w:val="24"/>
          <w:szCs w:val="24"/>
        </w:rPr>
        <w:t>每期开奖时，在公证人员监督下从</w:t>
      </w:r>
      <w:r w:rsidR="005855E9">
        <w:rPr>
          <w:rFonts w:ascii="宋体" w:hAnsi="宋体" w:hint="eastAsia"/>
          <w:sz w:val="24"/>
          <w:szCs w:val="24"/>
        </w:rPr>
        <w:t>四个摇奖器中摇出一个四位数号码，组</w:t>
      </w:r>
      <w:r>
        <w:rPr>
          <w:rFonts w:ascii="宋体" w:hAnsi="宋体" w:hint="eastAsia"/>
          <w:sz w:val="24"/>
          <w:szCs w:val="24"/>
        </w:rPr>
        <w:t>成“天天赢”的中奖号码。</w:t>
      </w:r>
    </w:p>
    <w:p w14:paraId="5B03AC10" w14:textId="77777777" w:rsidR="0050747A" w:rsidRPr="009D1903" w:rsidRDefault="00D5337E" w:rsidP="0057441E">
      <w:pPr>
        <w:numPr>
          <w:ilvl w:val="0"/>
          <w:numId w:val="13"/>
        </w:numPr>
        <w:spacing w:beforeLines="50" w:before="156" w:afterLines="50" w:after="156" w:line="360" w:lineRule="auto"/>
        <w:rPr>
          <w:rFonts w:ascii="宋体" w:hAnsi="宋体"/>
          <w:sz w:val="24"/>
          <w:szCs w:val="24"/>
        </w:rPr>
      </w:pPr>
      <w:r w:rsidRPr="006A7E40">
        <w:rPr>
          <w:rFonts w:ascii="宋体" w:hAnsi="宋体"/>
          <w:sz w:val="24"/>
          <w:szCs w:val="24"/>
        </w:rPr>
        <w:t>每期开奖后，由</w:t>
      </w:r>
      <w:del w:id="876" w:author="user" w:date="2014-12-18T15:32:00Z">
        <w:r w:rsidDel="005E73CC">
          <w:rPr>
            <w:rFonts w:ascii="宋体" w:hAnsi="宋体" w:hint="eastAsia"/>
            <w:sz w:val="24"/>
            <w:szCs w:val="24"/>
          </w:rPr>
          <w:delText>柬埔寨</w:delText>
        </w:r>
      </w:del>
      <w:r w:rsidRPr="002B1C80">
        <w:rPr>
          <w:rFonts w:ascii="宋体" w:hAnsi="宋体" w:hint="eastAsia"/>
          <w:sz w:val="24"/>
          <w:szCs w:val="24"/>
        </w:rPr>
        <w:t>国家</w:t>
      </w:r>
      <w:r>
        <w:rPr>
          <w:rFonts w:ascii="宋体" w:hAnsi="宋体" w:hint="eastAsia"/>
          <w:sz w:val="24"/>
          <w:szCs w:val="24"/>
        </w:rPr>
        <w:t>体育彩票有限</w:t>
      </w:r>
      <w:r w:rsidRPr="002B1C80">
        <w:rPr>
          <w:rFonts w:ascii="宋体" w:hAnsi="宋体" w:hint="eastAsia"/>
          <w:sz w:val="24"/>
          <w:szCs w:val="24"/>
        </w:rPr>
        <w:t>公司</w:t>
      </w:r>
      <w:r w:rsidR="00764C82">
        <w:rPr>
          <w:rFonts w:ascii="宋体" w:hAnsi="宋体"/>
          <w:sz w:val="24"/>
          <w:szCs w:val="24"/>
        </w:rPr>
        <w:t>将当期销售总额、开奖号码、各奖级中奖情况等信息</w:t>
      </w:r>
      <w:r w:rsidRPr="006A7E40">
        <w:rPr>
          <w:rFonts w:ascii="宋体" w:hAnsi="宋体"/>
          <w:sz w:val="24"/>
          <w:szCs w:val="24"/>
        </w:rPr>
        <w:t>通过新闻媒体向社会公布，并将开奖结果通知各销售终端</w:t>
      </w:r>
      <w:r w:rsidRPr="006A7E40">
        <w:rPr>
          <w:rFonts w:ascii="宋体" w:hAnsi="宋体" w:hint="eastAsia"/>
          <w:sz w:val="24"/>
          <w:szCs w:val="24"/>
        </w:rPr>
        <w:t>。</w:t>
      </w:r>
    </w:p>
    <w:p w14:paraId="36ECD02F" w14:textId="77777777" w:rsidR="0050747A" w:rsidRPr="00645132" w:rsidRDefault="0050747A" w:rsidP="00645132">
      <w:pPr>
        <w:pStyle w:val="2"/>
        <w:jc w:val="center"/>
        <w:rPr>
          <w:rFonts w:ascii="宋体" w:hAnsi="宋体" w:cs="宋体"/>
          <w:bCs w:val="0"/>
          <w:color w:val="000000"/>
          <w:kern w:val="0"/>
          <w:szCs w:val="21"/>
          <w:lang w:bidi="km-KH"/>
        </w:rPr>
      </w:pPr>
      <w:r w:rsidRPr="00645132">
        <w:rPr>
          <w:rFonts w:ascii="宋体" w:hAnsi="宋体" w:cs="宋体"/>
          <w:bCs w:val="0"/>
          <w:color w:val="000000"/>
          <w:kern w:val="0"/>
          <w:szCs w:val="21"/>
          <w:lang w:bidi="km-KH"/>
        </w:rPr>
        <w:t>第五章</w:t>
      </w:r>
      <w:r w:rsidR="00645132">
        <w:rPr>
          <w:rFonts w:ascii="宋体" w:hAnsi="宋体" w:cs="宋体" w:hint="eastAsia"/>
          <w:bCs w:val="0"/>
          <w:color w:val="000000"/>
          <w:kern w:val="0"/>
          <w:szCs w:val="21"/>
          <w:lang w:bidi="km-KH"/>
        </w:rPr>
        <w:t xml:space="preserve"> </w:t>
      </w:r>
      <w:r w:rsidRPr="00645132">
        <w:rPr>
          <w:rFonts w:ascii="宋体" w:hAnsi="宋体" w:cs="宋体"/>
          <w:bCs w:val="0"/>
          <w:color w:val="000000"/>
          <w:kern w:val="0"/>
          <w:szCs w:val="21"/>
          <w:lang w:bidi="km-KH"/>
        </w:rPr>
        <w:t>中</w:t>
      </w:r>
      <w:r w:rsidR="00645132">
        <w:rPr>
          <w:rFonts w:ascii="宋体" w:hAnsi="宋体" w:cs="宋体" w:hint="eastAsia"/>
          <w:bCs w:val="0"/>
          <w:color w:val="000000"/>
          <w:kern w:val="0"/>
          <w:szCs w:val="21"/>
          <w:lang w:bidi="km-KH"/>
        </w:rPr>
        <w:t xml:space="preserve"> </w:t>
      </w:r>
      <w:r w:rsidRPr="00645132">
        <w:rPr>
          <w:rFonts w:ascii="宋体" w:hAnsi="宋体" w:cs="宋体"/>
          <w:bCs w:val="0"/>
          <w:color w:val="000000"/>
          <w:kern w:val="0"/>
          <w:szCs w:val="21"/>
          <w:lang w:bidi="km-KH"/>
        </w:rPr>
        <w:t>奖</w:t>
      </w:r>
    </w:p>
    <w:p w14:paraId="35FB63E8" w14:textId="77777777" w:rsidR="0050747A" w:rsidRPr="009D1903" w:rsidRDefault="00A721FB" w:rsidP="0057441E">
      <w:pPr>
        <w:numPr>
          <w:ilvl w:val="0"/>
          <w:numId w:val="13"/>
        </w:numPr>
        <w:spacing w:beforeLines="50" w:before="156" w:afterLines="50" w:after="156" w:line="360" w:lineRule="auto"/>
        <w:rPr>
          <w:rFonts w:ascii="宋体" w:hAnsi="宋体"/>
          <w:sz w:val="24"/>
          <w:szCs w:val="24"/>
        </w:rPr>
      </w:pPr>
      <w:r>
        <w:rPr>
          <w:rFonts w:ascii="宋体" w:hAnsi="宋体" w:hint="eastAsia"/>
          <w:sz w:val="24"/>
          <w:szCs w:val="24"/>
        </w:rPr>
        <w:t>“</w:t>
      </w:r>
      <w:r w:rsidR="008C05CF">
        <w:rPr>
          <w:rFonts w:ascii="宋体" w:hAnsi="宋体"/>
          <w:sz w:val="24"/>
          <w:szCs w:val="24"/>
        </w:rPr>
        <w:t>天天赢</w:t>
      </w:r>
      <w:r>
        <w:rPr>
          <w:rFonts w:ascii="宋体" w:hAnsi="宋体" w:hint="eastAsia"/>
          <w:sz w:val="24"/>
          <w:szCs w:val="24"/>
        </w:rPr>
        <w:t>”</w:t>
      </w:r>
      <w:r w:rsidR="0050747A" w:rsidRPr="009D1903">
        <w:rPr>
          <w:rFonts w:ascii="宋体" w:hAnsi="宋体"/>
          <w:sz w:val="24"/>
          <w:szCs w:val="24"/>
        </w:rPr>
        <w:t>根据投注号码与开奖号码相符情况确定</w:t>
      </w:r>
      <w:r w:rsidR="001B30C5">
        <w:rPr>
          <w:rFonts w:ascii="宋体" w:hAnsi="宋体" w:hint="eastAsia"/>
          <w:sz w:val="24"/>
          <w:szCs w:val="24"/>
        </w:rPr>
        <w:t>是否中奖</w:t>
      </w:r>
      <w:r w:rsidR="003F442E">
        <w:rPr>
          <w:rFonts w:ascii="宋体" w:hAnsi="宋体" w:hint="eastAsia"/>
          <w:sz w:val="24"/>
          <w:szCs w:val="24"/>
        </w:rPr>
        <w:t>。</w:t>
      </w:r>
    </w:p>
    <w:p w14:paraId="0834840A" w14:textId="77777777" w:rsidR="00AC04DE" w:rsidRPr="00B95360" w:rsidRDefault="005548FA" w:rsidP="0057441E">
      <w:pPr>
        <w:numPr>
          <w:ilvl w:val="0"/>
          <w:numId w:val="24"/>
        </w:numPr>
        <w:spacing w:beforeLines="50" w:before="156" w:afterLines="50" w:after="156" w:line="360" w:lineRule="auto"/>
        <w:rPr>
          <w:rFonts w:ascii="宋体" w:hAnsi="宋体"/>
          <w:sz w:val="24"/>
          <w:szCs w:val="24"/>
        </w:rPr>
      </w:pPr>
      <w:r>
        <w:rPr>
          <w:rFonts w:ascii="宋体" w:hAnsi="宋体" w:hint="eastAsia"/>
          <w:sz w:val="24"/>
          <w:szCs w:val="24"/>
        </w:rPr>
        <w:t>直选</w:t>
      </w:r>
      <w:r w:rsidR="002232BC">
        <w:rPr>
          <w:rFonts w:ascii="宋体" w:hAnsi="宋体" w:hint="eastAsia"/>
          <w:sz w:val="24"/>
          <w:szCs w:val="24"/>
        </w:rPr>
        <w:t>4D</w:t>
      </w:r>
      <w:r>
        <w:rPr>
          <w:rFonts w:ascii="宋体" w:hAnsi="宋体" w:hint="eastAsia"/>
          <w:sz w:val="24"/>
          <w:szCs w:val="24"/>
        </w:rPr>
        <w:t>中奖</w:t>
      </w:r>
      <w:r w:rsidR="0050747A" w:rsidRPr="009D1903">
        <w:rPr>
          <w:rFonts w:ascii="宋体" w:hAnsi="宋体"/>
          <w:sz w:val="24"/>
          <w:szCs w:val="24"/>
        </w:rPr>
        <w:t>：投注</w:t>
      </w:r>
      <w:r w:rsidR="00C478E1">
        <w:rPr>
          <w:rFonts w:ascii="宋体" w:hAnsi="宋体" w:hint="eastAsia"/>
          <w:sz w:val="24"/>
          <w:szCs w:val="24"/>
        </w:rPr>
        <w:t>的四位数</w:t>
      </w:r>
      <w:r w:rsidR="0050747A" w:rsidRPr="009D1903">
        <w:rPr>
          <w:rFonts w:ascii="宋体" w:hAnsi="宋体"/>
          <w:sz w:val="24"/>
          <w:szCs w:val="24"/>
        </w:rPr>
        <w:t>号码与当期开奖号码按位相</w:t>
      </w:r>
      <w:r w:rsidR="003F442E">
        <w:rPr>
          <w:rFonts w:ascii="宋体" w:hAnsi="宋体" w:hint="eastAsia"/>
          <w:sz w:val="24"/>
          <w:szCs w:val="24"/>
        </w:rPr>
        <w:t>同</w:t>
      </w:r>
      <w:r w:rsidR="0050747A" w:rsidRPr="009D1903">
        <w:rPr>
          <w:rFonts w:ascii="宋体" w:hAnsi="宋体"/>
          <w:sz w:val="24"/>
          <w:szCs w:val="24"/>
        </w:rPr>
        <w:t>，即</w:t>
      </w:r>
      <w:r w:rsidR="00C478E1">
        <w:rPr>
          <w:rFonts w:ascii="宋体" w:hAnsi="宋体" w:hint="eastAsia"/>
          <w:sz w:val="24"/>
          <w:szCs w:val="24"/>
        </w:rPr>
        <w:t>为</w:t>
      </w:r>
      <w:r w:rsidR="0050747A" w:rsidRPr="009D1903">
        <w:rPr>
          <w:rFonts w:ascii="宋体" w:hAnsi="宋体"/>
          <w:sz w:val="24"/>
          <w:szCs w:val="24"/>
        </w:rPr>
        <w:t>中奖</w:t>
      </w:r>
      <w:r w:rsidR="00087D34">
        <w:rPr>
          <w:rFonts w:ascii="宋体" w:hAnsi="宋体" w:hint="eastAsia"/>
          <w:sz w:val="24"/>
          <w:szCs w:val="24"/>
        </w:rPr>
        <w:t>。</w:t>
      </w:r>
    </w:p>
    <w:p w14:paraId="61BA356B" w14:textId="77777777" w:rsidR="0050747A" w:rsidRPr="009D1903" w:rsidRDefault="002232BC" w:rsidP="0057441E">
      <w:pPr>
        <w:numPr>
          <w:ilvl w:val="0"/>
          <w:numId w:val="24"/>
        </w:numPr>
        <w:spacing w:beforeLines="50" w:before="156" w:afterLines="50" w:after="156" w:line="360" w:lineRule="auto"/>
        <w:rPr>
          <w:rFonts w:ascii="宋体" w:hAnsi="宋体"/>
          <w:sz w:val="24"/>
          <w:szCs w:val="24"/>
        </w:rPr>
      </w:pPr>
      <w:r>
        <w:rPr>
          <w:rFonts w:ascii="宋体" w:hAnsi="宋体" w:hint="eastAsia"/>
          <w:sz w:val="24"/>
          <w:szCs w:val="24"/>
        </w:rPr>
        <w:t>前三后三</w:t>
      </w:r>
      <w:r w:rsidR="00AF4C8D">
        <w:rPr>
          <w:rFonts w:ascii="宋体" w:hAnsi="宋体" w:hint="eastAsia"/>
          <w:sz w:val="24"/>
          <w:szCs w:val="24"/>
        </w:rPr>
        <w:t>中奖</w:t>
      </w:r>
      <w:r w:rsidR="0050747A" w:rsidRPr="009D1903">
        <w:rPr>
          <w:rFonts w:ascii="宋体" w:hAnsi="宋体"/>
          <w:sz w:val="24"/>
          <w:szCs w:val="24"/>
        </w:rPr>
        <w:t>：</w:t>
      </w:r>
      <w:r w:rsidR="00C478E1" w:rsidRPr="006A7E40">
        <w:rPr>
          <w:rFonts w:ascii="宋体" w:hAnsi="宋体"/>
          <w:sz w:val="24"/>
          <w:szCs w:val="24"/>
        </w:rPr>
        <w:t>投注</w:t>
      </w:r>
      <w:r w:rsidR="00C478E1">
        <w:rPr>
          <w:rFonts w:ascii="宋体" w:hAnsi="宋体" w:hint="eastAsia"/>
          <w:sz w:val="24"/>
          <w:szCs w:val="24"/>
        </w:rPr>
        <w:t>的三位数</w:t>
      </w:r>
      <w:r w:rsidR="00C478E1" w:rsidRPr="006A7E40">
        <w:rPr>
          <w:rFonts w:ascii="宋体" w:hAnsi="宋体"/>
          <w:sz w:val="24"/>
          <w:szCs w:val="24"/>
        </w:rPr>
        <w:t>号码</w:t>
      </w:r>
      <w:r w:rsidR="00C478E1">
        <w:rPr>
          <w:rFonts w:ascii="宋体" w:hAnsi="宋体" w:hint="eastAsia"/>
          <w:sz w:val="24"/>
          <w:szCs w:val="24"/>
        </w:rPr>
        <w:t>与当期开奖号码的前三位或后三位按位相</w:t>
      </w:r>
      <w:r w:rsidR="003F442E">
        <w:rPr>
          <w:rFonts w:ascii="宋体" w:hAnsi="宋体" w:hint="eastAsia"/>
          <w:sz w:val="24"/>
          <w:szCs w:val="24"/>
        </w:rPr>
        <w:t>同</w:t>
      </w:r>
      <w:r w:rsidR="00C478E1">
        <w:rPr>
          <w:rFonts w:ascii="宋体" w:hAnsi="宋体" w:hint="eastAsia"/>
          <w:sz w:val="24"/>
          <w:szCs w:val="24"/>
        </w:rPr>
        <w:t>，即为中奖</w:t>
      </w:r>
      <w:r w:rsidR="00087D34">
        <w:rPr>
          <w:rFonts w:ascii="宋体" w:hAnsi="宋体" w:hint="eastAsia"/>
          <w:sz w:val="24"/>
          <w:szCs w:val="24"/>
        </w:rPr>
        <w:t>。</w:t>
      </w:r>
    </w:p>
    <w:p w14:paraId="3FA03625" w14:textId="77777777" w:rsidR="0050747A" w:rsidRDefault="002232BC" w:rsidP="0057441E">
      <w:pPr>
        <w:numPr>
          <w:ilvl w:val="0"/>
          <w:numId w:val="24"/>
        </w:numPr>
        <w:spacing w:beforeLines="50" w:before="156" w:afterLines="50" w:after="156" w:line="360" w:lineRule="auto"/>
        <w:rPr>
          <w:rFonts w:ascii="宋体" w:hAnsi="宋体"/>
          <w:sz w:val="24"/>
          <w:szCs w:val="24"/>
        </w:rPr>
      </w:pPr>
      <w:r>
        <w:rPr>
          <w:rFonts w:ascii="宋体" w:hAnsi="宋体" w:hint="eastAsia"/>
          <w:sz w:val="24"/>
          <w:szCs w:val="24"/>
        </w:rPr>
        <w:t>前二后二</w:t>
      </w:r>
      <w:r w:rsidR="00AF4C8D">
        <w:rPr>
          <w:rFonts w:ascii="宋体" w:hAnsi="宋体" w:hint="eastAsia"/>
          <w:sz w:val="24"/>
          <w:szCs w:val="24"/>
        </w:rPr>
        <w:t>中奖</w:t>
      </w:r>
      <w:r w:rsidR="0050747A" w:rsidRPr="009D1903">
        <w:rPr>
          <w:rFonts w:ascii="宋体" w:hAnsi="宋体"/>
          <w:sz w:val="24"/>
          <w:szCs w:val="24"/>
        </w:rPr>
        <w:t>：</w:t>
      </w:r>
      <w:r w:rsidR="00C478E1" w:rsidRPr="006A7E40">
        <w:rPr>
          <w:rFonts w:ascii="宋体" w:hAnsi="宋体"/>
          <w:sz w:val="24"/>
          <w:szCs w:val="24"/>
        </w:rPr>
        <w:t>投注</w:t>
      </w:r>
      <w:r w:rsidR="00C478E1">
        <w:rPr>
          <w:rFonts w:ascii="宋体" w:hAnsi="宋体" w:hint="eastAsia"/>
          <w:sz w:val="24"/>
          <w:szCs w:val="24"/>
        </w:rPr>
        <w:t>的两位数</w:t>
      </w:r>
      <w:r w:rsidR="00C478E1" w:rsidRPr="006A7E40">
        <w:rPr>
          <w:rFonts w:ascii="宋体" w:hAnsi="宋体"/>
          <w:sz w:val="24"/>
          <w:szCs w:val="24"/>
        </w:rPr>
        <w:t>号码</w:t>
      </w:r>
      <w:r w:rsidR="00C478E1">
        <w:rPr>
          <w:rFonts w:ascii="宋体" w:hAnsi="宋体" w:hint="eastAsia"/>
          <w:sz w:val="24"/>
          <w:szCs w:val="24"/>
        </w:rPr>
        <w:t>与当期开奖号码的前两位或后两位按位相</w:t>
      </w:r>
      <w:r w:rsidR="003F442E">
        <w:rPr>
          <w:rFonts w:ascii="宋体" w:hAnsi="宋体" w:hint="eastAsia"/>
          <w:sz w:val="24"/>
          <w:szCs w:val="24"/>
        </w:rPr>
        <w:t>同</w:t>
      </w:r>
      <w:r w:rsidR="00C478E1">
        <w:rPr>
          <w:rFonts w:ascii="宋体" w:hAnsi="宋体" w:hint="eastAsia"/>
          <w:sz w:val="24"/>
          <w:szCs w:val="24"/>
        </w:rPr>
        <w:t>，即为中奖。</w:t>
      </w:r>
    </w:p>
    <w:p w14:paraId="0049EEFB" w14:textId="77777777" w:rsidR="001A62A4" w:rsidRDefault="001A62A4" w:rsidP="0057441E">
      <w:pPr>
        <w:numPr>
          <w:ilvl w:val="0"/>
          <w:numId w:val="13"/>
        </w:numPr>
        <w:spacing w:beforeLines="50" w:before="156" w:afterLines="50" w:after="156" w:line="360" w:lineRule="auto"/>
        <w:rPr>
          <w:rFonts w:ascii="宋体" w:hAnsi="宋体"/>
          <w:sz w:val="24"/>
          <w:szCs w:val="24"/>
        </w:rPr>
      </w:pPr>
      <w:r>
        <w:rPr>
          <w:rFonts w:ascii="宋体" w:hAnsi="宋体" w:hint="eastAsia"/>
          <w:sz w:val="24"/>
          <w:szCs w:val="24"/>
        </w:rPr>
        <w:t>“天天赢”各奖项单注奖金及中奖条件如下表：</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418"/>
        <w:gridCol w:w="5953"/>
      </w:tblGrid>
      <w:tr w:rsidR="003739AA" w:rsidRPr="00476183" w14:paraId="6EF6DEA6" w14:textId="77777777" w:rsidTr="00214098">
        <w:tc>
          <w:tcPr>
            <w:tcW w:w="1242" w:type="dxa"/>
            <w:shd w:val="clear" w:color="auto" w:fill="auto"/>
          </w:tcPr>
          <w:p w14:paraId="2F61B5E0" w14:textId="77777777" w:rsidR="003739AA" w:rsidRPr="00476183" w:rsidRDefault="00C1531C" w:rsidP="0057441E">
            <w:pPr>
              <w:spacing w:beforeLines="50" w:before="156" w:afterLines="50" w:after="156" w:line="240" w:lineRule="atLeast"/>
              <w:jc w:val="center"/>
              <w:rPr>
                <w:rFonts w:ascii="宋体" w:hAnsi="宋体"/>
                <w:sz w:val="24"/>
                <w:szCs w:val="24"/>
              </w:rPr>
            </w:pPr>
            <w:r>
              <w:rPr>
                <w:rFonts w:ascii="宋体" w:hAnsi="宋体" w:hint="eastAsia"/>
                <w:sz w:val="24"/>
                <w:szCs w:val="24"/>
              </w:rPr>
              <w:t>中奖等级</w:t>
            </w:r>
          </w:p>
        </w:tc>
        <w:tc>
          <w:tcPr>
            <w:tcW w:w="1418" w:type="dxa"/>
            <w:shd w:val="clear" w:color="auto" w:fill="auto"/>
          </w:tcPr>
          <w:p w14:paraId="528B3009" w14:textId="77777777" w:rsidR="003739AA" w:rsidRPr="00476183" w:rsidRDefault="003739AA" w:rsidP="0057441E">
            <w:pPr>
              <w:spacing w:beforeLines="50" w:before="156" w:afterLines="50" w:after="156" w:line="240" w:lineRule="atLeast"/>
              <w:jc w:val="center"/>
              <w:rPr>
                <w:rFonts w:ascii="宋体" w:hAnsi="宋体"/>
                <w:sz w:val="24"/>
                <w:szCs w:val="24"/>
              </w:rPr>
            </w:pPr>
            <w:r w:rsidRPr="00476183">
              <w:rPr>
                <w:rFonts w:ascii="宋体" w:hAnsi="宋体" w:hint="eastAsia"/>
                <w:sz w:val="24"/>
                <w:szCs w:val="24"/>
              </w:rPr>
              <w:t>单注奖金(</w:t>
            </w:r>
            <w:ins w:id="877" w:author="user" w:date="2014-12-18T15:37:00Z">
              <w:r w:rsidR="000B6EC2">
                <w:rPr>
                  <w:rFonts w:ascii="宋体" w:hAnsi="宋体" w:hint="eastAsia"/>
                  <w:sz w:val="24"/>
                  <w:szCs w:val="24"/>
                </w:rPr>
                <w:t>赔率</w:t>
              </w:r>
            </w:ins>
            <w:del w:id="878" w:author="user" w:date="2014-12-18T15:37:00Z">
              <w:r w:rsidRPr="00476183" w:rsidDel="000B6EC2">
                <w:rPr>
                  <w:rFonts w:ascii="宋体" w:hAnsi="宋体" w:hint="eastAsia"/>
                  <w:sz w:val="24"/>
                  <w:szCs w:val="24"/>
                </w:rPr>
                <w:delText>美元</w:delText>
              </w:r>
            </w:del>
            <w:r w:rsidRPr="00476183">
              <w:rPr>
                <w:rFonts w:ascii="宋体" w:hAnsi="宋体" w:hint="eastAsia"/>
                <w:sz w:val="24"/>
                <w:szCs w:val="24"/>
              </w:rPr>
              <w:t>)</w:t>
            </w:r>
          </w:p>
        </w:tc>
        <w:tc>
          <w:tcPr>
            <w:tcW w:w="5953" w:type="dxa"/>
            <w:shd w:val="clear" w:color="auto" w:fill="auto"/>
          </w:tcPr>
          <w:p w14:paraId="40BEB371" w14:textId="77777777" w:rsidR="003739AA" w:rsidRPr="00476183" w:rsidRDefault="003739AA" w:rsidP="0057441E">
            <w:pPr>
              <w:spacing w:beforeLines="50" w:before="156" w:afterLines="50" w:after="156" w:line="240" w:lineRule="atLeast"/>
              <w:jc w:val="center"/>
              <w:rPr>
                <w:rFonts w:ascii="宋体" w:hAnsi="宋体"/>
                <w:sz w:val="24"/>
                <w:szCs w:val="24"/>
              </w:rPr>
            </w:pPr>
            <w:r w:rsidRPr="00476183">
              <w:rPr>
                <w:rFonts w:ascii="宋体" w:hAnsi="宋体" w:hint="eastAsia"/>
                <w:sz w:val="24"/>
                <w:szCs w:val="24"/>
              </w:rPr>
              <w:t>中奖条件</w:t>
            </w:r>
          </w:p>
        </w:tc>
      </w:tr>
      <w:tr w:rsidR="003739AA" w:rsidRPr="00476183" w14:paraId="5C04E96B" w14:textId="77777777" w:rsidTr="00214098">
        <w:tc>
          <w:tcPr>
            <w:tcW w:w="1242" w:type="dxa"/>
            <w:shd w:val="clear" w:color="auto" w:fill="auto"/>
          </w:tcPr>
          <w:p w14:paraId="0FC87607" w14:textId="77777777" w:rsidR="003739AA" w:rsidRPr="00476183" w:rsidRDefault="003739AA" w:rsidP="0057441E">
            <w:pPr>
              <w:spacing w:beforeLines="50" w:before="156" w:afterLines="50" w:after="156" w:line="240" w:lineRule="atLeast"/>
              <w:jc w:val="center"/>
              <w:rPr>
                <w:rFonts w:ascii="宋体" w:hAnsi="宋体"/>
                <w:sz w:val="24"/>
                <w:szCs w:val="24"/>
              </w:rPr>
            </w:pPr>
            <w:r w:rsidRPr="00476183">
              <w:rPr>
                <w:rFonts w:ascii="宋体" w:hAnsi="宋体" w:hint="eastAsia"/>
                <w:sz w:val="24"/>
                <w:szCs w:val="24"/>
              </w:rPr>
              <w:t>直选4D</w:t>
            </w:r>
          </w:p>
        </w:tc>
        <w:tc>
          <w:tcPr>
            <w:tcW w:w="1418" w:type="dxa"/>
            <w:shd w:val="clear" w:color="auto" w:fill="auto"/>
          </w:tcPr>
          <w:p w14:paraId="1864976E" w14:textId="77777777" w:rsidR="003739AA" w:rsidRPr="00476183" w:rsidRDefault="003739AA" w:rsidP="0057441E">
            <w:pPr>
              <w:spacing w:beforeLines="50" w:before="156" w:afterLines="50" w:after="156" w:line="240" w:lineRule="atLeast"/>
              <w:jc w:val="center"/>
              <w:rPr>
                <w:rFonts w:ascii="宋体" w:hAnsi="宋体"/>
                <w:sz w:val="24"/>
                <w:szCs w:val="24"/>
              </w:rPr>
            </w:pPr>
            <w:del w:id="879" w:author="user" w:date="2014-12-18T15:37:00Z">
              <w:r w:rsidRPr="00476183" w:rsidDel="000B6EC2">
                <w:rPr>
                  <w:rFonts w:ascii="宋体" w:hAnsi="宋体" w:hint="eastAsia"/>
                  <w:sz w:val="24"/>
                  <w:szCs w:val="24"/>
                </w:rPr>
                <w:delText>1800</w:delText>
              </w:r>
            </w:del>
            <w:ins w:id="880" w:author="user" w:date="2014-12-18T15:37:00Z">
              <w:r w:rsidR="000B6EC2">
                <w:rPr>
                  <w:rFonts w:ascii="宋体" w:hAnsi="宋体" w:hint="eastAsia"/>
                  <w:sz w:val="24"/>
                  <w:szCs w:val="24"/>
                </w:rPr>
                <w:t>7200</w:t>
              </w:r>
            </w:ins>
          </w:p>
        </w:tc>
        <w:tc>
          <w:tcPr>
            <w:tcW w:w="5953" w:type="dxa"/>
            <w:shd w:val="clear" w:color="auto" w:fill="auto"/>
          </w:tcPr>
          <w:p w14:paraId="661202DE" w14:textId="77777777" w:rsidR="003739AA" w:rsidRPr="00476183" w:rsidRDefault="003739AA" w:rsidP="0057441E">
            <w:pPr>
              <w:spacing w:beforeLines="50" w:before="156" w:afterLines="50" w:after="156" w:line="240" w:lineRule="atLeast"/>
              <w:jc w:val="center"/>
              <w:rPr>
                <w:rFonts w:ascii="宋体" w:hAnsi="宋体"/>
                <w:sz w:val="24"/>
                <w:szCs w:val="24"/>
              </w:rPr>
            </w:pPr>
            <w:r w:rsidRPr="00476183">
              <w:rPr>
                <w:rFonts w:ascii="宋体" w:hAnsi="宋体" w:hint="eastAsia"/>
                <w:sz w:val="24"/>
                <w:szCs w:val="24"/>
              </w:rPr>
              <w:t>开出号码的4</w:t>
            </w:r>
            <w:r w:rsidR="001462A9">
              <w:rPr>
                <w:rFonts w:ascii="宋体" w:hAnsi="宋体" w:hint="eastAsia"/>
                <w:sz w:val="24"/>
                <w:szCs w:val="24"/>
              </w:rPr>
              <w:t>位数与投注号码按</w:t>
            </w:r>
            <w:r w:rsidRPr="00476183">
              <w:rPr>
                <w:rFonts w:ascii="宋体" w:hAnsi="宋体" w:hint="eastAsia"/>
                <w:sz w:val="24"/>
                <w:szCs w:val="24"/>
              </w:rPr>
              <w:t>位匹配。</w:t>
            </w:r>
          </w:p>
        </w:tc>
      </w:tr>
      <w:tr w:rsidR="003739AA" w:rsidRPr="00476183" w14:paraId="1381794B" w14:textId="77777777" w:rsidTr="00214098">
        <w:tc>
          <w:tcPr>
            <w:tcW w:w="1242" w:type="dxa"/>
            <w:shd w:val="clear" w:color="auto" w:fill="auto"/>
          </w:tcPr>
          <w:p w14:paraId="437BA7DB" w14:textId="77777777" w:rsidR="003739AA" w:rsidRPr="00476183" w:rsidRDefault="003739AA" w:rsidP="0057441E">
            <w:pPr>
              <w:spacing w:beforeLines="50" w:before="156" w:afterLines="50" w:after="156" w:line="240" w:lineRule="atLeast"/>
              <w:jc w:val="center"/>
              <w:rPr>
                <w:rFonts w:ascii="宋体" w:hAnsi="宋体"/>
                <w:sz w:val="24"/>
                <w:szCs w:val="24"/>
              </w:rPr>
            </w:pPr>
            <w:r w:rsidRPr="00476183">
              <w:rPr>
                <w:rFonts w:ascii="宋体" w:hAnsi="宋体" w:hint="eastAsia"/>
                <w:sz w:val="24"/>
                <w:szCs w:val="24"/>
              </w:rPr>
              <w:t>前三后三</w:t>
            </w:r>
          </w:p>
        </w:tc>
        <w:tc>
          <w:tcPr>
            <w:tcW w:w="1418" w:type="dxa"/>
            <w:shd w:val="clear" w:color="auto" w:fill="auto"/>
          </w:tcPr>
          <w:p w14:paraId="79E34B4E" w14:textId="77777777" w:rsidR="003739AA" w:rsidRPr="00476183" w:rsidRDefault="003739AA" w:rsidP="0057441E">
            <w:pPr>
              <w:spacing w:beforeLines="50" w:before="156" w:afterLines="50" w:after="156" w:line="240" w:lineRule="atLeast"/>
              <w:jc w:val="center"/>
              <w:rPr>
                <w:rFonts w:ascii="宋体" w:hAnsi="宋体"/>
                <w:sz w:val="24"/>
                <w:szCs w:val="24"/>
              </w:rPr>
            </w:pPr>
            <w:del w:id="881" w:author="user" w:date="2014-12-18T15:37:00Z">
              <w:r w:rsidRPr="00476183" w:rsidDel="000B6EC2">
                <w:rPr>
                  <w:rFonts w:ascii="宋体" w:hAnsi="宋体" w:hint="eastAsia"/>
                  <w:sz w:val="24"/>
                  <w:szCs w:val="24"/>
                </w:rPr>
                <w:delText>90</w:delText>
              </w:r>
            </w:del>
            <w:ins w:id="882" w:author="user" w:date="2014-12-18T15:37:00Z">
              <w:r w:rsidR="000B6EC2">
                <w:rPr>
                  <w:rFonts w:ascii="宋体" w:hAnsi="宋体" w:hint="eastAsia"/>
                  <w:sz w:val="24"/>
                  <w:szCs w:val="24"/>
                </w:rPr>
                <w:t>360</w:t>
              </w:r>
            </w:ins>
          </w:p>
        </w:tc>
        <w:tc>
          <w:tcPr>
            <w:tcW w:w="5953" w:type="dxa"/>
            <w:shd w:val="clear" w:color="auto" w:fill="auto"/>
          </w:tcPr>
          <w:p w14:paraId="1FCCEBDE" w14:textId="77777777" w:rsidR="003739AA" w:rsidRPr="007047A6" w:rsidRDefault="003739AA" w:rsidP="00955F3C">
            <w:pPr>
              <w:spacing w:beforeLines="50" w:before="156" w:afterLines="50" w:after="156" w:line="240" w:lineRule="atLeast"/>
              <w:jc w:val="center"/>
              <w:rPr>
                <w:rFonts w:ascii="宋体" w:hAnsi="宋体"/>
                <w:sz w:val="24"/>
                <w:szCs w:val="24"/>
              </w:rPr>
            </w:pPr>
            <w:r w:rsidRPr="00476183">
              <w:rPr>
                <w:rFonts w:ascii="宋体" w:hAnsi="宋体" w:hint="eastAsia"/>
                <w:sz w:val="24"/>
                <w:szCs w:val="24"/>
              </w:rPr>
              <w:t>开出号码的前3位或后3位与投注号码按位匹配。</w:t>
            </w:r>
            <w:r w:rsidR="007047A6">
              <w:rPr>
                <w:rFonts w:ascii="宋体" w:hAnsi="宋体" w:hint="eastAsia"/>
                <w:sz w:val="24"/>
                <w:szCs w:val="24"/>
              </w:rPr>
              <w:t>若前后都按位匹配，则</w:t>
            </w:r>
            <w:commentRangeStart w:id="883"/>
            <w:del w:id="884" w:author="user" w:date="2014-12-18T15:55:00Z">
              <w:r w:rsidR="007047A6" w:rsidDel="00955F3C">
                <w:rPr>
                  <w:rFonts w:ascii="宋体" w:hAnsi="宋体" w:hint="eastAsia"/>
                  <w:sz w:val="24"/>
                  <w:szCs w:val="24"/>
                </w:rPr>
                <w:delText>奖金为180美元</w:delText>
              </w:r>
            </w:del>
            <w:ins w:id="885" w:author="user" w:date="2014-12-18T15:55:00Z">
              <w:r w:rsidR="00955F3C">
                <w:rPr>
                  <w:rFonts w:ascii="宋体" w:hAnsi="宋体" w:hint="eastAsia"/>
                  <w:sz w:val="24"/>
                  <w:szCs w:val="24"/>
                </w:rPr>
                <w:t>赔率翻倍</w:t>
              </w:r>
            </w:ins>
            <w:commentRangeEnd w:id="883"/>
            <w:ins w:id="886" w:author="user" w:date="2014-12-18T15:56:00Z">
              <w:r w:rsidR="00955F3C">
                <w:rPr>
                  <w:rStyle w:val="ad"/>
                </w:rPr>
                <w:commentReference w:id="883"/>
              </w:r>
            </w:ins>
            <w:r w:rsidR="007047A6">
              <w:rPr>
                <w:rFonts w:ascii="宋体" w:hAnsi="宋体" w:hint="eastAsia"/>
                <w:sz w:val="24"/>
                <w:szCs w:val="24"/>
              </w:rPr>
              <w:t>。</w:t>
            </w:r>
          </w:p>
        </w:tc>
      </w:tr>
      <w:tr w:rsidR="003739AA" w:rsidRPr="00476183" w14:paraId="5979F015" w14:textId="77777777" w:rsidTr="00214098">
        <w:tc>
          <w:tcPr>
            <w:tcW w:w="1242" w:type="dxa"/>
            <w:shd w:val="clear" w:color="auto" w:fill="auto"/>
          </w:tcPr>
          <w:p w14:paraId="6916FD52" w14:textId="77777777" w:rsidR="003739AA" w:rsidRPr="00476183" w:rsidRDefault="003739AA" w:rsidP="0057441E">
            <w:pPr>
              <w:spacing w:beforeLines="50" w:before="156" w:afterLines="50" w:after="156" w:line="240" w:lineRule="atLeast"/>
              <w:jc w:val="center"/>
              <w:rPr>
                <w:rFonts w:ascii="宋体" w:hAnsi="宋体"/>
                <w:sz w:val="24"/>
                <w:szCs w:val="24"/>
              </w:rPr>
            </w:pPr>
            <w:r w:rsidRPr="00476183">
              <w:rPr>
                <w:rFonts w:ascii="宋体" w:hAnsi="宋体" w:hint="eastAsia"/>
                <w:sz w:val="24"/>
                <w:szCs w:val="24"/>
              </w:rPr>
              <w:t>前二后二</w:t>
            </w:r>
          </w:p>
        </w:tc>
        <w:tc>
          <w:tcPr>
            <w:tcW w:w="1418" w:type="dxa"/>
            <w:shd w:val="clear" w:color="auto" w:fill="auto"/>
          </w:tcPr>
          <w:p w14:paraId="32013324" w14:textId="77777777" w:rsidR="003739AA" w:rsidRPr="00476183" w:rsidRDefault="003739AA" w:rsidP="0057441E">
            <w:pPr>
              <w:spacing w:beforeLines="50" w:before="156" w:afterLines="50" w:after="156" w:line="240" w:lineRule="atLeast"/>
              <w:jc w:val="center"/>
              <w:rPr>
                <w:rFonts w:ascii="宋体" w:hAnsi="宋体"/>
                <w:sz w:val="24"/>
                <w:szCs w:val="24"/>
              </w:rPr>
            </w:pPr>
            <w:del w:id="887" w:author="user" w:date="2014-12-18T15:37:00Z">
              <w:r w:rsidRPr="00476183" w:rsidDel="000B6EC2">
                <w:rPr>
                  <w:rFonts w:ascii="宋体" w:hAnsi="宋体" w:hint="eastAsia"/>
                  <w:sz w:val="24"/>
                  <w:szCs w:val="24"/>
                </w:rPr>
                <w:delText>9</w:delText>
              </w:r>
            </w:del>
            <w:ins w:id="888" w:author="user" w:date="2014-12-18T15:37:00Z">
              <w:r w:rsidR="000B6EC2">
                <w:rPr>
                  <w:rFonts w:ascii="宋体" w:hAnsi="宋体" w:hint="eastAsia"/>
                  <w:sz w:val="24"/>
                  <w:szCs w:val="24"/>
                </w:rPr>
                <w:t>36</w:t>
              </w:r>
            </w:ins>
          </w:p>
        </w:tc>
        <w:tc>
          <w:tcPr>
            <w:tcW w:w="5953" w:type="dxa"/>
            <w:shd w:val="clear" w:color="auto" w:fill="auto"/>
          </w:tcPr>
          <w:p w14:paraId="7313CBAF" w14:textId="77777777" w:rsidR="003739AA" w:rsidRPr="00476183" w:rsidRDefault="003739AA" w:rsidP="00955F3C">
            <w:pPr>
              <w:spacing w:beforeLines="50" w:before="156" w:afterLines="50" w:after="156" w:line="240" w:lineRule="atLeast"/>
              <w:jc w:val="center"/>
              <w:rPr>
                <w:rFonts w:ascii="宋体" w:hAnsi="宋体"/>
                <w:sz w:val="24"/>
                <w:szCs w:val="24"/>
              </w:rPr>
            </w:pPr>
            <w:r w:rsidRPr="00476183">
              <w:rPr>
                <w:rFonts w:ascii="宋体" w:hAnsi="宋体" w:hint="eastAsia"/>
                <w:sz w:val="24"/>
                <w:szCs w:val="24"/>
              </w:rPr>
              <w:t>开出号码的前2位或后2位与投注号码按位匹配。</w:t>
            </w:r>
            <w:r w:rsidR="007047A6">
              <w:rPr>
                <w:rFonts w:ascii="宋体" w:hAnsi="宋体" w:hint="eastAsia"/>
                <w:sz w:val="24"/>
                <w:szCs w:val="24"/>
              </w:rPr>
              <w:t>若前后都按位匹配，则</w:t>
            </w:r>
            <w:del w:id="889" w:author="user" w:date="2014-12-18T15:55:00Z">
              <w:r w:rsidR="007047A6" w:rsidDel="00955F3C">
                <w:rPr>
                  <w:rFonts w:ascii="宋体" w:hAnsi="宋体" w:hint="eastAsia"/>
                  <w:sz w:val="24"/>
                  <w:szCs w:val="24"/>
                </w:rPr>
                <w:delText>奖金为18美元</w:delText>
              </w:r>
            </w:del>
            <w:ins w:id="890" w:author="user" w:date="2014-12-18T15:55:00Z">
              <w:r w:rsidR="00955F3C">
                <w:rPr>
                  <w:rFonts w:ascii="宋体" w:hAnsi="宋体" w:hint="eastAsia"/>
                  <w:sz w:val="24"/>
                  <w:szCs w:val="24"/>
                </w:rPr>
                <w:t>赔率翻倍</w:t>
              </w:r>
            </w:ins>
            <w:r w:rsidR="007047A6">
              <w:rPr>
                <w:rFonts w:ascii="宋体" w:hAnsi="宋体" w:hint="eastAsia"/>
                <w:sz w:val="24"/>
                <w:szCs w:val="24"/>
              </w:rPr>
              <w:t>。</w:t>
            </w:r>
          </w:p>
        </w:tc>
      </w:tr>
      <w:tr w:rsidR="00214098" w:rsidRPr="00476183" w14:paraId="66CB338F" w14:textId="77777777" w:rsidTr="00214098">
        <w:tc>
          <w:tcPr>
            <w:tcW w:w="1242" w:type="dxa"/>
            <w:shd w:val="clear" w:color="auto" w:fill="auto"/>
          </w:tcPr>
          <w:p w14:paraId="35FC4B0B" w14:textId="77777777" w:rsidR="00214098" w:rsidRPr="00476183" w:rsidRDefault="00214098" w:rsidP="0057441E">
            <w:pPr>
              <w:spacing w:beforeLines="50" w:before="156" w:afterLines="50" w:after="156" w:line="240" w:lineRule="atLeast"/>
              <w:jc w:val="center"/>
              <w:rPr>
                <w:rFonts w:ascii="宋体" w:hAnsi="宋体"/>
                <w:sz w:val="24"/>
                <w:szCs w:val="24"/>
              </w:rPr>
            </w:pPr>
            <w:r>
              <w:rPr>
                <w:rFonts w:ascii="宋体" w:hAnsi="宋体" w:hint="eastAsia"/>
                <w:sz w:val="24"/>
                <w:szCs w:val="24"/>
              </w:rPr>
              <w:t>直选4D特别奖</w:t>
            </w:r>
          </w:p>
        </w:tc>
        <w:tc>
          <w:tcPr>
            <w:tcW w:w="1418" w:type="dxa"/>
            <w:shd w:val="clear" w:color="auto" w:fill="auto"/>
          </w:tcPr>
          <w:p w14:paraId="2AD7B0AD" w14:textId="77777777" w:rsidR="00214098" w:rsidRPr="00476183" w:rsidRDefault="00214098" w:rsidP="0057441E">
            <w:pPr>
              <w:spacing w:beforeLines="50" w:before="156" w:afterLines="50" w:after="156" w:line="240" w:lineRule="atLeast"/>
              <w:jc w:val="center"/>
              <w:rPr>
                <w:rFonts w:ascii="宋体" w:hAnsi="宋体"/>
                <w:sz w:val="24"/>
                <w:szCs w:val="24"/>
              </w:rPr>
            </w:pPr>
            <w:del w:id="891" w:author="user" w:date="2014-12-18T15:38:00Z">
              <w:r w:rsidDel="000B6EC2">
                <w:rPr>
                  <w:rFonts w:ascii="宋体" w:hAnsi="宋体" w:hint="eastAsia"/>
                  <w:sz w:val="24"/>
                  <w:szCs w:val="24"/>
                </w:rPr>
                <w:delText>2500</w:delText>
              </w:r>
            </w:del>
            <w:ins w:id="892" w:author="user" w:date="2014-12-18T15:38:00Z">
              <w:r w:rsidR="000B6EC2">
                <w:rPr>
                  <w:rFonts w:ascii="宋体" w:hAnsi="宋体" w:hint="eastAsia"/>
                  <w:sz w:val="24"/>
                  <w:szCs w:val="24"/>
                </w:rPr>
                <w:t>10000</w:t>
              </w:r>
            </w:ins>
          </w:p>
        </w:tc>
        <w:tc>
          <w:tcPr>
            <w:tcW w:w="5953" w:type="dxa"/>
            <w:shd w:val="clear" w:color="auto" w:fill="auto"/>
          </w:tcPr>
          <w:p w14:paraId="2FA1A1DC" w14:textId="77777777" w:rsidR="00214098" w:rsidRPr="00476183" w:rsidRDefault="00214098" w:rsidP="0057441E">
            <w:pPr>
              <w:spacing w:beforeLines="50" w:before="156" w:afterLines="50" w:after="156" w:line="240" w:lineRule="atLeast"/>
              <w:jc w:val="center"/>
              <w:rPr>
                <w:rFonts w:ascii="宋体" w:hAnsi="宋体"/>
                <w:sz w:val="24"/>
                <w:szCs w:val="24"/>
              </w:rPr>
            </w:pPr>
            <w:r>
              <w:rPr>
                <w:rFonts w:ascii="宋体" w:hAnsi="宋体" w:hint="eastAsia"/>
                <w:sz w:val="24"/>
                <w:szCs w:val="24"/>
              </w:rPr>
              <w:t>开奖号码的四位数全部相同且与投注号码匹配。</w:t>
            </w:r>
          </w:p>
        </w:tc>
      </w:tr>
      <w:tr w:rsidR="00214098" w:rsidRPr="00476183" w14:paraId="74CEADF3" w14:textId="77777777" w:rsidTr="00214098">
        <w:tc>
          <w:tcPr>
            <w:tcW w:w="1242" w:type="dxa"/>
            <w:shd w:val="clear" w:color="auto" w:fill="auto"/>
          </w:tcPr>
          <w:p w14:paraId="1C85EF76" w14:textId="77777777" w:rsidR="00214098" w:rsidRPr="00476183" w:rsidRDefault="00214098" w:rsidP="0057441E">
            <w:pPr>
              <w:spacing w:beforeLines="50" w:before="156" w:afterLines="50" w:after="156" w:line="240" w:lineRule="atLeast"/>
              <w:jc w:val="center"/>
              <w:rPr>
                <w:rFonts w:ascii="宋体" w:hAnsi="宋体"/>
                <w:sz w:val="24"/>
                <w:szCs w:val="24"/>
              </w:rPr>
            </w:pPr>
            <w:r>
              <w:rPr>
                <w:rFonts w:ascii="宋体" w:hAnsi="宋体" w:hint="eastAsia"/>
                <w:sz w:val="24"/>
                <w:szCs w:val="24"/>
              </w:rPr>
              <w:t>前三后</w:t>
            </w:r>
            <w:proofErr w:type="gramStart"/>
            <w:r>
              <w:rPr>
                <w:rFonts w:ascii="宋体" w:hAnsi="宋体" w:hint="eastAsia"/>
                <w:sz w:val="24"/>
                <w:szCs w:val="24"/>
              </w:rPr>
              <w:t>三特别</w:t>
            </w:r>
            <w:proofErr w:type="gramEnd"/>
            <w:r>
              <w:rPr>
                <w:rFonts w:ascii="宋体" w:hAnsi="宋体" w:hint="eastAsia"/>
                <w:sz w:val="24"/>
                <w:szCs w:val="24"/>
              </w:rPr>
              <w:t>奖</w:t>
            </w:r>
          </w:p>
        </w:tc>
        <w:tc>
          <w:tcPr>
            <w:tcW w:w="1418" w:type="dxa"/>
            <w:shd w:val="clear" w:color="auto" w:fill="auto"/>
          </w:tcPr>
          <w:p w14:paraId="594034AB" w14:textId="77777777" w:rsidR="00214098" w:rsidRPr="00476183" w:rsidRDefault="00214098" w:rsidP="0057441E">
            <w:pPr>
              <w:spacing w:beforeLines="50" w:before="156" w:afterLines="50" w:after="156" w:line="240" w:lineRule="atLeast"/>
              <w:jc w:val="center"/>
              <w:rPr>
                <w:rFonts w:ascii="宋体" w:hAnsi="宋体"/>
                <w:sz w:val="24"/>
                <w:szCs w:val="24"/>
              </w:rPr>
            </w:pPr>
            <w:del w:id="893" w:author="user" w:date="2014-12-18T15:38:00Z">
              <w:r w:rsidDel="000B6EC2">
                <w:rPr>
                  <w:rFonts w:ascii="宋体" w:hAnsi="宋体" w:hint="eastAsia"/>
                  <w:sz w:val="24"/>
                  <w:szCs w:val="24"/>
                </w:rPr>
                <w:delText>125</w:delText>
              </w:r>
            </w:del>
            <w:ins w:id="894" w:author="user" w:date="2014-12-18T15:38:00Z">
              <w:r w:rsidR="000B6EC2">
                <w:rPr>
                  <w:rFonts w:ascii="宋体" w:hAnsi="宋体" w:hint="eastAsia"/>
                  <w:sz w:val="24"/>
                  <w:szCs w:val="24"/>
                </w:rPr>
                <w:t>500</w:t>
              </w:r>
            </w:ins>
          </w:p>
        </w:tc>
        <w:tc>
          <w:tcPr>
            <w:tcW w:w="5953" w:type="dxa"/>
            <w:shd w:val="clear" w:color="auto" w:fill="auto"/>
          </w:tcPr>
          <w:p w14:paraId="0F3163CF" w14:textId="77777777" w:rsidR="00214098" w:rsidRPr="00476183" w:rsidRDefault="001956C4" w:rsidP="00955F3C">
            <w:pPr>
              <w:spacing w:beforeLines="50" w:before="156" w:afterLines="50" w:after="156" w:line="240" w:lineRule="atLeast"/>
              <w:jc w:val="center"/>
              <w:rPr>
                <w:rFonts w:ascii="宋体" w:hAnsi="宋体"/>
                <w:sz w:val="24"/>
                <w:szCs w:val="24"/>
              </w:rPr>
            </w:pPr>
            <w:r w:rsidRPr="00476183">
              <w:rPr>
                <w:rFonts w:ascii="宋体" w:hAnsi="宋体" w:hint="eastAsia"/>
                <w:sz w:val="24"/>
                <w:szCs w:val="24"/>
              </w:rPr>
              <w:t>开奖号码的前3位或后3位</w:t>
            </w:r>
            <w:r>
              <w:rPr>
                <w:rFonts w:ascii="宋体" w:hAnsi="宋体" w:hint="eastAsia"/>
                <w:sz w:val="24"/>
                <w:szCs w:val="24"/>
              </w:rPr>
              <w:t>全部相同且与投注号码匹配。</w:t>
            </w:r>
            <w:r w:rsidR="00F25B64">
              <w:rPr>
                <w:rFonts w:ascii="宋体" w:hAnsi="宋体" w:hint="eastAsia"/>
                <w:sz w:val="24"/>
                <w:szCs w:val="24"/>
              </w:rPr>
              <w:t>若前后都</w:t>
            </w:r>
            <w:r>
              <w:rPr>
                <w:rFonts w:ascii="宋体" w:hAnsi="宋体" w:hint="eastAsia"/>
                <w:sz w:val="24"/>
                <w:szCs w:val="24"/>
              </w:rPr>
              <w:t>匹配，则</w:t>
            </w:r>
            <w:del w:id="895" w:author="user" w:date="2014-12-18T15:55:00Z">
              <w:r w:rsidDel="00955F3C">
                <w:rPr>
                  <w:rFonts w:ascii="宋体" w:hAnsi="宋体" w:hint="eastAsia"/>
                  <w:sz w:val="24"/>
                  <w:szCs w:val="24"/>
                </w:rPr>
                <w:delText>奖金为250美元</w:delText>
              </w:r>
            </w:del>
            <w:ins w:id="896" w:author="user" w:date="2014-12-18T15:55:00Z">
              <w:r w:rsidR="00955F3C">
                <w:rPr>
                  <w:rFonts w:ascii="宋体" w:hAnsi="宋体" w:hint="eastAsia"/>
                  <w:sz w:val="24"/>
                  <w:szCs w:val="24"/>
                </w:rPr>
                <w:t>赔率翻倍</w:t>
              </w:r>
            </w:ins>
            <w:r>
              <w:rPr>
                <w:rFonts w:ascii="宋体" w:hAnsi="宋体" w:hint="eastAsia"/>
                <w:sz w:val="24"/>
                <w:szCs w:val="24"/>
              </w:rPr>
              <w:t>。</w:t>
            </w:r>
          </w:p>
        </w:tc>
      </w:tr>
      <w:tr w:rsidR="00214098" w:rsidRPr="00476183" w14:paraId="7FB36656" w14:textId="77777777" w:rsidTr="00214098">
        <w:tc>
          <w:tcPr>
            <w:tcW w:w="1242" w:type="dxa"/>
            <w:shd w:val="clear" w:color="auto" w:fill="auto"/>
          </w:tcPr>
          <w:p w14:paraId="37F4347F" w14:textId="77777777" w:rsidR="00214098" w:rsidRPr="00476183" w:rsidRDefault="00214098" w:rsidP="0057441E">
            <w:pPr>
              <w:spacing w:beforeLines="50" w:before="156" w:afterLines="50" w:after="156" w:line="240" w:lineRule="atLeast"/>
              <w:jc w:val="center"/>
              <w:rPr>
                <w:rFonts w:ascii="宋体" w:hAnsi="宋体"/>
                <w:sz w:val="24"/>
                <w:szCs w:val="24"/>
              </w:rPr>
            </w:pPr>
            <w:r>
              <w:rPr>
                <w:rFonts w:ascii="宋体" w:hAnsi="宋体" w:hint="eastAsia"/>
                <w:sz w:val="24"/>
                <w:szCs w:val="24"/>
              </w:rPr>
              <w:lastRenderedPageBreak/>
              <w:t>前二后</w:t>
            </w:r>
            <w:proofErr w:type="gramStart"/>
            <w:r>
              <w:rPr>
                <w:rFonts w:ascii="宋体" w:hAnsi="宋体" w:hint="eastAsia"/>
                <w:sz w:val="24"/>
                <w:szCs w:val="24"/>
              </w:rPr>
              <w:t>二特别</w:t>
            </w:r>
            <w:proofErr w:type="gramEnd"/>
            <w:r>
              <w:rPr>
                <w:rFonts w:ascii="宋体" w:hAnsi="宋体" w:hint="eastAsia"/>
                <w:sz w:val="24"/>
                <w:szCs w:val="24"/>
              </w:rPr>
              <w:t>奖</w:t>
            </w:r>
          </w:p>
        </w:tc>
        <w:tc>
          <w:tcPr>
            <w:tcW w:w="1418" w:type="dxa"/>
            <w:shd w:val="clear" w:color="auto" w:fill="auto"/>
          </w:tcPr>
          <w:p w14:paraId="2E8EB14C" w14:textId="77777777" w:rsidR="00214098" w:rsidRPr="00476183" w:rsidRDefault="00214098" w:rsidP="0057441E">
            <w:pPr>
              <w:spacing w:beforeLines="50" w:before="156" w:afterLines="50" w:after="156" w:line="240" w:lineRule="atLeast"/>
              <w:jc w:val="center"/>
              <w:rPr>
                <w:rFonts w:ascii="宋体" w:hAnsi="宋体"/>
                <w:sz w:val="24"/>
                <w:szCs w:val="24"/>
              </w:rPr>
            </w:pPr>
            <w:del w:id="897" w:author="user" w:date="2014-12-18T15:38:00Z">
              <w:r w:rsidDel="000B6EC2">
                <w:rPr>
                  <w:rFonts w:ascii="宋体" w:hAnsi="宋体" w:hint="eastAsia"/>
                  <w:sz w:val="24"/>
                  <w:szCs w:val="24"/>
                </w:rPr>
                <w:delText>12.5</w:delText>
              </w:r>
            </w:del>
            <w:ins w:id="898" w:author="user" w:date="2014-12-18T15:38:00Z">
              <w:r w:rsidR="000B6EC2">
                <w:rPr>
                  <w:rFonts w:ascii="宋体" w:hAnsi="宋体" w:hint="eastAsia"/>
                  <w:sz w:val="24"/>
                  <w:szCs w:val="24"/>
                </w:rPr>
                <w:t>50</w:t>
              </w:r>
            </w:ins>
          </w:p>
        </w:tc>
        <w:tc>
          <w:tcPr>
            <w:tcW w:w="5953" w:type="dxa"/>
            <w:shd w:val="clear" w:color="auto" w:fill="auto"/>
          </w:tcPr>
          <w:p w14:paraId="33347D30" w14:textId="77777777" w:rsidR="00214098" w:rsidRPr="00476183" w:rsidRDefault="00566E22" w:rsidP="00955F3C">
            <w:pPr>
              <w:spacing w:beforeLines="50" w:before="156" w:afterLines="50" w:after="156" w:line="240" w:lineRule="atLeast"/>
              <w:jc w:val="center"/>
              <w:rPr>
                <w:rFonts w:ascii="宋体" w:hAnsi="宋体"/>
                <w:sz w:val="24"/>
                <w:szCs w:val="24"/>
              </w:rPr>
            </w:pPr>
            <w:r w:rsidRPr="00476183">
              <w:rPr>
                <w:rFonts w:ascii="宋体" w:hAnsi="宋体" w:hint="eastAsia"/>
                <w:sz w:val="24"/>
                <w:szCs w:val="24"/>
              </w:rPr>
              <w:t>开奖号码的前2位或后2</w:t>
            </w:r>
            <w:r>
              <w:rPr>
                <w:rFonts w:ascii="宋体" w:hAnsi="宋体" w:hint="eastAsia"/>
                <w:sz w:val="24"/>
                <w:szCs w:val="24"/>
              </w:rPr>
              <w:t>位全部相同且与投注号码匹配。若前后都匹配，则</w:t>
            </w:r>
            <w:del w:id="899" w:author="user" w:date="2014-12-18T15:55:00Z">
              <w:r w:rsidDel="00955F3C">
                <w:rPr>
                  <w:rFonts w:ascii="宋体" w:hAnsi="宋体" w:hint="eastAsia"/>
                  <w:sz w:val="24"/>
                  <w:szCs w:val="24"/>
                </w:rPr>
                <w:delText>奖金为25美元</w:delText>
              </w:r>
            </w:del>
            <w:ins w:id="900" w:author="user" w:date="2014-12-18T15:55:00Z">
              <w:r w:rsidR="00955F3C">
                <w:rPr>
                  <w:rFonts w:ascii="宋体" w:hAnsi="宋体" w:hint="eastAsia"/>
                  <w:sz w:val="24"/>
                  <w:szCs w:val="24"/>
                </w:rPr>
                <w:t>赔率翻倍</w:t>
              </w:r>
            </w:ins>
            <w:r>
              <w:rPr>
                <w:rFonts w:ascii="宋体" w:hAnsi="宋体" w:hint="eastAsia"/>
                <w:sz w:val="24"/>
                <w:szCs w:val="24"/>
              </w:rPr>
              <w:t>。</w:t>
            </w:r>
          </w:p>
        </w:tc>
      </w:tr>
    </w:tbl>
    <w:p w14:paraId="2069F186" w14:textId="77777777" w:rsidR="0050747A" w:rsidRPr="009F6113" w:rsidRDefault="0050747A" w:rsidP="009F6113">
      <w:pPr>
        <w:pStyle w:val="2"/>
        <w:jc w:val="center"/>
        <w:rPr>
          <w:rFonts w:ascii="宋体" w:hAnsi="宋体" w:cs="宋体"/>
          <w:bCs w:val="0"/>
          <w:color w:val="000000"/>
          <w:kern w:val="0"/>
          <w:szCs w:val="21"/>
          <w:lang w:bidi="km-KH"/>
        </w:rPr>
      </w:pPr>
      <w:r w:rsidRPr="009F6113">
        <w:rPr>
          <w:rFonts w:ascii="宋体" w:hAnsi="宋体" w:cs="宋体"/>
          <w:bCs w:val="0"/>
          <w:color w:val="000000"/>
          <w:kern w:val="0"/>
          <w:szCs w:val="21"/>
          <w:lang w:bidi="km-KH"/>
        </w:rPr>
        <w:t>第六章</w:t>
      </w:r>
      <w:r w:rsidR="003D3F6C">
        <w:rPr>
          <w:rFonts w:ascii="宋体" w:hAnsi="宋体" w:cs="宋体" w:hint="eastAsia"/>
          <w:bCs w:val="0"/>
          <w:color w:val="000000"/>
          <w:kern w:val="0"/>
          <w:szCs w:val="21"/>
          <w:lang w:bidi="km-KH"/>
        </w:rPr>
        <w:t xml:space="preserve"> </w:t>
      </w:r>
      <w:r w:rsidRPr="009F6113">
        <w:rPr>
          <w:rFonts w:ascii="宋体" w:hAnsi="宋体" w:cs="宋体"/>
          <w:bCs w:val="0"/>
          <w:color w:val="000000"/>
          <w:kern w:val="0"/>
          <w:szCs w:val="21"/>
          <w:lang w:bidi="km-KH"/>
        </w:rPr>
        <w:t>兑</w:t>
      </w:r>
      <w:r w:rsidR="003D3F6C">
        <w:rPr>
          <w:rFonts w:ascii="宋体" w:hAnsi="宋体" w:cs="宋体" w:hint="eastAsia"/>
          <w:bCs w:val="0"/>
          <w:color w:val="000000"/>
          <w:kern w:val="0"/>
          <w:szCs w:val="21"/>
          <w:lang w:bidi="km-KH"/>
        </w:rPr>
        <w:t xml:space="preserve"> </w:t>
      </w:r>
      <w:r w:rsidRPr="009F6113">
        <w:rPr>
          <w:rFonts w:ascii="宋体" w:hAnsi="宋体" w:cs="宋体"/>
          <w:bCs w:val="0"/>
          <w:color w:val="000000"/>
          <w:kern w:val="0"/>
          <w:szCs w:val="21"/>
          <w:lang w:bidi="km-KH"/>
        </w:rPr>
        <w:t>奖</w:t>
      </w:r>
    </w:p>
    <w:p w14:paraId="1B6353F6" w14:textId="77777777" w:rsidR="0086443F" w:rsidRPr="009D1903" w:rsidRDefault="00050825" w:rsidP="0057441E">
      <w:pPr>
        <w:numPr>
          <w:ilvl w:val="0"/>
          <w:numId w:val="13"/>
        </w:numPr>
        <w:spacing w:beforeLines="50" w:before="156" w:afterLines="50" w:after="156" w:line="360" w:lineRule="auto"/>
        <w:rPr>
          <w:rFonts w:ascii="宋体" w:hAnsi="宋体"/>
          <w:sz w:val="24"/>
          <w:szCs w:val="24"/>
        </w:rPr>
      </w:pPr>
      <w:r>
        <w:rPr>
          <w:rFonts w:ascii="宋体" w:hAnsi="宋体" w:hint="eastAsia"/>
          <w:sz w:val="24"/>
          <w:szCs w:val="24"/>
        </w:rPr>
        <w:t>每期</w:t>
      </w:r>
      <w:r w:rsidRPr="006A7E40">
        <w:rPr>
          <w:rFonts w:ascii="宋体" w:hAnsi="宋体" w:hint="eastAsia"/>
          <w:sz w:val="24"/>
          <w:szCs w:val="24"/>
        </w:rPr>
        <w:t>自开奖之日起</w:t>
      </w:r>
      <w:ins w:id="901" w:author="user" w:date="2014-12-18T15:57:00Z">
        <w:r w:rsidR="00D50B32">
          <w:rPr>
            <w:rFonts w:ascii="宋体" w:hAnsi="宋体" w:hint="eastAsia"/>
            <w:sz w:val="24"/>
            <w:szCs w:val="24"/>
          </w:rPr>
          <w:t>6</w:t>
        </w:r>
      </w:ins>
      <w:del w:id="902" w:author="user" w:date="2014-12-18T15:57:00Z">
        <w:r w:rsidRPr="006A7E40" w:rsidDel="00D50B32">
          <w:rPr>
            <w:rFonts w:ascii="宋体" w:hAnsi="宋体" w:hint="eastAsia"/>
            <w:sz w:val="24"/>
            <w:szCs w:val="24"/>
          </w:rPr>
          <w:delText>3</w:delText>
        </w:r>
      </w:del>
      <w:r w:rsidRPr="006A7E40">
        <w:rPr>
          <w:rFonts w:ascii="宋体" w:hAnsi="宋体" w:hint="eastAsia"/>
          <w:sz w:val="24"/>
          <w:szCs w:val="24"/>
        </w:rPr>
        <w:t>0</w:t>
      </w:r>
      <w:r>
        <w:rPr>
          <w:rFonts w:ascii="宋体" w:hAnsi="宋体" w:hint="eastAsia"/>
          <w:sz w:val="24"/>
          <w:szCs w:val="24"/>
        </w:rPr>
        <w:t>天为兑奖期</w:t>
      </w:r>
      <w:r w:rsidRPr="006A7E40">
        <w:rPr>
          <w:rFonts w:ascii="宋体" w:hAnsi="宋体" w:hint="eastAsia"/>
          <w:sz w:val="24"/>
          <w:szCs w:val="24"/>
        </w:rPr>
        <w:t>，逾期</w:t>
      </w:r>
      <w:proofErr w:type="gramStart"/>
      <w:r w:rsidRPr="006A7E40">
        <w:rPr>
          <w:rFonts w:ascii="宋体" w:hAnsi="宋体" w:hint="eastAsia"/>
          <w:sz w:val="24"/>
          <w:szCs w:val="24"/>
        </w:rPr>
        <w:t>不</w:t>
      </w:r>
      <w:proofErr w:type="gramEnd"/>
      <w:r w:rsidRPr="006A7E40">
        <w:rPr>
          <w:rFonts w:ascii="宋体" w:hAnsi="宋体" w:hint="eastAsia"/>
          <w:sz w:val="24"/>
          <w:szCs w:val="24"/>
        </w:rPr>
        <w:t>兑奖的视为弃奖。</w:t>
      </w:r>
      <w:r>
        <w:rPr>
          <w:rFonts w:ascii="宋体" w:hAnsi="宋体" w:hint="eastAsia"/>
          <w:sz w:val="24"/>
          <w:szCs w:val="24"/>
        </w:rPr>
        <w:t>弃奖奖金进入调节基金。</w:t>
      </w:r>
    </w:p>
    <w:p w14:paraId="4C98B346" w14:textId="77777777" w:rsidR="0086443F" w:rsidRPr="009D1903" w:rsidRDefault="00050825" w:rsidP="0057441E">
      <w:pPr>
        <w:numPr>
          <w:ilvl w:val="0"/>
          <w:numId w:val="13"/>
        </w:numPr>
        <w:spacing w:beforeLines="50" w:before="156" w:afterLines="50" w:after="156" w:line="360" w:lineRule="auto"/>
        <w:rPr>
          <w:rFonts w:ascii="宋体" w:hAnsi="宋体"/>
          <w:sz w:val="24"/>
          <w:szCs w:val="24"/>
        </w:rPr>
      </w:pPr>
      <w:r w:rsidRPr="006A7E40">
        <w:rPr>
          <w:rFonts w:ascii="宋体" w:hAnsi="宋体" w:hint="eastAsia"/>
          <w:sz w:val="24"/>
          <w:szCs w:val="24"/>
        </w:rPr>
        <w:t>中奖人兑奖时须提交完整的</w:t>
      </w:r>
      <w:r w:rsidRPr="002B1C80">
        <w:rPr>
          <w:rFonts w:ascii="宋体" w:hAnsi="宋体" w:hint="eastAsia"/>
          <w:sz w:val="24"/>
          <w:szCs w:val="24"/>
        </w:rPr>
        <w:t>中</w:t>
      </w:r>
      <w:r w:rsidRPr="006A7E40">
        <w:rPr>
          <w:rFonts w:ascii="宋体" w:hAnsi="宋体" w:hint="eastAsia"/>
          <w:sz w:val="24"/>
          <w:szCs w:val="24"/>
        </w:rPr>
        <w:t>奖彩票。中奖彩票因受损导致无法辨认真伪的，不予兑奖。</w:t>
      </w:r>
    </w:p>
    <w:p w14:paraId="19225308" w14:textId="77777777" w:rsidR="0086443F" w:rsidRPr="00A5441F" w:rsidRDefault="00A5441F" w:rsidP="0057441E">
      <w:pPr>
        <w:numPr>
          <w:ilvl w:val="0"/>
          <w:numId w:val="13"/>
        </w:numPr>
        <w:spacing w:beforeLines="50" w:before="156" w:afterLines="50" w:after="156" w:line="360" w:lineRule="auto"/>
        <w:rPr>
          <w:rFonts w:ascii="宋体" w:hAnsi="宋体"/>
          <w:sz w:val="24"/>
          <w:szCs w:val="24"/>
        </w:rPr>
      </w:pPr>
      <w:r w:rsidRPr="006A7E40">
        <w:rPr>
          <w:rFonts w:ascii="宋体" w:hAnsi="宋体" w:hint="eastAsia"/>
          <w:sz w:val="24"/>
          <w:szCs w:val="24"/>
        </w:rPr>
        <w:t>单张彩票中奖奖金超过</w:t>
      </w:r>
      <w:r w:rsidRPr="006A7E40">
        <w:rPr>
          <w:rFonts w:ascii="宋体" w:hAnsi="宋体"/>
          <w:sz w:val="24"/>
          <w:szCs w:val="24"/>
        </w:rPr>
        <w:t>10000</w:t>
      </w:r>
      <w:r w:rsidRPr="006A7E40">
        <w:rPr>
          <w:rFonts w:ascii="宋体" w:hAnsi="宋体" w:hint="eastAsia"/>
          <w:sz w:val="24"/>
          <w:szCs w:val="24"/>
        </w:rPr>
        <w:t>美元的中奖者，须持中奖彩票和本人有效身份证件，在兑奖期限内到</w:t>
      </w:r>
      <w:del w:id="903" w:author="user" w:date="2014-12-18T16:04:00Z">
        <w:r w:rsidRPr="006A7E40" w:rsidDel="003A0926">
          <w:rPr>
            <w:rFonts w:ascii="宋体" w:hAnsi="宋体" w:hint="eastAsia"/>
            <w:sz w:val="24"/>
            <w:szCs w:val="24"/>
          </w:rPr>
          <w:delText>柬埔寨</w:delText>
        </w:r>
      </w:del>
      <w:r w:rsidRPr="006A7E40">
        <w:rPr>
          <w:rFonts w:ascii="宋体" w:hAnsi="宋体" w:hint="eastAsia"/>
          <w:sz w:val="24"/>
          <w:szCs w:val="24"/>
        </w:rPr>
        <w:t>国家体育彩票有限公司登记兑奖</w:t>
      </w:r>
      <w:r>
        <w:rPr>
          <w:rFonts w:ascii="宋体" w:hAnsi="宋体" w:hint="eastAsia"/>
          <w:sz w:val="24"/>
          <w:szCs w:val="24"/>
        </w:rPr>
        <w:t>；</w:t>
      </w:r>
      <w:r w:rsidRPr="006A7E40">
        <w:rPr>
          <w:rFonts w:ascii="宋体" w:hAnsi="宋体" w:hint="eastAsia"/>
          <w:sz w:val="24"/>
          <w:szCs w:val="24"/>
        </w:rPr>
        <w:t>单张彩票中奖奖金在</w:t>
      </w:r>
      <w:r w:rsidRPr="006A7E40">
        <w:rPr>
          <w:rFonts w:ascii="宋体" w:hAnsi="宋体"/>
          <w:sz w:val="24"/>
          <w:szCs w:val="24"/>
        </w:rPr>
        <w:t>10000</w:t>
      </w:r>
      <w:r>
        <w:rPr>
          <w:rFonts w:ascii="宋体" w:hAnsi="宋体" w:hint="eastAsia"/>
          <w:sz w:val="24"/>
          <w:szCs w:val="24"/>
        </w:rPr>
        <w:t>美元</w:t>
      </w:r>
      <w:ins w:id="904" w:author="user" w:date="2014-12-18T16:04:00Z">
        <w:r w:rsidR="003A0926">
          <w:rPr>
            <w:rFonts w:ascii="宋体" w:hAnsi="宋体" w:hint="eastAsia"/>
            <w:sz w:val="24"/>
            <w:szCs w:val="24"/>
          </w:rPr>
          <w:t>（含）</w:t>
        </w:r>
      </w:ins>
      <w:del w:id="905" w:author="user" w:date="2014-12-18T17:25:00Z">
        <w:r w:rsidDel="00DC26CA">
          <w:rPr>
            <w:rFonts w:ascii="宋体" w:hAnsi="宋体" w:hint="eastAsia"/>
            <w:sz w:val="24"/>
            <w:szCs w:val="24"/>
          </w:rPr>
          <w:delText>及</w:delText>
        </w:r>
      </w:del>
      <w:r w:rsidRPr="006A7E40">
        <w:rPr>
          <w:rFonts w:ascii="宋体" w:hAnsi="宋体" w:hint="eastAsia"/>
          <w:sz w:val="24"/>
          <w:szCs w:val="24"/>
        </w:rPr>
        <w:t>以下</w:t>
      </w:r>
      <w:r w:rsidRPr="006A7E40">
        <w:rPr>
          <w:rFonts w:ascii="宋体" w:hAnsi="宋体"/>
          <w:sz w:val="24"/>
          <w:szCs w:val="24"/>
        </w:rPr>
        <w:t>1000</w:t>
      </w:r>
      <w:r w:rsidRPr="006A7E40">
        <w:rPr>
          <w:rFonts w:ascii="宋体" w:hAnsi="宋体" w:hint="eastAsia"/>
          <w:sz w:val="24"/>
          <w:szCs w:val="24"/>
        </w:rPr>
        <w:t>美元以上的中奖者，可持中奖彩票在各</w:t>
      </w:r>
      <w:del w:id="906" w:author="user" w:date="2014-12-18T16:04:00Z">
        <w:r w:rsidRPr="006A7E40" w:rsidDel="00FC5D35">
          <w:rPr>
            <w:rFonts w:ascii="宋体" w:hAnsi="宋体" w:hint="eastAsia"/>
            <w:sz w:val="24"/>
            <w:szCs w:val="24"/>
          </w:rPr>
          <w:delText>省办事处</w:delText>
        </w:r>
      </w:del>
      <w:ins w:id="907" w:author="user" w:date="2014-12-18T16:04:00Z">
        <w:r w:rsidR="00FC5D35">
          <w:rPr>
            <w:rFonts w:ascii="宋体" w:hAnsi="宋体" w:hint="eastAsia"/>
            <w:sz w:val="24"/>
            <w:szCs w:val="24"/>
          </w:rPr>
          <w:t>区域中心</w:t>
        </w:r>
      </w:ins>
      <w:r w:rsidRPr="006A7E40">
        <w:rPr>
          <w:rFonts w:ascii="宋体" w:hAnsi="宋体" w:hint="eastAsia"/>
          <w:sz w:val="24"/>
          <w:szCs w:val="24"/>
        </w:rPr>
        <w:t>兑奖</w:t>
      </w:r>
      <w:r>
        <w:rPr>
          <w:rFonts w:ascii="宋体" w:hAnsi="宋体" w:hint="eastAsia"/>
          <w:sz w:val="24"/>
          <w:szCs w:val="24"/>
        </w:rPr>
        <w:t>；</w:t>
      </w:r>
      <w:r w:rsidRPr="006A7E40">
        <w:rPr>
          <w:rFonts w:ascii="宋体" w:hAnsi="宋体"/>
          <w:sz w:val="24"/>
          <w:szCs w:val="24"/>
        </w:rPr>
        <w:t>1000</w:t>
      </w:r>
      <w:r>
        <w:rPr>
          <w:rFonts w:ascii="宋体" w:hAnsi="宋体" w:hint="eastAsia"/>
          <w:sz w:val="24"/>
          <w:szCs w:val="24"/>
        </w:rPr>
        <w:t>美元</w:t>
      </w:r>
      <w:del w:id="908" w:author="user" w:date="2014-12-18T16:05:00Z">
        <w:r w:rsidRPr="006A7E40" w:rsidDel="00FC5D35">
          <w:rPr>
            <w:rFonts w:ascii="宋体" w:hAnsi="宋体" w:hint="eastAsia"/>
            <w:sz w:val="24"/>
            <w:szCs w:val="24"/>
          </w:rPr>
          <w:delText>及</w:delText>
        </w:r>
      </w:del>
      <w:ins w:id="909" w:author="user" w:date="2014-12-18T16:05:00Z">
        <w:r w:rsidR="00FC5D35">
          <w:rPr>
            <w:rFonts w:ascii="宋体" w:hAnsi="宋体" w:hint="eastAsia"/>
            <w:sz w:val="24"/>
            <w:szCs w:val="24"/>
          </w:rPr>
          <w:t>（含）</w:t>
        </w:r>
      </w:ins>
      <w:r w:rsidRPr="006A7E40">
        <w:rPr>
          <w:rFonts w:ascii="宋体" w:hAnsi="宋体" w:hint="eastAsia"/>
          <w:sz w:val="24"/>
          <w:szCs w:val="24"/>
        </w:rPr>
        <w:t>以下的中奖者可持中奖彩票在各投注站兑奖。</w:t>
      </w:r>
    </w:p>
    <w:p w14:paraId="54D82223" w14:textId="77777777" w:rsidR="0050747A" w:rsidRPr="009D1903" w:rsidRDefault="00A75432" w:rsidP="0057441E">
      <w:pPr>
        <w:numPr>
          <w:ilvl w:val="0"/>
          <w:numId w:val="13"/>
        </w:numPr>
        <w:spacing w:beforeLines="50" w:before="156" w:afterLines="50" w:after="156" w:line="360" w:lineRule="auto"/>
        <w:rPr>
          <w:rFonts w:ascii="宋体" w:hAnsi="宋体"/>
          <w:sz w:val="24"/>
          <w:szCs w:val="24"/>
        </w:rPr>
      </w:pPr>
      <w:r w:rsidRPr="006A7E40">
        <w:rPr>
          <w:rFonts w:ascii="宋体" w:hAnsi="宋体"/>
          <w:sz w:val="24"/>
          <w:szCs w:val="24"/>
        </w:rPr>
        <w:t>兑奖机构有权查验中奖者的中奖彩票及有效身份证件，兑奖者应予配合。凡伪造、变造中奖彩票冒领奖金者，送交司法机关追究法律责任。</w:t>
      </w:r>
    </w:p>
    <w:p w14:paraId="02A27674" w14:textId="77777777" w:rsidR="0050747A" w:rsidRPr="0086443F" w:rsidRDefault="0050747A" w:rsidP="0086443F">
      <w:pPr>
        <w:pStyle w:val="2"/>
        <w:jc w:val="center"/>
        <w:rPr>
          <w:rFonts w:ascii="宋体" w:hAnsi="宋体" w:cs="宋体"/>
          <w:bCs w:val="0"/>
          <w:color w:val="000000"/>
          <w:kern w:val="0"/>
          <w:szCs w:val="21"/>
          <w:lang w:bidi="km-KH"/>
        </w:rPr>
      </w:pPr>
      <w:r w:rsidRPr="0086443F">
        <w:rPr>
          <w:rFonts w:ascii="宋体" w:hAnsi="宋体" w:cs="宋体"/>
          <w:bCs w:val="0"/>
          <w:color w:val="000000"/>
          <w:kern w:val="0"/>
          <w:szCs w:val="21"/>
          <w:lang w:bidi="km-KH"/>
        </w:rPr>
        <w:t>第七章</w:t>
      </w:r>
      <w:r w:rsidR="0086443F">
        <w:rPr>
          <w:rFonts w:ascii="宋体" w:hAnsi="宋体" w:cs="宋体"/>
          <w:bCs w:val="0"/>
          <w:color w:val="000000"/>
          <w:kern w:val="0"/>
          <w:szCs w:val="21"/>
          <w:lang w:bidi="km-KH"/>
        </w:rPr>
        <w:t xml:space="preserve"> </w:t>
      </w:r>
      <w:r w:rsidRPr="0086443F">
        <w:rPr>
          <w:rFonts w:ascii="宋体" w:hAnsi="宋体" w:cs="宋体"/>
          <w:bCs w:val="0"/>
          <w:color w:val="000000"/>
          <w:kern w:val="0"/>
          <w:szCs w:val="21"/>
          <w:lang w:bidi="km-KH"/>
        </w:rPr>
        <w:t>附</w:t>
      </w:r>
      <w:r w:rsidR="0086443F">
        <w:rPr>
          <w:rFonts w:ascii="宋体" w:hAnsi="宋体" w:cs="宋体"/>
          <w:bCs w:val="0"/>
          <w:color w:val="000000"/>
          <w:kern w:val="0"/>
          <w:szCs w:val="21"/>
          <w:lang w:bidi="km-KH"/>
        </w:rPr>
        <w:t xml:space="preserve"> </w:t>
      </w:r>
      <w:r w:rsidRPr="0086443F">
        <w:rPr>
          <w:rFonts w:ascii="宋体" w:hAnsi="宋体" w:cs="宋体"/>
          <w:bCs w:val="0"/>
          <w:color w:val="000000"/>
          <w:kern w:val="0"/>
          <w:szCs w:val="21"/>
          <w:lang w:bidi="km-KH"/>
        </w:rPr>
        <w:t>则</w:t>
      </w:r>
    </w:p>
    <w:p w14:paraId="2DA6FC89" w14:textId="77777777" w:rsidR="0010003A" w:rsidRDefault="0010003A" w:rsidP="0057441E">
      <w:pPr>
        <w:numPr>
          <w:ilvl w:val="0"/>
          <w:numId w:val="13"/>
        </w:numPr>
        <w:spacing w:beforeLines="50" w:before="156" w:afterLines="50" w:after="156" w:line="360" w:lineRule="auto"/>
        <w:rPr>
          <w:rFonts w:ascii="宋体" w:hAnsi="宋体"/>
          <w:sz w:val="24"/>
          <w:szCs w:val="24"/>
        </w:rPr>
      </w:pPr>
      <w:r w:rsidRPr="006A7E40">
        <w:rPr>
          <w:rFonts w:ascii="宋体" w:hAnsi="宋体" w:hint="eastAsia"/>
          <w:sz w:val="24"/>
          <w:szCs w:val="24"/>
        </w:rPr>
        <w:t>本规则自批准之日起施行。</w:t>
      </w:r>
    </w:p>
    <w:p w14:paraId="7A32D6AE" w14:textId="77777777" w:rsidR="00401DA4" w:rsidRDefault="00401DA4" w:rsidP="0057441E">
      <w:pPr>
        <w:numPr>
          <w:ilvl w:val="0"/>
          <w:numId w:val="13"/>
        </w:numPr>
        <w:spacing w:beforeLines="50" w:before="156" w:afterLines="50" w:after="156" w:line="360" w:lineRule="auto"/>
        <w:rPr>
          <w:rFonts w:ascii="宋体" w:hAnsi="宋体"/>
          <w:sz w:val="24"/>
          <w:szCs w:val="24"/>
        </w:rPr>
      </w:pPr>
      <w:r>
        <w:rPr>
          <w:rFonts w:ascii="宋体" w:hAnsi="宋体" w:hint="eastAsia"/>
          <w:sz w:val="24"/>
          <w:szCs w:val="24"/>
        </w:rPr>
        <w:t>本规则由</w:t>
      </w:r>
      <w:del w:id="910" w:author="user" w:date="2014-12-18T16:06:00Z">
        <w:r w:rsidDel="00FB01DF">
          <w:rPr>
            <w:rFonts w:ascii="宋体" w:hAnsi="宋体" w:hint="eastAsia"/>
            <w:sz w:val="24"/>
            <w:szCs w:val="24"/>
          </w:rPr>
          <w:delText>柬埔寨</w:delText>
        </w:r>
      </w:del>
      <w:r w:rsidRPr="002B1C80">
        <w:rPr>
          <w:rFonts w:ascii="宋体" w:hAnsi="宋体" w:hint="eastAsia"/>
          <w:sz w:val="24"/>
          <w:szCs w:val="24"/>
        </w:rPr>
        <w:t>国家</w:t>
      </w:r>
      <w:r>
        <w:rPr>
          <w:rFonts w:ascii="宋体" w:hAnsi="宋体" w:hint="eastAsia"/>
          <w:sz w:val="24"/>
          <w:szCs w:val="24"/>
        </w:rPr>
        <w:t>体育彩票有限</w:t>
      </w:r>
      <w:r w:rsidRPr="002B1C80">
        <w:rPr>
          <w:rFonts w:ascii="宋体" w:hAnsi="宋体" w:hint="eastAsia"/>
          <w:sz w:val="24"/>
          <w:szCs w:val="24"/>
        </w:rPr>
        <w:t>公司</w:t>
      </w:r>
      <w:r>
        <w:rPr>
          <w:rFonts w:ascii="宋体" w:hAnsi="宋体" w:hint="eastAsia"/>
          <w:sz w:val="24"/>
          <w:szCs w:val="24"/>
        </w:rPr>
        <w:t>负责解释。</w:t>
      </w:r>
    </w:p>
    <w:p w14:paraId="0B62C9ED" w14:textId="77777777" w:rsidR="00401DA4" w:rsidRDefault="00401DA4" w:rsidP="0057441E">
      <w:pPr>
        <w:spacing w:beforeLines="50" w:before="156" w:afterLines="50" w:after="156" w:line="360" w:lineRule="auto"/>
        <w:rPr>
          <w:rFonts w:ascii="宋体" w:hAnsi="宋体"/>
          <w:sz w:val="24"/>
          <w:szCs w:val="24"/>
        </w:rPr>
      </w:pPr>
    </w:p>
    <w:p w14:paraId="67E92E2F" w14:textId="77777777" w:rsidR="00AF6A51" w:rsidRDefault="00F96B5D" w:rsidP="0057441E">
      <w:pPr>
        <w:spacing w:beforeLines="50" w:before="156" w:afterLines="50" w:after="156" w:line="360" w:lineRule="auto"/>
        <w:rPr>
          <w:rFonts w:ascii="宋体" w:hAnsi="宋体"/>
          <w:sz w:val="24"/>
          <w:szCs w:val="24"/>
        </w:rPr>
      </w:pPr>
      <w:r>
        <w:rPr>
          <w:rFonts w:ascii="宋体" w:hAnsi="宋体"/>
          <w:sz w:val="24"/>
          <w:szCs w:val="24"/>
        </w:rPr>
        <w:br w:type="page"/>
      </w:r>
    </w:p>
    <w:p w14:paraId="779DBDE7" w14:textId="77777777" w:rsidR="007D7F11" w:rsidRPr="009D1903" w:rsidRDefault="00D0069C" w:rsidP="009D1903">
      <w:pPr>
        <w:pStyle w:val="2"/>
        <w:jc w:val="center"/>
        <w:rPr>
          <w:rFonts w:ascii="宋体" w:hAnsi="宋体"/>
          <w:sz w:val="24"/>
          <w:szCs w:val="24"/>
        </w:rPr>
      </w:pPr>
      <w:r w:rsidRPr="009D1903">
        <w:rPr>
          <w:rStyle w:val="a7"/>
          <w:rFonts w:hint="eastAsia"/>
          <w:b/>
        </w:rPr>
        <w:lastRenderedPageBreak/>
        <w:t>附：“天天赢”游戏奖级表</w:t>
      </w:r>
    </w:p>
    <w:p w14:paraId="798B3848" w14:textId="77777777" w:rsidR="007D7F11" w:rsidRPr="009D1903" w:rsidRDefault="007D7F11" w:rsidP="0057441E">
      <w:pPr>
        <w:spacing w:beforeLines="50" w:before="156" w:afterLines="50" w:after="156" w:line="360" w:lineRule="auto"/>
        <w:rPr>
          <w:rFonts w:ascii="宋体" w:hAnsi="宋体"/>
          <w:sz w:val="24"/>
          <w:szCs w:val="24"/>
        </w:rPr>
      </w:pPr>
      <w:r>
        <w:rPr>
          <w:rFonts w:ascii="宋体" w:hAnsi="宋体" w:hint="eastAsia"/>
          <w:b/>
          <w:sz w:val="24"/>
          <w:szCs w:val="24"/>
        </w:rPr>
        <w:t>表</w:t>
      </w:r>
      <w:r w:rsidR="00D0069C">
        <w:rPr>
          <w:rFonts w:ascii="宋体" w:hAnsi="宋体" w:hint="eastAsia"/>
          <w:b/>
          <w:sz w:val="24"/>
          <w:szCs w:val="24"/>
        </w:rPr>
        <w:t>1</w:t>
      </w:r>
      <w:r w:rsidR="00D0069C" w:rsidRPr="003043BA">
        <w:rPr>
          <w:rFonts w:ascii="宋体" w:hAnsi="宋体" w:hint="eastAsia"/>
          <w:b/>
          <w:sz w:val="24"/>
          <w:szCs w:val="24"/>
        </w:rPr>
        <w:t>——</w:t>
      </w:r>
      <w:commentRangeStart w:id="911"/>
      <w:r w:rsidR="00951E53">
        <w:rPr>
          <w:rFonts w:ascii="宋体" w:hAnsi="宋体" w:hint="eastAsia"/>
          <w:b/>
          <w:sz w:val="24"/>
          <w:szCs w:val="24"/>
        </w:rPr>
        <w:t>“</w:t>
      </w:r>
      <w:r w:rsidR="008C05CF">
        <w:rPr>
          <w:rFonts w:ascii="宋体" w:hAnsi="宋体" w:hint="eastAsia"/>
          <w:b/>
          <w:sz w:val="24"/>
          <w:szCs w:val="24"/>
        </w:rPr>
        <w:t>天天赢</w:t>
      </w:r>
      <w:r w:rsidR="00951E53">
        <w:rPr>
          <w:rFonts w:ascii="宋体" w:hAnsi="宋体" w:hint="eastAsia"/>
          <w:b/>
          <w:sz w:val="24"/>
          <w:szCs w:val="24"/>
        </w:rPr>
        <w:t>”</w:t>
      </w:r>
      <w:r w:rsidR="009E7B4A">
        <w:rPr>
          <w:rFonts w:ascii="宋体" w:hAnsi="宋体" w:hint="eastAsia"/>
          <w:b/>
          <w:sz w:val="24"/>
          <w:szCs w:val="24"/>
        </w:rPr>
        <w:t>奖级</w:t>
      </w:r>
      <w:r w:rsidRPr="007D7F11">
        <w:rPr>
          <w:rFonts w:ascii="宋体" w:hAnsi="宋体" w:hint="eastAsia"/>
          <w:b/>
          <w:sz w:val="24"/>
          <w:szCs w:val="24"/>
        </w:rPr>
        <w:t>表</w:t>
      </w:r>
      <w:commentRangeEnd w:id="911"/>
      <w:r w:rsidR="00A27DE2">
        <w:rPr>
          <w:rStyle w:val="ad"/>
        </w:rPr>
        <w:commentReference w:id="911"/>
      </w:r>
    </w:p>
    <w:p w14:paraId="6CFB1B9D" w14:textId="77777777" w:rsidR="00E10B4C" w:rsidRDefault="00321C1A" w:rsidP="00E10B4C">
      <w:pPr>
        <w:spacing w:line="360" w:lineRule="auto"/>
        <w:jc w:val="center"/>
        <w:rPr>
          <w:rFonts w:ascii="宋体" w:hAnsi="宋体"/>
          <w:sz w:val="24"/>
          <w:szCs w:val="24"/>
        </w:rPr>
      </w:pPr>
      <w:r w:rsidRPr="00321C1A">
        <w:rPr>
          <w:rFonts w:ascii="宋体" w:hAnsi="宋体"/>
          <w:noProof/>
          <w:sz w:val="24"/>
          <w:szCs w:val="24"/>
        </w:rPr>
        <w:drawing>
          <wp:inline distT="0" distB="0" distL="0" distR="0" wp14:anchorId="43C3F245" wp14:editId="4F322997">
            <wp:extent cx="5278120" cy="1657354"/>
            <wp:effectExtent l="19050" t="0" r="0" b="0"/>
            <wp:docPr id="11" name="图片 2"/>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22"/>
                    <a:srcRect l="3125" t="25000" r="33854" b="43333"/>
                    <a:stretch>
                      <a:fillRect/>
                    </a:stretch>
                  </pic:blipFill>
                  <pic:spPr bwMode="auto">
                    <a:xfrm>
                      <a:off x="0" y="0"/>
                      <a:ext cx="5278120" cy="1657354"/>
                    </a:xfrm>
                    <a:prstGeom prst="rect">
                      <a:avLst/>
                    </a:prstGeom>
                    <a:noFill/>
                    <a:ln w="9525">
                      <a:noFill/>
                      <a:miter lim="800000"/>
                      <a:headEnd/>
                      <a:tailEnd/>
                    </a:ln>
                    <a:effectLst/>
                  </pic:spPr>
                </pic:pic>
              </a:graphicData>
            </a:graphic>
          </wp:inline>
        </w:drawing>
      </w:r>
    </w:p>
    <w:p w14:paraId="785F40CE" w14:textId="77777777" w:rsidR="00321C1A" w:rsidRDefault="00321C1A" w:rsidP="00E10B4C">
      <w:pPr>
        <w:spacing w:line="360" w:lineRule="auto"/>
        <w:jc w:val="center"/>
        <w:rPr>
          <w:rFonts w:ascii="宋体" w:hAnsi="宋体"/>
          <w:sz w:val="24"/>
          <w:szCs w:val="24"/>
        </w:rPr>
      </w:pPr>
      <w:r w:rsidRPr="00321C1A">
        <w:rPr>
          <w:rFonts w:ascii="宋体" w:hAnsi="宋体"/>
          <w:noProof/>
          <w:sz w:val="24"/>
          <w:szCs w:val="24"/>
        </w:rPr>
        <w:drawing>
          <wp:inline distT="0" distB="0" distL="0" distR="0" wp14:anchorId="52726E9B" wp14:editId="0B0A079B">
            <wp:extent cx="5278120" cy="1803358"/>
            <wp:effectExtent l="19050" t="0" r="0" b="0"/>
            <wp:docPr id="12" name="图片 3"/>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3"/>
                    <a:srcRect l="3125" t="28334" r="34375" b="37499"/>
                    <a:stretch>
                      <a:fillRect/>
                    </a:stretch>
                  </pic:blipFill>
                  <pic:spPr bwMode="auto">
                    <a:xfrm>
                      <a:off x="0" y="0"/>
                      <a:ext cx="5278120" cy="1803358"/>
                    </a:xfrm>
                    <a:prstGeom prst="rect">
                      <a:avLst/>
                    </a:prstGeom>
                    <a:noFill/>
                    <a:ln w="9525">
                      <a:noFill/>
                      <a:miter lim="800000"/>
                      <a:headEnd/>
                      <a:tailEnd/>
                    </a:ln>
                    <a:effectLst/>
                  </pic:spPr>
                </pic:pic>
              </a:graphicData>
            </a:graphic>
          </wp:inline>
        </w:drawing>
      </w:r>
    </w:p>
    <w:p w14:paraId="794618E4" w14:textId="77777777" w:rsidR="00273E64" w:rsidRDefault="00273E64" w:rsidP="00E10B4C">
      <w:pPr>
        <w:spacing w:line="360" w:lineRule="auto"/>
        <w:jc w:val="center"/>
        <w:rPr>
          <w:rFonts w:ascii="宋体" w:hAnsi="宋体"/>
          <w:sz w:val="24"/>
          <w:szCs w:val="24"/>
        </w:rPr>
      </w:pPr>
      <w:r w:rsidRPr="00273E64">
        <w:rPr>
          <w:rFonts w:ascii="宋体" w:hAnsi="宋体"/>
          <w:noProof/>
          <w:sz w:val="24"/>
          <w:szCs w:val="24"/>
        </w:rPr>
        <w:drawing>
          <wp:inline distT="0" distB="0" distL="0" distR="0" wp14:anchorId="1AD269E0" wp14:editId="1534826E">
            <wp:extent cx="5278120" cy="2814997"/>
            <wp:effectExtent l="19050" t="0" r="0" b="0"/>
            <wp:docPr id="13" name="图片 4"/>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24"/>
                    <a:srcRect l="3125" t="25000" r="34375" b="21666"/>
                    <a:stretch>
                      <a:fillRect/>
                    </a:stretch>
                  </pic:blipFill>
                  <pic:spPr bwMode="auto">
                    <a:xfrm>
                      <a:off x="0" y="0"/>
                      <a:ext cx="5278120" cy="2814997"/>
                    </a:xfrm>
                    <a:prstGeom prst="rect">
                      <a:avLst/>
                    </a:prstGeom>
                    <a:noFill/>
                    <a:ln w="9525">
                      <a:noFill/>
                      <a:miter lim="800000"/>
                      <a:headEnd/>
                      <a:tailEnd/>
                    </a:ln>
                    <a:effectLst/>
                  </pic:spPr>
                </pic:pic>
              </a:graphicData>
            </a:graphic>
          </wp:inline>
        </w:drawing>
      </w:r>
    </w:p>
    <w:p w14:paraId="1135DEFD" w14:textId="77777777" w:rsidR="00273E64" w:rsidRDefault="00273E64" w:rsidP="00E10B4C">
      <w:pPr>
        <w:spacing w:line="360" w:lineRule="auto"/>
        <w:jc w:val="center"/>
        <w:rPr>
          <w:ins w:id="912" w:author="user" w:date="2016-10-09T10:26:00Z"/>
          <w:rFonts w:ascii="宋体" w:hAnsi="宋体"/>
          <w:sz w:val="24"/>
          <w:szCs w:val="24"/>
        </w:rPr>
      </w:pPr>
    </w:p>
    <w:p w14:paraId="1832550C" w14:textId="48BABD3F" w:rsidR="004E12BF" w:rsidRDefault="002604AB" w:rsidP="004E12BF">
      <w:pPr>
        <w:pStyle w:val="1"/>
        <w:rPr>
          <w:ins w:id="913" w:author="user" w:date="2016-10-09T10:26:00Z"/>
          <w:sz w:val="32"/>
          <w:szCs w:val="32"/>
        </w:rPr>
      </w:pPr>
      <w:ins w:id="914" w:author="user" w:date="2017-03-08T14:56:00Z">
        <w:r>
          <w:rPr>
            <w:rFonts w:hint="eastAsia"/>
            <w:sz w:val="32"/>
            <w:szCs w:val="32"/>
          </w:rPr>
          <w:t>六</w:t>
        </w:r>
      </w:ins>
      <w:ins w:id="915" w:author="user" w:date="2016-10-09T10:29:00Z">
        <w:r w:rsidR="004E12BF">
          <w:rPr>
            <w:rFonts w:hint="eastAsia"/>
            <w:sz w:val="32"/>
            <w:szCs w:val="32"/>
          </w:rPr>
          <w:t>、</w:t>
        </w:r>
      </w:ins>
      <w:ins w:id="916" w:author="user" w:date="2016-10-09T10:26:00Z">
        <w:r w:rsidR="004E12BF">
          <w:rPr>
            <w:rFonts w:hint="eastAsia"/>
            <w:sz w:val="32"/>
            <w:szCs w:val="32"/>
          </w:rPr>
          <w:t>“快</w:t>
        </w:r>
        <w:r w:rsidR="004E12BF">
          <w:rPr>
            <w:sz w:val="32"/>
            <w:szCs w:val="32"/>
          </w:rPr>
          <w:t>三”</w:t>
        </w:r>
        <w:r w:rsidR="004E12BF">
          <w:rPr>
            <w:rFonts w:hint="eastAsia"/>
            <w:sz w:val="32"/>
            <w:szCs w:val="32"/>
          </w:rPr>
          <w:t>游戏</w:t>
        </w:r>
        <w:r w:rsidR="004E12BF">
          <w:rPr>
            <w:sz w:val="32"/>
            <w:szCs w:val="32"/>
          </w:rPr>
          <w:t>规则</w:t>
        </w:r>
      </w:ins>
    </w:p>
    <w:p w14:paraId="5DF5639B" w14:textId="77777777" w:rsidR="004E12BF" w:rsidRPr="003C478D" w:rsidRDefault="004E12BF" w:rsidP="004E12BF">
      <w:pPr>
        <w:pStyle w:val="TxtEngGameRules"/>
        <w:spacing w:line="360" w:lineRule="auto"/>
        <w:rPr>
          <w:ins w:id="917" w:author="user" w:date="2016-10-09T10:26:00Z"/>
          <w:rFonts w:asciiTheme="minorEastAsia" w:eastAsiaTheme="minorEastAsia" w:hAnsiTheme="minorEastAsia"/>
          <w:sz w:val="24"/>
          <w:szCs w:val="24"/>
        </w:rPr>
      </w:pPr>
    </w:p>
    <w:p w14:paraId="29FB1EA1" w14:textId="77777777" w:rsidR="004E12BF" w:rsidRPr="003C478D" w:rsidRDefault="004E12BF" w:rsidP="004E12BF">
      <w:pPr>
        <w:pStyle w:val="lv2GameRules"/>
        <w:spacing w:line="360" w:lineRule="auto"/>
        <w:rPr>
          <w:ins w:id="918" w:author="user" w:date="2016-10-09T10:26:00Z"/>
          <w:rFonts w:asciiTheme="minorEastAsia" w:eastAsiaTheme="minorEastAsia" w:hAnsiTheme="minorEastAsia"/>
        </w:rPr>
      </w:pPr>
      <w:bookmarkStart w:id="919" w:name="_Toc431224954"/>
      <w:ins w:id="920" w:author="user" w:date="2016-10-09T10:26:00Z">
        <w:r w:rsidRPr="003C478D">
          <w:rPr>
            <w:rFonts w:asciiTheme="minorEastAsia" w:eastAsiaTheme="minorEastAsia" w:hAnsiTheme="minorEastAsia" w:hint="eastAsia"/>
          </w:rPr>
          <w:t>总  则</w:t>
        </w:r>
        <w:bookmarkEnd w:id="919"/>
      </w:ins>
    </w:p>
    <w:p w14:paraId="21D2E0DB" w14:textId="77777777" w:rsidR="004E12BF" w:rsidRPr="003C478D" w:rsidRDefault="004E12BF" w:rsidP="004E12BF">
      <w:pPr>
        <w:spacing w:line="360" w:lineRule="auto"/>
        <w:jc w:val="center"/>
        <w:rPr>
          <w:ins w:id="921" w:author="user" w:date="2016-10-09T10:26:00Z"/>
          <w:rFonts w:asciiTheme="minorEastAsia" w:eastAsiaTheme="minorEastAsia" w:hAnsiTheme="minorEastAsia"/>
          <w:b/>
          <w:sz w:val="24"/>
          <w:szCs w:val="24"/>
        </w:rPr>
      </w:pPr>
      <w:ins w:id="922" w:author="user" w:date="2016-10-09T10:26:00Z">
        <w:r w:rsidRPr="003C478D">
          <w:rPr>
            <w:rFonts w:asciiTheme="minorEastAsia" w:eastAsiaTheme="minorEastAsia" w:hAnsiTheme="minorEastAsia" w:hint="eastAsia"/>
            <w:b/>
            <w:sz w:val="24"/>
            <w:szCs w:val="24"/>
          </w:rPr>
          <w:t>Chapter 1</w:t>
        </w:r>
        <w:r w:rsidRPr="003C478D">
          <w:rPr>
            <w:rFonts w:asciiTheme="minorEastAsia" w:eastAsiaTheme="minorEastAsia" w:hAnsiTheme="minorEastAsia" w:hint="eastAsia"/>
            <w:b/>
            <w:sz w:val="24"/>
            <w:szCs w:val="24"/>
          </w:rPr>
          <w:tab/>
          <w:t>General Rules</w:t>
        </w:r>
      </w:ins>
    </w:p>
    <w:p w14:paraId="3208E749" w14:textId="77777777" w:rsidR="004E12BF" w:rsidRPr="003C478D" w:rsidRDefault="004E12BF" w:rsidP="004E12BF">
      <w:pPr>
        <w:pStyle w:val="TxtEngGameRules"/>
        <w:spacing w:line="360" w:lineRule="auto"/>
        <w:rPr>
          <w:ins w:id="923" w:author="user" w:date="2016-10-09T10:26:00Z"/>
          <w:rFonts w:asciiTheme="minorEastAsia" w:eastAsiaTheme="minorEastAsia" w:hAnsiTheme="minorEastAsia"/>
          <w:sz w:val="24"/>
          <w:szCs w:val="24"/>
        </w:rPr>
      </w:pPr>
    </w:p>
    <w:p w14:paraId="1A9D9810" w14:textId="77777777" w:rsidR="004E12BF" w:rsidRPr="003C478D" w:rsidRDefault="004E12BF" w:rsidP="004E12BF">
      <w:pPr>
        <w:pStyle w:val="lv3GameRules"/>
        <w:spacing w:line="360" w:lineRule="auto"/>
        <w:rPr>
          <w:ins w:id="924" w:author="user" w:date="2016-10-09T10:26:00Z"/>
          <w:rFonts w:asciiTheme="minorEastAsia" w:eastAsiaTheme="minorEastAsia" w:hAnsiTheme="minorEastAsia"/>
          <w:sz w:val="24"/>
        </w:rPr>
      </w:pPr>
      <w:ins w:id="925" w:author="user" w:date="2016-10-09T10:26:00Z">
        <w:r w:rsidRPr="003C478D">
          <w:rPr>
            <w:rFonts w:asciiTheme="minorEastAsia" w:eastAsiaTheme="minorEastAsia" w:hAnsiTheme="minorEastAsia" w:hint="eastAsia"/>
            <w:sz w:val="24"/>
          </w:rPr>
          <w:t>快3游戏是一种快速开奖的电脑型彩票，每10分钟开奖一次，返奖率72%。</w:t>
        </w:r>
      </w:ins>
    </w:p>
    <w:p w14:paraId="2ADF6EA9" w14:textId="77777777" w:rsidR="004E12BF" w:rsidRPr="003C478D" w:rsidRDefault="004E12BF" w:rsidP="004E12BF">
      <w:pPr>
        <w:pStyle w:val="lv3GameRules"/>
        <w:spacing w:line="360" w:lineRule="auto"/>
        <w:rPr>
          <w:ins w:id="926" w:author="user" w:date="2016-10-09T10:26:00Z"/>
          <w:rFonts w:asciiTheme="minorEastAsia" w:eastAsiaTheme="minorEastAsia" w:hAnsiTheme="minorEastAsia"/>
          <w:sz w:val="24"/>
        </w:rPr>
      </w:pPr>
      <w:ins w:id="927" w:author="user" w:date="2016-10-09T10:26:00Z">
        <w:r w:rsidRPr="003C478D">
          <w:rPr>
            <w:rFonts w:asciiTheme="minorEastAsia" w:eastAsiaTheme="minorEastAsia" w:hAnsiTheme="minorEastAsia" w:hint="eastAsia"/>
            <w:sz w:val="24"/>
          </w:rPr>
          <w:t>投注是指以三个号码组合为一注进行投注，每个号码为1-6共六个自然数中的任意一个，一组三个号码的组合称为一注。每注金额1000瑞尔。可以进行多倍投注，投注倍数范围为2-99倍。将投注方式按照号码的组合方式分为“和值”、“三同号”、“二同号”、“三不同号”、“二不同号”、“三连号通选” 。</w:t>
        </w:r>
      </w:ins>
    </w:p>
    <w:p w14:paraId="58A522DC" w14:textId="77777777" w:rsidR="004E12BF" w:rsidRPr="003C478D" w:rsidRDefault="004E12BF" w:rsidP="004E12BF">
      <w:pPr>
        <w:pStyle w:val="lv3GameRules"/>
        <w:spacing w:line="360" w:lineRule="auto"/>
        <w:rPr>
          <w:ins w:id="928" w:author="user" w:date="2016-10-09T10:26:00Z"/>
          <w:rFonts w:asciiTheme="minorEastAsia" w:eastAsiaTheme="minorEastAsia" w:hAnsiTheme="minorEastAsia"/>
          <w:sz w:val="24"/>
        </w:rPr>
      </w:pPr>
      <w:ins w:id="929" w:author="user" w:date="2016-10-09T10:26:00Z">
        <w:r w:rsidRPr="003C478D">
          <w:rPr>
            <w:rFonts w:asciiTheme="minorEastAsia" w:eastAsiaTheme="minorEastAsia" w:hAnsiTheme="minorEastAsia" w:hint="eastAsia"/>
            <w:sz w:val="24"/>
          </w:rPr>
          <w:t>开奖号为3个不排序号码，按不同投注方式设奖，均为固定奖。</w:t>
        </w:r>
      </w:ins>
    </w:p>
    <w:p w14:paraId="5237271D" w14:textId="77777777" w:rsidR="004E12BF" w:rsidRPr="003C478D" w:rsidRDefault="004E12BF" w:rsidP="004E12BF">
      <w:pPr>
        <w:pStyle w:val="lv3GameRules"/>
        <w:spacing w:line="360" w:lineRule="auto"/>
        <w:rPr>
          <w:ins w:id="930" w:author="user" w:date="2016-10-09T10:26:00Z"/>
          <w:rFonts w:asciiTheme="minorEastAsia" w:eastAsiaTheme="minorEastAsia" w:hAnsiTheme="minorEastAsia"/>
          <w:sz w:val="24"/>
        </w:rPr>
      </w:pPr>
      <w:ins w:id="931" w:author="user" w:date="2016-10-09T10:26:00Z">
        <w:r w:rsidRPr="003C478D">
          <w:rPr>
            <w:rFonts w:asciiTheme="minorEastAsia" w:eastAsiaTheme="minorEastAsia" w:hAnsiTheme="minorEastAsia" w:hint="eastAsia"/>
            <w:sz w:val="24"/>
          </w:rPr>
          <w:t>快3被业内人士称为“具有颠覆性的快开型新游戏”，快3游戏集中了目前彩市所有快速开奖游戏的优点，具有选号简单、不用排序、 1000瑞尔包号、返奖率高、快速开奖等众多特点。与其他快开游戏相比，快3选号范围更小，中奖更容易，是目前电脑票各游戏中返奖率最高的一种。</w:t>
        </w:r>
      </w:ins>
    </w:p>
    <w:p w14:paraId="28E47188" w14:textId="77777777" w:rsidR="004E12BF" w:rsidRPr="003C478D" w:rsidRDefault="004E12BF" w:rsidP="004E12BF">
      <w:pPr>
        <w:pStyle w:val="TxtEngGameRules"/>
        <w:spacing w:line="360" w:lineRule="auto"/>
        <w:rPr>
          <w:ins w:id="932" w:author="user" w:date="2016-10-09T10:26:00Z"/>
          <w:rFonts w:asciiTheme="minorEastAsia" w:eastAsiaTheme="minorEastAsia" w:hAnsiTheme="minorEastAsia"/>
          <w:sz w:val="24"/>
          <w:szCs w:val="24"/>
        </w:rPr>
      </w:pPr>
    </w:p>
    <w:p w14:paraId="5EE43AC2" w14:textId="77777777" w:rsidR="004E12BF" w:rsidRPr="003C478D" w:rsidRDefault="004E12BF" w:rsidP="004E12BF">
      <w:pPr>
        <w:pStyle w:val="lv2GameRules"/>
        <w:spacing w:line="360" w:lineRule="auto"/>
        <w:rPr>
          <w:ins w:id="933" w:author="user" w:date="2016-10-09T10:26:00Z"/>
          <w:rFonts w:asciiTheme="minorEastAsia" w:eastAsiaTheme="minorEastAsia" w:hAnsiTheme="minorEastAsia"/>
        </w:rPr>
      </w:pPr>
      <w:bookmarkStart w:id="934" w:name="_Toc431224955"/>
      <w:ins w:id="935" w:author="user" w:date="2016-10-09T10:26:00Z">
        <w:r w:rsidRPr="003C478D">
          <w:rPr>
            <w:rFonts w:asciiTheme="minorEastAsia" w:eastAsiaTheme="minorEastAsia" w:hAnsiTheme="minorEastAsia" w:hint="eastAsia"/>
          </w:rPr>
          <w:t>投  注</w:t>
        </w:r>
        <w:bookmarkEnd w:id="934"/>
      </w:ins>
    </w:p>
    <w:p w14:paraId="74AF01D6" w14:textId="77777777" w:rsidR="004E12BF" w:rsidRPr="003C478D" w:rsidRDefault="004E12BF" w:rsidP="004E12BF">
      <w:pPr>
        <w:pStyle w:val="TxtEngGameRules"/>
        <w:spacing w:line="360" w:lineRule="auto"/>
        <w:jc w:val="center"/>
        <w:rPr>
          <w:ins w:id="936" w:author="user" w:date="2016-10-09T10:26:00Z"/>
          <w:rFonts w:asciiTheme="minorEastAsia" w:eastAsiaTheme="minorEastAsia" w:hAnsiTheme="minorEastAsia"/>
          <w:b/>
          <w:sz w:val="24"/>
          <w:szCs w:val="24"/>
        </w:rPr>
      </w:pPr>
      <w:ins w:id="937" w:author="user" w:date="2016-10-09T10:26:00Z">
        <w:r w:rsidRPr="003C478D">
          <w:rPr>
            <w:rFonts w:asciiTheme="minorEastAsia" w:eastAsiaTheme="minorEastAsia" w:hAnsiTheme="minorEastAsia" w:hint="eastAsia"/>
            <w:b/>
            <w:sz w:val="24"/>
            <w:szCs w:val="24"/>
          </w:rPr>
          <w:t>Chapter 2</w:t>
        </w:r>
        <w:r w:rsidRPr="003C478D">
          <w:rPr>
            <w:rFonts w:asciiTheme="minorEastAsia" w:eastAsiaTheme="minorEastAsia" w:hAnsiTheme="minorEastAsia" w:hint="eastAsia"/>
            <w:b/>
            <w:sz w:val="24"/>
            <w:szCs w:val="24"/>
          </w:rPr>
          <w:tab/>
          <w:t>Betting</w:t>
        </w:r>
      </w:ins>
    </w:p>
    <w:p w14:paraId="78E65504" w14:textId="77777777" w:rsidR="004E12BF" w:rsidRPr="003C478D" w:rsidRDefault="004E12BF" w:rsidP="004E12BF">
      <w:pPr>
        <w:spacing w:line="360" w:lineRule="auto"/>
        <w:rPr>
          <w:ins w:id="938" w:author="user" w:date="2016-10-09T10:26:00Z"/>
          <w:rFonts w:asciiTheme="minorEastAsia" w:eastAsiaTheme="minorEastAsia" w:hAnsiTheme="minorEastAsia"/>
          <w:vanish/>
          <w:sz w:val="24"/>
          <w:szCs w:val="24"/>
        </w:rPr>
      </w:pPr>
    </w:p>
    <w:p w14:paraId="37587869" w14:textId="77777777" w:rsidR="004E12BF" w:rsidRPr="003C478D" w:rsidRDefault="004E12BF" w:rsidP="004E12BF">
      <w:pPr>
        <w:pStyle w:val="lv3GameRules"/>
        <w:spacing w:line="360" w:lineRule="auto"/>
        <w:rPr>
          <w:ins w:id="939" w:author="user" w:date="2016-10-09T10:26:00Z"/>
          <w:rFonts w:asciiTheme="minorEastAsia" w:eastAsiaTheme="minorEastAsia" w:hAnsiTheme="minorEastAsia"/>
          <w:sz w:val="24"/>
        </w:rPr>
      </w:pPr>
      <w:ins w:id="940" w:author="user" w:date="2016-10-09T10:26:00Z">
        <w:r w:rsidRPr="003C478D">
          <w:rPr>
            <w:rFonts w:asciiTheme="minorEastAsia" w:eastAsiaTheme="minorEastAsia" w:hAnsiTheme="minorEastAsia" w:hint="eastAsia"/>
            <w:sz w:val="24"/>
          </w:rPr>
          <w:t>和值：对三个号码的和值进行投注，和值范围3-18；投注号码与当期开奖号码的三个号码的和值相符，即中奖。</w:t>
        </w:r>
      </w:ins>
    </w:p>
    <w:p w14:paraId="581014A8" w14:textId="77777777" w:rsidR="004E12BF" w:rsidRPr="003C478D" w:rsidRDefault="004E12BF" w:rsidP="004E12BF">
      <w:pPr>
        <w:pStyle w:val="lv3GameRules"/>
        <w:spacing w:line="360" w:lineRule="auto"/>
        <w:rPr>
          <w:ins w:id="941" w:author="user" w:date="2016-10-09T10:26:00Z"/>
          <w:rFonts w:asciiTheme="minorEastAsia" w:eastAsiaTheme="minorEastAsia" w:hAnsiTheme="minorEastAsia"/>
          <w:sz w:val="24"/>
        </w:rPr>
      </w:pPr>
      <w:ins w:id="942" w:author="user" w:date="2016-10-09T10:26:00Z">
        <w:r w:rsidRPr="003C478D">
          <w:rPr>
            <w:rFonts w:asciiTheme="minorEastAsia" w:eastAsiaTheme="minorEastAsia" w:hAnsiTheme="minorEastAsia" w:hint="eastAsia"/>
            <w:sz w:val="24"/>
          </w:rPr>
          <w:t>三同号单选：从所有三个相同的号码中任意选择一组号码进行投注； 当期开奖号码的三个号码相同，且投注号码与当期开奖号码相符，即中奖。</w:t>
        </w:r>
      </w:ins>
    </w:p>
    <w:p w14:paraId="7BF559ED" w14:textId="77777777" w:rsidR="004E12BF" w:rsidRPr="003C478D" w:rsidRDefault="004E12BF" w:rsidP="004E12BF">
      <w:pPr>
        <w:pStyle w:val="lv3GameRules"/>
        <w:spacing w:line="360" w:lineRule="auto"/>
        <w:rPr>
          <w:ins w:id="943" w:author="user" w:date="2016-10-09T10:26:00Z"/>
          <w:rFonts w:asciiTheme="minorEastAsia" w:eastAsiaTheme="minorEastAsia" w:hAnsiTheme="minorEastAsia"/>
          <w:sz w:val="24"/>
        </w:rPr>
      </w:pPr>
      <w:ins w:id="944" w:author="user" w:date="2016-10-09T10:26:00Z">
        <w:r w:rsidRPr="003C478D">
          <w:rPr>
            <w:rFonts w:asciiTheme="minorEastAsia" w:eastAsiaTheme="minorEastAsia" w:hAnsiTheme="minorEastAsia" w:hint="eastAsia"/>
            <w:sz w:val="24"/>
          </w:rPr>
          <w:t>三同号通选：对所有三个相同的号码进行投注；当期开奖号码的三个号码相同，即中奖。</w:t>
        </w:r>
      </w:ins>
    </w:p>
    <w:p w14:paraId="0E87E4B1" w14:textId="77777777" w:rsidR="004E12BF" w:rsidRPr="003C478D" w:rsidRDefault="004E12BF" w:rsidP="004E12BF">
      <w:pPr>
        <w:pStyle w:val="lv3GameRules"/>
        <w:spacing w:line="360" w:lineRule="auto"/>
        <w:rPr>
          <w:ins w:id="945" w:author="user" w:date="2016-10-09T10:26:00Z"/>
          <w:rFonts w:asciiTheme="minorEastAsia" w:eastAsiaTheme="minorEastAsia" w:hAnsiTheme="minorEastAsia"/>
          <w:sz w:val="24"/>
        </w:rPr>
      </w:pPr>
      <w:ins w:id="946" w:author="user" w:date="2016-10-09T10:26:00Z">
        <w:r w:rsidRPr="003C478D">
          <w:rPr>
            <w:rFonts w:asciiTheme="minorEastAsia" w:eastAsiaTheme="minorEastAsia" w:hAnsiTheme="minorEastAsia" w:hint="eastAsia"/>
            <w:sz w:val="24"/>
          </w:rPr>
          <w:t>二同号单选：对三个号码中两个指定的相同号码和一个指定的不同号码进行投注。 当期开奖号码中有两个号码相同，且投注号 码与当期开奖号码中两个相同号码和一个不同号 码分别相符，即中奖。</w:t>
        </w:r>
      </w:ins>
    </w:p>
    <w:p w14:paraId="0E5D1D11" w14:textId="77777777" w:rsidR="004E12BF" w:rsidRPr="003C478D" w:rsidRDefault="004E12BF" w:rsidP="004E12BF">
      <w:pPr>
        <w:pStyle w:val="lv3GameRules"/>
        <w:spacing w:line="360" w:lineRule="auto"/>
        <w:rPr>
          <w:ins w:id="947" w:author="user" w:date="2016-10-09T10:26:00Z"/>
          <w:rFonts w:asciiTheme="minorEastAsia" w:eastAsiaTheme="minorEastAsia" w:hAnsiTheme="minorEastAsia"/>
          <w:sz w:val="24"/>
        </w:rPr>
      </w:pPr>
      <w:ins w:id="948" w:author="user" w:date="2016-10-09T10:26:00Z">
        <w:r w:rsidRPr="003C478D">
          <w:rPr>
            <w:rFonts w:asciiTheme="minorEastAsia" w:eastAsiaTheme="minorEastAsia" w:hAnsiTheme="minorEastAsia" w:hint="eastAsia"/>
            <w:sz w:val="24"/>
          </w:rPr>
          <w:lastRenderedPageBreak/>
          <w:t>二同号复选：对三个号码中两个指定的相同号码和一个任意号码进行投注。当期开奖号码中有两个号码相同，且投注号码中的两个相同号码与当期开奖号码中两个相同 号码相符，即中奖。</w:t>
        </w:r>
      </w:ins>
    </w:p>
    <w:p w14:paraId="2530C296" w14:textId="77777777" w:rsidR="004E12BF" w:rsidRPr="003C478D" w:rsidRDefault="004E12BF" w:rsidP="004E12BF">
      <w:pPr>
        <w:pStyle w:val="lv3GameRules"/>
        <w:spacing w:line="360" w:lineRule="auto"/>
        <w:rPr>
          <w:ins w:id="949" w:author="user" w:date="2016-10-09T10:26:00Z"/>
          <w:rFonts w:asciiTheme="minorEastAsia" w:eastAsiaTheme="minorEastAsia" w:hAnsiTheme="minorEastAsia"/>
          <w:sz w:val="24"/>
        </w:rPr>
      </w:pPr>
      <w:ins w:id="950" w:author="user" w:date="2016-10-09T10:26:00Z">
        <w:r w:rsidRPr="003C478D">
          <w:rPr>
            <w:rFonts w:asciiTheme="minorEastAsia" w:eastAsiaTheme="minorEastAsia" w:hAnsiTheme="minorEastAsia" w:hint="eastAsia"/>
            <w:sz w:val="24"/>
          </w:rPr>
          <w:t>三不同号：对三个各不相同的号码进行投注。当期开奖号码的三个号码各不相同，且投注号码与当期开奖号码全部相符，即中奖</w:t>
        </w:r>
      </w:ins>
    </w:p>
    <w:p w14:paraId="5AA5AAD0" w14:textId="77777777" w:rsidR="004E12BF" w:rsidRPr="003C478D" w:rsidRDefault="004E12BF" w:rsidP="004E12BF">
      <w:pPr>
        <w:pStyle w:val="lv3GameRules"/>
        <w:spacing w:line="360" w:lineRule="auto"/>
        <w:rPr>
          <w:ins w:id="951" w:author="user" w:date="2016-10-09T10:26:00Z"/>
          <w:rFonts w:asciiTheme="minorEastAsia" w:eastAsiaTheme="minorEastAsia" w:hAnsiTheme="minorEastAsia"/>
          <w:sz w:val="24"/>
        </w:rPr>
      </w:pPr>
      <w:ins w:id="952" w:author="user" w:date="2016-10-09T10:26:00Z">
        <w:r w:rsidRPr="003C478D">
          <w:rPr>
            <w:rFonts w:asciiTheme="minorEastAsia" w:eastAsiaTheme="minorEastAsia" w:hAnsiTheme="minorEastAsia" w:hint="eastAsia"/>
            <w:sz w:val="24"/>
          </w:rPr>
          <w:t>三连号通选：是指对所有三个相连的号码（仅限：123、234、345、456）进行投注。 当期开奖号码为三个相连的号码（仅限：123、234、345、456），即中奖。</w:t>
        </w:r>
      </w:ins>
    </w:p>
    <w:p w14:paraId="2096E1DA" w14:textId="77777777" w:rsidR="004E12BF" w:rsidRPr="003C478D" w:rsidRDefault="004E12BF" w:rsidP="004E12BF">
      <w:pPr>
        <w:pStyle w:val="lv3GameRules"/>
        <w:spacing w:line="360" w:lineRule="auto"/>
        <w:rPr>
          <w:ins w:id="953" w:author="user" w:date="2016-10-09T10:26:00Z"/>
          <w:rFonts w:asciiTheme="minorEastAsia" w:eastAsiaTheme="minorEastAsia" w:hAnsiTheme="minorEastAsia"/>
          <w:sz w:val="24"/>
        </w:rPr>
      </w:pPr>
      <w:ins w:id="954" w:author="user" w:date="2016-10-09T10:26:00Z">
        <w:r w:rsidRPr="003C478D">
          <w:rPr>
            <w:rFonts w:asciiTheme="minorEastAsia" w:eastAsiaTheme="minorEastAsia" w:hAnsiTheme="minorEastAsia" w:hint="eastAsia"/>
            <w:sz w:val="24"/>
          </w:rPr>
          <w:t>二不同号投注：是指对三个号码中两个指定的不同号码和一个任意号码进行投注。 当期开奖号码中有两个号码不相同，且投注号码中的两个不同号码与当期开奖号码中的两个不同号码相符，即中奖。</w:t>
        </w:r>
      </w:ins>
    </w:p>
    <w:p w14:paraId="57633E70" w14:textId="77777777" w:rsidR="004E12BF" w:rsidRPr="003C478D" w:rsidRDefault="004E12BF" w:rsidP="004E12BF">
      <w:pPr>
        <w:pStyle w:val="TxtEngGameRules"/>
        <w:spacing w:line="360" w:lineRule="auto"/>
        <w:rPr>
          <w:ins w:id="955" w:author="user" w:date="2016-10-09T10:26:00Z"/>
          <w:rFonts w:asciiTheme="minorEastAsia" w:eastAsiaTheme="minorEastAsia" w:hAnsiTheme="minorEastAsia"/>
          <w:sz w:val="24"/>
          <w:szCs w:val="24"/>
        </w:rPr>
      </w:pPr>
    </w:p>
    <w:p w14:paraId="155F2B27" w14:textId="77777777" w:rsidR="004E12BF" w:rsidRPr="003C478D" w:rsidRDefault="004E12BF" w:rsidP="004E12BF">
      <w:pPr>
        <w:pStyle w:val="lv2GameRules"/>
        <w:spacing w:line="360" w:lineRule="auto"/>
        <w:rPr>
          <w:ins w:id="956" w:author="user" w:date="2016-10-09T10:26:00Z"/>
          <w:rFonts w:asciiTheme="minorEastAsia" w:eastAsiaTheme="minorEastAsia" w:hAnsiTheme="minorEastAsia"/>
        </w:rPr>
      </w:pPr>
      <w:bookmarkStart w:id="957" w:name="_Toc431224956"/>
      <w:ins w:id="958" w:author="user" w:date="2016-10-09T10:26:00Z">
        <w:r w:rsidRPr="003C478D">
          <w:rPr>
            <w:rFonts w:asciiTheme="minorEastAsia" w:eastAsiaTheme="minorEastAsia" w:hAnsiTheme="minorEastAsia" w:hint="eastAsia"/>
          </w:rPr>
          <w:t>设  奖</w:t>
        </w:r>
        <w:bookmarkEnd w:id="957"/>
      </w:ins>
    </w:p>
    <w:p w14:paraId="7F07302F" w14:textId="77777777" w:rsidR="004E12BF" w:rsidRPr="003C478D" w:rsidRDefault="004E12BF" w:rsidP="004E12BF">
      <w:pPr>
        <w:pStyle w:val="TxtEngGameRules"/>
        <w:spacing w:line="360" w:lineRule="auto"/>
        <w:jc w:val="center"/>
        <w:rPr>
          <w:ins w:id="959" w:author="user" w:date="2016-10-09T10:26:00Z"/>
          <w:rFonts w:asciiTheme="minorEastAsia" w:eastAsiaTheme="minorEastAsia" w:hAnsiTheme="minorEastAsia"/>
          <w:b/>
          <w:sz w:val="24"/>
          <w:szCs w:val="24"/>
        </w:rPr>
      </w:pPr>
      <w:ins w:id="960" w:author="user" w:date="2016-10-09T10:26:00Z">
        <w:r w:rsidRPr="003C478D">
          <w:rPr>
            <w:rFonts w:asciiTheme="minorEastAsia" w:eastAsiaTheme="minorEastAsia" w:hAnsiTheme="minorEastAsia" w:hint="eastAsia"/>
            <w:b/>
            <w:sz w:val="24"/>
            <w:szCs w:val="24"/>
          </w:rPr>
          <w:t>Chapter 3</w:t>
        </w:r>
        <w:r w:rsidRPr="003C478D">
          <w:rPr>
            <w:rFonts w:asciiTheme="minorEastAsia" w:eastAsiaTheme="minorEastAsia" w:hAnsiTheme="minorEastAsia" w:hint="eastAsia"/>
            <w:b/>
            <w:sz w:val="24"/>
            <w:szCs w:val="24"/>
          </w:rPr>
          <w:tab/>
          <w:t>Prize Setting</w:t>
        </w:r>
      </w:ins>
    </w:p>
    <w:p w14:paraId="51D0840B" w14:textId="77777777" w:rsidR="004E12BF" w:rsidRPr="003C478D" w:rsidRDefault="004E12BF" w:rsidP="004E12BF">
      <w:pPr>
        <w:pStyle w:val="TxtEngGameRules"/>
        <w:spacing w:line="360" w:lineRule="auto"/>
        <w:rPr>
          <w:ins w:id="961" w:author="user" w:date="2016-10-09T10:26:00Z"/>
          <w:rFonts w:asciiTheme="minorEastAsia" w:eastAsiaTheme="minorEastAsia" w:hAnsiTheme="minorEastAsia"/>
          <w:sz w:val="24"/>
          <w:szCs w:val="24"/>
        </w:rPr>
      </w:pPr>
    </w:p>
    <w:p w14:paraId="47667555" w14:textId="77777777" w:rsidR="004E12BF" w:rsidRPr="003C478D" w:rsidRDefault="004E12BF" w:rsidP="004E12BF">
      <w:pPr>
        <w:pStyle w:val="a9"/>
        <w:spacing w:line="360" w:lineRule="auto"/>
        <w:ind w:left="420"/>
        <w:rPr>
          <w:ins w:id="962" w:author="user" w:date="2016-10-09T10:26:00Z"/>
          <w:rFonts w:asciiTheme="minorEastAsia" w:eastAsiaTheme="minorEastAsia" w:hAnsiTheme="minorEastAsia"/>
          <w:vanish/>
          <w:sz w:val="24"/>
          <w:szCs w:val="24"/>
        </w:rPr>
      </w:pPr>
    </w:p>
    <w:p w14:paraId="40B027D4" w14:textId="77777777" w:rsidR="004E12BF" w:rsidRPr="003C478D" w:rsidRDefault="004E12BF" w:rsidP="004E12BF">
      <w:pPr>
        <w:pStyle w:val="lv3GameRules"/>
        <w:spacing w:line="360" w:lineRule="auto"/>
        <w:rPr>
          <w:ins w:id="963" w:author="user" w:date="2016-10-09T10:26:00Z"/>
          <w:rFonts w:asciiTheme="minorEastAsia" w:eastAsiaTheme="minorEastAsia" w:hAnsiTheme="minorEastAsia"/>
          <w:sz w:val="24"/>
        </w:rPr>
      </w:pPr>
      <w:ins w:id="964" w:author="user" w:date="2016-10-09T10:26:00Z">
        <w:r w:rsidRPr="003C478D">
          <w:rPr>
            <w:rFonts w:asciiTheme="minorEastAsia" w:eastAsiaTheme="minorEastAsia" w:hAnsiTheme="minorEastAsia" w:hint="eastAsia"/>
            <w:sz w:val="24"/>
          </w:rPr>
          <w:t>快3游戏按不同单式投注方式设奖，均为固定奖。奖金规定如下：</w:t>
        </w:r>
      </w:ins>
    </w:p>
    <w:p w14:paraId="40F4C3B6" w14:textId="77777777" w:rsidR="004E12BF" w:rsidRPr="003C478D" w:rsidRDefault="004E12BF" w:rsidP="004E12BF">
      <w:pPr>
        <w:pStyle w:val="af0"/>
        <w:numPr>
          <w:ilvl w:val="0"/>
          <w:numId w:val="30"/>
        </w:numPr>
        <w:spacing w:line="360" w:lineRule="auto"/>
        <w:rPr>
          <w:ins w:id="965" w:author="user" w:date="2016-10-09T10:26:00Z"/>
          <w:rFonts w:asciiTheme="minorEastAsia" w:eastAsiaTheme="minorEastAsia" w:hAnsiTheme="minorEastAsia" w:cs="宋体"/>
          <w:sz w:val="24"/>
          <w:szCs w:val="24"/>
        </w:rPr>
      </w:pPr>
      <w:ins w:id="966" w:author="user" w:date="2016-10-09T10:26:00Z">
        <w:r w:rsidRPr="003C478D">
          <w:rPr>
            <w:rFonts w:asciiTheme="minorEastAsia" w:eastAsiaTheme="minorEastAsia" w:hAnsiTheme="minorEastAsia" w:cs="宋体" w:hint="eastAsia"/>
            <w:sz w:val="24"/>
            <w:szCs w:val="24"/>
          </w:rPr>
          <w:t xml:space="preserve"> 和值投注</w:t>
        </w:r>
      </w:ins>
    </w:p>
    <w:p w14:paraId="0904F2D7" w14:textId="77777777" w:rsidR="004E12BF" w:rsidRPr="003C478D" w:rsidRDefault="004E12BF" w:rsidP="004E12BF">
      <w:pPr>
        <w:pStyle w:val="af0"/>
        <w:numPr>
          <w:ilvl w:val="0"/>
          <w:numId w:val="29"/>
        </w:numPr>
        <w:spacing w:line="360" w:lineRule="auto"/>
        <w:rPr>
          <w:ins w:id="967" w:author="user" w:date="2016-10-09T10:26:00Z"/>
          <w:rFonts w:asciiTheme="minorEastAsia" w:eastAsiaTheme="minorEastAsia" w:hAnsiTheme="minorEastAsia" w:cs="宋体"/>
          <w:sz w:val="24"/>
          <w:szCs w:val="24"/>
        </w:rPr>
      </w:pPr>
      <w:ins w:id="968" w:author="user" w:date="2016-10-09T10:26:00Z">
        <w:r w:rsidRPr="003C478D">
          <w:rPr>
            <w:rFonts w:asciiTheme="minorEastAsia" w:eastAsiaTheme="minorEastAsia" w:hAnsiTheme="minorEastAsia" w:cs="宋体" w:hint="eastAsia"/>
            <w:sz w:val="24"/>
            <w:szCs w:val="24"/>
          </w:rPr>
          <w:t>和值3：</w:t>
        </w:r>
        <w:r w:rsidRPr="003C478D">
          <w:rPr>
            <w:rFonts w:asciiTheme="minorEastAsia" w:eastAsiaTheme="minorEastAsia" w:hAnsiTheme="minorEastAsia" w:cs="宋体"/>
            <w:sz w:val="24"/>
            <w:szCs w:val="24"/>
          </w:rPr>
          <w:t>单注奖金固定为</w:t>
        </w:r>
        <w:r w:rsidRPr="003C478D">
          <w:rPr>
            <w:rFonts w:asciiTheme="minorEastAsia" w:eastAsiaTheme="minorEastAsia" w:hAnsiTheme="minorEastAsia" w:cs="宋体" w:hint="eastAsia"/>
            <w:sz w:val="24"/>
            <w:szCs w:val="24"/>
          </w:rPr>
          <w:t>240元</w:t>
        </w:r>
      </w:ins>
    </w:p>
    <w:p w14:paraId="1DE4CDCB" w14:textId="77777777" w:rsidR="004E12BF" w:rsidRPr="003C478D" w:rsidRDefault="004E12BF" w:rsidP="004E12BF">
      <w:pPr>
        <w:pStyle w:val="lv3GameRules"/>
        <w:numPr>
          <w:ilvl w:val="0"/>
          <w:numId w:val="29"/>
        </w:numPr>
        <w:spacing w:line="360" w:lineRule="auto"/>
        <w:rPr>
          <w:ins w:id="969" w:author="user" w:date="2016-10-09T10:26:00Z"/>
          <w:rFonts w:asciiTheme="minorEastAsia" w:eastAsiaTheme="minorEastAsia" w:hAnsiTheme="minorEastAsia"/>
          <w:sz w:val="24"/>
        </w:rPr>
      </w:pPr>
      <w:ins w:id="970" w:author="user" w:date="2016-10-09T10:26:00Z">
        <w:r w:rsidRPr="003C478D">
          <w:rPr>
            <w:rFonts w:asciiTheme="minorEastAsia" w:eastAsiaTheme="minorEastAsia" w:hAnsiTheme="minorEastAsia" w:hint="eastAsia"/>
            <w:sz w:val="24"/>
          </w:rPr>
          <w:t>和值4：单注奖金固定为80元</w:t>
        </w:r>
      </w:ins>
    </w:p>
    <w:p w14:paraId="6DB79440" w14:textId="77777777" w:rsidR="004E12BF" w:rsidRPr="003C478D" w:rsidRDefault="004E12BF" w:rsidP="004E12BF">
      <w:pPr>
        <w:pStyle w:val="lv3GameRules"/>
        <w:numPr>
          <w:ilvl w:val="0"/>
          <w:numId w:val="29"/>
        </w:numPr>
        <w:spacing w:line="360" w:lineRule="auto"/>
        <w:rPr>
          <w:ins w:id="971" w:author="user" w:date="2016-10-09T10:26:00Z"/>
          <w:rFonts w:asciiTheme="minorEastAsia" w:eastAsiaTheme="minorEastAsia" w:hAnsiTheme="minorEastAsia"/>
          <w:sz w:val="24"/>
        </w:rPr>
      </w:pPr>
      <w:ins w:id="972" w:author="user" w:date="2016-10-09T10:26:00Z">
        <w:r w:rsidRPr="003C478D">
          <w:rPr>
            <w:rFonts w:asciiTheme="minorEastAsia" w:eastAsiaTheme="minorEastAsia" w:hAnsiTheme="minorEastAsia" w:hint="eastAsia"/>
            <w:sz w:val="24"/>
          </w:rPr>
          <w:t>和值5：单注奖金固定为40元</w:t>
        </w:r>
      </w:ins>
    </w:p>
    <w:p w14:paraId="36BF3B3C" w14:textId="77777777" w:rsidR="004E12BF" w:rsidRPr="003C478D" w:rsidRDefault="004E12BF" w:rsidP="004E12BF">
      <w:pPr>
        <w:pStyle w:val="lv3GameRules"/>
        <w:numPr>
          <w:ilvl w:val="0"/>
          <w:numId w:val="29"/>
        </w:numPr>
        <w:spacing w:line="360" w:lineRule="auto"/>
        <w:rPr>
          <w:ins w:id="973" w:author="user" w:date="2016-10-09T10:26:00Z"/>
          <w:rFonts w:asciiTheme="minorEastAsia" w:eastAsiaTheme="minorEastAsia" w:hAnsiTheme="minorEastAsia"/>
          <w:sz w:val="24"/>
        </w:rPr>
      </w:pPr>
      <w:ins w:id="974" w:author="user" w:date="2016-10-09T10:26:00Z">
        <w:r w:rsidRPr="003C478D">
          <w:rPr>
            <w:rFonts w:asciiTheme="minorEastAsia" w:eastAsiaTheme="minorEastAsia" w:hAnsiTheme="minorEastAsia" w:hint="eastAsia"/>
            <w:sz w:val="24"/>
          </w:rPr>
          <w:t>和值6：单注奖金固定为25元</w:t>
        </w:r>
      </w:ins>
    </w:p>
    <w:p w14:paraId="61503A7F" w14:textId="77777777" w:rsidR="004E12BF" w:rsidRPr="003C478D" w:rsidRDefault="004E12BF" w:rsidP="004E12BF">
      <w:pPr>
        <w:pStyle w:val="lv3GameRules"/>
        <w:numPr>
          <w:ilvl w:val="0"/>
          <w:numId w:val="29"/>
        </w:numPr>
        <w:spacing w:line="360" w:lineRule="auto"/>
        <w:rPr>
          <w:ins w:id="975" w:author="user" w:date="2016-10-09T10:26:00Z"/>
          <w:rFonts w:asciiTheme="minorEastAsia" w:eastAsiaTheme="minorEastAsia" w:hAnsiTheme="minorEastAsia"/>
          <w:sz w:val="24"/>
        </w:rPr>
      </w:pPr>
      <w:ins w:id="976" w:author="user" w:date="2016-10-09T10:26:00Z">
        <w:r w:rsidRPr="003C478D">
          <w:rPr>
            <w:rFonts w:asciiTheme="minorEastAsia" w:eastAsiaTheme="minorEastAsia" w:hAnsiTheme="minorEastAsia" w:hint="eastAsia"/>
            <w:sz w:val="24"/>
          </w:rPr>
          <w:t>和值7：单注奖金固定为16元</w:t>
        </w:r>
      </w:ins>
    </w:p>
    <w:p w14:paraId="5DE101D6" w14:textId="77777777" w:rsidR="004E12BF" w:rsidRPr="003C478D" w:rsidRDefault="004E12BF" w:rsidP="004E12BF">
      <w:pPr>
        <w:pStyle w:val="lv3GameRules"/>
        <w:numPr>
          <w:ilvl w:val="0"/>
          <w:numId w:val="29"/>
        </w:numPr>
        <w:spacing w:line="360" w:lineRule="auto"/>
        <w:rPr>
          <w:ins w:id="977" w:author="user" w:date="2016-10-09T10:26:00Z"/>
          <w:rFonts w:asciiTheme="minorEastAsia" w:eastAsiaTheme="minorEastAsia" w:hAnsiTheme="minorEastAsia"/>
          <w:sz w:val="24"/>
        </w:rPr>
      </w:pPr>
      <w:ins w:id="978" w:author="user" w:date="2016-10-09T10:26:00Z">
        <w:r w:rsidRPr="003C478D">
          <w:rPr>
            <w:rFonts w:asciiTheme="minorEastAsia" w:eastAsiaTheme="minorEastAsia" w:hAnsiTheme="minorEastAsia" w:hint="eastAsia"/>
            <w:sz w:val="24"/>
          </w:rPr>
          <w:t>和值8：单注奖金固定为12元</w:t>
        </w:r>
      </w:ins>
    </w:p>
    <w:p w14:paraId="1C105792" w14:textId="77777777" w:rsidR="004E12BF" w:rsidRPr="003C478D" w:rsidRDefault="004E12BF" w:rsidP="004E12BF">
      <w:pPr>
        <w:pStyle w:val="lv3GameRules"/>
        <w:numPr>
          <w:ilvl w:val="0"/>
          <w:numId w:val="29"/>
        </w:numPr>
        <w:spacing w:line="360" w:lineRule="auto"/>
        <w:rPr>
          <w:ins w:id="979" w:author="user" w:date="2016-10-09T10:26:00Z"/>
          <w:rFonts w:asciiTheme="minorEastAsia" w:eastAsiaTheme="minorEastAsia" w:hAnsiTheme="minorEastAsia"/>
          <w:sz w:val="24"/>
        </w:rPr>
      </w:pPr>
      <w:ins w:id="980" w:author="user" w:date="2016-10-09T10:26:00Z">
        <w:r w:rsidRPr="003C478D">
          <w:rPr>
            <w:rFonts w:asciiTheme="minorEastAsia" w:eastAsiaTheme="minorEastAsia" w:hAnsiTheme="minorEastAsia" w:hint="eastAsia"/>
            <w:sz w:val="24"/>
          </w:rPr>
          <w:t>和值9：单注奖金固定为10元</w:t>
        </w:r>
      </w:ins>
    </w:p>
    <w:p w14:paraId="39FC33F0" w14:textId="77777777" w:rsidR="004E12BF" w:rsidRPr="003C478D" w:rsidRDefault="004E12BF" w:rsidP="004E12BF">
      <w:pPr>
        <w:pStyle w:val="lv3GameRules"/>
        <w:numPr>
          <w:ilvl w:val="0"/>
          <w:numId w:val="29"/>
        </w:numPr>
        <w:spacing w:line="360" w:lineRule="auto"/>
        <w:rPr>
          <w:ins w:id="981" w:author="user" w:date="2016-10-09T10:26:00Z"/>
          <w:rFonts w:asciiTheme="minorEastAsia" w:eastAsiaTheme="minorEastAsia" w:hAnsiTheme="minorEastAsia"/>
          <w:sz w:val="24"/>
        </w:rPr>
      </w:pPr>
      <w:ins w:id="982" w:author="user" w:date="2016-10-09T10:26:00Z">
        <w:r w:rsidRPr="003C478D">
          <w:rPr>
            <w:rFonts w:asciiTheme="minorEastAsia" w:eastAsiaTheme="minorEastAsia" w:hAnsiTheme="minorEastAsia" w:hint="eastAsia"/>
            <w:sz w:val="24"/>
          </w:rPr>
          <w:t>和值10：单注奖金固定为9元</w:t>
        </w:r>
      </w:ins>
    </w:p>
    <w:p w14:paraId="1B6144FF" w14:textId="77777777" w:rsidR="004E12BF" w:rsidRPr="003C478D" w:rsidRDefault="004E12BF" w:rsidP="004E12BF">
      <w:pPr>
        <w:pStyle w:val="lv3GameRules"/>
        <w:numPr>
          <w:ilvl w:val="0"/>
          <w:numId w:val="29"/>
        </w:numPr>
        <w:spacing w:line="360" w:lineRule="auto"/>
        <w:rPr>
          <w:ins w:id="983" w:author="user" w:date="2016-10-09T10:26:00Z"/>
          <w:rFonts w:asciiTheme="minorEastAsia" w:eastAsiaTheme="minorEastAsia" w:hAnsiTheme="minorEastAsia"/>
          <w:sz w:val="24"/>
        </w:rPr>
      </w:pPr>
      <w:ins w:id="984" w:author="user" w:date="2016-10-09T10:26:00Z">
        <w:r w:rsidRPr="003C478D">
          <w:rPr>
            <w:rFonts w:asciiTheme="minorEastAsia" w:eastAsiaTheme="minorEastAsia" w:hAnsiTheme="minorEastAsia" w:hint="eastAsia"/>
            <w:sz w:val="24"/>
          </w:rPr>
          <w:t>和值11：单注奖金固定为9元</w:t>
        </w:r>
      </w:ins>
    </w:p>
    <w:p w14:paraId="7DA0B70F" w14:textId="77777777" w:rsidR="004E12BF" w:rsidRPr="003C478D" w:rsidRDefault="004E12BF" w:rsidP="004E12BF">
      <w:pPr>
        <w:pStyle w:val="lv3GameRules"/>
        <w:numPr>
          <w:ilvl w:val="0"/>
          <w:numId w:val="29"/>
        </w:numPr>
        <w:spacing w:line="360" w:lineRule="auto"/>
        <w:rPr>
          <w:ins w:id="985" w:author="user" w:date="2016-10-09T10:26:00Z"/>
          <w:rFonts w:asciiTheme="minorEastAsia" w:eastAsiaTheme="minorEastAsia" w:hAnsiTheme="minorEastAsia"/>
          <w:sz w:val="24"/>
        </w:rPr>
      </w:pPr>
      <w:ins w:id="986" w:author="user" w:date="2016-10-09T10:26:00Z">
        <w:r w:rsidRPr="003C478D">
          <w:rPr>
            <w:rFonts w:asciiTheme="minorEastAsia" w:eastAsiaTheme="minorEastAsia" w:hAnsiTheme="minorEastAsia" w:hint="eastAsia"/>
            <w:sz w:val="24"/>
          </w:rPr>
          <w:t>和值12：单注奖金固定为10元</w:t>
        </w:r>
      </w:ins>
    </w:p>
    <w:p w14:paraId="199BC525" w14:textId="77777777" w:rsidR="004E12BF" w:rsidRPr="003C478D" w:rsidRDefault="004E12BF" w:rsidP="004E12BF">
      <w:pPr>
        <w:pStyle w:val="lv3GameRules"/>
        <w:numPr>
          <w:ilvl w:val="0"/>
          <w:numId w:val="29"/>
        </w:numPr>
        <w:spacing w:line="360" w:lineRule="auto"/>
        <w:rPr>
          <w:ins w:id="987" w:author="user" w:date="2016-10-09T10:26:00Z"/>
          <w:rFonts w:asciiTheme="minorEastAsia" w:eastAsiaTheme="minorEastAsia" w:hAnsiTheme="minorEastAsia"/>
          <w:sz w:val="24"/>
        </w:rPr>
      </w:pPr>
      <w:ins w:id="988" w:author="user" w:date="2016-10-09T10:26:00Z">
        <w:r w:rsidRPr="003C478D">
          <w:rPr>
            <w:rFonts w:asciiTheme="minorEastAsia" w:eastAsiaTheme="minorEastAsia" w:hAnsiTheme="minorEastAsia" w:hint="eastAsia"/>
            <w:sz w:val="24"/>
          </w:rPr>
          <w:t>和值13：单注奖金固定为12元</w:t>
        </w:r>
      </w:ins>
    </w:p>
    <w:p w14:paraId="07E6D850" w14:textId="77777777" w:rsidR="004E12BF" w:rsidRPr="003C478D" w:rsidRDefault="004E12BF" w:rsidP="004E12BF">
      <w:pPr>
        <w:pStyle w:val="lv3GameRules"/>
        <w:numPr>
          <w:ilvl w:val="0"/>
          <w:numId w:val="29"/>
        </w:numPr>
        <w:spacing w:line="360" w:lineRule="auto"/>
        <w:rPr>
          <w:ins w:id="989" w:author="user" w:date="2016-10-09T10:26:00Z"/>
          <w:rFonts w:asciiTheme="minorEastAsia" w:eastAsiaTheme="minorEastAsia" w:hAnsiTheme="minorEastAsia"/>
          <w:sz w:val="24"/>
        </w:rPr>
      </w:pPr>
      <w:ins w:id="990" w:author="user" w:date="2016-10-09T10:26:00Z">
        <w:r w:rsidRPr="003C478D">
          <w:rPr>
            <w:rFonts w:asciiTheme="minorEastAsia" w:eastAsiaTheme="minorEastAsia" w:hAnsiTheme="minorEastAsia" w:hint="eastAsia"/>
            <w:sz w:val="24"/>
          </w:rPr>
          <w:lastRenderedPageBreak/>
          <w:t>和值14：单注奖金固定为16元</w:t>
        </w:r>
      </w:ins>
    </w:p>
    <w:p w14:paraId="3E052D8F" w14:textId="77777777" w:rsidR="004E12BF" w:rsidRPr="003C478D" w:rsidRDefault="004E12BF" w:rsidP="004E12BF">
      <w:pPr>
        <w:pStyle w:val="lv3GameRules"/>
        <w:numPr>
          <w:ilvl w:val="0"/>
          <w:numId w:val="29"/>
        </w:numPr>
        <w:spacing w:line="360" w:lineRule="auto"/>
        <w:rPr>
          <w:ins w:id="991" w:author="user" w:date="2016-10-09T10:26:00Z"/>
          <w:rFonts w:asciiTheme="minorEastAsia" w:eastAsiaTheme="minorEastAsia" w:hAnsiTheme="minorEastAsia"/>
          <w:sz w:val="24"/>
        </w:rPr>
      </w:pPr>
      <w:ins w:id="992" w:author="user" w:date="2016-10-09T10:26:00Z">
        <w:r w:rsidRPr="003C478D">
          <w:rPr>
            <w:rFonts w:asciiTheme="minorEastAsia" w:eastAsiaTheme="minorEastAsia" w:hAnsiTheme="minorEastAsia" w:hint="eastAsia"/>
            <w:sz w:val="24"/>
          </w:rPr>
          <w:t>和值15：单注奖金固定为25元</w:t>
        </w:r>
      </w:ins>
    </w:p>
    <w:p w14:paraId="67B19F23" w14:textId="77777777" w:rsidR="004E12BF" w:rsidRPr="003C478D" w:rsidRDefault="004E12BF" w:rsidP="004E12BF">
      <w:pPr>
        <w:pStyle w:val="lv3GameRules"/>
        <w:numPr>
          <w:ilvl w:val="0"/>
          <w:numId w:val="29"/>
        </w:numPr>
        <w:spacing w:line="360" w:lineRule="auto"/>
        <w:rPr>
          <w:ins w:id="993" w:author="user" w:date="2016-10-09T10:26:00Z"/>
          <w:rFonts w:asciiTheme="minorEastAsia" w:eastAsiaTheme="minorEastAsia" w:hAnsiTheme="minorEastAsia"/>
          <w:sz w:val="24"/>
        </w:rPr>
      </w:pPr>
      <w:ins w:id="994" w:author="user" w:date="2016-10-09T10:26:00Z">
        <w:r w:rsidRPr="003C478D">
          <w:rPr>
            <w:rFonts w:asciiTheme="minorEastAsia" w:eastAsiaTheme="minorEastAsia" w:hAnsiTheme="minorEastAsia" w:hint="eastAsia"/>
            <w:sz w:val="24"/>
          </w:rPr>
          <w:t>和值16：单注奖金固定为40元</w:t>
        </w:r>
      </w:ins>
    </w:p>
    <w:p w14:paraId="2432F9E7" w14:textId="77777777" w:rsidR="004E12BF" w:rsidRPr="003C478D" w:rsidRDefault="004E12BF" w:rsidP="004E12BF">
      <w:pPr>
        <w:pStyle w:val="lv3GameRules"/>
        <w:numPr>
          <w:ilvl w:val="0"/>
          <w:numId w:val="29"/>
        </w:numPr>
        <w:spacing w:line="360" w:lineRule="auto"/>
        <w:rPr>
          <w:ins w:id="995" w:author="user" w:date="2016-10-09T10:26:00Z"/>
          <w:rFonts w:asciiTheme="minorEastAsia" w:eastAsiaTheme="minorEastAsia" w:hAnsiTheme="minorEastAsia"/>
          <w:sz w:val="24"/>
        </w:rPr>
      </w:pPr>
      <w:ins w:id="996" w:author="user" w:date="2016-10-09T10:26:00Z">
        <w:r w:rsidRPr="003C478D">
          <w:rPr>
            <w:rFonts w:asciiTheme="minorEastAsia" w:eastAsiaTheme="minorEastAsia" w:hAnsiTheme="minorEastAsia" w:hint="eastAsia"/>
            <w:sz w:val="24"/>
          </w:rPr>
          <w:t>和值17：单注奖金固定为80元</w:t>
        </w:r>
      </w:ins>
    </w:p>
    <w:p w14:paraId="52A9D3E1" w14:textId="77777777" w:rsidR="004E12BF" w:rsidRPr="003C478D" w:rsidRDefault="004E12BF" w:rsidP="004E12BF">
      <w:pPr>
        <w:pStyle w:val="lv3GameRules"/>
        <w:numPr>
          <w:ilvl w:val="0"/>
          <w:numId w:val="29"/>
        </w:numPr>
        <w:spacing w:line="360" w:lineRule="auto"/>
        <w:rPr>
          <w:ins w:id="997" w:author="user" w:date="2016-10-09T10:26:00Z"/>
          <w:rFonts w:asciiTheme="minorEastAsia" w:eastAsiaTheme="minorEastAsia" w:hAnsiTheme="minorEastAsia"/>
          <w:sz w:val="24"/>
        </w:rPr>
      </w:pPr>
      <w:ins w:id="998" w:author="user" w:date="2016-10-09T10:26:00Z">
        <w:r w:rsidRPr="003C478D">
          <w:rPr>
            <w:rFonts w:asciiTheme="minorEastAsia" w:eastAsiaTheme="minorEastAsia" w:hAnsiTheme="minorEastAsia" w:hint="eastAsia"/>
            <w:sz w:val="24"/>
          </w:rPr>
          <w:t>和值18：</w:t>
        </w:r>
        <w:r w:rsidRPr="003C478D">
          <w:rPr>
            <w:rFonts w:asciiTheme="minorEastAsia" w:eastAsiaTheme="minorEastAsia" w:hAnsiTheme="minorEastAsia"/>
            <w:sz w:val="24"/>
          </w:rPr>
          <w:t>单注奖金固定为</w:t>
        </w:r>
        <w:r w:rsidRPr="003C478D">
          <w:rPr>
            <w:rFonts w:asciiTheme="minorEastAsia" w:eastAsiaTheme="minorEastAsia" w:hAnsiTheme="minorEastAsia" w:hint="eastAsia"/>
            <w:sz w:val="24"/>
          </w:rPr>
          <w:t>240元</w:t>
        </w:r>
      </w:ins>
    </w:p>
    <w:p w14:paraId="58324B15" w14:textId="77777777" w:rsidR="004E12BF" w:rsidRPr="003C478D" w:rsidRDefault="004E12BF" w:rsidP="004E12BF">
      <w:pPr>
        <w:pStyle w:val="af0"/>
        <w:numPr>
          <w:ilvl w:val="0"/>
          <w:numId w:val="30"/>
        </w:numPr>
        <w:spacing w:line="360" w:lineRule="auto"/>
        <w:rPr>
          <w:ins w:id="999" w:author="user" w:date="2016-10-09T10:26:00Z"/>
          <w:rFonts w:asciiTheme="minorEastAsia" w:eastAsiaTheme="minorEastAsia" w:hAnsiTheme="minorEastAsia" w:cs="宋体"/>
          <w:sz w:val="24"/>
          <w:szCs w:val="24"/>
        </w:rPr>
      </w:pPr>
      <w:ins w:id="1000" w:author="user" w:date="2016-10-09T10:26:00Z">
        <w:r w:rsidRPr="003C478D">
          <w:rPr>
            <w:rFonts w:asciiTheme="minorEastAsia" w:eastAsiaTheme="minorEastAsia" w:hAnsiTheme="minorEastAsia" w:cs="宋体" w:hint="eastAsia"/>
            <w:sz w:val="24"/>
            <w:szCs w:val="24"/>
          </w:rPr>
          <w:t xml:space="preserve"> 三同号投注</w:t>
        </w:r>
      </w:ins>
    </w:p>
    <w:p w14:paraId="1C77577F" w14:textId="77777777" w:rsidR="004E12BF" w:rsidRPr="003C478D" w:rsidRDefault="004E12BF" w:rsidP="004E12BF">
      <w:pPr>
        <w:pStyle w:val="lv3GameRules"/>
        <w:numPr>
          <w:ilvl w:val="0"/>
          <w:numId w:val="29"/>
        </w:numPr>
        <w:spacing w:line="360" w:lineRule="auto"/>
        <w:rPr>
          <w:ins w:id="1001" w:author="user" w:date="2016-10-09T10:26:00Z"/>
          <w:rFonts w:asciiTheme="minorEastAsia" w:eastAsiaTheme="minorEastAsia" w:hAnsiTheme="minorEastAsia"/>
          <w:sz w:val="24"/>
        </w:rPr>
      </w:pPr>
      <w:ins w:id="1002" w:author="user" w:date="2016-10-09T10:26:00Z">
        <w:r w:rsidRPr="003C478D">
          <w:rPr>
            <w:rFonts w:asciiTheme="minorEastAsia" w:eastAsiaTheme="minorEastAsia" w:hAnsiTheme="minorEastAsia" w:hint="eastAsia"/>
            <w:sz w:val="24"/>
          </w:rPr>
          <w:t>三同号通选（即全包）：单注奖金固定为40元</w:t>
        </w:r>
      </w:ins>
    </w:p>
    <w:p w14:paraId="29646813" w14:textId="77777777" w:rsidR="004E12BF" w:rsidRPr="003C478D" w:rsidRDefault="004E12BF" w:rsidP="004E12BF">
      <w:pPr>
        <w:pStyle w:val="lv3GameRules"/>
        <w:numPr>
          <w:ilvl w:val="0"/>
          <w:numId w:val="29"/>
        </w:numPr>
        <w:spacing w:line="360" w:lineRule="auto"/>
        <w:rPr>
          <w:ins w:id="1003" w:author="user" w:date="2016-10-09T10:26:00Z"/>
          <w:rFonts w:asciiTheme="minorEastAsia" w:eastAsiaTheme="minorEastAsia" w:hAnsiTheme="minorEastAsia"/>
          <w:sz w:val="24"/>
        </w:rPr>
      </w:pPr>
      <w:ins w:id="1004" w:author="user" w:date="2016-10-09T10:26:00Z">
        <w:r w:rsidRPr="003C478D">
          <w:rPr>
            <w:rFonts w:asciiTheme="minorEastAsia" w:eastAsiaTheme="minorEastAsia" w:hAnsiTheme="minorEastAsia" w:hint="eastAsia"/>
            <w:sz w:val="24"/>
          </w:rPr>
          <w:t>三同号单选：单注奖金固定为240元</w:t>
        </w:r>
      </w:ins>
    </w:p>
    <w:p w14:paraId="0BF95894" w14:textId="77777777" w:rsidR="004E12BF" w:rsidRPr="003C478D" w:rsidRDefault="004E12BF" w:rsidP="004E12BF">
      <w:pPr>
        <w:pStyle w:val="af0"/>
        <w:numPr>
          <w:ilvl w:val="0"/>
          <w:numId w:val="30"/>
        </w:numPr>
        <w:spacing w:line="360" w:lineRule="auto"/>
        <w:rPr>
          <w:ins w:id="1005" w:author="user" w:date="2016-10-09T10:26:00Z"/>
          <w:rFonts w:asciiTheme="minorEastAsia" w:eastAsiaTheme="minorEastAsia" w:hAnsiTheme="minorEastAsia" w:cs="宋体"/>
          <w:sz w:val="24"/>
          <w:szCs w:val="24"/>
        </w:rPr>
      </w:pPr>
      <w:ins w:id="1006" w:author="user" w:date="2016-10-09T10:26:00Z">
        <w:r w:rsidRPr="003C478D">
          <w:rPr>
            <w:rFonts w:asciiTheme="minorEastAsia" w:eastAsiaTheme="minorEastAsia" w:hAnsiTheme="minorEastAsia" w:cs="宋体" w:hint="eastAsia"/>
            <w:sz w:val="24"/>
            <w:szCs w:val="24"/>
          </w:rPr>
          <w:t xml:space="preserve"> 二同号投注</w:t>
        </w:r>
      </w:ins>
    </w:p>
    <w:p w14:paraId="77C7D7AA" w14:textId="77777777" w:rsidR="004E12BF" w:rsidRPr="003C478D" w:rsidRDefault="004E12BF" w:rsidP="004E12BF">
      <w:pPr>
        <w:pStyle w:val="lv3GameRules"/>
        <w:numPr>
          <w:ilvl w:val="0"/>
          <w:numId w:val="29"/>
        </w:numPr>
        <w:spacing w:line="360" w:lineRule="auto"/>
        <w:rPr>
          <w:ins w:id="1007" w:author="user" w:date="2016-10-09T10:26:00Z"/>
          <w:rFonts w:asciiTheme="minorEastAsia" w:eastAsiaTheme="minorEastAsia" w:hAnsiTheme="minorEastAsia"/>
          <w:sz w:val="24"/>
        </w:rPr>
      </w:pPr>
      <w:ins w:id="1008" w:author="user" w:date="2016-10-09T10:26:00Z">
        <w:r w:rsidRPr="003C478D">
          <w:rPr>
            <w:rFonts w:asciiTheme="minorEastAsia" w:eastAsiaTheme="minorEastAsia" w:hAnsiTheme="minorEastAsia" w:hint="eastAsia"/>
            <w:sz w:val="24"/>
          </w:rPr>
          <w:t>二同号复选：单注奖金固定为15元</w:t>
        </w:r>
      </w:ins>
    </w:p>
    <w:p w14:paraId="48A993E9" w14:textId="77777777" w:rsidR="004E12BF" w:rsidRPr="003C478D" w:rsidRDefault="004E12BF" w:rsidP="004E12BF">
      <w:pPr>
        <w:pStyle w:val="lv3GameRules"/>
        <w:numPr>
          <w:ilvl w:val="0"/>
          <w:numId w:val="29"/>
        </w:numPr>
        <w:spacing w:line="360" w:lineRule="auto"/>
        <w:rPr>
          <w:ins w:id="1009" w:author="user" w:date="2016-10-09T10:26:00Z"/>
          <w:rFonts w:asciiTheme="minorEastAsia" w:eastAsiaTheme="minorEastAsia" w:hAnsiTheme="minorEastAsia"/>
          <w:sz w:val="24"/>
        </w:rPr>
      </w:pPr>
      <w:ins w:id="1010" w:author="user" w:date="2016-10-09T10:26:00Z">
        <w:r w:rsidRPr="003C478D">
          <w:rPr>
            <w:rFonts w:asciiTheme="minorEastAsia" w:eastAsiaTheme="minorEastAsia" w:hAnsiTheme="minorEastAsia" w:hint="eastAsia"/>
            <w:sz w:val="24"/>
          </w:rPr>
          <w:t>二同号单选：单注奖金固定为80元</w:t>
        </w:r>
      </w:ins>
    </w:p>
    <w:p w14:paraId="2C9C34ED" w14:textId="77777777" w:rsidR="004E12BF" w:rsidRPr="003C478D" w:rsidRDefault="004E12BF" w:rsidP="004E12BF">
      <w:pPr>
        <w:pStyle w:val="af0"/>
        <w:numPr>
          <w:ilvl w:val="0"/>
          <w:numId w:val="30"/>
        </w:numPr>
        <w:spacing w:line="360" w:lineRule="auto"/>
        <w:rPr>
          <w:ins w:id="1011" w:author="user" w:date="2016-10-09T10:26:00Z"/>
          <w:rFonts w:asciiTheme="minorEastAsia" w:eastAsiaTheme="minorEastAsia" w:hAnsiTheme="minorEastAsia" w:cs="宋体"/>
          <w:sz w:val="24"/>
          <w:szCs w:val="24"/>
        </w:rPr>
      </w:pPr>
      <w:ins w:id="1012" w:author="user" w:date="2016-10-09T10:26:00Z">
        <w:r w:rsidRPr="003C478D">
          <w:rPr>
            <w:rFonts w:asciiTheme="minorEastAsia" w:eastAsiaTheme="minorEastAsia" w:hAnsiTheme="minorEastAsia" w:cs="宋体" w:hint="eastAsia"/>
            <w:sz w:val="24"/>
            <w:szCs w:val="24"/>
          </w:rPr>
          <w:t xml:space="preserve"> </w:t>
        </w:r>
        <w:proofErr w:type="gramStart"/>
        <w:r w:rsidRPr="003C478D">
          <w:rPr>
            <w:rFonts w:asciiTheme="minorEastAsia" w:eastAsiaTheme="minorEastAsia" w:hAnsiTheme="minorEastAsia" w:cs="宋体" w:hint="eastAsia"/>
            <w:sz w:val="24"/>
            <w:szCs w:val="24"/>
          </w:rPr>
          <w:t>三不同号</w:t>
        </w:r>
        <w:proofErr w:type="gramEnd"/>
        <w:r w:rsidRPr="003C478D">
          <w:rPr>
            <w:rFonts w:asciiTheme="minorEastAsia" w:eastAsiaTheme="minorEastAsia" w:hAnsiTheme="minorEastAsia" w:cs="宋体" w:hint="eastAsia"/>
            <w:sz w:val="24"/>
            <w:szCs w:val="24"/>
          </w:rPr>
          <w:t>投注</w:t>
        </w:r>
      </w:ins>
    </w:p>
    <w:p w14:paraId="7FA7356C" w14:textId="77777777" w:rsidR="004E12BF" w:rsidRPr="003C478D" w:rsidRDefault="004E12BF" w:rsidP="004E12BF">
      <w:pPr>
        <w:pStyle w:val="lv3GameRules"/>
        <w:numPr>
          <w:ilvl w:val="0"/>
          <w:numId w:val="29"/>
        </w:numPr>
        <w:spacing w:line="360" w:lineRule="auto"/>
        <w:rPr>
          <w:ins w:id="1013" w:author="user" w:date="2016-10-09T10:26:00Z"/>
          <w:rFonts w:asciiTheme="minorEastAsia" w:eastAsiaTheme="minorEastAsia" w:hAnsiTheme="minorEastAsia"/>
          <w:sz w:val="24"/>
        </w:rPr>
      </w:pPr>
      <w:ins w:id="1014" w:author="user" w:date="2016-10-09T10:26:00Z">
        <w:r w:rsidRPr="003C478D">
          <w:rPr>
            <w:rFonts w:asciiTheme="minorEastAsia" w:eastAsiaTheme="minorEastAsia" w:hAnsiTheme="minorEastAsia" w:hint="eastAsia"/>
            <w:sz w:val="24"/>
          </w:rPr>
          <w:t>三不同号：单注奖金固定为40元</w:t>
        </w:r>
      </w:ins>
    </w:p>
    <w:p w14:paraId="4CB95B75" w14:textId="77777777" w:rsidR="004E12BF" w:rsidRPr="003C478D" w:rsidRDefault="004E12BF" w:rsidP="004E12BF">
      <w:pPr>
        <w:pStyle w:val="af0"/>
        <w:numPr>
          <w:ilvl w:val="0"/>
          <w:numId w:val="30"/>
        </w:numPr>
        <w:spacing w:line="360" w:lineRule="auto"/>
        <w:rPr>
          <w:ins w:id="1015" w:author="user" w:date="2016-10-09T10:26:00Z"/>
          <w:rFonts w:asciiTheme="minorEastAsia" w:eastAsiaTheme="minorEastAsia" w:hAnsiTheme="minorEastAsia" w:cs="宋体"/>
          <w:sz w:val="24"/>
          <w:szCs w:val="24"/>
        </w:rPr>
      </w:pPr>
      <w:ins w:id="1016" w:author="user" w:date="2016-10-09T10:26:00Z">
        <w:r w:rsidRPr="003C478D">
          <w:rPr>
            <w:rFonts w:asciiTheme="minorEastAsia" w:eastAsiaTheme="minorEastAsia" w:hAnsiTheme="minorEastAsia" w:cs="宋体" w:hint="eastAsia"/>
            <w:sz w:val="24"/>
            <w:szCs w:val="24"/>
          </w:rPr>
          <w:t xml:space="preserve"> </w:t>
        </w:r>
        <w:proofErr w:type="gramStart"/>
        <w:r w:rsidRPr="003C478D">
          <w:rPr>
            <w:rFonts w:asciiTheme="minorEastAsia" w:eastAsiaTheme="minorEastAsia" w:hAnsiTheme="minorEastAsia" w:cs="宋体" w:hint="eastAsia"/>
            <w:sz w:val="24"/>
            <w:szCs w:val="24"/>
          </w:rPr>
          <w:t>二不同号</w:t>
        </w:r>
        <w:proofErr w:type="gramEnd"/>
        <w:r w:rsidRPr="003C478D">
          <w:rPr>
            <w:rFonts w:asciiTheme="minorEastAsia" w:eastAsiaTheme="minorEastAsia" w:hAnsiTheme="minorEastAsia" w:cs="宋体" w:hint="eastAsia"/>
            <w:sz w:val="24"/>
            <w:szCs w:val="24"/>
          </w:rPr>
          <w:t>投注</w:t>
        </w:r>
      </w:ins>
    </w:p>
    <w:p w14:paraId="7DF66EA4" w14:textId="77777777" w:rsidR="004E12BF" w:rsidRPr="003C478D" w:rsidRDefault="004E12BF" w:rsidP="004E12BF">
      <w:pPr>
        <w:pStyle w:val="lv3GameRules"/>
        <w:numPr>
          <w:ilvl w:val="0"/>
          <w:numId w:val="29"/>
        </w:numPr>
        <w:spacing w:line="360" w:lineRule="auto"/>
        <w:rPr>
          <w:ins w:id="1017" w:author="user" w:date="2016-10-09T10:26:00Z"/>
          <w:rFonts w:asciiTheme="minorEastAsia" w:eastAsiaTheme="minorEastAsia" w:hAnsiTheme="minorEastAsia"/>
          <w:sz w:val="24"/>
        </w:rPr>
      </w:pPr>
      <w:ins w:id="1018" w:author="user" w:date="2016-10-09T10:26:00Z">
        <w:r w:rsidRPr="003C478D">
          <w:rPr>
            <w:rFonts w:asciiTheme="minorEastAsia" w:eastAsiaTheme="minorEastAsia" w:hAnsiTheme="minorEastAsia" w:hint="eastAsia"/>
            <w:sz w:val="24"/>
          </w:rPr>
          <w:t>二不同号：单注奖金固定为8元</w:t>
        </w:r>
      </w:ins>
    </w:p>
    <w:p w14:paraId="71FF934B" w14:textId="77777777" w:rsidR="004E12BF" w:rsidRPr="003C478D" w:rsidRDefault="004E12BF" w:rsidP="004E12BF">
      <w:pPr>
        <w:pStyle w:val="af0"/>
        <w:numPr>
          <w:ilvl w:val="0"/>
          <w:numId w:val="30"/>
        </w:numPr>
        <w:spacing w:line="360" w:lineRule="auto"/>
        <w:rPr>
          <w:ins w:id="1019" w:author="user" w:date="2016-10-09T10:26:00Z"/>
          <w:rFonts w:asciiTheme="minorEastAsia" w:eastAsiaTheme="minorEastAsia" w:hAnsiTheme="minorEastAsia" w:cs="宋体"/>
          <w:sz w:val="24"/>
          <w:szCs w:val="24"/>
        </w:rPr>
      </w:pPr>
      <w:ins w:id="1020" w:author="user" w:date="2016-10-09T10:26:00Z">
        <w:r w:rsidRPr="003C478D">
          <w:rPr>
            <w:rFonts w:asciiTheme="minorEastAsia" w:eastAsiaTheme="minorEastAsia" w:hAnsiTheme="minorEastAsia" w:cs="宋体" w:hint="eastAsia"/>
            <w:sz w:val="24"/>
            <w:szCs w:val="24"/>
          </w:rPr>
          <w:t xml:space="preserve"> 三连号通选投注（即全包）</w:t>
        </w:r>
      </w:ins>
    </w:p>
    <w:p w14:paraId="74C29F0D" w14:textId="77777777" w:rsidR="004E12BF" w:rsidRPr="003C478D" w:rsidRDefault="004E12BF" w:rsidP="004E12BF">
      <w:pPr>
        <w:pStyle w:val="lv3GameRules"/>
        <w:numPr>
          <w:ilvl w:val="0"/>
          <w:numId w:val="29"/>
        </w:numPr>
        <w:spacing w:line="360" w:lineRule="auto"/>
        <w:rPr>
          <w:ins w:id="1021" w:author="user" w:date="2016-10-09T10:26:00Z"/>
          <w:rFonts w:asciiTheme="minorEastAsia" w:eastAsiaTheme="minorEastAsia" w:hAnsiTheme="minorEastAsia"/>
          <w:sz w:val="24"/>
        </w:rPr>
      </w:pPr>
      <w:ins w:id="1022" w:author="user" w:date="2016-10-09T10:26:00Z">
        <w:r w:rsidRPr="003C478D">
          <w:rPr>
            <w:rFonts w:asciiTheme="minorEastAsia" w:eastAsiaTheme="minorEastAsia" w:hAnsiTheme="minorEastAsia" w:hint="eastAsia"/>
            <w:sz w:val="24"/>
          </w:rPr>
          <w:t>三连号通选（即全包）：单注奖金固定为10元。</w:t>
        </w:r>
      </w:ins>
    </w:p>
    <w:p w14:paraId="695CAAD5" w14:textId="77777777" w:rsidR="004E12BF" w:rsidRPr="003C478D" w:rsidRDefault="004E12BF" w:rsidP="004E12BF">
      <w:pPr>
        <w:pStyle w:val="TxtEngGameRules"/>
        <w:spacing w:line="360" w:lineRule="auto"/>
        <w:rPr>
          <w:ins w:id="1023" w:author="user" w:date="2016-10-09T10:26:00Z"/>
          <w:rFonts w:asciiTheme="minorEastAsia" w:eastAsiaTheme="minorEastAsia" w:hAnsiTheme="minorEastAsia"/>
          <w:sz w:val="24"/>
          <w:szCs w:val="24"/>
        </w:rPr>
      </w:pPr>
    </w:p>
    <w:p w14:paraId="2312A9FD" w14:textId="77777777" w:rsidR="004E12BF" w:rsidRPr="003C478D" w:rsidRDefault="004E12BF" w:rsidP="004E12BF">
      <w:pPr>
        <w:pStyle w:val="lv2GameRules"/>
        <w:spacing w:line="360" w:lineRule="auto"/>
        <w:rPr>
          <w:ins w:id="1024" w:author="user" w:date="2016-10-09T10:26:00Z"/>
          <w:rFonts w:asciiTheme="minorEastAsia" w:eastAsiaTheme="minorEastAsia" w:hAnsiTheme="minorEastAsia"/>
        </w:rPr>
      </w:pPr>
      <w:bookmarkStart w:id="1025" w:name="_Toc431224957"/>
      <w:ins w:id="1026" w:author="user" w:date="2016-10-09T10:26:00Z">
        <w:r w:rsidRPr="003C478D">
          <w:rPr>
            <w:rFonts w:asciiTheme="minorEastAsia" w:eastAsiaTheme="minorEastAsia" w:hAnsiTheme="minorEastAsia" w:hint="eastAsia"/>
          </w:rPr>
          <w:t>开  奖</w:t>
        </w:r>
        <w:bookmarkEnd w:id="1025"/>
      </w:ins>
    </w:p>
    <w:p w14:paraId="1E100503" w14:textId="77777777" w:rsidR="004E12BF" w:rsidRPr="003C478D" w:rsidRDefault="004E12BF" w:rsidP="004E12BF">
      <w:pPr>
        <w:pStyle w:val="TxtEngGameRules"/>
        <w:spacing w:line="360" w:lineRule="auto"/>
        <w:jc w:val="center"/>
        <w:rPr>
          <w:ins w:id="1027" w:author="user" w:date="2016-10-09T10:26:00Z"/>
          <w:rFonts w:asciiTheme="minorEastAsia" w:eastAsiaTheme="minorEastAsia" w:hAnsiTheme="minorEastAsia"/>
          <w:b/>
          <w:sz w:val="24"/>
          <w:szCs w:val="24"/>
        </w:rPr>
      </w:pPr>
      <w:ins w:id="1028" w:author="user" w:date="2016-10-09T10:26:00Z">
        <w:r w:rsidRPr="003C478D">
          <w:rPr>
            <w:rFonts w:asciiTheme="minorEastAsia" w:eastAsiaTheme="minorEastAsia" w:hAnsiTheme="minorEastAsia" w:hint="eastAsia"/>
            <w:b/>
            <w:sz w:val="24"/>
            <w:szCs w:val="24"/>
          </w:rPr>
          <w:t>Chapter 4</w:t>
        </w:r>
        <w:r w:rsidRPr="003C478D">
          <w:rPr>
            <w:rFonts w:asciiTheme="minorEastAsia" w:eastAsiaTheme="minorEastAsia" w:hAnsiTheme="minorEastAsia" w:hint="eastAsia"/>
            <w:b/>
            <w:sz w:val="24"/>
            <w:szCs w:val="24"/>
          </w:rPr>
          <w:tab/>
          <w:t>Lottery Drawing</w:t>
        </w:r>
      </w:ins>
    </w:p>
    <w:p w14:paraId="679CFD1C" w14:textId="77777777" w:rsidR="004E12BF" w:rsidRPr="003C478D" w:rsidRDefault="004E12BF" w:rsidP="004E12BF">
      <w:pPr>
        <w:spacing w:line="360" w:lineRule="auto"/>
        <w:rPr>
          <w:ins w:id="1029" w:author="user" w:date="2016-10-09T10:26:00Z"/>
          <w:rFonts w:asciiTheme="minorEastAsia" w:eastAsiaTheme="minorEastAsia" w:hAnsiTheme="minorEastAsia"/>
          <w:vanish/>
          <w:sz w:val="24"/>
          <w:szCs w:val="24"/>
        </w:rPr>
      </w:pPr>
    </w:p>
    <w:p w14:paraId="0CA6FDC8" w14:textId="77777777" w:rsidR="004E12BF" w:rsidRPr="003C478D" w:rsidRDefault="004E12BF" w:rsidP="004E12BF">
      <w:pPr>
        <w:pStyle w:val="lv3GameRules"/>
        <w:spacing w:line="360" w:lineRule="auto"/>
        <w:rPr>
          <w:ins w:id="1030" w:author="user" w:date="2016-10-09T10:26:00Z"/>
          <w:rFonts w:asciiTheme="minorEastAsia" w:eastAsiaTheme="minorEastAsia" w:hAnsiTheme="minorEastAsia"/>
          <w:sz w:val="24"/>
        </w:rPr>
      </w:pPr>
      <w:ins w:id="1031" w:author="user" w:date="2016-10-09T10:26:00Z">
        <w:r w:rsidRPr="003C478D">
          <w:rPr>
            <w:rFonts w:asciiTheme="minorEastAsia" w:eastAsiaTheme="minorEastAsia" w:hAnsiTheme="minorEastAsia" w:hint="eastAsia"/>
            <w:sz w:val="24"/>
          </w:rPr>
          <w:t>快3游戏每10分钟开奖一次。</w:t>
        </w:r>
      </w:ins>
    </w:p>
    <w:p w14:paraId="7D6296A1" w14:textId="77777777" w:rsidR="004E12BF" w:rsidRPr="003C478D" w:rsidRDefault="004E12BF" w:rsidP="004E12BF">
      <w:pPr>
        <w:pStyle w:val="lv3GameRules"/>
        <w:spacing w:line="360" w:lineRule="auto"/>
        <w:rPr>
          <w:ins w:id="1032" w:author="user" w:date="2016-10-09T10:26:00Z"/>
          <w:rFonts w:asciiTheme="minorEastAsia" w:eastAsiaTheme="minorEastAsia" w:hAnsiTheme="minorEastAsia"/>
          <w:sz w:val="24"/>
        </w:rPr>
      </w:pPr>
      <w:ins w:id="1033" w:author="user" w:date="2016-10-09T10:26:00Z">
        <w:r w:rsidRPr="003C478D">
          <w:rPr>
            <w:rFonts w:asciiTheme="minorEastAsia" w:eastAsiaTheme="minorEastAsia" w:hAnsiTheme="minorEastAsia" w:hint="eastAsia"/>
            <w:sz w:val="24"/>
          </w:rPr>
          <w:t>每期开奖后，将当期销售总额、开奖号码、各奖级中奖情况以及奖池资金余额等信息，通过新闻媒体向社会公布，并将开奖结果通知各销售终端。</w:t>
        </w:r>
      </w:ins>
    </w:p>
    <w:p w14:paraId="4A398870" w14:textId="77777777" w:rsidR="004E12BF" w:rsidRPr="003C478D" w:rsidRDefault="004E12BF" w:rsidP="004E12BF">
      <w:pPr>
        <w:pStyle w:val="TxtEngGameRules"/>
        <w:spacing w:line="360" w:lineRule="auto"/>
        <w:rPr>
          <w:ins w:id="1034" w:author="user" w:date="2016-10-09T10:26:00Z"/>
          <w:rFonts w:asciiTheme="minorEastAsia" w:eastAsiaTheme="minorEastAsia" w:hAnsiTheme="minorEastAsia"/>
          <w:sz w:val="24"/>
          <w:szCs w:val="24"/>
        </w:rPr>
      </w:pPr>
    </w:p>
    <w:p w14:paraId="1C340489" w14:textId="77777777" w:rsidR="004E12BF" w:rsidRPr="003C478D" w:rsidRDefault="004E12BF" w:rsidP="004E12BF">
      <w:pPr>
        <w:pStyle w:val="lv2GameRules"/>
        <w:spacing w:line="360" w:lineRule="auto"/>
        <w:rPr>
          <w:ins w:id="1035" w:author="user" w:date="2016-10-09T10:26:00Z"/>
          <w:rFonts w:asciiTheme="minorEastAsia" w:eastAsiaTheme="minorEastAsia" w:hAnsiTheme="minorEastAsia"/>
        </w:rPr>
      </w:pPr>
      <w:bookmarkStart w:id="1036" w:name="_Toc431224958"/>
      <w:ins w:id="1037" w:author="user" w:date="2016-10-09T10:26:00Z">
        <w:r w:rsidRPr="003C478D">
          <w:rPr>
            <w:rFonts w:asciiTheme="minorEastAsia" w:eastAsiaTheme="minorEastAsia" w:hAnsiTheme="minorEastAsia" w:hint="eastAsia"/>
          </w:rPr>
          <w:t>中  奖</w:t>
        </w:r>
        <w:bookmarkEnd w:id="1036"/>
      </w:ins>
    </w:p>
    <w:p w14:paraId="129EB910" w14:textId="77777777" w:rsidR="004E12BF" w:rsidRPr="003C478D" w:rsidRDefault="004E12BF" w:rsidP="004E12BF">
      <w:pPr>
        <w:pStyle w:val="TxtEngGameRules"/>
        <w:spacing w:line="360" w:lineRule="auto"/>
        <w:jc w:val="center"/>
        <w:rPr>
          <w:ins w:id="1038" w:author="user" w:date="2016-10-09T10:26:00Z"/>
          <w:rFonts w:asciiTheme="minorEastAsia" w:eastAsiaTheme="minorEastAsia" w:hAnsiTheme="minorEastAsia"/>
          <w:b/>
          <w:sz w:val="24"/>
          <w:szCs w:val="24"/>
        </w:rPr>
      </w:pPr>
      <w:ins w:id="1039" w:author="user" w:date="2016-10-09T10:26:00Z">
        <w:r w:rsidRPr="003C478D">
          <w:rPr>
            <w:rFonts w:asciiTheme="minorEastAsia" w:eastAsiaTheme="minorEastAsia" w:hAnsiTheme="minorEastAsia" w:hint="eastAsia"/>
            <w:b/>
            <w:sz w:val="24"/>
            <w:szCs w:val="24"/>
          </w:rPr>
          <w:t>Chapter 5</w:t>
        </w:r>
        <w:r w:rsidRPr="003C478D">
          <w:rPr>
            <w:rFonts w:asciiTheme="minorEastAsia" w:eastAsiaTheme="minorEastAsia" w:hAnsiTheme="minorEastAsia" w:hint="eastAsia"/>
            <w:b/>
            <w:sz w:val="24"/>
            <w:szCs w:val="24"/>
          </w:rPr>
          <w:tab/>
          <w:t>Winning</w:t>
        </w:r>
      </w:ins>
    </w:p>
    <w:p w14:paraId="6E2E649D" w14:textId="77777777" w:rsidR="004E12BF" w:rsidRPr="003C478D" w:rsidRDefault="004E12BF" w:rsidP="004E12BF">
      <w:pPr>
        <w:pStyle w:val="lv3GameRules"/>
        <w:spacing w:line="360" w:lineRule="auto"/>
        <w:rPr>
          <w:ins w:id="1040" w:author="user" w:date="2016-10-09T10:26:00Z"/>
          <w:rFonts w:asciiTheme="minorEastAsia" w:eastAsiaTheme="minorEastAsia" w:hAnsiTheme="minorEastAsia"/>
          <w:sz w:val="24"/>
        </w:rPr>
      </w:pPr>
      <w:ins w:id="1041" w:author="user" w:date="2016-10-09T10:26:00Z">
        <w:r w:rsidRPr="003C478D">
          <w:rPr>
            <w:rFonts w:asciiTheme="minorEastAsia" w:eastAsiaTheme="minorEastAsia" w:hAnsiTheme="minorEastAsia"/>
            <w:sz w:val="24"/>
          </w:rPr>
          <w:t>根据购买者选择的快三游戏的投注号码和投注方式，与当期开奖号码的相符情况，确定相应的中奖资格。具体规定如下：</w:t>
        </w:r>
      </w:ins>
    </w:p>
    <w:p w14:paraId="04D6D805" w14:textId="77777777" w:rsidR="004E12BF" w:rsidRPr="003C478D" w:rsidRDefault="004E12BF" w:rsidP="004E12BF">
      <w:pPr>
        <w:pStyle w:val="af0"/>
        <w:numPr>
          <w:ilvl w:val="0"/>
          <w:numId w:val="31"/>
        </w:numPr>
        <w:spacing w:line="360" w:lineRule="auto"/>
        <w:rPr>
          <w:ins w:id="1042" w:author="user" w:date="2016-10-09T10:26:00Z"/>
          <w:rFonts w:asciiTheme="minorEastAsia" w:eastAsiaTheme="minorEastAsia" w:hAnsiTheme="minorEastAsia" w:cs="宋体"/>
          <w:sz w:val="24"/>
          <w:szCs w:val="24"/>
        </w:rPr>
      </w:pPr>
      <w:ins w:id="1043" w:author="user" w:date="2016-10-09T10:26:00Z">
        <w:r w:rsidRPr="003C478D">
          <w:rPr>
            <w:rFonts w:asciiTheme="minorEastAsia" w:eastAsiaTheme="minorEastAsia" w:hAnsiTheme="minorEastAsia" w:cs="宋体" w:hint="eastAsia"/>
            <w:sz w:val="24"/>
            <w:szCs w:val="24"/>
          </w:rPr>
          <w:lastRenderedPageBreak/>
          <w:t xml:space="preserve"> </w:t>
        </w:r>
        <w:r w:rsidRPr="003C478D">
          <w:rPr>
            <w:rFonts w:asciiTheme="minorEastAsia" w:eastAsiaTheme="minorEastAsia" w:hAnsiTheme="minorEastAsia" w:cs="宋体"/>
            <w:sz w:val="24"/>
            <w:szCs w:val="24"/>
          </w:rPr>
          <w:t>和值投注</w:t>
        </w:r>
      </w:ins>
    </w:p>
    <w:p w14:paraId="4129EA65" w14:textId="77777777" w:rsidR="004E12BF" w:rsidRPr="003C478D" w:rsidRDefault="004E12BF" w:rsidP="004E12BF">
      <w:pPr>
        <w:pStyle w:val="lv3GameRules"/>
        <w:numPr>
          <w:ilvl w:val="0"/>
          <w:numId w:val="29"/>
        </w:numPr>
        <w:spacing w:line="360" w:lineRule="auto"/>
        <w:rPr>
          <w:ins w:id="1044" w:author="user" w:date="2016-10-09T10:26:00Z"/>
          <w:rFonts w:asciiTheme="minorEastAsia" w:eastAsiaTheme="minorEastAsia" w:hAnsiTheme="minorEastAsia"/>
          <w:sz w:val="24"/>
        </w:rPr>
      </w:pPr>
      <w:ins w:id="1045" w:author="user" w:date="2016-10-09T10:26:00Z">
        <w:r w:rsidRPr="003C478D">
          <w:rPr>
            <w:rFonts w:asciiTheme="minorEastAsia" w:eastAsiaTheme="minorEastAsia" w:hAnsiTheme="minorEastAsia"/>
            <w:sz w:val="24"/>
          </w:rPr>
          <w:t>和值：投注号码与当期开奖号码的三个号码的和值相符，即中奖。</w:t>
        </w:r>
      </w:ins>
    </w:p>
    <w:p w14:paraId="0011EF79" w14:textId="77777777" w:rsidR="004E12BF" w:rsidRPr="003C478D" w:rsidRDefault="004E12BF" w:rsidP="004E12BF">
      <w:pPr>
        <w:pStyle w:val="af0"/>
        <w:numPr>
          <w:ilvl w:val="0"/>
          <w:numId w:val="31"/>
        </w:numPr>
        <w:spacing w:line="360" w:lineRule="auto"/>
        <w:rPr>
          <w:ins w:id="1046" w:author="user" w:date="2016-10-09T10:26:00Z"/>
          <w:rFonts w:asciiTheme="minorEastAsia" w:eastAsiaTheme="minorEastAsia" w:hAnsiTheme="minorEastAsia" w:cs="宋体"/>
          <w:sz w:val="24"/>
          <w:szCs w:val="24"/>
        </w:rPr>
      </w:pPr>
      <w:ins w:id="1047" w:author="user" w:date="2016-10-09T10:26:00Z">
        <w:r w:rsidRPr="003C478D">
          <w:rPr>
            <w:rFonts w:asciiTheme="minorEastAsia" w:eastAsiaTheme="minorEastAsia" w:hAnsiTheme="minorEastAsia" w:cs="宋体" w:hint="eastAsia"/>
            <w:sz w:val="24"/>
            <w:szCs w:val="24"/>
          </w:rPr>
          <w:t xml:space="preserve"> </w:t>
        </w:r>
        <w:r w:rsidRPr="003C478D">
          <w:rPr>
            <w:rFonts w:asciiTheme="minorEastAsia" w:eastAsiaTheme="minorEastAsia" w:hAnsiTheme="minorEastAsia" w:cs="宋体"/>
            <w:sz w:val="24"/>
            <w:szCs w:val="24"/>
          </w:rPr>
          <w:t>三同号投注</w:t>
        </w:r>
      </w:ins>
    </w:p>
    <w:p w14:paraId="4B1CB312" w14:textId="77777777" w:rsidR="004E12BF" w:rsidRPr="003C478D" w:rsidRDefault="004E12BF" w:rsidP="004E12BF">
      <w:pPr>
        <w:pStyle w:val="lv3GameRules"/>
        <w:numPr>
          <w:ilvl w:val="0"/>
          <w:numId w:val="29"/>
        </w:numPr>
        <w:spacing w:line="360" w:lineRule="auto"/>
        <w:rPr>
          <w:ins w:id="1048" w:author="user" w:date="2016-10-09T10:26:00Z"/>
          <w:rFonts w:asciiTheme="minorEastAsia" w:eastAsiaTheme="minorEastAsia" w:hAnsiTheme="minorEastAsia"/>
          <w:sz w:val="24"/>
        </w:rPr>
      </w:pPr>
      <w:ins w:id="1049" w:author="user" w:date="2016-10-09T10:26:00Z">
        <w:r w:rsidRPr="003C478D">
          <w:rPr>
            <w:rFonts w:asciiTheme="minorEastAsia" w:eastAsiaTheme="minorEastAsia" w:hAnsiTheme="minorEastAsia"/>
            <w:sz w:val="24"/>
          </w:rPr>
          <w:t>1.三同号通选：当期开奖号码的三个号码相同，即中奖；</w:t>
        </w:r>
        <w:r w:rsidRPr="003C478D">
          <w:rPr>
            <w:rFonts w:asciiTheme="minorEastAsia" w:eastAsiaTheme="minorEastAsia" w:hAnsiTheme="minorEastAsia" w:hint="eastAsia"/>
            <w:sz w:val="24"/>
          </w:rPr>
          <w:t> </w:t>
        </w:r>
      </w:ins>
    </w:p>
    <w:p w14:paraId="270EA9A3" w14:textId="77777777" w:rsidR="004E12BF" w:rsidRPr="003C478D" w:rsidRDefault="004E12BF" w:rsidP="004E12BF">
      <w:pPr>
        <w:pStyle w:val="lv3GameRules"/>
        <w:numPr>
          <w:ilvl w:val="0"/>
          <w:numId w:val="29"/>
        </w:numPr>
        <w:spacing w:line="360" w:lineRule="auto"/>
        <w:rPr>
          <w:ins w:id="1050" w:author="user" w:date="2016-10-09T10:26:00Z"/>
          <w:rFonts w:asciiTheme="minorEastAsia" w:eastAsiaTheme="minorEastAsia" w:hAnsiTheme="minorEastAsia"/>
          <w:sz w:val="24"/>
        </w:rPr>
      </w:pPr>
      <w:ins w:id="1051" w:author="user" w:date="2016-10-09T10:26:00Z">
        <w:r w:rsidRPr="003C478D">
          <w:rPr>
            <w:rFonts w:asciiTheme="minorEastAsia" w:eastAsiaTheme="minorEastAsia" w:hAnsiTheme="minorEastAsia"/>
            <w:sz w:val="24"/>
          </w:rPr>
          <w:t>2.三同号单选：当期开奖号码的三个号码相同，且投注号码与当期开奖号码相符，即中奖。</w:t>
        </w:r>
      </w:ins>
    </w:p>
    <w:p w14:paraId="788E8922" w14:textId="77777777" w:rsidR="004E12BF" w:rsidRPr="003C478D" w:rsidRDefault="004E12BF" w:rsidP="004E12BF">
      <w:pPr>
        <w:pStyle w:val="af0"/>
        <w:numPr>
          <w:ilvl w:val="0"/>
          <w:numId w:val="31"/>
        </w:numPr>
        <w:spacing w:line="360" w:lineRule="auto"/>
        <w:rPr>
          <w:ins w:id="1052" w:author="user" w:date="2016-10-09T10:26:00Z"/>
          <w:rFonts w:asciiTheme="minorEastAsia" w:eastAsiaTheme="minorEastAsia" w:hAnsiTheme="minorEastAsia" w:cs="宋体"/>
          <w:sz w:val="24"/>
          <w:szCs w:val="24"/>
        </w:rPr>
      </w:pPr>
      <w:ins w:id="1053" w:author="user" w:date="2016-10-09T10:26:00Z">
        <w:r w:rsidRPr="003C478D">
          <w:rPr>
            <w:rFonts w:asciiTheme="minorEastAsia" w:eastAsiaTheme="minorEastAsia" w:hAnsiTheme="minorEastAsia" w:cs="宋体" w:hint="eastAsia"/>
            <w:sz w:val="24"/>
            <w:szCs w:val="24"/>
          </w:rPr>
          <w:t xml:space="preserve"> </w:t>
        </w:r>
        <w:r w:rsidRPr="003C478D">
          <w:rPr>
            <w:rFonts w:asciiTheme="minorEastAsia" w:eastAsiaTheme="minorEastAsia" w:hAnsiTheme="minorEastAsia" w:cs="宋体"/>
            <w:sz w:val="24"/>
            <w:szCs w:val="24"/>
          </w:rPr>
          <w:t>二同号投注</w:t>
        </w:r>
      </w:ins>
    </w:p>
    <w:p w14:paraId="0F2FE307" w14:textId="77777777" w:rsidR="004E12BF" w:rsidRPr="003C478D" w:rsidRDefault="004E12BF" w:rsidP="004E12BF">
      <w:pPr>
        <w:pStyle w:val="lv3GameRules"/>
        <w:numPr>
          <w:ilvl w:val="0"/>
          <w:numId w:val="29"/>
        </w:numPr>
        <w:spacing w:line="360" w:lineRule="auto"/>
        <w:rPr>
          <w:ins w:id="1054" w:author="user" w:date="2016-10-09T10:26:00Z"/>
          <w:rFonts w:asciiTheme="minorEastAsia" w:eastAsiaTheme="minorEastAsia" w:hAnsiTheme="minorEastAsia"/>
          <w:sz w:val="24"/>
        </w:rPr>
      </w:pPr>
      <w:ins w:id="1055" w:author="user" w:date="2016-10-09T10:26:00Z">
        <w:r w:rsidRPr="003C478D">
          <w:rPr>
            <w:rFonts w:asciiTheme="minorEastAsia" w:eastAsiaTheme="minorEastAsia" w:hAnsiTheme="minorEastAsia"/>
            <w:sz w:val="24"/>
          </w:rPr>
          <w:t>1.二同号复选：当期开奖号码中有两个号码相同，且投注号码中的两个相同号码与当期开奖号码中两个相同号码相符，即中奖；</w:t>
        </w:r>
      </w:ins>
    </w:p>
    <w:p w14:paraId="3B2538D1" w14:textId="77777777" w:rsidR="004E12BF" w:rsidRPr="003C478D" w:rsidRDefault="004E12BF" w:rsidP="004E12BF">
      <w:pPr>
        <w:pStyle w:val="lv3GameRules"/>
        <w:numPr>
          <w:ilvl w:val="0"/>
          <w:numId w:val="29"/>
        </w:numPr>
        <w:spacing w:line="360" w:lineRule="auto"/>
        <w:rPr>
          <w:ins w:id="1056" w:author="user" w:date="2016-10-09T10:26:00Z"/>
          <w:rFonts w:asciiTheme="minorEastAsia" w:eastAsiaTheme="minorEastAsia" w:hAnsiTheme="minorEastAsia"/>
          <w:sz w:val="24"/>
        </w:rPr>
      </w:pPr>
      <w:ins w:id="1057" w:author="user" w:date="2016-10-09T10:26:00Z">
        <w:r w:rsidRPr="003C478D">
          <w:rPr>
            <w:rFonts w:asciiTheme="minorEastAsia" w:eastAsiaTheme="minorEastAsia" w:hAnsiTheme="minorEastAsia"/>
            <w:sz w:val="24"/>
          </w:rPr>
          <w:t>2.二同号单选：当期开奖号码中有两个号码相同，且投注号码与当期开奖号码中两个相同号码和一个不同号码分别相符，即中奖。</w:t>
        </w:r>
      </w:ins>
    </w:p>
    <w:p w14:paraId="1E018963" w14:textId="77777777" w:rsidR="004E12BF" w:rsidRPr="003C478D" w:rsidRDefault="004E12BF" w:rsidP="004E12BF">
      <w:pPr>
        <w:pStyle w:val="af0"/>
        <w:numPr>
          <w:ilvl w:val="0"/>
          <w:numId w:val="31"/>
        </w:numPr>
        <w:spacing w:line="360" w:lineRule="auto"/>
        <w:rPr>
          <w:ins w:id="1058" w:author="user" w:date="2016-10-09T10:26:00Z"/>
          <w:rFonts w:asciiTheme="minorEastAsia" w:eastAsiaTheme="minorEastAsia" w:hAnsiTheme="minorEastAsia" w:cs="宋体"/>
          <w:sz w:val="24"/>
          <w:szCs w:val="24"/>
        </w:rPr>
      </w:pPr>
      <w:ins w:id="1059" w:author="user" w:date="2016-10-09T10:26:00Z">
        <w:r w:rsidRPr="003C478D">
          <w:rPr>
            <w:rFonts w:asciiTheme="minorEastAsia" w:eastAsiaTheme="minorEastAsia" w:hAnsiTheme="minorEastAsia" w:cs="宋体" w:hint="eastAsia"/>
            <w:sz w:val="24"/>
            <w:szCs w:val="24"/>
          </w:rPr>
          <w:t xml:space="preserve"> </w:t>
        </w:r>
        <w:proofErr w:type="gramStart"/>
        <w:r w:rsidRPr="003C478D">
          <w:rPr>
            <w:rFonts w:asciiTheme="minorEastAsia" w:eastAsiaTheme="minorEastAsia" w:hAnsiTheme="minorEastAsia" w:cs="宋体"/>
            <w:sz w:val="24"/>
            <w:szCs w:val="24"/>
          </w:rPr>
          <w:t>三不同号</w:t>
        </w:r>
        <w:proofErr w:type="gramEnd"/>
        <w:r w:rsidRPr="003C478D">
          <w:rPr>
            <w:rFonts w:asciiTheme="minorEastAsia" w:eastAsiaTheme="minorEastAsia" w:hAnsiTheme="minorEastAsia" w:cs="宋体"/>
            <w:sz w:val="24"/>
            <w:szCs w:val="24"/>
          </w:rPr>
          <w:t>投注</w:t>
        </w:r>
      </w:ins>
    </w:p>
    <w:p w14:paraId="3C005E2D" w14:textId="77777777" w:rsidR="004E12BF" w:rsidRPr="003C478D" w:rsidRDefault="004E12BF" w:rsidP="004E12BF">
      <w:pPr>
        <w:pStyle w:val="lv3GameRules"/>
        <w:numPr>
          <w:ilvl w:val="0"/>
          <w:numId w:val="29"/>
        </w:numPr>
        <w:spacing w:line="360" w:lineRule="auto"/>
        <w:rPr>
          <w:ins w:id="1060" w:author="user" w:date="2016-10-09T10:26:00Z"/>
          <w:rFonts w:asciiTheme="minorEastAsia" w:eastAsiaTheme="minorEastAsia" w:hAnsiTheme="minorEastAsia"/>
          <w:sz w:val="24"/>
        </w:rPr>
      </w:pPr>
      <w:ins w:id="1061" w:author="user" w:date="2016-10-09T10:26:00Z">
        <w:r w:rsidRPr="003C478D">
          <w:rPr>
            <w:rFonts w:asciiTheme="minorEastAsia" w:eastAsiaTheme="minorEastAsia" w:hAnsiTheme="minorEastAsia"/>
            <w:sz w:val="24"/>
          </w:rPr>
          <w:t>三不同号投注：当期开奖号码的三个号码各不相同，且投注号码与当期开奖号码全部相符，即中奖。</w:t>
        </w:r>
      </w:ins>
    </w:p>
    <w:p w14:paraId="7529BB90" w14:textId="77777777" w:rsidR="004E12BF" w:rsidRPr="003C478D" w:rsidRDefault="004E12BF" w:rsidP="004E12BF">
      <w:pPr>
        <w:pStyle w:val="af0"/>
        <w:numPr>
          <w:ilvl w:val="0"/>
          <w:numId w:val="31"/>
        </w:numPr>
        <w:spacing w:line="360" w:lineRule="auto"/>
        <w:rPr>
          <w:ins w:id="1062" w:author="user" w:date="2016-10-09T10:26:00Z"/>
          <w:rFonts w:asciiTheme="minorEastAsia" w:eastAsiaTheme="minorEastAsia" w:hAnsiTheme="minorEastAsia" w:cs="宋体"/>
          <w:sz w:val="24"/>
          <w:szCs w:val="24"/>
        </w:rPr>
      </w:pPr>
      <w:ins w:id="1063" w:author="user" w:date="2016-10-09T10:26:00Z">
        <w:r w:rsidRPr="003C478D">
          <w:rPr>
            <w:rFonts w:asciiTheme="minorEastAsia" w:eastAsiaTheme="minorEastAsia" w:hAnsiTheme="minorEastAsia" w:cs="宋体" w:hint="eastAsia"/>
            <w:sz w:val="24"/>
            <w:szCs w:val="24"/>
          </w:rPr>
          <w:t xml:space="preserve"> </w:t>
        </w:r>
        <w:proofErr w:type="gramStart"/>
        <w:r w:rsidRPr="003C478D">
          <w:rPr>
            <w:rFonts w:asciiTheme="minorEastAsia" w:eastAsiaTheme="minorEastAsia" w:hAnsiTheme="minorEastAsia" w:cs="宋体"/>
            <w:sz w:val="24"/>
            <w:szCs w:val="24"/>
          </w:rPr>
          <w:t>二不同号</w:t>
        </w:r>
        <w:proofErr w:type="gramEnd"/>
        <w:r w:rsidRPr="003C478D">
          <w:rPr>
            <w:rFonts w:asciiTheme="minorEastAsia" w:eastAsiaTheme="minorEastAsia" w:hAnsiTheme="minorEastAsia" w:cs="宋体"/>
            <w:sz w:val="24"/>
            <w:szCs w:val="24"/>
          </w:rPr>
          <w:t>投注</w:t>
        </w:r>
      </w:ins>
    </w:p>
    <w:p w14:paraId="5D0D6DA2" w14:textId="77777777" w:rsidR="004E12BF" w:rsidRPr="003C478D" w:rsidRDefault="004E12BF" w:rsidP="004E12BF">
      <w:pPr>
        <w:pStyle w:val="lv3GameRules"/>
        <w:numPr>
          <w:ilvl w:val="0"/>
          <w:numId w:val="29"/>
        </w:numPr>
        <w:spacing w:line="360" w:lineRule="auto"/>
        <w:rPr>
          <w:ins w:id="1064" w:author="user" w:date="2016-10-09T10:26:00Z"/>
          <w:rFonts w:asciiTheme="minorEastAsia" w:eastAsiaTheme="minorEastAsia" w:hAnsiTheme="minorEastAsia"/>
          <w:sz w:val="24"/>
        </w:rPr>
      </w:pPr>
      <w:ins w:id="1065" w:author="user" w:date="2016-10-09T10:26:00Z">
        <w:r w:rsidRPr="003C478D">
          <w:rPr>
            <w:rFonts w:asciiTheme="minorEastAsia" w:eastAsiaTheme="minorEastAsia" w:hAnsiTheme="minorEastAsia"/>
            <w:sz w:val="24"/>
          </w:rPr>
          <w:t>二不同号投注：当期开奖号码中有两个号码不相同，且投注号码中的两个不同号码与当期开奖号码中的两个不同号码相符，即中奖。</w:t>
        </w:r>
      </w:ins>
    </w:p>
    <w:p w14:paraId="6733D676" w14:textId="77777777" w:rsidR="004E12BF" w:rsidRPr="003C478D" w:rsidRDefault="004E12BF" w:rsidP="004E12BF">
      <w:pPr>
        <w:pStyle w:val="af0"/>
        <w:numPr>
          <w:ilvl w:val="0"/>
          <w:numId w:val="31"/>
        </w:numPr>
        <w:spacing w:line="360" w:lineRule="auto"/>
        <w:rPr>
          <w:ins w:id="1066" w:author="user" w:date="2016-10-09T10:26:00Z"/>
          <w:rFonts w:asciiTheme="minorEastAsia" w:eastAsiaTheme="minorEastAsia" w:hAnsiTheme="minorEastAsia"/>
          <w:sz w:val="24"/>
          <w:szCs w:val="24"/>
        </w:rPr>
      </w:pPr>
      <w:ins w:id="1067" w:author="user" w:date="2016-10-09T10:26:00Z">
        <w:r w:rsidRPr="003C478D">
          <w:rPr>
            <w:rFonts w:asciiTheme="minorEastAsia" w:eastAsiaTheme="minorEastAsia" w:hAnsiTheme="minorEastAsia" w:cs="宋体" w:hint="eastAsia"/>
            <w:sz w:val="24"/>
            <w:szCs w:val="24"/>
          </w:rPr>
          <w:t xml:space="preserve"> </w:t>
        </w:r>
        <w:r w:rsidRPr="003C478D">
          <w:rPr>
            <w:rFonts w:asciiTheme="minorEastAsia" w:eastAsiaTheme="minorEastAsia" w:hAnsiTheme="minorEastAsia" w:cs="宋体"/>
            <w:sz w:val="24"/>
            <w:szCs w:val="24"/>
          </w:rPr>
          <w:t>三连号通选投注</w:t>
        </w:r>
      </w:ins>
    </w:p>
    <w:p w14:paraId="4AB75B50" w14:textId="77777777" w:rsidR="004E12BF" w:rsidRPr="003C478D" w:rsidRDefault="004E12BF" w:rsidP="004E12BF">
      <w:pPr>
        <w:pStyle w:val="lv3GameRules"/>
        <w:numPr>
          <w:ilvl w:val="0"/>
          <w:numId w:val="29"/>
        </w:numPr>
        <w:spacing w:line="360" w:lineRule="auto"/>
        <w:rPr>
          <w:ins w:id="1068" w:author="user" w:date="2016-10-09T10:26:00Z"/>
          <w:rFonts w:asciiTheme="minorEastAsia" w:eastAsiaTheme="minorEastAsia" w:hAnsiTheme="minorEastAsia"/>
          <w:sz w:val="24"/>
        </w:rPr>
      </w:pPr>
      <w:ins w:id="1069" w:author="user" w:date="2016-10-09T10:26:00Z">
        <w:r w:rsidRPr="003C478D">
          <w:rPr>
            <w:rFonts w:asciiTheme="minorEastAsia" w:eastAsiaTheme="minorEastAsia" w:hAnsiTheme="minorEastAsia"/>
            <w:sz w:val="24"/>
          </w:rPr>
          <w:t>三连号通选：当期开奖号码为三个相连的号码（仅限：123、234、345、456），即中奖。</w:t>
        </w:r>
      </w:ins>
    </w:p>
    <w:p w14:paraId="7736DBDC" w14:textId="77777777" w:rsidR="004E12BF" w:rsidRPr="003C478D" w:rsidRDefault="004E12BF" w:rsidP="004E12BF">
      <w:pPr>
        <w:pStyle w:val="lv3GameRules"/>
        <w:spacing w:line="360" w:lineRule="auto"/>
        <w:rPr>
          <w:ins w:id="1070" w:author="user" w:date="2016-10-09T10:26:00Z"/>
          <w:rFonts w:asciiTheme="minorEastAsia" w:eastAsiaTheme="minorEastAsia" w:hAnsiTheme="minorEastAsia"/>
          <w:sz w:val="24"/>
        </w:rPr>
      </w:pPr>
      <w:ins w:id="1071" w:author="user" w:date="2016-10-09T10:26:00Z">
        <w:r w:rsidRPr="003C478D">
          <w:rPr>
            <w:rFonts w:asciiTheme="minorEastAsia" w:eastAsiaTheme="minorEastAsia" w:hAnsiTheme="minorEastAsia"/>
            <w:sz w:val="24"/>
          </w:rPr>
          <w:t>当期每注投注号码按其投注方式只有一次中奖机会，不能兼中兼得，特别设奖除外。</w:t>
        </w:r>
      </w:ins>
    </w:p>
    <w:p w14:paraId="0E9D71EC" w14:textId="77777777" w:rsidR="004E12BF" w:rsidRPr="003C478D" w:rsidRDefault="004E12BF" w:rsidP="004E12BF">
      <w:pPr>
        <w:pStyle w:val="lv3GameRules"/>
        <w:spacing w:line="360" w:lineRule="auto"/>
        <w:rPr>
          <w:ins w:id="1072" w:author="user" w:date="2016-10-09T10:26:00Z"/>
          <w:rFonts w:asciiTheme="minorEastAsia" w:eastAsiaTheme="minorEastAsia" w:hAnsiTheme="minorEastAsia"/>
          <w:sz w:val="24"/>
        </w:rPr>
      </w:pPr>
      <w:ins w:id="1073" w:author="user" w:date="2016-10-09T10:26:00Z">
        <w:r w:rsidRPr="003C478D">
          <w:rPr>
            <w:rFonts w:asciiTheme="minorEastAsia" w:eastAsiaTheme="minorEastAsia" w:hAnsiTheme="minorEastAsia" w:hint="eastAsia"/>
            <w:sz w:val="24"/>
          </w:rPr>
          <w:t>奖级</w:t>
        </w:r>
        <w:r w:rsidRPr="003C478D">
          <w:rPr>
            <w:rFonts w:asciiTheme="minorEastAsia" w:eastAsiaTheme="minorEastAsia" w:hAnsiTheme="minorEastAsia"/>
            <w:sz w:val="24"/>
          </w:rPr>
          <w:t>表</w:t>
        </w:r>
      </w:ins>
    </w:p>
    <w:p w14:paraId="49282CE5" w14:textId="77777777" w:rsidR="004E12BF" w:rsidRPr="003C478D" w:rsidRDefault="004E12BF" w:rsidP="004E12BF">
      <w:pPr>
        <w:pStyle w:val="lv3GameRules"/>
        <w:numPr>
          <w:ilvl w:val="0"/>
          <w:numId w:val="0"/>
        </w:numPr>
        <w:spacing w:line="360" w:lineRule="auto"/>
        <w:ind w:leftChars="-67" w:left="-141"/>
        <w:rPr>
          <w:ins w:id="1074" w:author="user" w:date="2016-10-09T10:26:00Z"/>
          <w:rFonts w:asciiTheme="minorEastAsia" w:eastAsiaTheme="minorEastAsia" w:hAnsiTheme="minorEastAsia"/>
          <w:sz w:val="24"/>
        </w:rPr>
      </w:pPr>
      <w:ins w:id="1075" w:author="user" w:date="2016-10-09T10:26:00Z">
        <w:r w:rsidRPr="003C478D">
          <w:rPr>
            <w:rFonts w:asciiTheme="minorEastAsia" w:eastAsiaTheme="minorEastAsia" w:hAnsiTheme="minorEastAsia" w:hint="eastAsia"/>
            <w:sz w:val="24"/>
          </w:rPr>
          <w:t xml:space="preserve"> </w:t>
        </w:r>
        <w:r w:rsidRPr="003C478D">
          <w:rPr>
            <w:rFonts w:asciiTheme="minorEastAsia" w:eastAsiaTheme="minorEastAsia" w:hAnsiTheme="minorEastAsia"/>
            <w:sz w:val="24"/>
          </w:rPr>
          <w:lastRenderedPageBreak/>
          <w:drawing>
            <wp:inline distT="0" distB="0" distL="0" distR="0" wp14:anchorId="7C83EB80" wp14:editId="6BEE8A1A">
              <wp:extent cx="5457825" cy="4393598"/>
              <wp:effectExtent l="0" t="0" r="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64411" cy="4398900"/>
                      </a:xfrm>
                      <a:prstGeom prst="rect">
                        <a:avLst/>
                      </a:prstGeom>
                    </pic:spPr>
                  </pic:pic>
                </a:graphicData>
              </a:graphic>
            </wp:inline>
          </w:drawing>
        </w:r>
      </w:ins>
    </w:p>
    <w:p w14:paraId="254F35F1" w14:textId="77777777" w:rsidR="004E12BF" w:rsidRPr="003C478D" w:rsidRDefault="004E12BF" w:rsidP="004E12BF">
      <w:pPr>
        <w:spacing w:line="360" w:lineRule="auto"/>
        <w:rPr>
          <w:ins w:id="1076" w:author="user" w:date="2016-10-09T10:26:00Z"/>
          <w:rFonts w:asciiTheme="minorEastAsia" w:eastAsiaTheme="minorEastAsia" w:hAnsiTheme="minorEastAsia"/>
          <w:sz w:val="24"/>
          <w:szCs w:val="24"/>
        </w:rPr>
      </w:pPr>
    </w:p>
    <w:p w14:paraId="6AD535D7" w14:textId="77777777" w:rsidR="004E12BF" w:rsidRPr="003C478D" w:rsidRDefault="004E12BF" w:rsidP="004E12BF">
      <w:pPr>
        <w:pStyle w:val="lv2GameRules"/>
        <w:spacing w:line="360" w:lineRule="auto"/>
        <w:rPr>
          <w:ins w:id="1077" w:author="user" w:date="2016-10-09T10:26:00Z"/>
          <w:rFonts w:asciiTheme="minorEastAsia" w:eastAsiaTheme="minorEastAsia" w:hAnsiTheme="minorEastAsia"/>
        </w:rPr>
      </w:pPr>
      <w:bookmarkStart w:id="1078" w:name="_Toc431224959"/>
      <w:ins w:id="1079" w:author="user" w:date="2016-10-09T10:26:00Z">
        <w:r w:rsidRPr="003C478D">
          <w:rPr>
            <w:rFonts w:asciiTheme="minorEastAsia" w:eastAsiaTheme="minorEastAsia" w:hAnsiTheme="minorEastAsia" w:hint="eastAsia"/>
          </w:rPr>
          <w:t>兑  奖</w:t>
        </w:r>
        <w:bookmarkEnd w:id="1078"/>
      </w:ins>
    </w:p>
    <w:p w14:paraId="107F6A66" w14:textId="77777777" w:rsidR="004E12BF" w:rsidRPr="003C478D" w:rsidRDefault="004E12BF" w:rsidP="004E12BF">
      <w:pPr>
        <w:pStyle w:val="lv3GameRules"/>
        <w:spacing w:line="360" w:lineRule="auto"/>
        <w:rPr>
          <w:ins w:id="1080" w:author="user" w:date="2016-10-09T10:26:00Z"/>
          <w:rFonts w:asciiTheme="minorEastAsia" w:eastAsiaTheme="minorEastAsia" w:hAnsiTheme="minorEastAsia"/>
          <w:sz w:val="24"/>
        </w:rPr>
      </w:pPr>
      <w:ins w:id="1081" w:author="user" w:date="2016-10-09T10:26:00Z">
        <w:r w:rsidRPr="003C478D">
          <w:rPr>
            <w:rFonts w:asciiTheme="minorEastAsia" w:eastAsiaTheme="minorEastAsia" w:hAnsiTheme="minorEastAsia" w:hint="eastAsia"/>
            <w:sz w:val="24"/>
          </w:rPr>
          <w:t>每期自开奖之日起60天为兑奖期，逾期不兑奖的视为弃奖。弃奖奖金进入调节基金。</w:t>
        </w:r>
      </w:ins>
    </w:p>
    <w:p w14:paraId="0321971C" w14:textId="77777777" w:rsidR="004E12BF" w:rsidRPr="003C478D" w:rsidRDefault="004E12BF" w:rsidP="004E12BF">
      <w:pPr>
        <w:pStyle w:val="lv3GameRules"/>
        <w:spacing w:line="360" w:lineRule="auto"/>
        <w:rPr>
          <w:ins w:id="1082" w:author="user" w:date="2016-10-09T10:26:00Z"/>
          <w:rFonts w:asciiTheme="minorEastAsia" w:eastAsiaTheme="minorEastAsia" w:hAnsiTheme="minorEastAsia"/>
          <w:sz w:val="24"/>
        </w:rPr>
      </w:pPr>
      <w:ins w:id="1083" w:author="user" w:date="2016-10-09T10:26:00Z">
        <w:r w:rsidRPr="003C478D">
          <w:rPr>
            <w:rFonts w:asciiTheme="minorEastAsia" w:eastAsiaTheme="minorEastAsia" w:hAnsiTheme="minorEastAsia" w:hint="eastAsia"/>
            <w:sz w:val="24"/>
          </w:rPr>
          <w:t>第二十一条、 中奖人兑奖时须提交完整的中奖彩票。中奖彩票因受损导致无法辨认真伪的，不予兑奖。</w:t>
        </w:r>
      </w:ins>
    </w:p>
    <w:p w14:paraId="3AAECEA9" w14:textId="77777777" w:rsidR="004E12BF" w:rsidRPr="003C478D" w:rsidRDefault="004E12BF" w:rsidP="004E12BF">
      <w:pPr>
        <w:pStyle w:val="lv3GameRules"/>
        <w:spacing w:line="360" w:lineRule="auto"/>
        <w:rPr>
          <w:ins w:id="1084" w:author="user" w:date="2016-10-09T10:26:00Z"/>
          <w:rFonts w:asciiTheme="minorEastAsia" w:eastAsiaTheme="minorEastAsia" w:hAnsiTheme="minorEastAsia"/>
          <w:sz w:val="24"/>
        </w:rPr>
      </w:pPr>
      <w:ins w:id="1085" w:author="user" w:date="2016-10-09T10:26:00Z">
        <w:r w:rsidRPr="003C478D">
          <w:rPr>
            <w:rFonts w:asciiTheme="minorEastAsia" w:eastAsiaTheme="minorEastAsia" w:hAnsiTheme="minorEastAsia" w:hint="eastAsia"/>
            <w:sz w:val="24"/>
          </w:rPr>
          <w:t>第二十二条、 单张彩票中奖奖金超过40,000,000瑞尔的中奖者，须持中奖彩票和本人有效身份证件，在兑奖期限内到国家体育彩票有限公司登记兑奖；单张彩票中奖奖金在40,000,000瑞尔（含）以下2,000,000瑞尔以上的中奖者，可持中奖彩票在各区域中心兑奖；2,000,000瑞尔（含）以下的中奖者可持中奖彩票在各投注站兑奖。</w:t>
        </w:r>
      </w:ins>
    </w:p>
    <w:p w14:paraId="5F3AF9CB" w14:textId="77777777" w:rsidR="004E12BF" w:rsidRPr="003C478D" w:rsidRDefault="004E12BF" w:rsidP="004E12BF">
      <w:pPr>
        <w:pStyle w:val="lv3GameRules"/>
        <w:spacing w:line="360" w:lineRule="auto"/>
        <w:rPr>
          <w:ins w:id="1086" w:author="user" w:date="2016-10-09T10:26:00Z"/>
          <w:rFonts w:asciiTheme="minorEastAsia" w:eastAsiaTheme="minorEastAsia" w:hAnsiTheme="minorEastAsia"/>
          <w:sz w:val="24"/>
        </w:rPr>
      </w:pPr>
      <w:ins w:id="1087" w:author="user" w:date="2016-10-09T10:26:00Z">
        <w:r w:rsidRPr="003C478D">
          <w:rPr>
            <w:rFonts w:asciiTheme="minorEastAsia" w:eastAsiaTheme="minorEastAsia" w:hAnsiTheme="minorEastAsia" w:hint="eastAsia"/>
            <w:sz w:val="24"/>
          </w:rPr>
          <w:t>第二十三条、 兑奖机构有权查验中奖者的中奖彩票及有效身份证件，兑奖者应予配合。凡伪 造、变造中奖彩票冒领奖金者，送交司法机关追究法律责任。</w:t>
        </w:r>
      </w:ins>
    </w:p>
    <w:p w14:paraId="748DCDC4" w14:textId="77777777" w:rsidR="004E12BF" w:rsidRPr="003C478D" w:rsidRDefault="004E12BF" w:rsidP="004E12BF">
      <w:pPr>
        <w:pStyle w:val="TxtEngGameRules"/>
        <w:spacing w:line="360" w:lineRule="auto"/>
        <w:rPr>
          <w:ins w:id="1088" w:author="user" w:date="2016-10-09T10:26:00Z"/>
          <w:rFonts w:asciiTheme="minorEastAsia" w:eastAsiaTheme="minorEastAsia" w:hAnsiTheme="minorEastAsia"/>
          <w:sz w:val="24"/>
          <w:szCs w:val="24"/>
        </w:rPr>
      </w:pPr>
    </w:p>
    <w:p w14:paraId="7F1BBD0E" w14:textId="77777777" w:rsidR="004E12BF" w:rsidRPr="003C478D" w:rsidRDefault="004E12BF" w:rsidP="004E12BF">
      <w:pPr>
        <w:pStyle w:val="lv2GameRules"/>
        <w:spacing w:line="360" w:lineRule="auto"/>
        <w:rPr>
          <w:ins w:id="1089" w:author="user" w:date="2016-10-09T10:26:00Z"/>
          <w:rFonts w:asciiTheme="minorEastAsia" w:eastAsiaTheme="minorEastAsia" w:hAnsiTheme="minorEastAsia"/>
        </w:rPr>
      </w:pPr>
      <w:bookmarkStart w:id="1090" w:name="_Toc431224960"/>
      <w:ins w:id="1091" w:author="user" w:date="2016-10-09T10:26:00Z">
        <w:r w:rsidRPr="003C478D">
          <w:rPr>
            <w:rFonts w:asciiTheme="minorEastAsia" w:eastAsiaTheme="minorEastAsia" w:hAnsiTheme="minorEastAsia" w:hint="eastAsia"/>
          </w:rPr>
          <w:t>附  则</w:t>
        </w:r>
        <w:bookmarkEnd w:id="1090"/>
      </w:ins>
    </w:p>
    <w:p w14:paraId="6630AECE" w14:textId="77777777" w:rsidR="004E12BF" w:rsidRPr="003C478D" w:rsidRDefault="004E12BF" w:rsidP="004E12BF">
      <w:pPr>
        <w:pStyle w:val="TxtEngGameRules"/>
        <w:spacing w:line="360" w:lineRule="auto"/>
        <w:jc w:val="center"/>
        <w:rPr>
          <w:ins w:id="1092" w:author="user" w:date="2016-10-09T10:26:00Z"/>
          <w:rFonts w:asciiTheme="minorEastAsia" w:eastAsiaTheme="minorEastAsia" w:hAnsiTheme="minorEastAsia"/>
          <w:b/>
          <w:sz w:val="24"/>
          <w:szCs w:val="24"/>
        </w:rPr>
      </w:pPr>
      <w:ins w:id="1093" w:author="user" w:date="2016-10-09T10:26:00Z">
        <w:r w:rsidRPr="003C478D">
          <w:rPr>
            <w:rFonts w:asciiTheme="minorEastAsia" w:eastAsiaTheme="minorEastAsia" w:hAnsiTheme="minorEastAsia" w:hint="eastAsia"/>
            <w:b/>
            <w:sz w:val="24"/>
            <w:szCs w:val="24"/>
          </w:rPr>
          <w:t>Chapter 7</w:t>
        </w:r>
        <w:r w:rsidRPr="003C478D">
          <w:rPr>
            <w:rFonts w:asciiTheme="minorEastAsia" w:eastAsiaTheme="minorEastAsia" w:hAnsiTheme="minorEastAsia" w:hint="eastAsia"/>
            <w:b/>
            <w:sz w:val="24"/>
            <w:szCs w:val="24"/>
          </w:rPr>
          <w:tab/>
          <w:t>Supplementary Articles</w:t>
        </w:r>
      </w:ins>
    </w:p>
    <w:p w14:paraId="74AF0440" w14:textId="77777777" w:rsidR="004E12BF" w:rsidRPr="003C478D" w:rsidRDefault="004E12BF" w:rsidP="004E12BF">
      <w:pPr>
        <w:pStyle w:val="lv3GameRules"/>
        <w:spacing w:line="360" w:lineRule="auto"/>
        <w:rPr>
          <w:ins w:id="1094" w:author="user" w:date="2016-10-09T10:26:00Z"/>
          <w:rFonts w:asciiTheme="minorEastAsia" w:eastAsiaTheme="minorEastAsia" w:hAnsiTheme="minorEastAsia"/>
          <w:sz w:val="24"/>
        </w:rPr>
      </w:pPr>
      <w:ins w:id="1095" w:author="user" w:date="2016-10-09T10:26:00Z">
        <w:r w:rsidRPr="003C478D">
          <w:rPr>
            <w:rFonts w:asciiTheme="minorEastAsia" w:eastAsiaTheme="minorEastAsia" w:hAnsiTheme="minorEastAsia" w:hint="eastAsia"/>
            <w:sz w:val="24"/>
          </w:rPr>
          <w:t>本规则自批准之日起施行。</w:t>
        </w:r>
      </w:ins>
    </w:p>
    <w:p w14:paraId="79430F45" w14:textId="77777777" w:rsidR="004E12BF" w:rsidRPr="003C478D" w:rsidRDefault="004E12BF" w:rsidP="004E12BF">
      <w:pPr>
        <w:pStyle w:val="TxtEngGameRules"/>
        <w:spacing w:line="360" w:lineRule="auto"/>
        <w:rPr>
          <w:ins w:id="1096" w:author="user" w:date="2016-10-09T10:26:00Z"/>
          <w:rFonts w:asciiTheme="minorEastAsia" w:eastAsiaTheme="minorEastAsia" w:hAnsiTheme="minorEastAsia"/>
          <w:sz w:val="24"/>
          <w:szCs w:val="24"/>
        </w:rPr>
      </w:pPr>
      <w:ins w:id="1097" w:author="user" w:date="2016-10-09T10:26:00Z">
        <w:r w:rsidRPr="003C478D">
          <w:rPr>
            <w:rFonts w:asciiTheme="minorEastAsia" w:eastAsiaTheme="minorEastAsia" w:hAnsiTheme="minorEastAsia" w:hint="eastAsia"/>
            <w:b/>
            <w:sz w:val="24"/>
            <w:szCs w:val="24"/>
          </w:rPr>
          <w:t>Article 25.</w:t>
        </w:r>
        <w:r w:rsidRPr="003C478D">
          <w:rPr>
            <w:rFonts w:asciiTheme="minorEastAsia" w:eastAsiaTheme="minorEastAsia" w:hAnsiTheme="minorEastAsia" w:hint="eastAsia"/>
            <w:sz w:val="24"/>
            <w:szCs w:val="24"/>
          </w:rPr>
          <w:t xml:space="preserve"> The above rules shall take effect from the date of approval.</w:t>
        </w:r>
      </w:ins>
    </w:p>
    <w:p w14:paraId="1CADCC5F" w14:textId="77777777" w:rsidR="004E12BF" w:rsidRPr="003C478D" w:rsidRDefault="004E12BF" w:rsidP="004E12BF">
      <w:pPr>
        <w:pStyle w:val="TxtEngGameRules"/>
        <w:spacing w:line="360" w:lineRule="auto"/>
        <w:rPr>
          <w:ins w:id="1098" w:author="user" w:date="2016-10-09T10:26:00Z"/>
          <w:rFonts w:asciiTheme="minorEastAsia" w:eastAsiaTheme="minorEastAsia" w:hAnsiTheme="minorEastAsia"/>
          <w:sz w:val="24"/>
          <w:szCs w:val="24"/>
        </w:rPr>
      </w:pPr>
    </w:p>
    <w:p w14:paraId="52860731" w14:textId="77777777" w:rsidR="004E12BF" w:rsidRPr="003C478D" w:rsidRDefault="004E12BF" w:rsidP="004E12BF">
      <w:pPr>
        <w:pStyle w:val="lv3GameRules"/>
        <w:spacing w:line="360" w:lineRule="auto"/>
        <w:rPr>
          <w:ins w:id="1099" w:author="user" w:date="2016-10-09T10:26:00Z"/>
          <w:rFonts w:asciiTheme="minorEastAsia" w:eastAsiaTheme="minorEastAsia" w:hAnsiTheme="minorEastAsia"/>
          <w:sz w:val="24"/>
        </w:rPr>
      </w:pPr>
      <w:ins w:id="1100" w:author="user" w:date="2016-10-09T10:26:00Z">
        <w:r w:rsidRPr="003C478D">
          <w:rPr>
            <w:rFonts w:asciiTheme="minorEastAsia" w:eastAsiaTheme="minorEastAsia" w:hAnsiTheme="minorEastAsia" w:hint="eastAsia"/>
            <w:sz w:val="24"/>
          </w:rPr>
          <w:t>本规则由国家体育彩票有限公司负责解释。</w:t>
        </w:r>
      </w:ins>
    </w:p>
    <w:p w14:paraId="7ACEC2DB" w14:textId="77777777" w:rsidR="004E12BF" w:rsidRPr="003C478D" w:rsidRDefault="004E12BF" w:rsidP="004E12BF">
      <w:pPr>
        <w:pStyle w:val="TxtEngGameRules"/>
        <w:spacing w:line="360" w:lineRule="auto"/>
        <w:rPr>
          <w:ins w:id="1101" w:author="user" w:date="2016-10-09T10:26:00Z"/>
          <w:rFonts w:asciiTheme="minorEastAsia" w:eastAsiaTheme="minorEastAsia" w:hAnsiTheme="minorEastAsia"/>
          <w:sz w:val="24"/>
          <w:szCs w:val="24"/>
        </w:rPr>
      </w:pPr>
      <w:ins w:id="1102" w:author="user" w:date="2016-10-09T10:26:00Z">
        <w:r w:rsidRPr="003C478D">
          <w:rPr>
            <w:rFonts w:asciiTheme="minorEastAsia" w:eastAsiaTheme="minorEastAsia" w:hAnsiTheme="minorEastAsia" w:hint="eastAsia"/>
            <w:b/>
            <w:sz w:val="24"/>
            <w:szCs w:val="24"/>
          </w:rPr>
          <w:t>Article 26.</w:t>
        </w:r>
        <w:r w:rsidRPr="003C478D">
          <w:rPr>
            <w:rFonts w:asciiTheme="minorEastAsia" w:eastAsiaTheme="minorEastAsia" w:hAnsiTheme="minorEastAsia" w:hint="eastAsia"/>
            <w:sz w:val="24"/>
            <w:szCs w:val="24"/>
          </w:rPr>
          <w:t xml:space="preserve"> National Sports Lottery Co., Ltd. reserves the right to explain the above rules.</w:t>
        </w:r>
      </w:ins>
    </w:p>
    <w:p w14:paraId="69164684" w14:textId="77777777" w:rsidR="004E12BF" w:rsidRDefault="004E12BF" w:rsidP="004E12BF">
      <w:pPr>
        <w:pStyle w:val="lv2GameRules"/>
        <w:numPr>
          <w:ilvl w:val="0"/>
          <w:numId w:val="0"/>
        </w:numPr>
        <w:jc w:val="both"/>
        <w:rPr>
          <w:ins w:id="1103" w:author="user" w:date="2016-10-09T10:26:00Z"/>
        </w:rPr>
      </w:pPr>
      <w:ins w:id="1104" w:author="user" w:date="2016-10-09T10:26:00Z">
        <w:r>
          <w:rPr>
            <w:rFonts w:hint="eastAsia"/>
          </w:rPr>
          <w:t>附</w:t>
        </w:r>
        <w:r>
          <w:t>：</w:t>
        </w:r>
        <w:r>
          <w:t>”</w:t>
        </w:r>
        <w:r>
          <w:rPr>
            <w:rFonts w:hint="eastAsia"/>
          </w:rPr>
          <w:t>快</w:t>
        </w:r>
        <w:r>
          <w:t>三</w:t>
        </w:r>
        <w:r>
          <w:t>”</w:t>
        </w:r>
        <w:r>
          <w:rPr>
            <w:rFonts w:hint="eastAsia"/>
          </w:rPr>
          <w:t>游戏</w:t>
        </w:r>
        <w:r>
          <w:t>奖级表</w:t>
        </w:r>
      </w:ins>
    </w:p>
    <w:p w14:paraId="169C12A4" w14:textId="77777777" w:rsidR="004E12BF" w:rsidRDefault="004E12BF" w:rsidP="004E12BF">
      <w:pPr>
        <w:rPr>
          <w:ins w:id="1105" w:author="user" w:date="2016-10-09T10:26:00Z"/>
        </w:rPr>
      </w:pPr>
      <w:ins w:id="1106" w:author="user" w:date="2016-10-09T10:26:00Z">
        <w:r w:rsidRPr="003C478D">
          <w:rPr>
            <w:rFonts w:asciiTheme="minorEastAsia" w:eastAsiaTheme="minorEastAsia" w:hAnsiTheme="minorEastAsia"/>
            <w:noProof/>
            <w:sz w:val="24"/>
            <w:szCs w:val="24"/>
          </w:rPr>
          <w:drawing>
            <wp:inline distT="0" distB="0" distL="0" distR="0" wp14:anchorId="39350A59" wp14:editId="42DAB865">
              <wp:extent cx="5766859" cy="4642338"/>
              <wp:effectExtent l="0" t="0" r="571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76302" cy="4649940"/>
                      </a:xfrm>
                      <a:prstGeom prst="rect">
                        <a:avLst/>
                      </a:prstGeom>
                    </pic:spPr>
                  </pic:pic>
                </a:graphicData>
              </a:graphic>
            </wp:inline>
          </w:drawing>
        </w:r>
      </w:ins>
    </w:p>
    <w:p w14:paraId="4816F99C" w14:textId="39EE0498" w:rsidR="004E12BF" w:rsidRDefault="002604AB" w:rsidP="004E12BF">
      <w:pPr>
        <w:pStyle w:val="1"/>
        <w:rPr>
          <w:ins w:id="1107" w:author="user" w:date="2016-10-09T10:30:00Z"/>
          <w:sz w:val="32"/>
          <w:szCs w:val="32"/>
        </w:rPr>
      </w:pPr>
      <w:ins w:id="1108" w:author="user" w:date="2017-03-08T14:56:00Z">
        <w:r>
          <w:rPr>
            <w:rFonts w:hint="eastAsia"/>
            <w:sz w:val="32"/>
            <w:szCs w:val="32"/>
          </w:rPr>
          <w:t>七</w:t>
        </w:r>
      </w:ins>
      <w:ins w:id="1109" w:author="user" w:date="2016-10-09T10:31:00Z">
        <w:r w:rsidR="004E12BF">
          <w:rPr>
            <w:rFonts w:hint="eastAsia"/>
            <w:sz w:val="32"/>
            <w:szCs w:val="32"/>
          </w:rPr>
          <w:t>、</w:t>
        </w:r>
      </w:ins>
      <w:ins w:id="1110" w:author="user" w:date="2016-10-09T10:30:00Z">
        <w:r w:rsidR="004E12BF">
          <w:rPr>
            <w:rFonts w:hint="eastAsia"/>
            <w:sz w:val="32"/>
            <w:szCs w:val="32"/>
          </w:rPr>
          <w:t>“时</w:t>
        </w:r>
        <w:r w:rsidR="004E12BF">
          <w:rPr>
            <w:sz w:val="32"/>
            <w:szCs w:val="32"/>
          </w:rPr>
          <w:t>时彩”</w:t>
        </w:r>
        <w:r w:rsidR="004E12BF">
          <w:rPr>
            <w:rFonts w:hint="eastAsia"/>
            <w:sz w:val="32"/>
            <w:szCs w:val="32"/>
          </w:rPr>
          <w:t>游戏</w:t>
        </w:r>
        <w:r w:rsidR="004E12BF">
          <w:rPr>
            <w:sz w:val="32"/>
            <w:szCs w:val="32"/>
          </w:rPr>
          <w:t>规则</w:t>
        </w:r>
      </w:ins>
    </w:p>
    <w:p w14:paraId="3472B2BC" w14:textId="77777777" w:rsidR="004E12BF" w:rsidRPr="0050747A" w:rsidRDefault="004E12BF" w:rsidP="004E12BF">
      <w:pPr>
        <w:pStyle w:val="2"/>
        <w:jc w:val="center"/>
        <w:rPr>
          <w:ins w:id="1111" w:author="user" w:date="2016-10-09T10:30:00Z"/>
          <w:rFonts w:ascii="宋体" w:hAnsi="宋体" w:cs="宋体"/>
          <w:bCs w:val="0"/>
          <w:color w:val="000000"/>
          <w:kern w:val="0"/>
          <w:szCs w:val="21"/>
          <w:lang w:bidi="km-KH"/>
        </w:rPr>
      </w:pPr>
      <w:ins w:id="1112" w:author="user" w:date="2016-10-09T10:30:00Z">
        <w:r w:rsidRPr="0050747A">
          <w:rPr>
            <w:rFonts w:ascii="宋体" w:hAnsi="宋体" w:cs="宋体"/>
            <w:bCs w:val="0"/>
            <w:color w:val="000000"/>
            <w:kern w:val="0"/>
            <w:szCs w:val="21"/>
            <w:lang w:bidi="km-KH"/>
          </w:rPr>
          <w:lastRenderedPageBreak/>
          <w:t>第一章</w:t>
        </w:r>
        <w:r>
          <w:rPr>
            <w:rFonts w:ascii="宋体" w:hAnsi="宋体" w:cs="宋体" w:hint="eastAsia"/>
            <w:bCs w:val="0"/>
            <w:color w:val="000000"/>
            <w:kern w:val="0"/>
            <w:szCs w:val="21"/>
            <w:lang w:bidi="km-KH"/>
          </w:rPr>
          <w:t xml:space="preserve"> </w:t>
        </w:r>
        <w:r w:rsidRPr="0050747A">
          <w:rPr>
            <w:rFonts w:ascii="宋体" w:hAnsi="宋体" w:cs="宋体"/>
            <w:bCs w:val="0"/>
            <w:color w:val="000000"/>
            <w:kern w:val="0"/>
            <w:szCs w:val="21"/>
            <w:lang w:bidi="km-KH"/>
          </w:rPr>
          <w:t>总</w:t>
        </w:r>
        <w:r>
          <w:rPr>
            <w:rFonts w:ascii="宋体" w:hAnsi="宋体" w:cs="宋体" w:hint="eastAsia"/>
            <w:bCs w:val="0"/>
            <w:color w:val="000000"/>
            <w:kern w:val="0"/>
            <w:szCs w:val="21"/>
            <w:lang w:bidi="km-KH"/>
          </w:rPr>
          <w:t xml:space="preserve"> </w:t>
        </w:r>
        <w:r w:rsidRPr="0050747A">
          <w:rPr>
            <w:rFonts w:ascii="宋体" w:hAnsi="宋体" w:cs="宋体"/>
            <w:bCs w:val="0"/>
            <w:color w:val="000000"/>
            <w:kern w:val="0"/>
            <w:szCs w:val="21"/>
            <w:lang w:bidi="km-KH"/>
          </w:rPr>
          <w:t>则</w:t>
        </w:r>
      </w:ins>
    </w:p>
    <w:p w14:paraId="2F3FA0B4" w14:textId="77777777" w:rsidR="004E12BF" w:rsidRPr="00B95524" w:rsidRDefault="004E12BF" w:rsidP="004E12BF">
      <w:pPr>
        <w:spacing w:line="360" w:lineRule="auto"/>
        <w:rPr>
          <w:ins w:id="1113" w:author="user" w:date="2016-10-09T10:30:00Z"/>
        </w:rPr>
      </w:pPr>
      <w:ins w:id="1114" w:author="user" w:date="2016-10-09T10:30:00Z">
        <w:r w:rsidRPr="00B95524">
          <w:t>第一条</w:t>
        </w:r>
        <w:r w:rsidRPr="00B95524">
          <w:rPr>
            <w:rFonts w:hint="eastAsia"/>
          </w:rPr>
          <w:t xml:space="preserve"> </w:t>
        </w:r>
        <w:r w:rsidRPr="00B95524">
          <w:t>根据财经部颁布的《彩票发行与销售管理暂行规定》，结合计算机网络技术和数字型彩票的特点，制定本规则。</w:t>
        </w:r>
      </w:ins>
    </w:p>
    <w:p w14:paraId="3704DB07" w14:textId="77777777" w:rsidR="004E12BF" w:rsidRPr="00B95524" w:rsidRDefault="004E12BF" w:rsidP="004E12BF">
      <w:pPr>
        <w:spacing w:line="360" w:lineRule="auto"/>
        <w:rPr>
          <w:ins w:id="1115" w:author="user" w:date="2016-10-09T10:30:00Z"/>
        </w:rPr>
      </w:pPr>
      <w:ins w:id="1116" w:author="user" w:date="2016-10-09T10:30:00Z">
        <w:r w:rsidRPr="00B95524">
          <w:t>第二条</w:t>
        </w:r>
        <w:r w:rsidRPr="00B95524">
          <w:rPr>
            <w:rFonts w:hint="eastAsia"/>
          </w:rPr>
          <w:t xml:space="preserve"> </w:t>
        </w:r>
        <w:r w:rsidRPr="00B95524">
          <w:rPr>
            <w:rFonts w:hint="eastAsia"/>
          </w:rPr>
          <w:t>柬埔寨体育彩票</w:t>
        </w:r>
        <w:r w:rsidRPr="00B95524">
          <w:t>“</w:t>
        </w:r>
        <w:r w:rsidRPr="00B95524">
          <w:t>时时彩</w:t>
        </w:r>
        <w:r w:rsidRPr="00B95524">
          <w:t>”</w:t>
        </w:r>
        <w:r w:rsidRPr="00B95524">
          <w:t>（简称时时彩）由</w:t>
        </w:r>
        <w:r w:rsidRPr="00B95524">
          <w:rPr>
            <w:rFonts w:hint="eastAsia"/>
          </w:rPr>
          <w:t>国家体彩公司</w:t>
        </w:r>
        <w:r w:rsidRPr="00B95524">
          <w:t>发行，在</w:t>
        </w:r>
        <w:r w:rsidRPr="00B95524">
          <w:rPr>
            <w:rFonts w:hint="eastAsia"/>
          </w:rPr>
          <w:t>全国各省</w:t>
        </w:r>
        <w:r w:rsidRPr="00B95524">
          <w:t>所辖区域内承销。</w:t>
        </w:r>
      </w:ins>
    </w:p>
    <w:p w14:paraId="505379E1" w14:textId="77777777" w:rsidR="004E12BF" w:rsidRPr="00B95524" w:rsidRDefault="004E12BF" w:rsidP="004E12BF">
      <w:pPr>
        <w:spacing w:line="360" w:lineRule="auto"/>
        <w:rPr>
          <w:ins w:id="1117" w:author="user" w:date="2016-10-09T10:30:00Z"/>
        </w:rPr>
      </w:pPr>
      <w:ins w:id="1118" w:author="user" w:date="2016-10-09T10:30:00Z">
        <w:r w:rsidRPr="00B95524">
          <w:t>第三条</w:t>
        </w:r>
        <w:r w:rsidRPr="00B95524">
          <w:t xml:space="preserve"> “</w:t>
        </w:r>
        <w:r w:rsidRPr="00B95524">
          <w:t>时时彩</w:t>
        </w:r>
        <w:r w:rsidRPr="00B95524">
          <w:t>”</w:t>
        </w:r>
        <w:r w:rsidRPr="00B95524">
          <w:t>采用计算机网络系统发行销售，定期开奖。</w:t>
        </w:r>
      </w:ins>
    </w:p>
    <w:p w14:paraId="2D777A84" w14:textId="77777777" w:rsidR="004E12BF" w:rsidRPr="00B95524" w:rsidRDefault="004E12BF" w:rsidP="004E12BF">
      <w:pPr>
        <w:spacing w:line="360" w:lineRule="auto"/>
        <w:rPr>
          <w:ins w:id="1119" w:author="user" w:date="2016-10-09T10:30:00Z"/>
        </w:rPr>
      </w:pPr>
      <w:ins w:id="1120" w:author="user" w:date="2016-10-09T10:30:00Z">
        <w:r w:rsidRPr="00B95524">
          <w:t>第四条</w:t>
        </w:r>
        <w:r w:rsidRPr="00B95524">
          <w:t xml:space="preserve"> “</w:t>
        </w:r>
        <w:r w:rsidRPr="00B95524">
          <w:t>时时彩</w:t>
        </w:r>
        <w:r w:rsidRPr="00B95524">
          <w:t>”</w:t>
        </w:r>
        <w:r w:rsidRPr="00B95524">
          <w:t>实行自愿购买，凡购票者均被视为同意并遵守本规则。</w:t>
        </w:r>
      </w:ins>
    </w:p>
    <w:p w14:paraId="5BA3E242" w14:textId="77777777" w:rsidR="004E12BF" w:rsidRPr="00B95524" w:rsidRDefault="004E12BF" w:rsidP="004E12BF">
      <w:pPr>
        <w:spacing w:line="360" w:lineRule="auto"/>
        <w:rPr>
          <w:ins w:id="1121" w:author="user" w:date="2016-10-09T10:30:00Z"/>
        </w:rPr>
      </w:pPr>
      <w:ins w:id="1122" w:author="user" w:date="2016-10-09T10:30:00Z">
        <w:r w:rsidRPr="00B95524">
          <w:t>第五条</w:t>
        </w:r>
        <w:r w:rsidRPr="00B95524">
          <w:rPr>
            <w:rFonts w:hint="eastAsia"/>
          </w:rPr>
          <w:t xml:space="preserve"> </w:t>
        </w:r>
        <w:r w:rsidRPr="00B95524">
          <w:t>不得向未成年人出售彩票或兑付奖金。</w:t>
        </w:r>
      </w:ins>
    </w:p>
    <w:p w14:paraId="392BE2AE" w14:textId="77777777" w:rsidR="004E12BF" w:rsidRPr="0050747A" w:rsidRDefault="004E12BF" w:rsidP="004E12BF">
      <w:pPr>
        <w:pStyle w:val="2"/>
        <w:jc w:val="center"/>
        <w:rPr>
          <w:ins w:id="1123" w:author="user" w:date="2016-10-09T10:30:00Z"/>
          <w:rFonts w:ascii="宋体" w:hAnsi="宋体" w:cs="宋体"/>
          <w:bCs w:val="0"/>
          <w:color w:val="000000"/>
          <w:kern w:val="0"/>
          <w:szCs w:val="21"/>
          <w:lang w:bidi="km-KH"/>
        </w:rPr>
      </w:pPr>
      <w:ins w:id="1124" w:author="user" w:date="2016-10-09T10:30:00Z">
        <w:r w:rsidRPr="0050747A">
          <w:rPr>
            <w:rFonts w:ascii="宋体" w:hAnsi="宋体" w:cs="宋体"/>
            <w:bCs w:val="0"/>
            <w:color w:val="000000"/>
            <w:kern w:val="0"/>
            <w:szCs w:val="21"/>
            <w:lang w:bidi="km-KH"/>
          </w:rPr>
          <w:t>第二章</w:t>
        </w:r>
        <w:r>
          <w:rPr>
            <w:rFonts w:ascii="宋体" w:hAnsi="宋体" w:cs="宋体" w:hint="eastAsia"/>
            <w:bCs w:val="0"/>
            <w:color w:val="000000"/>
            <w:kern w:val="0"/>
            <w:szCs w:val="21"/>
            <w:lang w:bidi="km-KH"/>
          </w:rPr>
          <w:t xml:space="preserve"> </w:t>
        </w:r>
        <w:r w:rsidRPr="0050747A">
          <w:rPr>
            <w:rFonts w:ascii="宋体" w:hAnsi="宋体" w:cs="宋体"/>
            <w:bCs w:val="0"/>
            <w:color w:val="000000"/>
            <w:kern w:val="0"/>
            <w:szCs w:val="21"/>
            <w:lang w:bidi="km-KH"/>
          </w:rPr>
          <w:t>投</w:t>
        </w:r>
        <w:r>
          <w:rPr>
            <w:rFonts w:ascii="宋体" w:hAnsi="宋体" w:cs="宋体" w:hint="eastAsia"/>
            <w:bCs w:val="0"/>
            <w:color w:val="000000"/>
            <w:kern w:val="0"/>
            <w:szCs w:val="21"/>
            <w:lang w:bidi="km-KH"/>
          </w:rPr>
          <w:t xml:space="preserve"> </w:t>
        </w:r>
        <w:r w:rsidRPr="0050747A">
          <w:rPr>
            <w:rFonts w:ascii="宋体" w:hAnsi="宋体" w:cs="宋体"/>
            <w:bCs w:val="0"/>
            <w:color w:val="000000"/>
            <w:kern w:val="0"/>
            <w:szCs w:val="21"/>
            <w:lang w:bidi="km-KH"/>
          </w:rPr>
          <w:t>注</w:t>
        </w:r>
      </w:ins>
    </w:p>
    <w:p w14:paraId="63A40BD8" w14:textId="77777777" w:rsidR="004E12BF" w:rsidRPr="00B86F25" w:rsidRDefault="004E12BF" w:rsidP="004E12BF">
      <w:pPr>
        <w:spacing w:line="360" w:lineRule="auto"/>
        <w:rPr>
          <w:ins w:id="1125" w:author="user" w:date="2016-10-09T10:30:00Z"/>
          <w:sz w:val="24"/>
          <w:szCs w:val="24"/>
        </w:rPr>
      </w:pPr>
      <w:ins w:id="1126" w:author="user" w:date="2016-10-09T10:30:00Z">
        <w:r w:rsidRPr="00B86F25">
          <w:rPr>
            <w:sz w:val="24"/>
            <w:szCs w:val="24"/>
          </w:rPr>
          <w:t>第六条</w:t>
        </w:r>
        <w:r w:rsidRPr="00B86F25">
          <w:rPr>
            <w:rFonts w:hint="eastAsia"/>
            <w:sz w:val="24"/>
            <w:szCs w:val="24"/>
          </w:rPr>
          <w:t xml:space="preserve"> </w:t>
        </w:r>
        <w:r w:rsidRPr="00B86F25">
          <w:rPr>
            <w:sz w:val="24"/>
            <w:szCs w:val="24"/>
          </w:rPr>
          <w:t>“</w:t>
        </w:r>
        <w:r w:rsidRPr="00B86F25">
          <w:rPr>
            <w:sz w:val="24"/>
            <w:szCs w:val="24"/>
          </w:rPr>
          <w:t>时时彩</w:t>
        </w:r>
        <w:r w:rsidRPr="00B86F25">
          <w:rPr>
            <w:sz w:val="24"/>
            <w:szCs w:val="24"/>
          </w:rPr>
          <w:t>”</w:t>
        </w:r>
        <w:r w:rsidRPr="00B86F25">
          <w:rPr>
            <w:sz w:val="24"/>
            <w:szCs w:val="24"/>
          </w:rPr>
          <w:t>是以一组自然数为投注号码的彩票，每组投注号码由</w:t>
        </w:r>
        <w:r w:rsidRPr="00B86F25">
          <w:rPr>
            <w:sz w:val="24"/>
            <w:szCs w:val="24"/>
          </w:rPr>
          <w:t>0-99999</w:t>
        </w:r>
        <w:r w:rsidRPr="00B86F25">
          <w:rPr>
            <w:sz w:val="24"/>
            <w:szCs w:val="24"/>
          </w:rPr>
          <w:t>组成，分为</w:t>
        </w:r>
        <w:r w:rsidRPr="00B86F25">
          <w:rPr>
            <w:rFonts w:hint="eastAsia"/>
            <w:sz w:val="24"/>
            <w:szCs w:val="24"/>
          </w:rPr>
          <w:t>一星</w:t>
        </w:r>
        <w:r w:rsidRPr="00B86F25">
          <w:rPr>
            <w:sz w:val="24"/>
            <w:szCs w:val="24"/>
          </w:rPr>
          <w:t>、</w:t>
        </w:r>
        <w:r w:rsidRPr="00B86F25">
          <w:rPr>
            <w:rFonts w:hint="eastAsia"/>
            <w:sz w:val="24"/>
            <w:szCs w:val="24"/>
          </w:rPr>
          <w:t>二星</w:t>
        </w:r>
        <w:r w:rsidRPr="00B86F25">
          <w:rPr>
            <w:sz w:val="24"/>
            <w:szCs w:val="24"/>
          </w:rPr>
          <w:t>、</w:t>
        </w:r>
        <w:r w:rsidRPr="00B86F25">
          <w:rPr>
            <w:rFonts w:hint="eastAsia"/>
            <w:sz w:val="24"/>
            <w:szCs w:val="24"/>
          </w:rPr>
          <w:t>三</w:t>
        </w:r>
        <w:r w:rsidRPr="00B86F25">
          <w:rPr>
            <w:sz w:val="24"/>
            <w:szCs w:val="24"/>
          </w:rPr>
          <w:t>星、</w:t>
        </w:r>
        <w:r w:rsidRPr="00B86F25">
          <w:rPr>
            <w:rFonts w:hint="eastAsia"/>
            <w:sz w:val="24"/>
            <w:szCs w:val="24"/>
          </w:rPr>
          <w:t>五星</w:t>
        </w:r>
        <w:r w:rsidRPr="00B86F25">
          <w:rPr>
            <w:sz w:val="24"/>
            <w:szCs w:val="24"/>
          </w:rPr>
          <w:t>投注、</w:t>
        </w:r>
        <w:proofErr w:type="gramStart"/>
        <w:r w:rsidRPr="00B86F25">
          <w:rPr>
            <w:rFonts w:hint="eastAsia"/>
            <w:sz w:val="24"/>
            <w:szCs w:val="24"/>
          </w:rPr>
          <w:t>二星</w:t>
        </w:r>
        <w:r>
          <w:rPr>
            <w:sz w:val="24"/>
            <w:szCs w:val="24"/>
          </w:rPr>
          <w:t>组</w:t>
        </w:r>
        <w:proofErr w:type="gramEnd"/>
        <w:r>
          <w:rPr>
            <w:sz w:val="24"/>
            <w:szCs w:val="24"/>
          </w:rPr>
          <w:t>选</w:t>
        </w:r>
        <w:r w:rsidRPr="00B86F25">
          <w:rPr>
            <w:sz w:val="24"/>
            <w:szCs w:val="24"/>
          </w:rPr>
          <w:t>、</w:t>
        </w:r>
        <w:r w:rsidRPr="00B86F25">
          <w:rPr>
            <w:rFonts w:hint="eastAsia"/>
            <w:sz w:val="24"/>
            <w:szCs w:val="24"/>
          </w:rPr>
          <w:t>二星</w:t>
        </w:r>
        <w:r w:rsidRPr="00B86F25">
          <w:rPr>
            <w:sz w:val="24"/>
            <w:szCs w:val="24"/>
          </w:rPr>
          <w:t>复选、</w:t>
        </w:r>
        <w:r>
          <w:rPr>
            <w:rFonts w:hint="eastAsia"/>
            <w:sz w:val="24"/>
            <w:szCs w:val="24"/>
          </w:rPr>
          <w:t>三星</w:t>
        </w:r>
        <w:r>
          <w:rPr>
            <w:sz w:val="24"/>
            <w:szCs w:val="24"/>
          </w:rPr>
          <w:t>组选包点、</w:t>
        </w:r>
        <w:r w:rsidRPr="00B86F25">
          <w:rPr>
            <w:rFonts w:hint="eastAsia"/>
            <w:sz w:val="24"/>
            <w:szCs w:val="24"/>
          </w:rPr>
          <w:t>三星</w:t>
        </w:r>
        <w:r w:rsidRPr="00B86F25">
          <w:rPr>
            <w:sz w:val="24"/>
            <w:szCs w:val="24"/>
          </w:rPr>
          <w:t>组</w:t>
        </w:r>
        <w:r w:rsidRPr="00B86F25">
          <w:rPr>
            <w:rFonts w:hint="eastAsia"/>
            <w:sz w:val="24"/>
            <w:szCs w:val="24"/>
          </w:rPr>
          <w:t>3</w:t>
        </w:r>
        <w:r w:rsidRPr="00B86F25">
          <w:rPr>
            <w:rFonts w:hint="eastAsia"/>
            <w:sz w:val="24"/>
            <w:szCs w:val="24"/>
          </w:rPr>
          <w:t>、三星</w:t>
        </w:r>
        <w:r w:rsidRPr="00B86F25">
          <w:rPr>
            <w:sz w:val="24"/>
            <w:szCs w:val="24"/>
          </w:rPr>
          <w:t>组</w:t>
        </w:r>
        <w:r w:rsidRPr="00B86F25">
          <w:rPr>
            <w:rFonts w:hint="eastAsia"/>
            <w:sz w:val="24"/>
            <w:szCs w:val="24"/>
          </w:rPr>
          <w:t>6</w:t>
        </w:r>
        <w:r w:rsidRPr="00B86F25">
          <w:rPr>
            <w:rFonts w:hint="eastAsia"/>
            <w:sz w:val="24"/>
            <w:szCs w:val="24"/>
          </w:rPr>
          <w:t>、</w:t>
        </w:r>
        <w:r w:rsidRPr="00B86F25">
          <w:rPr>
            <w:sz w:val="24"/>
            <w:szCs w:val="24"/>
          </w:rPr>
          <w:t>三星复选</w:t>
        </w:r>
        <w:r w:rsidRPr="00B86F25">
          <w:rPr>
            <w:rFonts w:hint="eastAsia"/>
            <w:sz w:val="24"/>
            <w:szCs w:val="24"/>
          </w:rPr>
          <w:t>、</w:t>
        </w:r>
        <w:r w:rsidRPr="00B86F25">
          <w:rPr>
            <w:sz w:val="24"/>
            <w:szCs w:val="24"/>
          </w:rPr>
          <w:t>五星复选、五星通选</w:t>
        </w:r>
        <w:r w:rsidRPr="00B86F25">
          <w:rPr>
            <w:rFonts w:hint="eastAsia"/>
            <w:sz w:val="24"/>
            <w:szCs w:val="24"/>
          </w:rPr>
          <w:t>、</w:t>
        </w:r>
        <w:r w:rsidRPr="00B86F25">
          <w:rPr>
            <w:sz w:val="24"/>
            <w:szCs w:val="24"/>
          </w:rPr>
          <w:t>大小</w:t>
        </w:r>
        <w:r w:rsidRPr="00B86F25">
          <w:rPr>
            <w:rFonts w:hint="eastAsia"/>
            <w:sz w:val="24"/>
            <w:szCs w:val="24"/>
          </w:rPr>
          <w:t>单双</w:t>
        </w:r>
        <w:r w:rsidRPr="00B86F25">
          <w:rPr>
            <w:sz w:val="24"/>
            <w:szCs w:val="24"/>
          </w:rPr>
          <w:t>投注。每张投注单设</w:t>
        </w:r>
        <w:r w:rsidRPr="00B86F25">
          <w:rPr>
            <w:sz w:val="24"/>
            <w:szCs w:val="24"/>
          </w:rPr>
          <w:t>5</w:t>
        </w:r>
        <w:r w:rsidRPr="00B86F25">
          <w:rPr>
            <w:sz w:val="24"/>
            <w:szCs w:val="24"/>
          </w:rPr>
          <w:t>个投注区，每个</w:t>
        </w:r>
        <w:proofErr w:type="gramStart"/>
        <w:r w:rsidRPr="00B86F25">
          <w:rPr>
            <w:sz w:val="24"/>
            <w:szCs w:val="24"/>
          </w:rPr>
          <w:t>投注区</w:t>
        </w:r>
        <w:proofErr w:type="gramEnd"/>
        <w:r w:rsidRPr="00B86F25">
          <w:rPr>
            <w:sz w:val="24"/>
            <w:szCs w:val="24"/>
          </w:rPr>
          <w:t>填写一个投注号码，每个投注号码的注数可选择单</w:t>
        </w:r>
        <w:proofErr w:type="gramStart"/>
        <w:r w:rsidRPr="00B86F25">
          <w:rPr>
            <w:sz w:val="24"/>
            <w:szCs w:val="24"/>
          </w:rPr>
          <w:t>倍</w:t>
        </w:r>
        <w:proofErr w:type="gramEnd"/>
        <w:r w:rsidRPr="00B86F25">
          <w:rPr>
            <w:sz w:val="24"/>
            <w:szCs w:val="24"/>
          </w:rPr>
          <w:t>投注、多倍投注和多期投注。</w:t>
        </w:r>
      </w:ins>
    </w:p>
    <w:p w14:paraId="2767471F" w14:textId="77777777" w:rsidR="004E12BF" w:rsidRPr="00B86F25" w:rsidRDefault="004E12BF" w:rsidP="004E12BF">
      <w:pPr>
        <w:spacing w:line="360" w:lineRule="auto"/>
        <w:rPr>
          <w:ins w:id="1127" w:author="user" w:date="2016-10-09T10:30:00Z"/>
          <w:sz w:val="24"/>
          <w:szCs w:val="24"/>
        </w:rPr>
      </w:pPr>
      <w:ins w:id="1128" w:author="user" w:date="2016-10-09T10:30:00Z">
        <w:r w:rsidRPr="00B86F25">
          <w:rPr>
            <w:sz w:val="24"/>
            <w:szCs w:val="24"/>
          </w:rPr>
          <w:t>第七条</w:t>
        </w:r>
        <w:r w:rsidRPr="00B86F25">
          <w:rPr>
            <w:sz w:val="24"/>
            <w:szCs w:val="24"/>
          </w:rPr>
          <w:t xml:space="preserve"> “</w:t>
        </w:r>
        <w:r w:rsidRPr="00B86F25">
          <w:rPr>
            <w:sz w:val="24"/>
            <w:szCs w:val="24"/>
          </w:rPr>
          <w:t>时时彩</w:t>
        </w:r>
        <w:r w:rsidRPr="00B86F25">
          <w:rPr>
            <w:sz w:val="24"/>
            <w:szCs w:val="24"/>
          </w:rPr>
          <w:t>”</w:t>
        </w:r>
        <w:r w:rsidRPr="00B86F25">
          <w:rPr>
            <w:sz w:val="24"/>
            <w:szCs w:val="24"/>
          </w:rPr>
          <w:t>按期销售。销售期号以开奖日界定，按日期和开奖顺序编排。</w:t>
        </w:r>
      </w:ins>
    </w:p>
    <w:p w14:paraId="40202815" w14:textId="77777777" w:rsidR="004E12BF" w:rsidRPr="00B86F25" w:rsidRDefault="004E12BF" w:rsidP="004E12BF">
      <w:pPr>
        <w:spacing w:line="360" w:lineRule="auto"/>
        <w:rPr>
          <w:ins w:id="1129" w:author="user" w:date="2016-10-09T10:30:00Z"/>
          <w:sz w:val="24"/>
          <w:szCs w:val="24"/>
        </w:rPr>
      </w:pPr>
      <w:ins w:id="1130" w:author="user" w:date="2016-10-09T10:30:00Z">
        <w:r w:rsidRPr="00B86F25">
          <w:rPr>
            <w:sz w:val="24"/>
            <w:szCs w:val="24"/>
          </w:rPr>
          <w:t>第八条</w:t>
        </w:r>
        <w:r w:rsidRPr="00B86F25">
          <w:rPr>
            <w:rFonts w:hint="eastAsia"/>
            <w:sz w:val="24"/>
            <w:szCs w:val="24"/>
          </w:rPr>
          <w:t xml:space="preserve"> </w:t>
        </w:r>
        <w:r w:rsidRPr="00B86F25">
          <w:rPr>
            <w:sz w:val="24"/>
            <w:szCs w:val="24"/>
          </w:rPr>
          <w:t>投注者可在</w:t>
        </w:r>
        <w:r w:rsidRPr="00B86F25">
          <w:rPr>
            <w:rFonts w:hint="eastAsia"/>
            <w:sz w:val="24"/>
            <w:szCs w:val="24"/>
          </w:rPr>
          <w:t>全国</w:t>
        </w:r>
        <w:r w:rsidRPr="00B86F25">
          <w:rPr>
            <w:sz w:val="24"/>
            <w:szCs w:val="24"/>
          </w:rPr>
          <w:t>设置的任何一个</w:t>
        </w:r>
        <w:r w:rsidRPr="00B86F25">
          <w:rPr>
            <w:sz w:val="24"/>
            <w:szCs w:val="24"/>
          </w:rPr>
          <w:t>“</w:t>
        </w:r>
        <w:r w:rsidRPr="00B86F25">
          <w:rPr>
            <w:sz w:val="24"/>
            <w:szCs w:val="24"/>
          </w:rPr>
          <w:t>时时彩</w:t>
        </w:r>
        <w:r w:rsidRPr="00B86F25">
          <w:rPr>
            <w:sz w:val="24"/>
            <w:szCs w:val="24"/>
          </w:rPr>
          <w:t>”</w:t>
        </w:r>
        <w:r w:rsidRPr="00B86F25">
          <w:rPr>
            <w:sz w:val="24"/>
            <w:szCs w:val="24"/>
          </w:rPr>
          <w:t>投注站投注。投注者可</w:t>
        </w:r>
        <w:proofErr w:type="gramStart"/>
        <w:r w:rsidRPr="00B86F25">
          <w:rPr>
            <w:sz w:val="24"/>
            <w:szCs w:val="24"/>
          </w:rPr>
          <w:t>选择机</w:t>
        </w:r>
        <w:proofErr w:type="gramEnd"/>
        <w:r w:rsidRPr="00B86F25">
          <w:rPr>
            <w:sz w:val="24"/>
            <w:szCs w:val="24"/>
          </w:rPr>
          <w:t>选号码投注或者自选号码投注，机选号码投注即由投注机随机产生投注号码进行投注，自选号码投注即将投注者选定的号码输入投注机进行投注。</w:t>
        </w:r>
      </w:ins>
    </w:p>
    <w:p w14:paraId="2CAE93D5" w14:textId="77777777" w:rsidR="004E12BF" w:rsidRPr="00B86F25" w:rsidRDefault="004E12BF" w:rsidP="004E12BF">
      <w:pPr>
        <w:spacing w:line="360" w:lineRule="auto"/>
        <w:rPr>
          <w:ins w:id="1131" w:author="user" w:date="2016-10-09T10:30:00Z"/>
          <w:sz w:val="24"/>
          <w:szCs w:val="24"/>
        </w:rPr>
      </w:pPr>
      <w:ins w:id="1132" w:author="user" w:date="2016-10-09T10:30:00Z">
        <w:r w:rsidRPr="00B86F25">
          <w:rPr>
            <w:sz w:val="24"/>
            <w:szCs w:val="24"/>
          </w:rPr>
          <w:t>第九条</w:t>
        </w:r>
        <w:r w:rsidRPr="00B86F25">
          <w:rPr>
            <w:rFonts w:hint="eastAsia"/>
            <w:sz w:val="24"/>
            <w:szCs w:val="24"/>
          </w:rPr>
          <w:t xml:space="preserve"> </w:t>
        </w:r>
        <w:r w:rsidRPr="00B86F25">
          <w:rPr>
            <w:rFonts w:hint="eastAsia"/>
            <w:sz w:val="24"/>
            <w:szCs w:val="24"/>
          </w:rPr>
          <w:t>一星</w:t>
        </w:r>
        <w:r w:rsidRPr="00B86F25">
          <w:rPr>
            <w:sz w:val="24"/>
            <w:szCs w:val="24"/>
          </w:rPr>
          <w:t>、二星、三星、五星投注方法为单选投注。单选投注是将一组投注号码以唯一的排列方式进行单注投注。</w:t>
        </w:r>
      </w:ins>
    </w:p>
    <w:p w14:paraId="406A22ED" w14:textId="77777777" w:rsidR="004E12BF" w:rsidRPr="00B86F25" w:rsidRDefault="004E12BF" w:rsidP="004E12BF">
      <w:pPr>
        <w:spacing w:line="360" w:lineRule="auto"/>
        <w:rPr>
          <w:ins w:id="1133" w:author="user" w:date="2016-10-09T10:30:00Z"/>
          <w:sz w:val="24"/>
          <w:szCs w:val="24"/>
        </w:rPr>
      </w:pPr>
      <w:ins w:id="1134" w:author="user" w:date="2016-10-09T10:30:00Z">
        <w:r w:rsidRPr="00B86F25">
          <w:rPr>
            <w:rFonts w:hint="eastAsia"/>
            <w:sz w:val="24"/>
            <w:szCs w:val="24"/>
          </w:rPr>
          <w:t>第</w:t>
        </w:r>
        <w:r w:rsidRPr="00B86F25">
          <w:rPr>
            <w:sz w:val="24"/>
            <w:szCs w:val="24"/>
          </w:rPr>
          <w:t>十条</w:t>
        </w:r>
        <w:r w:rsidRPr="00B86F25">
          <w:rPr>
            <w:rFonts w:hint="eastAsia"/>
            <w:sz w:val="24"/>
            <w:szCs w:val="24"/>
          </w:rPr>
          <w:t xml:space="preserve"> </w:t>
        </w:r>
        <w:r w:rsidRPr="00B86F25">
          <w:rPr>
            <w:rFonts w:hint="eastAsia"/>
            <w:sz w:val="24"/>
            <w:szCs w:val="24"/>
          </w:rPr>
          <w:t>投注方式</w:t>
        </w:r>
        <w:r w:rsidRPr="00B86F25">
          <w:rPr>
            <w:sz w:val="24"/>
            <w:szCs w:val="24"/>
          </w:rPr>
          <w:t>：</w:t>
        </w:r>
      </w:ins>
    </w:p>
    <w:p w14:paraId="42CAC20D" w14:textId="77777777" w:rsidR="004E12BF" w:rsidRPr="00B95524" w:rsidRDefault="004E12BF" w:rsidP="004E12BF">
      <w:pPr>
        <w:widowControl/>
        <w:numPr>
          <w:ilvl w:val="0"/>
          <w:numId w:val="3"/>
        </w:numPr>
        <w:spacing w:line="360" w:lineRule="auto"/>
        <w:jc w:val="left"/>
        <w:rPr>
          <w:ins w:id="1135" w:author="user" w:date="2016-10-09T10:30:00Z"/>
          <w:rFonts w:ascii="宋体" w:hAnsi="宋体" w:cs="宋体"/>
          <w:color w:val="000000"/>
          <w:kern w:val="0"/>
          <w:sz w:val="24"/>
          <w:szCs w:val="24"/>
          <w:lang w:bidi="km-KH"/>
        </w:rPr>
      </w:pPr>
      <w:ins w:id="1136" w:author="user" w:date="2016-10-09T10:30:00Z">
        <w:r>
          <w:rPr>
            <w:rFonts w:ascii="宋体" w:hAnsi="宋体" w:cs="宋体" w:hint="eastAsia"/>
            <w:color w:val="000000"/>
            <w:kern w:val="0"/>
            <w:sz w:val="24"/>
            <w:szCs w:val="24"/>
            <w:lang w:bidi="km-KH"/>
          </w:rPr>
          <w:t>五星</w:t>
        </w:r>
        <w:r>
          <w:rPr>
            <w:rFonts w:ascii="宋体" w:hAnsi="宋体" w:cs="宋体"/>
            <w:color w:val="000000"/>
            <w:kern w:val="0"/>
            <w:sz w:val="24"/>
            <w:szCs w:val="24"/>
            <w:lang w:bidi="km-KH"/>
          </w:rPr>
          <w:t>直选</w:t>
        </w:r>
        <w:r w:rsidRPr="00B95524">
          <w:rPr>
            <w:rFonts w:ascii="宋体" w:hAnsi="宋体" w:cs="宋体"/>
            <w:color w:val="000000"/>
            <w:kern w:val="0"/>
            <w:sz w:val="24"/>
            <w:szCs w:val="24"/>
            <w:lang w:bidi="km-KH"/>
          </w:rPr>
          <w:t>：投注号码由00000—99999组成，投注号码与当期开奖号码按位全部相符（万位+千位+百位+十位+个位），即中奖；</w:t>
        </w:r>
      </w:ins>
    </w:p>
    <w:p w14:paraId="77835266" w14:textId="77777777" w:rsidR="004E12BF" w:rsidRPr="00B95524" w:rsidRDefault="004E12BF" w:rsidP="004E12BF">
      <w:pPr>
        <w:widowControl/>
        <w:numPr>
          <w:ilvl w:val="0"/>
          <w:numId w:val="3"/>
        </w:numPr>
        <w:spacing w:line="360" w:lineRule="auto"/>
        <w:jc w:val="left"/>
        <w:rPr>
          <w:ins w:id="1137" w:author="user" w:date="2016-10-09T10:30:00Z"/>
          <w:rFonts w:ascii="宋体" w:hAnsi="宋体" w:cs="宋体"/>
          <w:color w:val="000000"/>
          <w:kern w:val="0"/>
          <w:sz w:val="24"/>
          <w:szCs w:val="24"/>
          <w:lang w:bidi="km-KH"/>
        </w:rPr>
      </w:pPr>
      <w:ins w:id="1138" w:author="user" w:date="2016-10-09T10:30:00Z">
        <w:r>
          <w:rPr>
            <w:rFonts w:ascii="宋体" w:hAnsi="宋体" w:cs="宋体" w:hint="eastAsia"/>
            <w:color w:val="000000"/>
            <w:kern w:val="0"/>
            <w:sz w:val="24"/>
            <w:szCs w:val="24"/>
            <w:lang w:bidi="km-KH"/>
          </w:rPr>
          <w:t>三星</w:t>
        </w:r>
        <w:r>
          <w:rPr>
            <w:rFonts w:ascii="宋体" w:hAnsi="宋体" w:cs="宋体"/>
            <w:color w:val="000000"/>
            <w:kern w:val="0"/>
            <w:sz w:val="24"/>
            <w:szCs w:val="24"/>
            <w:lang w:bidi="km-KH"/>
          </w:rPr>
          <w:t>直选</w:t>
        </w:r>
        <w:r w:rsidRPr="00B95524">
          <w:rPr>
            <w:rFonts w:ascii="宋体" w:hAnsi="宋体" w:cs="宋体"/>
            <w:color w:val="000000"/>
            <w:kern w:val="0"/>
            <w:sz w:val="24"/>
            <w:szCs w:val="24"/>
            <w:lang w:bidi="km-KH"/>
          </w:rPr>
          <w:t>：投注号码由000—999组成，投注号码与当期开奖号码的连续后3位号码按位相符（百位+十位+个位），即中奖；</w:t>
        </w:r>
      </w:ins>
    </w:p>
    <w:p w14:paraId="03FCFF8E" w14:textId="77777777" w:rsidR="004E12BF" w:rsidRDefault="004E12BF" w:rsidP="004E12BF">
      <w:pPr>
        <w:widowControl/>
        <w:numPr>
          <w:ilvl w:val="0"/>
          <w:numId w:val="3"/>
        </w:numPr>
        <w:spacing w:line="360" w:lineRule="auto"/>
        <w:jc w:val="left"/>
        <w:rPr>
          <w:ins w:id="1139" w:author="user" w:date="2016-10-09T10:30:00Z"/>
          <w:rFonts w:ascii="宋体" w:hAnsi="宋体" w:cs="宋体"/>
          <w:color w:val="000000"/>
          <w:kern w:val="0"/>
          <w:sz w:val="24"/>
          <w:szCs w:val="24"/>
          <w:lang w:bidi="km-KH"/>
        </w:rPr>
      </w:pPr>
      <w:ins w:id="1140" w:author="user" w:date="2016-10-09T10:30:00Z">
        <w:r>
          <w:rPr>
            <w:rFonts w:ascii="宋体" w:hAnsi="宋体" w:cs="宋体" w:hint="eastAsia"/>
            <w:color w:val="000000"/>
            <w:kern w:val="0"/>
            <w:sz w:val="24"/>
            <w:szCs w:val="24"/>
            <w:lang w:bidi="km-KH"/>
          </w:rPr>
          <w:t>二星直选</w:t>
        </w:r>
        <w:r w:rsidRPr="00B95524">
          <w:rPr>
            <w:rFonts w:ascii="宋体" w:hAnsi="宋体" w:cs="宋体"/>
            <w:color w:val="000000"/>
            <w:kern w:val="0"/>
            <w:sz w:val="24"/>
            <w:szCs w:val="24"/>
            <w:lang w:bidi="km-KH"/>
          </w:rPr>
          <w:t>：投注号码由00—99组成，投注号码与当期开奖号码的连续后2位号码按位相符（十位+个位），即中奖；</w:t>
        </w:r>
      </w:ins>
    </w:p>
    <w:p w14:paraId="1BE49EAA" w14:textId="77777777" w:rsidR="004E12BF" w:rsidRDefault="004E12BF" w:rsidP="004E12BF">
      <w:pPr>
        <w:widowControl/>
        <w:numPr>
          <w:ilvl w:val="0"/>
          <w:numId w:val="3"/>
        </w:numPr>
        <w:spacing w:line="360" w:lineRule="auto"/>
        <w:jc w:val="left"/>
        <w:rPr>
          <w:ins w:id="1141" w:author="user" w:date="2016-10-09T10:30:00Z"/>
          <w:rFonts w:ascii="宋体" w:hAnsi="宋体" w:cs="宋体"/>
          <w:color w:val="000000"/>
          <w:kern w:val="0"/>
          <w:sz w:val="24"/>
          <w:szCs w:val="24"/>
          <w:lang w:bidi="km-KH"/>
        </w:rPr>
      </w:pPr>
      <w:ins w:id="1142" w:author="user" w:date="2016-10-09T10:30:00Z">
        <w:r>
          <w:rPr>
            <w:rFonts w:ascii="宋体" w:hAnsi="宋体" w:cs="宋体" w:hint="eastAsia"/>
            <w:color w:val="000000"/>
            <w:kern w:val="0"/>
            <w:sz w:val="24"/>
            <w:szCs w:val="24"/>
            <w:lang w:bidi="km-KH"/>
          </w:rPr>
          <w:lastRenderedPageBreak/>
          <w:t>一星直选</w:t>
        </w:r>
        <w:r>
          <w:rPr>
            <w:rFonts w:ascii="宋体" w:hAnsi="宋体" w:cs="宋体"/>
            <w:color w:val="000000"/>
            <w:kern w:val="0"/>
            <w:sz w:val="24"/>
            <w:szCs w:val="24"/>
            <w:lang w:bidi="km-KH"/>
          </w:rPr>
          <w:t>：</w:t>
        </w:r>
        <w:r w:rsidRPr="00B86F25">
          <w:rPr>
            <w:rFonts w:ascii="宋体" w:hAnsi="宋体" w:cs="宋体" w:hint="eastAsia"/>
            <w:color w:val="000000"/>
            <w:kern w:val="0"/>
            <w:sz w:val="24"/>
            <w:szCs w:val="24"/>
            <w:lang w:bidi="km-KH"/>
          </w:rPr>
          <w:t>投注号码与当期开奖号码的最后一位（个位）号码相符，即中奖</w:t>
        </w:r>
        <w:r>
          <w:rPr>
            <w:rFonts w:ascii="宋体" w:hAnsi="宋体" w:cs="宋体" w:hint="eastAsia"/>
            <w:color w:val="000000"/>
            <w:kern w:val="0"/>
            <w:sz w:val="24"/>
            <w:szCs w:val="24"/>
            <w:lang w:bidi="km-KH"/>
          </w:rPr>
          <w:t>。</w:t>
        </w:r>
      </w:ins>
    </w:p>
    <w:p w14:paraId="2CA79C74" w14:textId="77777777" w:rsidR="004E12BF" w:rsidRDefault="004E12BF" w:rsidP="004E12BF">
      <w:pPr>
        <w:widowControl/>
        <w:numPr>
          <w:ilvl w:val="0"/>
          <w:numId w:val="3"/>
        </w:numPr>
        <w:spacing w:line="360" w:lineRule="auto"/>
        <w:jc w:val="left"/>
        <w:rPr>
          <w:ins w:id="1143" w:author="user" w:date="2016-10-09T10:30:00Z"/>
          <w:rFonts w:ascii="宋体" w:hAnsi="宋体" w:cs="宋体"/>
          <w:color w:val="000000"/>
          <w:kern w:val="0"/>
          <w:sz w:val="24"/>
          <w:szCs w:val="24"/>
          <w:lang w:bidi="km-KH"/>
        </w:rPr>
      </w:pPr>
      <w:proofErr w:type="gramStart"/>
      <w:ins w:id="1144" w:author="user" w:date="2016-10-09T10:30:00Z">
        <w:r>
          <w:rPr>
            <w:rFonts w:ascii="宋体" w:hAnsi="宋体" w:cs="宋体" w:hint="eastAsia"/>
            <w:color w:val="000000"/>
            <w:kern w:val="0"/>
            <w:sz w:val="24"/>
            <w:szCs w:val="24"/>
            <w:lang w:bidi="km-KH"/>
          </w:rPr>
          <w:t>二星组</w:t>
        </w:r>
        <w:proofErr w:type="gramEnd"/>
        <w:r>
          <w:rPr>
            <w:rFonts w:ascii="宋体" w:hAnsi="宋体" w:cs="宋体" w:hint="eastAsia"/>
            <w:color w:val="000000"/>
            <w:kern w:val="0"/>
            <w:sz w:val="24"/>
            <w:szCs w:val="24"/>
            <w:lang w:bidi="km-KH"/>
          </w:rPr>
          <w:t>选包点</w:t>
        </w:r>
        <w:r>
          <w:rPr>
            <w:rFonts w:ascii="宋体" w:hAnsi="宋体" w:cs="宋体"/>
            <w:color w:val="000000"/>
            <w:kern w:val="0"/>
            <w:sz w:val="24"/>
            <w:szCs w:val="24"/>
            <w:lang w:bidi="km-KH"/>
          </w:rPr>
          <w:t>：</w:t>
        </w:r>
        <w:r w:rsidRPr="00B86F25">
          <w:rPr>
            <w:rFonts w:ascii="宋体" w:hAnsi="宋体" w:cs="宋体" w:hint="eastAsia"/>
            <w:color w:val="000000"/>
            <w:kern w:val="0"/>
            <w:sz w:val="24"/>
            <w:szCs w:val="24"/>
            <w:lang w:bidi="km-KH"/>
          </w:rPr>
          <w:t>从0-18中选取包点数，例如包点2，即购买所有十位、个位上号码和值为2的单式二星投注，相当于购买02，11共两注，投注号码组合中存在与当期开奖号码相符的情况（顺序不同也可以中奖），对子号奖金100元，两号码不同奖金50元</w:t>
        </w:r>
        <w:r>
          <w:rPr>
            <w:rFonts w:ascii="宋体" w:hAnsi="宋体" w:cs="宋体" w:hint="eastAsia"/>
            <w:color w:val="000000"/>
            <w:kern w:val="0"/>
            <w:sz w:val="24"/>
            <w:szCs w:val="24"/>
            <w:lang w:bidi="km-KH"/>
          </w:rPr>
          <w:t>；</w:t>
        </w:r>
      </w:ins>
    </w:p>
    <w:p w14:paraId="3529C690" w14:textId="77777777" w:rsidR="004E12BF" w:rsidRPr="00B86F25" w:rsidRDefault="004E12BF" w:rsidP="004E12BF">
      <w:pPr>
        <w:numPr>
          <w:ilvl w:val="0"/>
          <w:numId w:val="3"/>
        </w:numPr>
        <w:spacing w:line="360" w:lineRule="auto"/>
        <w:rPr>
          <w:ins w:id="1145" w:author="user" w:date="2016-10-09T10:30:00Z"/>
          <w:rFonts w:ascii="宋体" w:hAnsi="宋体" w:cs="宋体"/>
          <w:color w:val="000000"/>
          <w:kern w:val="0"/>
          <w:sz w:val="24"/>
          <w:szCs w:val="24"/>
          <w:lang w:bidi="km-KH"/>
        </w:rPr>
      </w:pPr>
      <w:ins w:id="1146" w:author="user" w:date="2016-10-09T10:30:00Z">
        <w:r>
          <w:rPr>
            <w:rFonts w:ascii="宋体" w:hAnsi="宋体" w:cs="宋体" w:hint="eastAsia"/>
            <w:color w:val="000000"/>
            <w:kern w:val="0"/>
            <w:sz w:val="24"/>
            <w:szCs w:val="24"/>
            <w:lang w:bidi="km-KH"/>
          </w:rPr>
          <w:t>三星</w:t>
        </w:r>
        <w:r>
          <w:rPr>
            <w:rFonts w:ascii="宋体" w:hAnsi="宋体" w:cs="宋体"/>
            <w:color w:val="000000"/>
            <w:kern w:val="0"/>
            <w:sz w:val="24"/>
            <w:szCs w:val="24"/>
            <w:lang w:bidi="km-KH"/>
          </w:rPr>
          <w:t>组选包点：</w:t>
        </w:r>
        <w:r w:rsidRPr="00B86F25">
          <w:rPr>
            <w:rFonts w:ascii="宋体" w:hAnsi="宋体" w:cs="宋体" w:hint="eastAsia"/>
            <w:color w:val="000000"/>
            <w:kern w:val="0"/>
            <w:sz w:val="24"/>
            <w:szCs w:val="24"/>
            <w:lang w:bidi="km-KH"/>
          </w:rPr>
          <w:t>从0-27中选取包点数，例如：选择包点2，即购买所有百位、十位、个位上号码和值为2的所有组合投注，相当于购买002、011共两注，投注号码组合中存在与当期开奖号码后三位相符的情况（顺序不同也可中奖）即可中奖。三个号码相同奖金1000元，两个号码相同奖金320元，三个号码各不相同奖金160元。</w:t>
        </w:r>
      </w:ins>
    </w:p>
    <w:p w14:paraId="1EB3538A" w14:textId="77777777" w:rsidR="004E12BF" w:rsidRPr="00B86F25" w:rsidRDefault="004E12BF" w:rsidP="004E12BF">
      <w:pPr>
        <w:numPr>
          <w:ilvl w:val="0"/>
          <w:numId w:val="3"/>
        </w:numPr>
        <w:spacing w:line="360" w:lineRule="auto"/>
        <w:rPr>
          <w:ins w:id="1147" w:author="user" w:date="2016-10-09T10:30:00Z"/>
          <w:rFonts w:ascii="宋体" w:hAnsi="宋体" w:cs="宋体"/>
          <w:color w:val="000000"/>
          <w:kern w:val="0"/>
          <w:sz w:val="24"/>
          <w:szCs w:val="24"/>
          <w:lang w:bidi="km-KH"/>
        </w:rPr>
      </w:pPr>
      <w:ins w:id="1148" w:author="user" w:date="2016-10-09T10:30:00Z">
        <w:r>
          <w:rPr>
            <w:rFonts w:ascii="宋体" w:hAnsi="宋体" w:cs="宋体"/>
            <w:color w:val="000000"/>
            <w:kern w:val="0"/>
            <w:sz w:val="24"/>
            <w:szCs w:val="24"/>
            <w:lang w:bidi="km-KH"/>
          </w:rPr>
          <w:t>三星组三</w:t>
        </w:r>
        <w:r w:rsidRPr="00B95524">
          <w:rPr>
            <w:rFonts w:ascii="宋体" w:hAnsi="宋体" w:cs="宋体"/>
            <w:color w:val="000000"/>
            <w:kern w:val="0"/>
            <w:sz w:val="24"/>
            <w:szCs w:val="24"/>
            <w:lang w:bidi="km-KH"/>
          </w:rPr>
          <w:t>：</w:t>
        </w:r>
        <w:r w:rsidRPr="00B86F25">
          <w:rPr>
            <w:rFonts w:ascii="宋体" w:hAnsi="宋体" w:cs="宋体" w:hint="eastAsia"/>
            <w:color w:val="000000"/>
            <w:kern w:val="0"/>
            <w:sz w:val="24"/>
            <w:szCs w:val="24"/>
            <w:lang w:bidi="km-KH"/>
          </w:rPr>
          <w:t>从0-9共10个数中任意选择两个号码组成一注进行投注，第一个号码为默认重复号码。若开奖号码后三位122，则组三投注221，212，122</w:t>
        </w:r>
        <w:proofErr w:type="gramStart"/>
        <w:r w:rsidRPr="00B86F25">
          <w:rPr>
            <w:rFonts w:ascii="宋体" w:hAnsi="宋体" w:cs="宋体" w:hint="eastAsia"/>
            <w:color w:val="000000"/>
            <w:kern w:val="0"/>
            <w:sz w:val="24"/>
            <w:szCs w:val="24"/>
            <w:lang w:bidi="km-KH"/>
          </w:rPr>
          <w:t>三</w:t>
        </w:r>
        <w:proofErr w:type="gramEnd"/>
        <w:r w:rsidRPr="00B86F25">
          <w:rPr>
            <w:rFonts w:ascii="宋体" w:hAnsi="宋体" w:cs="宋体" w:hint="eastAsia"/>
            <w:color w:val="000000"/>
            <w:kern w:val="0"/>
            <w:sz w:val="24"/>
            <w:szCs w:val="24"/>
            <w:lang w:bidi="km-KH"/>
          </w:rPr>
          <w:t>种情况均中奖，奖金320元。</w:t>
        </w:r>
      </w:ins>
    </w:p>
    <w:p w14:paraId="609884B6" w14:textId="77777777" w:rsidR="004E12BF" w:rsidRPr="00022EDF" w:rsidRDefault="004E12BF" w:rsidP="004E12BF">
      <w:pPr>
        <w:numPr>
          <w:ilvl w:val="0"/>
          <w:numId w:val="3"/>
        </w:numPr>
        <w:spacing w:line="360" w:lineRule="auto"/>
        <w:rPr>
          <w:ins w:id="1149" w:author="user" w:date="2016-10-09T10:30:00Z"/>
          <w:rFonts w:ascii="宋体" w:hAnsi="宋体" w:cs="宋体"/>
          <w:color w:val="000000"/>
          <w:kern w:val="0"/>
          <w:sz w:val="24"/>
          <w:szCs w:val="24"/>
          <w:lang w:bidi="km-KH"/>
        </w:rPr>
      </w:pPr>
      <w:ins w:id="1150" w:author="user" w:date="2016-10-09T10:30:00Z">
        <w:r>
          <w:rPr>
            <w:rFonts w:ascii="宋体" w:hAnsi="宋体" w:cs="宋体" w:hint="eastAsia"/>
            <w:color w:val="000000"/>
            <w:kern w:val="0"/>
            <w:sz w:val="24"/>
            <w:szCs w:val="24"/>
            <w:lang w:bidi="km-KH"/>
          </w:rPr>
          <w:t>三星</w:t>
        </w:r>
        <w:r>
          <w:rPr>
            <w:rFonts w:ascii="宋体" w:hAnsi="宋体" w:cs="宋体"/>
            <w:color w:val="000000"/>
            <w:kern w:val="0"/>
            <w:sz w:val="24"/>
            <w:szCs w:val="24"/>
            <w:lang w:bidi="km-KH"/>
          </w:rPr>
          <w:t>组</w:t>
        </w:r>
        <w:r>
          <w:rPr>
            <w:rFonts w:ascii="宋体" w:hAnsi="宋体" w:cs="宋体" w:hint="eastAsia"/>
            <w:color w:val="000000"/>
            <w:kern w:val="0"/>
            <w:sz w:val="24"/>
            <w:szCs w:val="24"/>
            <w:lang w:bidi="km-KH"/>
          </w:rPr>
          <w:t>六</w:t>
        </w:r>
        <w:r>
          <w:rPr>
            <w:rFonts w:ascii="宋体" w:hAnsi="宋体" w:cs="宋体"/>
            <w:color w:val="000000"/>
            <w:kern w:val="0"/>
            <w:sz w:val="24"/>
            <w:szCs w:val="24"/>
            <w:lang w:bidi="km-KH"/>
          </w:rPr>
          <w:t>：</w:t>
        </w:r>
        <w:r w:rsidRPr="00022EDF">
          <w:rPr>
            <w:rFonts w:ascii="宋体" w:hAnsi="宋体" w:cs="宋体" w:hint="eastAsia"/>
            <w:color w:val="000000"/>
            <w:kern w:val="0"/>
            <w:sz w:val="24"/>
            <w:szCs w:val="24"/>
            <w:lang w:bidi="km-KH"/>
          </w:rPr>
          <w:t>从0-9共10个数中任意选择三个互不相同的号码组成一注进行投注。若开奖号码后三位123，则组六投注123，132，213，231，312，321</w:t>
        </w:r>
        <w:proofErr w:type="gramStart"/>
        <w:r w:rsidRPr="00022EDF">
          <w:rPr>
            <w:rFonts w:ascii="宋体" w:hAnsi="宋体" w:cs="宋体" w:hint="eastAsia"/>
            <w:color w:val="000000"/>
            <w:kern w:val="0"/>
            <w:sz w:val="24"/>
            <w:szCs w:val="24"/>
            <w:lang w:bidi="km-KH"/>
          </w:rPr>
          <w:t>六</w:t>
        </w:r>
        <w:proofErr w:type="gramEnd"/>
        <w:r w:rsidRPr="00022EDF">
          <w:rPr>
            <w:rFonts w:ascii="宋体" w:hAnsi="宋体" w:cs="宋体" w:hint="eastAsia"/>
            <w:color w:val="000000"/>
            <w:kern w:val="0"/>
            <w:sz w:val="24"/>
            <w:szCs w:val="24"/>
            <w:lang w:bidi="km-KH"/>
          </w:rPr>
          <w:t>种情况均中奖，奖金160元。</w:t>
        </w:r>
      </w:ins>
    </w:p>
    <w:p w14:paraId="56282111" w14:textId="77777777" w:rsidR="004E12BF" w:rsidRDefault="004E12BF" w:rsidP="004E12BF">
      <w:pPr>
        <w:widowControl/>
        <w:numPr>
          <w:ilvl w:val="0"/>
          <w:numId w:val="3"/>
        </w:numPr>
        <w:spacing w:line="360" w:lineRule="auto"/>
        <w:jc w:val="left"/>
        <w:rPr>
          <w:ins w:id="1151" w:author="user" w:date="2016-10-09T10:30:00Z"/>
          <w:rFonts w:ascii="宋体" w:hAnsi="宋体" w:cs="宋体"/>
          <w:color w:val="000000"/>
          <w:kern w:val="0"/>
          <w:sz w:val="24"/>
          <w:szCs w:val="24"/>
          <w:lang w:bidi="km-KH"/>
        </w:rPr>
      </w:pPr>
      <w:ins w:id="1152" w:author="user" w:date="2016-10-09T10:30:00Z">
        <w:r>
          <w:rPr>
            <w:rFonts w:ascii="宋体" w:hAnsi="宋体" w:cs="宋体" w:hint="eastAsia"/>
            <w:color w:val="000000"/>
            <w:kern w:val="0"/>
            <w:sz w:val="24"/>
            <w:szCs w:val="24"/>
            <w:lang w:bidi="km-KH"/>
          </w:rPr>
          <w:t>二星</w:t>
        </w:r>
        <w:r>
          <w:rPr>
            <w:rFonts w:ascii="宋体" w:hAnsi="宋体" w:cs="宋体"/>
            <w:color w:val="000000"/>
            <w:kern w:val="0"/>
            <w:sz w:val="24"/>
            <w:szCs w:val="24"/>
            <w:lang w:bidi="km-KH"/>
          </w:rPr>
          <w:t>复选：</w:t>
        </w:r>
        <w:r w:rsidRPr="00022EDF">
          <w:rPr>
            <w:rFonts w:ascii="宋体" w:hAnsi="宋体" w:cs="宋体" w:hint="eastAsia"/>
            <w:color w:val="000000"/>
            <w:kern w:val="0"/>
            <w:sz w:val="24"/>
            <w:szCs w:val="24"/>
            <w:lang w:bidi="km-KH"/>
          </w:rPr>
          <w:t>投注号码由00-99组成，每两个号码代表两注，例如购买投注号码1+2（号码可以重复），相当于购买单选两星12，单选一星2共两注，号码与当期开奖的号码按位相符即可中奖，奖金二星奖100元，一星将10元，可兼中兼得。</w:t>
        </w:r>
      </w:ins>
    </w:p>
    <w:p w14:paraId="5C89790B" w14:textId="77777777" w:rsidR="004E12BF" w:rsidRDefault="004E12BF" w:rsidP="004E12BF">
      <w:pPr>
        <w:widowControl/>
        <w:numPr>
          <w:ilvl w:val="0"/>
          <w:numId w:val="3"/>
        </w:numPr>
        <w:spacing w:line="360" w:lineRule="auto"/>
        <w:jc w:val="left"/>
        <w:rPr>
          <w:ins w:id="1153" w:author="user" w:date="2016-10-09T10:30:00Z"/>
          <w:rFonts w:ascii="宋体" w:hAnsi="宋体" w:cs="宋体"/>
          <w:color w:val="000000"/>
          <w:kern w:val="0"/>
          <w:sz w:val="24"/>
          <w:szCs w:val="24"/>
          <w:lang w:bidi="km-KH"/>
        </w:rPr>
      </w:pPr>
      <w:ins w:id="1154" w:author="user" w:date="2016-10-09T10:30:00Z">
        <w:r>
          <w:rPr>
            <w:rFonts w:ascii="宋体" w:hAnsi="宋体" w:cs="宋体" w:hint="eastAsia"/>
            <w:color w:val="000000"/>
            <w:kern w:val="0"/>
            <w:sz w:val="24"/>
            <w:szCs w:val="24"/>
            <w:lang w:bidi="km-KH"/>
          </w:rPr>
          <w:t>三星复选</w:t>
        </w:r>
        <w:r>
          <w:rPr>
            <w:rFonts w:ascii="宋体" w:hAnsi="宋体" w:cs="宋体"/>
            <w:color w:val="000000"/>
            <w:kern w:val="0"/>
            <w:sz w:val="24"/>
            <w:szCs w:val="24"/>
            <w:lang w:bidi="km-KH"/>
          </w:rPr>
          <w:t>：</w:t>
        </w:r>
        <w:r w:rsidRPr="00022EDF">
          <w:rPr>
            <w:rFonts w:ascii="宋体" w:hAnsi="宋体" w:cs="宋体" w:hint="eastAsia"/>
            <w:color w:val="000000"/>
            <w:kern w:val="0"/>
            <w:sz w:val="24"/>
            <w:szCs w:val="24"/>
            <w:lang w:bidi="km-KH"/>
          </w:rPr>
          <w:t>投注号码由000-999</w:t>
        </w:r>
        <w:r>
          <w:rPr>
            <w:rFonts w:ascii="宋体" w:hAnsi="宋体" w:cs="宋体" w:hint="eastAsia"/>
            <w:color w:val="000000"/>
            <w:kern w:val="0"/>
            <w:sz w:val="24"/>
            <w:szCs w:val="24"/>
            <w:lang w:bidi="km-KH"/>
          </w:rPr>
          <w:t>组成，每</w:t>
        </w:r>
        <w:r w:rsidRPr="00022EDF">
          <w:rPr>
            <w:rFonts w:ascii="宋体" w:hAnsi="宋体" w:cs="宋体" w:hint="eastAsia"/>
            <w:color w:val="000000"/>
            <w:kern w:val="0"/>
            <w:sz w:val="24"/>
            <w:szCs w:val="24"/>
            <w:lang w:bidi="km-KH"/>
          </w:rPr>
          <w:t>单个号码代表三注，例如：购买投注号码1+2+3（号码可以重复），相当于购买单选三星123，单选两星23，单选一星3共三注，号码与当期开奖的号码按位相符即可中奖，奖金三星将1000元，二星奖100元，一星将10元，可兼中兼得。</w:t>
        </w:r>
      </w:ins>
    </w:p>
    <w:p w14:paraId="20F57C1B" w14:textId="77777777" w:rsidR="004E12BF" w:rsidRDefault="004E12BF" w:rsidP="004E12BF">
      <w:pPr>
        <w:widowControl/>
        <w:numPr>
          <w:ilvl w:val="0"/>
          <w:numId w:val="3"/>
        </w:numPr>
        <w:spacing w:line="360" w:lineRule="auto"/>
        <w:jc w:val="left"/>
        <w:rPr>
          <w:ins w:id="1155" w:author="user" w:date="2016-10-09T10:30:00Z"/>
          <w:rFonts w:ascii="宋体" w:hAnsi="宋体" w:cs="宋体"/>
          <w:color w:val="000000"/>
          <w:kern w:val="0"/>
          <w:sz w:val="24"/>
          <w:szCs w:val="24"/>
          <w:lang w:bidi="km-KH"/>
        </w:rPr>
      </w:pPr>
      <w:ins w:id="1156" w:author="user" w:date="2016-10-09T10:30:00Z">
        <w:r>
          <w:rPr>
            <w:rFonts w:ascii="宋体" w:hAnsi="宋体" w:cs="宋体" w:hint="eastAsia"/>
            <w:color w:val="000000"/>
            <w:kern w:val="0"/>
            <w:sz w:val="24"/>
            <w:szCs w:val="24"/>
            <w:lang w:bidi="km-KH"/>
          </w:rPr>
          <w:t>五星复选</w:t>
        </w:r>
        <w:r>
          <w:rPr>
            <w:rFonts w:ascii="宋体" w:hAnsi="宋体" w:cs="宋体"/>
            <w:color w:val="000000"/>
            <w:kern w:val="0"/>
            <w:sz w:val="24"/>
            <w:szCs w:val="24"/>
            <w:lang w:bidi="km-KH"/>
          </w:rPr>
          <w:t>：</w:t>
        </w:r>
        <w:r w:rsidRPr="00022EDF">
          <w:rPr>
            <w:rFonts w:ascii="宋体" w:hAnsi="宋体" w:cs="宋体" w:hint="eastAsia"/>
            <w:color w:val="000000"/>
            <w:kern w:val="0"/>
            <w:sz w:val="24"/>
            <w:szCs w:val="24"/>
            <w:lang w:bidi="km-KH"/>
          </w:rPr>
          <w:t>投注号码由00000-99999组成，每五个号码代表4注，例如购买投注号码1+2+3+4+5（号码可以重复），相当于</w:t>
        </w:r>
        <w:proofErr w:type="gramStart"/>
        <w:r w:rsidRPr="00022EDF">
          <w:rPr>
            <w:rFonts w:ascii="宋体" w:hAnsi="宋体" w:cs="宋体" w:hint="eastAsia"/>
            <w:color w:val="000000"/>
            <w:kern w:val="0"/>
            <w:sz w:val="24"/>
            <w:szCs w:val="24"/>
            <w:lang w:bidi="km-KH"/>
          </w:rPr>
          <w:t>够购买</w:t>
        </w:r>
        <w:proofErr w:type="gramEnd"/>
        <w:r w:rsidRPr="00022EDF">
          <w:rPr>
            <w:rFonts w:ascii="宋体" w:hAnsi="宋体" w:cs="宋体" w:hint="eastAsia"/>
            <w:color w:val="000000"/>
            <w:kern w:val="0"/>
            <w:sz w:val="24"/>
            <w:szCs w:val="24"/>
            <w:lang w:bidi="km-KH"/>
          </w:rPr>
          <w:t>单选五星12345，单选三星345，单选两星45，单选一星5共4注，号码与当期</w:t>
        </w:r>
        <w:r w:rsidRPr="00022EDF">
          <w:rPr>
            <w:rFonts w:ascii="宋体" w:hAnsi="宋体" w:cs="宋体" w:hint="eastAsia"/>
            <w:color w:val="000000"/>
            <w:kern w:val="0"/>
            <w:sz w:val="24"/>
            <w:szCs w:val="24"/>
            <w:lang w:bidi="km-KH"/>
          </w:rPr>
          <w:lastRenderedPageBreak/>
          <w:t>开奖号码按位相符即可中奖，奖金五星10000元，三星奖1000元，二星奖100元，一星奖10元，可兼中兼得</w:t>
        </w:r>
        <w:r>
          <w:rPr>
            <w:rFonts w:ascii="宋体" w:hAnsi="宋体" w:cs="宋体" w:hint="eastAsia"/>
            <w:color w:val="000000"/>
            <w:kern w:val="0"/>
            <w:sz w:val="24"/>
            <w:szCs w:val="24"/>
            <w:lang w:bidi="km-KH"/>
          </w:rPr>
          <w:t>。</w:t>
        </w:r>
      </w:ins>
    </w:p>
    <w:p w14:paraId="04A6DAE0" w14:textId="77777777" w:rsidR="004E12BF" w:rsidRPr="00022EDF" w:rsidRDefault="004E12BF" w:rsidP="004E12BF">
      <w:pPr>
        <w:numPr>
          <w:ilvl w:val="0"/>
          <w:numId w:val="3"/>
        </w:numPr>
        <w:spacing w:line="360" w:lineRule="auto"/>
        <w:rPr>
          <w:ins w:id="1157" w:author="user" w:date="2016-10-09T10:30:00Z"/>
          <w:rFonts w:ascii="宋体" w:hAnsi="宋体" w:cs="宋体"/>
          <w:color w:val="000000"/>
          <w:kern w:val="0"/>
          <w:sz w:val="24"/>
          <w:szCs w:val="24"/>
          <w:lang w:bidi="km-KH"/>
        </w:rPr>
      </w:pPr>
      <w:ins w:id="1158" w:author="user" w:date="2016-10-09T10:30:00Z">
        <w:r>
          <w:rPr>
            <w:rFonts w:ascii="宋体" w:hAnsi="宋体" w:cs="宋体" w:hint="eastAsia"/>
            <w:color w:val="000000"/>
            <w:kern w:val="0"/>
            <w:sz w:val="24"/>
            <w:szCs w:val="24"/>
            <w:lang w:bidi="km-KH"/>
          </w:rPr>
          <w:t>五星通</w:t>
        </w:r>
        <w:r>
          <w:rPr>
            <w:rFonts w:ascii="宋体" w:hAnsi="宋体" w:cs="宋体"/>
            <w:color w:val="000000"/>
            <w:kern w:val="0"/>
            <w:sz w:val="24"/>
            <w:szCs w:val="24"/>
            <w:lang w:bidi="km-KH"/>
          </w:rPr>
          <w:t>选：</w:t>
        </w:r>
        <w:r w:rsidRPr="00022EDF">
          <w:rPr>
            <w:rFonts w:ascii="宋体" w:hAnsi="宋体" w:cs="宋体" w:hint="eastAsia"/>
            <w:color w:val="000000"/>
            <w:kern w:val="0"/>
            <w:sz w:val="24"/>
            <w:szCs w:val="24"/>
            <w:lang w:bidi="km-KH"/>
          </w:rPr>
          <w:t>每位选择一个号码，即选择万、千、百、十、个位，五位数字，若选择的五位数字与开奖号码一致那么即为一等奖，奖金20,000元。如果前三位或后三位一致则为二等奖，奖金200元。</w:t>
        </w:r>
      </w:ins>
    </w:p>
    <w:p w14:paraId="1027664B" w14:textId="77777777" w:rsidR="004E12BF" w:rsidRPr="00022EDF" w:rsidRDefault="004E12BF" w:rsidP="004E12BF">
      <w:pPr>
        <w:widowControl/>
        <w:spacing w:line="360" w:lineRule="auto"/>
        <w:ind w:left="840"/>
        <w:jc w:val="left"/>
        <w:rPr>
          <w:ins w:id="1159" w:author="user" w:date="2016-10-09T10:30:00Z"/>
          <w:rFonts w:ascii="宋体" w:hAnsi="宋体" w:cs="宋体"/>
          <w:color w:val="000000"/>
          <w:kern w:val="0"/>
          <w:sz w:val="24"/>
          <w:szCs w:val="24"/>
          <w:lang w:bidi="km-KH"/>
        </w:rPr>
      </w:pPr>
      <w:ins w:id="1160" w:author="user" w:date="2016-10-09T10:30:00Z">
        <w:r w:rsidRPr="00022EDF">
          <w:rPr>
            <w:rFonts w:ascii="宋体" w:hAnsi="宋体" w:cs="宋体" w:hint="eastAsia"/>
            <w:color w:val="000000"/>
            <w:kern w:val="0"/>
            <w:sz w:val="24"/>
            <w:szCs w:val="24"/>
            <w:lang w:bidi="km-KH"/>
          </w:rPr>
          <w:t>如果前两位或后两位一致则为三等奖，奖金20元。</w:t>
        </w:r>
      </w:ins>
    </w:p>
    <w:p w14:paraId="528C1773" w14:textId="77777777" w:rsidR="004E12BF" w:rsidRPr="00022EDF" w:rsidRDefault="004E12BF" w:rsidP="004E12BF">
      <w:pPr>
        <w:numPr>
          <w:ilvl w:val="0"/>
          <w:numId w:val="3"/>
        </w:numPr>
        <w:spacing w:line="360" w:lineRule="auto"/>
        <w:rPr>
          <w:ins w:id="1161" w:author="user" w:date="2016-10-09T10:30:00Z"/>
          <w:rFonts w:ascii="宋体" w:hAnsi="宋体" w:cs="宋体"/>
          <w:color w:val="000000"/>
          <w:kern w:val="0"/>
          <w:sz w:val="24"/>
          <w:szCs w:val="24"/>
          <w:lang w:bidi="km-KH"/>
        </w:rPr>
      </w:pPr>
      <w:ins w:id="1162" w:author="user" w:date="2016-10-09T10:30:00Z">
        <w:r>
          <w:rPr>
            <w:rFonts w:ascii="宋体" w:hAnsi="宋体" w:cs="宋体" w:hint="eastAsia"/>
            <w:color w:val="000000"/>
            <w:kern w:val="0"/>
            <w:sz w:val="24"/>
            <w:szCs w:val="24"/>
            <w:lang w:bidi="km-KH"/>
          </w:rPr>
          <w:t>大小</w:t>
        </w:r>
        <w:r>
          <w:rPr>
            <w:rFonts w:ascii="宋体" w:hAnsi="宋体" w:cs="宋体"/>
            <w:color w:val="000000"/>
            <w:kern w:val="0"/>
            <w:sz w:val="24"/>
            <w:szCs w:val="24"/>
            <w:lang w:bidi="km-KH"/>
          </w:rPr>
          <w:t>单双：</w:t>
        </w:r>
        <w:r w:rsidRPr="00022EDF">
          <w:rPr>
            <w:rFonts w:ascii="宋体" w:hAnsi="宋体" w:cs="宋体" w:hint="eastAsia"/>
            <w:color w:val="000000"/>
            <w:kern w:val="0"/>
            <w:sz w:val="24"/>
            <w:szCs w:val="24"/>
            <w:lang w:bidi="km-KH"/>
          </w:rPr>
          <w:t>“个位”和“十位”这两个位置的“大小、单双”玩法，即把10个自然数按单双</w:t>
        </w:r>
        <w:proofErr w:type="gramStart"/>
        <w:r w:rsidRPr="00022EDF">
          <w:rPr>
            <w:rFonts w:ascii="宋体" w:hAnsi="宋体" w:cs="宋体" w:hint="eastAsia"/>
            <w:color w:val="000000"/>
            <w:kern w:val="0"/>
            <w:sz w:val="24"/>
            <w:szCs w:val="24"/>
            <w:lang w:bidi="km-KH"/>
          </w:rPr>
          <w:t>”</w:t>
        </w:r>
        <w:proofErr w:type="gramEnd"/>
        <w:r w:rsidRPr="00022EDF">
          <w:rPr>
            <w:rFonts w:ascii="宋体" w:hAnsi="宋体" w:cs="宋体" w:hint="eastAsia"/>
            <w:color w:val="000000"/>
            <w:kern w:val="0"/>
            <w:sz w:val="24"/>
            <w:szCs w:val="24"/>
            <w:lang w:bidi="km-KH"/>
          </w:rPr>
          <w:t>性质分为两组，0-4为小号，5-9为大号，0、2、4、6、8为双号，1、3、5、7、9为单号。投注者可对“个位、十位”的数字进行“大小、单双”的指定投注。投注者投注的号码位置、性质与开奖号码位置、性质相同即中奖。单注投注金额2元，单注中奖金额为4元。</w:t>
        </w:r>
      </w:ins>
    </w:p>
    <w:p w14:paraId="636C6633" w14:textId="77777777" w:rsidR="004E12BF" w:rsidRPr="00D5419B" w:rsidRDefault="004E12BF" w:rsidP="004E12BF">
      <w:pPr>
        <w:pStyle w:val="2"/>
        <w:jc w:val="center"/>
        <w:rPr>
          <w:ins w:id="1163" w:author="user" w:date="2016-10-09T10:30:00Z"/>
          <w:rFonts w:ascii="宋体" w:hAnsi="宋体" w:cs="宋体"/>
          <w:bCs w:val="0"/>
          <w:color w:val="000000"/>
          <w:kern w:val="0"/>
          <w:szCs w:val="21"/>
          <w:lang w:bidi="km-KH"/>
        </w:rPr>
      </w:pPr>
      <w:ins w:id="1164" w:author="user" w:date="2016-10-09T10:30:00Z">
        <w:r w:rsidRPr="00D5419B">
          <w:rPr>
            <w:rFonts w:ascii="宋体" w:hAnsi="宋体" w:cs="宋体"/>
            <w:bCs w:val="0"/>
            <w:color w:val="000000"/>
            <w:kern w:val="0"/>
            <w:szCs w:val="21"/>
            <w:lang w:bidi="km-KH"/>
          </w:rPr>
          <w:t>第三章</w:t>
        </w:r>
        <w:r>
          <w:rPr>
            <w:rFonts w:ascii="宋体" w:hAnsi="宋体" w:cs="宋体" w:hint="eastAsia"/>
            <w:bCs w:val="0"/>
            <w:color w:val="000000"/>
            <w:kern w:val="0"/>
            <w:szCs w:val="21"/>
            <w:lang w:bidi="km-KH"/>
          </w:rPr>
          <w:t xml:space="preserve"> </w:t>
        </w:r>
        <w:r w:rsidRPr="00D5419B">
          <w:rPr>
            <w:rFonts w:ascii="宋体" w:hAnsi="宋体" w:cs="宋体"/>
            <w:bCs w:val="0"/>
            <w:color w:val="000000"/>
            <w:kern w:val="0"/>
            <w:szCs w:val="21"/>
            <w:lang w:bidi="km-KH"/>
          </w:rPr>
          <w:t>设</w:t>
        </w:r>
        <w:r>
          <w:rPr>
            <w:rFonts w:ascii="宋体" w:hAnsi="宋体" w:cs="宋体" w:hint="eastAsia"/>
            <w:bCs w:val="0"/>
            <w:color w:val="000000"/>
            <w:kern w:val="0"/>
            <w:szCs w:val="21"/>
            <w:lang w:bidi="km-KH"/>
          </w:rPr>
          <w:t xml:space="preserve"> </w:t>
        </w:r>
        <w:r w:rsidRPr="00D5419B">
          <w:rPr>
            <w:rFonts w:ascii="宋体" w:hAnsi="宋体" w:cs="宋体"/>
            <w:bCs w:val="0"/>
            <w:color w:val="000000"/>
            <w:kern w:val="0"/>
            <w:szCs w:val="21"/>
            <w:lang w:bidi="km-KH"/>
          </w:rPr>
          <w:t>奖</w:t>
        </w:r>
      </w:ins>
    </w:p>
    <w:p w14:paraId="5099A10C" w14:textId="77777777" w:rsidR="004E12BF" w:rsidRDefault="004E12BF" w:rsidP="004E12BF">
      <w:pPr>
        <w:rPr>
          <w:ins w:id="1165" w:author="user" w:date="2016-10-09T10:30:00Z"/>
        </w:rPr>
      </w:pPr>
      <w:ins w:id="1166" w:author="user" w:date="2016-10-09T10:30:00Z">
        <w:r w:rsidRPr="00B95524">
          <w:t>第</w:t>
        </w:r>
        <w:r w:rsidRPr="00B95524">
          <w:rPr>
            <w:rFonts w:hint="eastAsia"/>
          </w:rPr>
          <w:t>十</w:t>
        </w:r>
        <w:r>
          <w:rPr>
            <w:rFonts w:hint="eastAsia"/>
          </w:rPr>
          <w:t>二</w:t>
        </w:r>
        <w:r w:rsidRPr="00B95524">
          <w:t>条</w:t>
        </w:r>
        <w:r w:rsidRPr="00B95524">
          <w:rPr>
            <w:rFonts w:hint="eastAsia"/>
          </w:rPr>
          <w:t xml:space="preserve"> </w:t>
        </w:r>
        <w:r w:rsidRPr="00B95524">
          <w:t>时时</w:t>
        </w:r>
        <w:proofErr w:type="gramStart"/>
        <w:r w:rsidRPr="00B95524">
          <w:t>彩采用</w:t>
        </w:r>
        <w:proofErr w:type="gramEnd"/>
        <w:r w:rsidRPr="00B95524">
          <w:t>固定奖金设奖，按所设奖金等级兑奖。具体设奖如下：</w:t>
        </w:r>
      </w:ins>
    </w:p>
    <w:tbl>
      <w:tblPr>
        <w:tblW w:w="5900" w:type="dxa"/>
        <w:tblCellMar>
          <w:left w:w="0" w:type="dxa"/>
          <w:right w:w="0" w:type="dxa"/>
        </w:tblCellMar>
        <w:tblLook w:val="0600" w:firstRow="0" w:lastRow="0" w:firstColumn="0" w:lastColumn="0" w:noHBand="1" w:noVBand="1"/>
      </w:tblPr>
      <w:tblGrid>
        <w:gridCol w:w="1840"/>
        <w:gridCol w:w="4060"/>
      </w:tblGrid>
      <w:tr w:rsidR="004E12BF" w:rsidRPr="00E86B41" w14:paraId="0696E167" w14:textId="77777777" w:rsidTr="002604AB">
        <w:trPr>
          <w:trHeight w:val="487"/>
          <w:ins w:id="1167" w:author="user" w:date="2016-10-09T10:30:00Z"/>
        </w:trPr>
        <w:tc>
          <w:tcPr>
            <w:tcW w:w="184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30C42021" w14:textId="77777777" w:rsidR="004E12BF" w:rsidRPr="00E86B41" w:rsidRDefault="004E12BF" w:rsidP="002604AB">
            <w:pPr>
              <w:rPr>
                <w:ins w:id="1168" w:author="user" w:date="2016-10-09T10:30:00Z"/>
              </w:rPr>
            </w:pPr>
            <w:ins w:id="1169" w:author="user" w:date="2016-10-09T10:30:00Z">
              <w:r w:rsidRPr="00E86B41">
                <w:rPr>
                  <w:rFonts w:hint="eastAsia"/>
                </w:rPr>
                <w:t>一星直选</w:t>
              </w:r>
            </w:ins>
          </w:p>
        </w:tc>
        <w:tc>
          <w:tcPr>
            <w:tcW w:w="406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6F115280" w14:textId="77777777" w:rsidR="004E12BF" w:rsidRPr="00E86B41" w:rsidRDefault="004E12BF" w:rsidP="002604AB">
            <w:pPr>
              <w:rPr>
                <w:ins w:id="1170" w:author="user" w:date="2016-10-09T10:30:00Z"/>
              </w:rPr>
            </w:pPr>
            <w:ins w:id="1171" w:author="user" w:date="2016-10-09T10:30:00Z">
              <w:r w:rsidRPr="00E86B41">
                <w:rPr>
                  <w:rFonts w:hint="eastAsia"/>
                </w:rPr>
                <w:t>10</w:t>
              </w:r>
              <w:r w:rsidRPr="00E86B41">
                <w:rPr>
                  <w:rFonts w:hint="eastAsia"/>
                </w:rPr>
                <w:t>元</w:t>
              </w:r>
            </w:ins>
          </w:p>
        </w:tc>
      </w:tr>
      <w:tr w:rsidR="004E12BF" w:rsidRPr="00E86B41" w14:paraId="5413480E" w14:textId="77777777" w:rsidTr="002604AB">
        <w:trPr>
          <w:trHeight w:val="604"/>
          <w:ins w:id="1172" w:author="user" w:date="2016-10-09T10:30:00Z"/>
        </w:trPr>
        <w:tc>
          <w:tcPr>
            <w:tcW w:w="184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6551EB48" w14:textId="77777777" w:rsidR="004E12BF" w:rsidRPr="00E86B41" w:rsidRDefault="004E12BF" w:rsidP="002604AB">
            <w:pPr>
              <w:rPr>
                <w:ins w:id="1173" w:author="user" w:date="2016-10-09T10:30:00Z"/>
              </w:rPr>
            </w:pPr>
            <w:ins w:id="1174" w:author="user" w:date="2016-10-09T10:30:00Z">
              <w:r w:rsidRPr="00E86B41">
                <w:rPr>
                  <w:rFonts w:hint="eastAsia"/>
                </w:rPr>
                <w:t>二星直选</w:t>
              </w:r>
            </w:ins>
          </w:p>
        </w:tc>
        <w:tc>
          <w:tcPr>
            <w:tcW w:w="406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12BC1235" w14:textId="77777777" w:rsidR="004E12BF" w:rsidRPr="00E86B41" w:rsidRDefault="004E12BF" w:rsidP="002604AB">
            <w:pPr>
              <w:rPr>
                <w:ins w:id="1175" w:author="user" w:date="2016-10-09T10:30:00Z"/>
              </w:rPr>
            </w:pPr>
            <w:ins w:id="1176" w:author="user" w:date="2016-10-09T10:30:00Z">
              <w:r w:rsidRPr="00E86B41">
                <w:rPr>
                  <w:rFonts w:hint="eastAsia"/>
                </w:rPr>
                <w:t>100</w:t>
              </w:r>
              <w:r w:rsidRPr="00E86B41">
                <w:rPr>
                  <w:rFonts w:hint="eastAsia"/>
                </w:rPr>
                <w:t>元</w:t>
              </w:r>
            </w:ins>
          </w:p>
        </w:tc>
      </w:tr>
      <w:tr w:rsidR="004E12BF" w:rsidRPr="00E86B41" w14:paraId="19F221CB" w14:textId="77777777" w:rsidTr="002604AB">
        <w:trPr>
          <w:trHeight w:val="497"/>
          <w:ins w:id="1177" w:author="user" w:date="2016-10-09T10:30:00Z"/>
        </w:trPr>
        <w:tc>
          <w:tcPr>
            <w:tcW w:w="184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02C021E6" w14:textId="77777777" w:rsidR="004E12BF" w:rsidRPr="00E86B41" w:rsidRDefault="004E12BF" w:rsidP="002604AB">
            <w:pPr>
              <w:rPr>
                <w:ins w:id="1178" w:author="user" w:date="2016-10-09T10:30:00Z"/>
              </w:rPr>
            </w:pPr>
            <w:ins w:id="1179" w:author="user" w:date="2016-10-09T10:30:00Z">
              <w:r w:rsidRPr="00E86B41">
                <w:rPr>
                  <w:rFonts w:hint="eastAsia"/>
                </w:rPr>
                <w:t>三星直选</w:t>
              </w:r>
            </w:ins>
          </w:p>
        </w:tc>
        <w:tc>
          <w:tcPr>
            <w:tcW w:w="406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1FE11BBF" w14:textId="77777777" w:rsidR="004E12BF" w:rsidRPr="00E86B41" w:rsidRDefault="004E12BF" w:rsidP="002604AB">
            <w:pPr>
              <w:rPr>
                <w:ins w:id="1180" w:author="user" w:date="2016-10-09T10:30:00Z"/>
              </w:rPr>
            </w:pPr>
            <w:ins w:id="1181" w:author="user" w:date="2016-10-09T10:30:00Z">
              <w:r w:rsidRPr="00E86B41">
                <w:rPr>
                  <w:rFonts w:hint="eastAsia"/>
                </w:rPr>
                <w:t>1000</w:t>
              </w:r>
              <w:r w:rsidRPr="00E86B41">
                <w:rPr>
                  <w:rFonts w:hint="eastAsia"/>
                </w:rPr>
                <w:t>元</w:t>
              </w:r>
            </w:ins>
          </w:p>
        </w:tc>
      </w:tr>
      <w:tr w:rsidR="004E12BF" w:rsidRPr="00E86B41" w14:paraId="02A8393A" w14:textId="77777777" w:rsidTr="002604AB">
        <w:trPr>
          <w:trHeight w:val="497"/>
          <w:ins w:id="1182" w:author="user" w:date="2016-10-09T10:30:00Z"/>
        </w:trPr>
        <w:tc>
          <w:tcPr>
            <w:tcW w:w="184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79072416" w14:textId="77777777" w:rsidR="004E12BF" w:rsidRPr="00E86B41" w:rsidRDefault="004E12BF" w:rsidP="002604AB">
            <w:pPr>
              <w:rPr>
                <w:ins w:id="1183" w:author="user" w:date="2016-10-09T10:30:00Z"/>
              </w:rPr>
            </w:pPr>
            <w:ins w:id="1184" w:author="user" w:date="2016-10-09T10:30:00Z">
              <w:r w:rsidRPr="00E86B41">
                <w:rPr>
                  <w:rFonts w:hint="eastAsia"/>
                </w:rPr>
                <w:t>五星直选</w:t>
              </w:r>
            </w:ins>
          </w:p>
        </w:tc>
        <w:tc>
          <w:tcPr>
            <w:tcW w:w="406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22005ACD" w14:textId="77777777" w:rsidR="004E12BF" w:rsidRPr="00E86B41" w:rsidRDefault="004E12BF" w:rsidP="002604AB">
            <w:pPr>
              <w:rPr>
                <w:ins w:id="1185" w:author="user" w:date="2016-10-09T10:30:00Z"/>
              </w:rPr>
            </w:pPr>
            <w:ins w:id="1186" w:author="user" w:date="2016-10-09T10:30:00Z">
              <w:r w:rsidRPr="00E86B41">
                <w:rPr>
                  <w:rFonts w:hint="eastAsia"/>
                </w:rPr>
                <w:t>100,000</w:t>
              </w:r>
              <w:r w:rsidRPr="00E86B41">
                <w:rPr>
                  <w:rFonts w:hint="eastAsia"/>
                </w:rPr>
                <w:t>元</w:t>
              </w:r>
            </w:ins>
          </w:p>
        </w:tc>
      </w:tr>
      <w:tr w:rsidR="004E12BF" w:rsidRPr="00E86B41" w14:paraId="7EA6CA25" w14:textId="77777777" w:rsidTr="002604AB">
        <w:trPr>
          <w:trHeight w:val="497"/>
          <w:ins w:id="1187" w:author="user" w:date="2016-10-09T10:30:00Z"/>
        </w:trPr>
        <w:tc>
          <w:tcPr>
            <w:tcW w:w="184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0AA815E1" w14:textId="77777777" w:rsidR="004E12BF" w:rsidRPr="00E86B41" w:rsidRDefault="004E12BF" w:rsidP="002604AB">
            <w:pPr>
              <w:rPr>
                <w:ins w:id="1188" w:author="user" w:date="2016-10-09T10:30:00Z"/>
              </w:rPr>
            </w:pPr>
            <w:proofErr w:type="gramStart"/>
            <w:ins w:id="1189" w:author="user" w:date="2016-10-09T10:30:00Z">
              <w:r w:rsidRPr="00E86B41">
                <w:rPr>
                  <w:rFonts w:hint="eastAsia"/>
                </w:rPr>
                <w:t>二星组</w:t>
              </w:r>
              <w:proofErr w:type="gramEnd"/>
              <w:r w:rsidRPr="00E86B41">
                <w:rPr>
                  <w:rFonts w:hint="eastAsia"/>
                </w:rPr>
                <w:t>选包点</w:t>
              </w:r>
            </w:ins>
          </w:p>
        </w:tc>
        <w:tc>
          <w:tcPr>
            <w:tcW w:w="406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6D5C07DE" w14:textId="77777777" w:rsidR="004E12BF" w:rsidRPr="00E86B41" w:rsidRDefault="004E12BF" w:rsidP="002604AB">
            <w:pPr>
              <w:rPr>
                <w:ins w:id="1190" w:author="user" w:date="2016-10-09T10:30:00Z"/>
              </w:rPr>
            </w:pPr>
            <w:ins w:id="1191" w:author="user" w:date="2016-10-09T10:30:00Z">
              <w:r w:rsidRPr="00E86B41">
                <w:rPr>
                  <w:rFonts w:hint="eastAsia"/>
                </w:rPr>
                <w:t>50</w:t>
              </w:r>
              <w:r w:rsidRPr="00E86B41">
                <w:rPr>
                  <w:rFonts w:hint="eastAsia"/>
                </w:rPr>
                <w:t>元，</w:t>
              </w:r>
              <w:r w:rsidRPr="00E86B41">
                <w:rPr>
                  <w:rFonts w:hint="eastAsia"/>
                </w:rPr>
                <w:t>100</w:t>
              </w:r>
              <w:r w:rsidRPr="00E86B41">
                <w:rPr>
                  <w:rFonts w:hint="eastAsia"/>
                </w:rPr>
                <w:t>元</w:t>
              </w:r>
            </w:ins>
          </w:p>
        </w:tc>
      </w:tr>
      <w:tr w:rsidR="004E12BF" w:rsidRPr="00E86B41" w14:paraId="245D237A" w14:textId="77777777" w:rsidTr="002604AB">
        <w:trPr>
          <w:trHeight w:val="923"/>
          <w:ins w:id="1192" w:author="user" w:date="2016-10-09T10:30:00Z"/>
        </w:trPr>
        <w:tc>
          <w:tcPr>
            <w:tcW w:w="184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5FA5DDC2" w14:textId="77777777" w:rsidR="004E12BF" w:rsidRPr="00E86B41" w:rsidRDefault="004E12BF" w:rsidP="002604AB">
            <w:pPr>
              <w:rPr>
                <w:ins w:id="1193" w:author="user" w:date="2016-10-09T10:30:00Z"/>
              </w:rPr>
            </w:pPr>
            <w:ins w:id="1194" w:author="user" w:date="2016-10-09T10:30:00Z">
              <w:r w:rsidRPr="00E86B41">
                <w:rPr>
                  <w:rFonts w:hint="eastAsia"/>
                </w:rPr>
                <w:t>三星组选包点</w:t>
              </w:r>
            </w:ins>
          </w:p>
        </w:tc>
        <w:tc>
          <w:tcPr>
            <w:tcW w:w="406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7939401A" w14:textId="77777777" w:rsidR="004E12BF" w:rsidRPr="00E86B41" w:rsidRDefault="004E12BF" w:rsidP="002604AB">
            <w:pPr>
              <w:rPr>
                <w:ins w:id="1195" w:author="user" w:date="2016-10-09T10:30:00Z"/>
              </w:rPr>
            </w:pPr>
            <w:ins w:id="1196" w:author="user" w:date="2016-10-09T10:30:00Z">
              <w:r w:rsidRPr="00E86B41">
                <w:rPr>
                  <w:rFonts w:hint="eastAsia"/>
                </w:rPr>
                <w:t>160</w:t>
              </w:r>
              <w:r w:rsidRPr="00E86B41">
                <w:rPr>
                  <w:rFonts w:hint="eastAsia"/>
                </w:rPr>
                <w:t>元</w:t>
              </w:r>
              <w:r w:rsidRPr="00E86B41">
                <w:rPr>
                  <w:rFonts w:hint="eastAsia"/>
                </w:rPr>
                <w:t>,320</w:t>
              </w:r>
              <w:r w:rsidRPr="00E86B41">
                <w:rPr>
                  <w:rFonts w:hint="eastAsia"/>
                </w:rPr>
                <w:t>元，</w:t>
              </w:r>
              <w:r w:rsidRPr="00E86B41">
                <w:rPr>
                  <w:rFonts w:hint="eastAsia"/>
                </w:rPr>
                <w:t>1000</w:t>
              </w:r>
              <w:r w:rsidRPr="00E86B41">
                <w:rPr>
                  <w:rFonts w:hint="eastAsia"/>
                </w:rPr>
                <w:t>元</w:t>
              </w:r>
            </w:ins>
          </w:p>
        </w:tc>
      </w:tr>
      <w:tr w:rsidR="004E12BF" w:rsidRPr="00E86B41" w14:paraId="1E2265BF" w14:textId="77777777" w:rsidTr="002604AB">
        <w:trPr>
          <w:trHeight w:val="487"/>
          <w:ins w:id="1197" w:author="user" w:date="2016-10-09T10:30:00Z"/>
        </w:trPr>
        <w:tc>
          <w:tcPr>
            <w:tcW w:w="184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2426C6E1" w14:textId="77777777" w:rsidR="004E12BF" w:rsidRPr="00E86B41" w:rsidRDefault="004E12BF" w:rsidP="002604AB">
            <w:pPr>
              <w:rPr>
                <w:ins w:id="1198" w:author="user" w:date="2016-10-09T10:30:00Z"/>
              </w:rPr>
            </w:pPr>
            <w:ins w:id="1199" w:author="user" w:date="2016-10-09T10:30:00Z">
              <w:r w:rsidRPr="00E86B41">
                <w:rPr>
                  <w:rFonts w:hint="eastAsia"/>
                </w:rPr>
                <w:t>三星组选六</w:t>
              </w:r>
            </w:ins>
          </w:p>
        </w:tc>
        <w:tc>
          <w:tcPr>
            <w:tcW w:w="406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7EA86B1E" w14:textId="77777777" w:rsidR="004E12BF" w:rsidRPr="00E86B41" w:rsidRDefault="004E12BF" w:rsidP="002604AB">
            <w:pPr>
              <w:rPr>
                <w:ins w:id="1200" w:author="user" w:date="2016-10-09T10:30:00Z"/>
              </w:rPr>
            </w:pPr>
            <w:ins w:id="1201" w:author="user" w:date="2016-10-09T10:30:00Z">
              <w:r w:rsidRPr="00E86B41">
                <w:rPr>
                  <w:rFonts w:hint="eastAsia"/>
                </w:rPr>
                <w:t>160</w:t>
              </w:r>
              <w:r w:rsidRPr="00E86B41">
                <w:rPr>
                  <w:rFonts w:hint="eastAsia"/>
                </w:rPr>
                <w:t>元</w:t>
              </w:r>
            </w:ins>
          </w:p>
        </w:tc>
      </w:tr>
      <w:tr w:rsidR="004E12BF" w:rsidRPr="00E86B41" w14:paraId="4C79C0AE" w14:textId="77777777" w:rsidTr="002604AB">
        <w:trPr>
          <w:trHeight w:val="487"/>
          <w:ins w:id="1202" w:author="user" w:date="2016-10-09T10:30:00Z"/>
        </w:trPr>
        <w:tc>
          <w:tcPr>
            <w:tcW w:w="184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28A61001" w14:textId="77777777" w:rsidR="004E12BF" w:rsidRPr="00E86B41" w:rsidRDefault="004E12BF" w:rsidP="002604AB">
            <w:pPr>
              <w:rPr>
                <w:ins w:id="1203" w:author="user" w:date="2016-10-09T10:30:00Z"/>
              </w:rPr>
            </w:pPr>
            <w:ins w:id="1204" w:author="user" w:date="2016-10-09T10:30:00Z">
              <w:r w:rsidRPr="00E86B41">
                <w:rPr>
                  <w:rFonts w:hint="eastAsia"/>
                </w:rPr>
                <w:t>三星组选三</w:t>
              </w:r>
            </w:ins>
          </w:p>
        </w:tc>
        <w:tc>
          <w:tcPr>
            <w:tcW w:w="406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05C0B203" w14:textId="77777777" w:rsidR="004E12BF" w:rsidRPr="00E86B41" w:rsidRDefault="004E12BF" w:rsidP="002604AB">
            <w:pPr>
              <w:rPr>
                <w:ins w:id="1205" w:author="user" w:date="2016-10-09T10:30:00Z"/>
              </w:rPr>
            </w:pPr>
            <w:ins w:id="1206" w:author="user" w:date="2016-10-09T10:30:00Z">
              <w:r w:rsidRPr="00E86B41">
                <w:rPr>
                  <w:rFonts w:hint="eastAsia"/>
                </w:rPr>
                <w:t>320</w:t>
              </w:r>
              <w:r w:rsidRPr="00E86B41">
                <w:rPr>
                  <w:rFonts w:hint="eastAsia"/>
                </w:rPr>
                <w:t>元</w:t>
              </w:r>
            </w:ins>
          </w:p>
        </w:tc>
      </w:tr>
      <w:tr w:rsidR="004E12BF" w:rsidRPr="00E86B41" w14:paraId="77D02B84" w14:textId="77777777" w:rsidTr="002604AB">
        <w:trPr>
          <w:trHeight w:val="461"/>
          <w:ins w:id="1207" w:author="user" w:date="2016-10-09T10:30:00Z"/>
        </w:trPr>
        <w:tc>
          <w:tcPr>
            <w:tcW w:w="184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75E1B7C3" w14:textId="77777777" w:rsidR="004E12BF" w:rsidRPr="00E86B41" w:rsidRDefault="004E12BF" w:rsidP="002604AB">
            <w:pPr>
              <w:rPr>
                <w:ins w:id="1208" w:author="user" w:date="2016-10-09T10:30:00Z"/>
              </w:rPr>
            </w:pPr>
            <w:ins w:id="1209" w:author="user" w:date="2016-10-09T10:30:00Z">
              <w:r w:rsidRPr="00E86B41">
                <w:rPr>
                  <w:rFonts w:hint="eastAsia"/>
                </w:rPr>
                <w:t>大小单双</w:t>
              </w:r>
            </w:ins>
          </w:p>
        </w:tc>
        <w:tc>
          <w:tcPr>
            <w:tcW w:w="406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6F53AAE6" w14:textId="77777777" w:rsidR="004E12BF" w:rsidRPr="00E86B41" w:rsidRDefault="004E12BF" w:rsidP="002604AB">
            <w:pPr>
              <w:rPr>
                <w:ins w:id="1210" w:author="user" w:date="2016-10-09T10:30:00Z"/>
              </w:rPr>
            </w:pPr>
            <w:ins w:id="1211" w:author="user" w:date="2016-10-09T10:30:00Z">
              <w:r w:rsidRPr="00E86B41">
                <w:rPr>
                  <w:rFonts w:hint="eastAsia"/>
                </w:rPr>
                <w:t>4</w:t>
              </w:r>
              <w:r w:rsidRPr="00E86B41">
                <w:rPr>
                  <w:rFonts w:hint="eastAsia"/>
                </w:rPr>
                <w:t>元</w:t>
              </w:r>
            </w:ins>
          </w:p>
        </w:tc>
      </w:tr>
      <w:tr w:rsidR="004E12BF" w:rsidRPr="00E86B41" w14:paraId="08E9AFA1" w14:textId="77777777" w:rsidTr="002604AB">
        <w:trPr>
          <w:trHeight w:val="1211"/>
          <w:ins w:id="1212" w:author="user" w:date="2016-10-09T10:30:00Z"/>
        </w:trPr>
        <w:tc>
          <w:tcPr>
            <w:tcW w:w="184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082271CD" w14:textId="77777777" w:rsidR="004E12BF" w:rsidRPr="00E86B41" w:rsidRDefault="004E12BF" w:rsidP="002604AB">
            <w:pPr>
              <w:rPr>
                <w:ins w:id="1213" w:author="user" w:date="2016-10-09T10:30:00Z"/>
              </w:rPr>
            </w:pPr>
            <w:ins w:id="1214" w:author="user" w:date="2016-10-09T10:30:00Z">
              <w:r w:rsidRPr="00E86B41">
                <w:rPr>
                  <w:rFonts w:hint="eastAsia"/>
                </w:rPr>
                <w:lastRenderedPageBreak/>
                <w:t>5</w:t>
              </w:r>
              <w:r w:rsidRPr="00E86B41">
                <w:rPr>
                  <w:rFonts w:hint="eastAsia"/>
                </w:rPr>
                <w:t>星通选</w:t>
              </w:r>
            </w:ins>
          </w:p>
        </w:tc>
        <w:tc>
          <w:tcPr>
            <w:tcW w:w="4060"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2C7468EA" w14:textId="77777777" w:rsidR="004E12BF" w:rsidRPr="00E86B41" w:rsidRDefault="004E12BF" w:rsidP="002604AB">
            <w:pPr>
              <w:rPr>
                <w:ins w:id="1215" w:author="user" w:date="2016-10-09T10:30:00Z"/>
              </w:rPr>
            </w:pPr>
            <w:ins w:id="1216" w:author="user" w:date="2016-10-09T10:30:00Z">
              <w:r w:rsidRPr="00E86B41">
                <w:rPr>
                  <w:rFonts w:hint="eastAsia"/>
                </w:rPr>
                <w:t>一等奖</w:t>
              </w:r>
              <w:r w:rsidRPr="00E86B41">
                <w:rPr>
                  <w:rFonts w:hint="eastAsia"/>
                </w:rPr>
                <w:t>20,000</w:t>
              </w:r>
              <w:r w:rsidRPr="00E86B41">
                <w:rPr>
                  <w:rFonts w:hint="eastAsia"/>
                </w:rPr>
                <w:t>元</w:t>
              </w:r>
              <w:r w:rsidRPr="00E86B41">
                <w:rPr>
                  <w:rFonts w:hint="eastAsia"/>
                </w:rPr>
                <w:br/>
              </w:r>
              <w:r w:rsidRPr="00E86B41">
                <w:rPr>
                  <w:rFonts w:hint="eastAsia"/>
                </w:rPr>
                <w:t>二等奖</w:t>
              </w:r>
              <w:r w:rsidRPr="00E86B41">
                <w:rPr>
                  <w:rFonts w:hint="eastAsia"/>
                </w:rPr>
                <w:t>200</w:t>
              </w:r>
              <w:r w:rsidRPr="00E86B41">
                <w:rPr>
                  <w:rFonts w:hint="eastAsia"/>
                </w:rPr>
                <w:t>元</w:t>
              </w:r>
              <w:r w:rsidRPr="00E86B41">
                <w:rPr>
                  <w:rFonts w:hint="eastAsia"/>
                </w:rPr>
                <w:br/>
              </w:r>
              <w:r w:rsidRPr="00E86B41">
                <w:rPr>
                  <w:rFonts w:hint="eastAsia"/>
                </w:rPr>
                <w:t>三等奖</w:t>
              </w:r>
              <w:r w:rsidRPr="00E86B41">
                <w:rPr>
                  <w:rFonts w:hint="eastAsia"/>
                </w:rPr>
                <w:t>20</w:t>
              </w:r>
              <w:r w:rsidRPr="00E86B41">
                <w:rPr>
                  <w:rFonts w:hint="eastAsia"/>
                </w:rPr>
                <w:t>元</w:t>
              </w:r>
            </w:ins>
          </w:p>
        </w:tc>
      </w:tr>
    </w:tbl>
    <w:p w14:paraId="08036612" w14:textId="77777777" w:rsidR="004E12BF" w:rsidRPr="00E86B41" w:rsidRDefault="004E12BF" w:rsidP="004E12BF">
      <w:pPr>
        <w:rPr>
          <w:ins w:id="1217" w:author="user" w:date="2016-10-09T10:30:00Z"/>
        </w:rPr>
      </w:pPr>
    </w:p>
    <w:p w14:paraId="056F64F5" w14:textId="77777777" w:rsidR="004E12BF" w:rsidRPr="00645132" w:rsidRDefault="004E12BF" w:rsidP="004E12BF">
      <w:pPr>
        <w:pStyle w:val="2"/>
        <w:jc w:val="center"/>
        <w:rPr>
          <w:ins w:id="1218" w:author="user" w:date="2016-10-09T10:30:00Z"/>
          <w:rFonts w:ascii="宋体" w:hAnsi="宋体" w:cs="宋体"/>
          <w:bCs w:val="0"/>
          <w:color w:val="000000"/>
          <w:kern w:val="0"/>
          <w:szCs w:val="21"/>
          <w:lang w:bidi="km-KH"/>
        </w:rPr>
      </w:pPr>
      <w:ins w:id="1219" w:author="user" w:date="2016-10-09T10:30:00Z">
        <w:r w:rsidRPr="00645132">
          <w:rPr>
            <w:rFonts w:ascii="宋体" w:hAnsi="宋体" w:cs="宋体"/>
            <w:bCs w:val="0"/>
            <w:color w:val="000000"/>
            <w:kern w:val="0"/>
            <w:szCs w:val="21"/>
            <w:lang w:bidi="km-KH"/>
          </w:rPr>
          <w:t>第四章</w:t>
        </w:r>
        <w:r>
          <w:rPr>
            <w:rFonts w:ascii="宋体" w:hAnsi="宋体" w:cs="宋体" w:hint="eastAsia"/>
            <w:bCs w:val="0"/>
            <w:color w:val="000000"/>
            <w:kern w:val="0"/>
            <w:szCs w:val="21"/>
            <w:lang w:bidi="km-KH"/>
          </w:rPr>
          <w:t xml:space="preserve"> </w:t>
        </w:r>
        <w:r w:rsidRPr="00645132">
          <w:rPr>
            <w:rFonts w:ascii="宋体" w:hAnsi="宋体" w:cs="宋体"/>
            <w:bCs w:val="0"/>
            <w:color w:val="000000"/>
            <w:kern w:val="0"/>
            <w:szCs w:val="21"/>
            <w:lang w:bidi="km-KH"/>
          </w:rPr>
          <w:t>开</w:t>
        </w:r>
        <w:r>
          <w:rPr>
            <w:rFonts w:ascii="宋体" w:hAnsi="宋体" w:cs="宋体" w:hint="eastAsia"/>
            <w:bCs w:val="0"/>
            <w:color w:val="000000"/>
            <w:kern w:val="0"/>
            <w:szCs w:val="21"/>
            <w:lang w:bidi="km-KH"/>
          </w:rPr>
          <w:t xml:space="preserve"> </w:t>
        </w:r>
        <w:r w:rsidRPr="00645132">
          <w:rPr>
            <w:rFonts w:ascii="宋体" w:hAnsi="宋体" w:cs="宋体"/>
            <w:bCs w:val="0"/>
            <w:color w:val="000000"/>
            <w:kern w:val="0"/>
            <w:szCs w:val="21"/>
            <w:lang w:bidi="km-KH"/>
          </w:rPr>
          <w:t>奖</w:t>
        </w:r>
      </w:ins>
    </w:p>
    <w:p w14:paraId="1D80C91F" w14:textId="77777777" w:rsidR="004E12BF" w:rsidRPr="00B95524" w:rsidRDefault="004E12BF" w:rsidP="004E12BF">
      <w:pPr>
        <w:spacing w:line="360" w:lineRule="auto"/>
        <w:rPr>
          <w:ins w:id="1220" w:author="user" w:date="2016-10-09T10:30:00Z"/>
        </w:rPr>
      </w:pPr>
      <w:ins w:id="1221" w:author="user" w:date="2016-10-09T10:30:00Z">
        <w:r w:rsidRPr="00B95524">
          <w:t>第</w:t>
        </w:r>
        <w:r w:rsidRPr="00B95524">
          <w:rPr>
            <w:rFonts w:hint="eastAsia"/>
          </w:rPr>
          <w:t>十</w:t>
        </w:r>
        <w:r>
          <w:rPr>
            <w:rFonts w:hint="eastAsia"/>
          </w:rPr>
          <w:t>三</w:t>
        </w:r>
        <w:r w:rsidRPr="00B95524">
          <w:t>条</w:t>
        </w:r>
        <w:r w:rsidRPr="00B95524">
          <w:t xml:space="preserve"> </w:t>
        </w:r>
        <w:r w:rsidRPr="00B95524">
          <w:t>时时</w:t>
        </w:r>
        <w:proofErr w:type="gramStart"/>
        <w:r w:rsidRPr="00B95524">
          <w:t>彩采用</w:t>
        </w:r>
        <w:proofErr w:type="gramEnd"/>
        <w:r w:rsidRPr="00B95524">
          <w:t>专用电子开奖设备开奖，每期开出一组</w:t>
        </w:r>
        <w:r w:rsidRPr="00B95524">
          <w:t>5</w:t>
        </w:r>
        <w:r w:rsidRPr="00B95524">
          <w:t>位自然数作为当期开奖号码。时时彩每隔</w:t>
        </w:r>
        <w:r w:rsidRPr="00B95524">
          <w:t>10</w:t>
        </w:r>
        <w:r w:rsidRPr="00B95524">
          <w:t>分钟开奖一次，开奖号码通过与数据中心连接的视频设备显示。</w:t>
        </w:r>
      </w:ins>
    </w:p>
    <w:p w14:paraId="70B073FD" w14:textId="77777777" w:rsidR="004E12BF" w:rsidRPr="00B95524" w:rsidRDefault="004E12BF" w:rsidP="004E12BF">
      <w:pPr>
        <w:spacing w:line="360" w:lineRule="auto"/>
        <w:rPr>
          <w:ins w:id="1222" w:author="user" w:date="2016-10-09T10:30:00Z"/>
        </w:rPr>
      </w:pPr>
      <w:ins w:id="1223" w:author="user" w:date="2016-10-09T10:30:00Z">
        <w:r w:rsidRPr="00B95524">
          <w:t>第十</w:t>
        </w:r>
        <w:r>
          <w:rPr>
            <w:rFonts w:hint="eastAsia"/>
          </w:rPr>
          <w:t>四</w:t>
        </w:r>
        <w:r w:rsidRPr="00B95524">
          <w:t>条</w:t>
        </w:r>
        <w:r w:rsidRPr="00B95524">
          <w:t xml:space="preserve"> </w:t>
        </w:r>
        <w:r w:rsidRPr="00B95524">
          <w:t>每期开奖统计数据以彩票发行中心数据中心收到的销售有效数据为准</w:t>
        </w:r>
        <w:r w:rsidRPr="00B95524">
          <w:rPr>
            <w:rFonts w:hint="eastAsia"/>
          </w:rPr>
          <w:t>。</w:t>
        </w:r>
      </w:ins>
    </w:p>
    <w:p w14:paraId="3C5EA6EC" w14:textId="77777777" w:rsidR="004E12BF" w:rsidRPr="00B95524" w:rsidRDefault="004E12BF" w:rsidP="004E12BF">
      <w:pPr>
        <w:spacing w:line="360" w:lineRule="auto"/>
        <w:rPr>
          <w:ins w:id="1224" w:author="user" w:date="2016-10-09T10:30:00Z"/>
        </w:rPr>
      </w:pPr>
      <w:ins w:id="1225" w:author="user" w:date="2016-10-09T10:30:00Z">
        <w:r w:rsidRPr="00B95524">
          <w:t>第十</w:t>
        </w:r>
        <w:r>
          <w:rPr>
            <w:rFonts w:hint="eastAsia"/>
          </w:rPr>
          <w:t>五</w:t>
        </w:r>
        <w:r w:rsidRPr="00B95524">
          <w:t>条</w:t>
        </w:r>
        <w:r w:rsidRPr="00B95524">
          <w:t xml:space="preserve"> </w:t>
        </w:r>
        <w:r w:rsidRPr="00B95524">
          <w:t>每期开奖后，将当期销售总额、开奖号码和各奖等中奖注数、金额，通过投注站终端机及时向社会公布。</w:t>
        </w:r>
      </w:ins>
    </w:p>
    <w:p w14:paraId="163688E0" w14:textId="77777777" w:rsidR="004E12BF" w:rsidRPr="00645132" w:rsidRDefault="004E12BF" w:rsidP="004E12BF">
      <w:pPr>
        <w:pStyle w:val="2"/>
        <w:jc w:val="center"/>
        <w:rPr>
          <w:ins w:id="1226" w:author="user" w:date="2016-10-09T10:30:00Z"/>
          <w:rFonts w:ascii="宋体" w:hAnsi="宋体" w:cs="宋体"/>
          <w:bCs w:val="0"/>
          <w:color w:val="000000"/>
          <w:kern w:val="0"/>
          <w:szCs w:val="21"/>
          <w:lang w:bidi="km-KH"/>
        </w:rPr>
      </w:pPr>
      <w:ins w:id="1227" w:author="user" w:date="2016-10-09T10:30:00Z">
        <w:r w:rsidRPr="00645132">
          <w:rPr>
            <w:rFonts w:ascii="宋体" w:hAnsi="宋体" w:cs="宋体"/>
            <w:bCs w:val="0"/>
            <w:color w:val="000000"/>
            <w:kern w:val="0"/>
            <w:szCs w:val="21"/>
            <w:lang w:bidi="km-KH"/>
          </w:rPr>
          <w:t>第五章</w:t>
        </w:r>
        <w:r>
          <w:rPr>
            <w:rFonts w:ascii="宋体" w:hAnsi="宋体" w:cs="宋体" w:hint="eastAsia"/>
            <w:bCs w:val="0"/>
            <w:color w:val="000000"/>
            <w:kern w:val="0"/>
            <w:szCs w:val="21"/>
            <w:lang w:bidi="km-KH"/>
          </w:rPr>
          <w:t xml:space="preserve"> </w:t>
        </w:r>
        <w:r w:rsidRPr="00645132">
          <w:rPr>
            <w:rFonts w:ascii="宋体" w:hAnsi="宋体" w:cs="宋体"/>
            <w:bCs w:val="0"/>
            <w:color w:val="000000"/>
            <w:kern w:val="0"/>
            <w:szCs w:val="21"/>
            <w:lang w:bidi="km-KH"/>
          </w:rPr>
          <w:t>中</w:t>
        </w:r>
        <w:r>
          <w:rPr>
            <w:rFonts w:ascii="宋体" w:hAnsi="宋体" w:cs="宋体" w:hint="eastAsia"/>
            <w:bCs w:val="0"/>
            <w:color w:val="000000"/>
            <w:kern w:val="0"/>
            <w:szCs w:val="21"/>
            <w:lang w:bidi="km-KH"/>
          </w:rPr>
          <w:t xml:space="preserve"> </w:t>
        </w:r>
        <w:r w:rsidRPr="00645132">
          <w:rPr>
            <w:rFonts w:ascii="宋体" w:hAnsi="宋体" w:cs="宋体"/>
            <w:bCs w:val="0"/>
            <w:color w:val="000000"/>
            <w:kern w:val="0"/>
            <w:szCs w:val="21"/>
            <w:lang w:bidi="km-KH"/>
          </w:rPr>
          <w:t>奖</w:t>
        </w:r>
      </w:ins>
    </w:p>
    <w:p w14:paraId="452DA462" w14:textId="77777777" w:rsidR="004E12BF" w:rsidRDefault="004E12BF" w:rsidP="004E12BF">
      <w:pPr>
        <w:rPr>
          <w:ins w:id="1228" w:author="user" w:date="2016-10-09T10:30:00Z"/>
        </w:rPr>
      </w:pPr>
      <w:ins w:id="1229" w:author="user" w:date="2016-10-09T10:30:00Z">
        <w:r w:rsidRPr="00B95524">
          <w:t>第十</w:t>
        </w:r>
        <w:r>
          <w:rPr>
            <w:rFonts w:hint="eastAsia"/>
          </w:rPr>
          <w:t>六</w:t>
        </w:r>
        <w:r w:rsidRPr="00B95524">
          <w:t>条</w:t>
        </w:r>
        <w:r w:rsidRPr="00B95524">
          <w:t xml:space="preserve"> </w:t>
        </w:r>
        <w:r>
          <w:t>时时彩玩法与奖金对应表：</w:t>
        </w:r>
      </w:ins>
    </w:p>
    <w:tbl>
      <w:tblPr>
        <w:tblW w:w="7696" w:type="dxa"/>
        <w:tblCellMar>
          <w:left w:w="0" w:type="dxa"/>
          <w:right w:w="0" w:type="dxa"/>
        </w:tblCellMar>
        <w:tblLook w:val="0600" w:firstRow="0" w:lastRow="0" w:firstColumn="0" w:lastColumn="0" w:noHBand="1" w:noVBand="1"/>
      </w:tblPr>
      <w:tblGrid>
        <w:gridCol w:w="2544"/>
        <w:gridCol w:w="5152"/>
      </w:tblGrid>
      <w:tr w:rsidR="004E12BF" w:rsidRPr="00022EDF" w14:paraId="1A1A84F3" w14:textId="77777777" w:rsidTr="002604AB">
        <w:trPr>
          <w:trHeight w:val="472"/>
          <w:ins w:id="1230" w:author="user" w:date="2016-10-09T10:30:00Z"/>
        </w:trPr>
        <w:tc>
          <w:tcPr>
            <w:tcW w:w="2544" w:type="dxa"/>
            <w:tcBorders>
              <w:top w:val="single" w:sz="6" w:space="0" w:color="1A1A1A"/>
              <w:left w:val="single" w:sz="6" w:space="0" w:color="1A1A1A"/>
              <w:bottom w:val="single" w:sz="6" w:space="0" w:color="1A1A1A"/>
              <w:right w:val="single" w:sz="6" w:space="0" w:color="1A1A1A"/>
            </w:tcBorders>
            <w:shd w:val="clear" w:color="auto" w:fill="F9CA6E"/>
            <w:tcMar>
              <w:top w:w="7" w:type="dxa"/>
              <w:left w:w="147" w:type="dxa"/>
              <w:bottom w:w="35" w:type="dxa"/>
              <w:right w:w="70" w:type="dxa"/>
            </w:tcMar>
            <w:vAlign w:val="center"/>
            <w:hideMark/>
          </w:tcPr>
          <w:p w14:paraId="0308277C" w14:textId="77777777" w:rsidR="004E12BF" w:rsidRPr="00022EDF" w:rsidRDefault="004E12BF" w:rsidP="002604AB">
            <w:pPr>
              <w:rPr>
                <w:ins w:id="1231" w:author="user" w:date="2016-10-09T10:30:00Z"/>
              </w:rPr>
            </w:pPr>
            <w:ins w:id="1232" w:author="user" w:date="2016-10-09T10:30:00Z">
              <w:r w:rsidRPr="00022EDF">
                <w:rPr>
                  <w:rFonts w:hint="eastAsia"/>
                </w:rPr>
                <w:t>玩法</w:t>
              </w:r>
            </w:ins>
          </w:p>
        </w:tc>
        <w:tc>
          <w:tcPr>
            <w:tcW w:w="5152" w:type="dxa"/>
            <w:tcBorders>
              <w:top w:val="single" w:sz="6" w:space="0" w:color="1A1A1A"/>
              <w:left w:val="single" w:sz="6" w:space="0" w:color="1A1A1A"/>
              <w:bottom w:val="single" w:sz="6" w:space="0" w:color="1A1A1A"/>
              <w:right w:val="single" w:sz="6" w:space="0" w:color="1A1A1A"/>
            </w:tcBorders>
            <w:shd w:val="clear" w:color="auto" w:fill="F9CA6E"/>
            <w:tcMar>
              <w:top w:w="7" w:type="dxa"/>
              <w:left w:w="147" w:type="dxa"/>
              <w:bottom w:w="35" w:type="dxa"/>
              <w:right w:w="70" w:type="dxa"/>
            </w:tcMar>
            <w:vAlign w:val="center"/>
            <w:hideMark/>
          </w:tcPr>
          <w:p w14:paraId="6ADF7864" w14:textId="77777777" w:rsidR="004E12BF" w:rsidRPr="00022EDF" w:rsidRDefault="004E12BF" w:rsidP="002604AB">
            <w:pPr>
              <w:rPr>
                <w:ins w:id="1233" w:author="user" w:date="2016-10-09T10:30:00Z"/>
              </w:rPr>
            </w:pPr>
            <w:ins w:id="1234" w:author="user" w:date="2016-10-09T10:30:00Z">
              <w:r w:rsidRPr="00022EDF">
                <w:rPr>
                  <w:rFonts w:hint="eastAsia"/>
                </w:rPr>
                <w:t>奖金</w:t>
              </w:r>
            </w:ins>
          </w:p>
        </w:tc>
      </w:tr>
      <w:tr w:rsidR="004E12BF" w:rsidRPr="00022EDF" w14:paraId="79443483" w14:textId="77777777" w:rsidTr="002604AB">
        <w:trPr>
          <w:trHeight w:val="431"/>
          <w:ins w:id="1235" w:author="user" w:date="2016-10-09T10:30:00Z"/>
        </w:trPr>
        <w:tc>
          <w:tcPr>
            <w:tcW w:w="2544"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066B28FC" w14:textId="77777777" w:rsidR="004E12BF" w:rsidRPr="00022EDF" w:rsidRDefault="004E12BF" w:rsidP="002604AB">
            <w:pPr>
              <w:rPr>
                <w:ins w:id="1236" w:author="user" w:date="2016-10-09T10:30:00Z"/>
              </w:rPr>
            </w:pPr>
            <w:ins w:id="1237" w:author="user" w:date="2016-10-09T10:30:00Z">
              <w:r w:rsidRPr="00022EDF">
                <w:rPr>
                  <w:rFonts w:hint="eastAsia"/>
                </w:rPr>
                <w:t>一星直选</w:t>
              </w:r>
            </w:ins>
          </w:p>
        </w:tc>
        <w:tc>
          <w:tcPr>
            <w:tcW w:w="5152"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581002B1" w14:textId="77777777" w:rsidR="004E12BF" w:rsidRPr="00022EDF" w:rsidRDefault="004E12BF" w:rsidP="002604AB">
            <w:pPr>
              <w:rPr>
                <w:ins w:id="1238" w:author="user" w:date="2016-10-09T10:30:00Z"/>
              </w:rPr>
            </w:pPr>
            <w:ins w:id="1239" w:author="user" w:date="2016-10-09T10:30:00Z">
              <w:r w:rsidRPr="00022EDF">
                <w:rPr>
                  <w:rFonts w:hint="eastAsia"/>
                </w:rPr>
                <w:t>10</w:t>
              </w:r>
              <w:r w:rsidRPr="00022EDF">
                <w:rPr>
                  <w:rFonts w:hint="eastAsia"/>
                </w:rPr>
                <w:t>元</w:t>
              </w:r>
            </w:ins>
          </w:p>
        </w:tc>
      </w:tr>
      <w:tr w:rsidR="004E12BF" w:rsidRPr="00022EDF" w14:paraId="2D8DE56B" w14:textId="77777777" w:rsidTr="002604AB">
        <w:trPr>
          <w:trHeight w:val="535"/>
          <w:ins w:id="1240" w:author="user" w:date="2016-10-09T10:30:00Z"/>
        </w:trPr>
        <w:tc>
          <w:tcPr>
            <w:tcW w:w="2544"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489F7B3A" w14:textId="77777777" w:rsidR="004E12BF" w:rsidRPr="00022EDF" w:rsidRDefault="004E12BF" w:rsidP="002604AB">
            <w:pPr>
              <w:rPr>
                <w:ins w:id="1241" w:author="user" w:date="2016-10-09T10:30:00Z"/>
              </w:rPr>
            </w:pPr>
            <w:ins w:id="1242" w:author="user" w:date="2016-10-09T10:30:00Z">
              <w:r w:rsidRPr="00022EDF">
                <w:rPr>
                  <w:rFonts w:hint="eastAsia"/>
                </w:rPr>
                <w:t>二星直选</w:t>
              </w:r>
            </w:ins>
          </w:p>
        </w:tc>
        <w:tc>
          <w:tcPr>
            <w:tcW w:w="5152"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294740CE" w14:textId="77777777" w:rsidR="004E12BF" w:rsidRPr="00022EDF" w:rsidRDefault="004E12BF" w:rsidP="002604AB">
            <w:pPr>
              <w:rPr>
                <w:ins w:id="1243" w:author="user" w:date="2016-10-09T10:30:00Z"/>
              </w:rPr>
            </w:pPr>
            <w:ins w:id="1244" w:author="user" w:date="2016-10-09T10:30:00Z">
              <w:r w:rsidRPr="00022EDF">
                <w:rPr>
                  <w:rFonts w:hint="eastAsia"/>
                </w:rPr>
                <w:t>100</w:t>
              </w:r>
              <w:r w:rsidRPr="00022EDF">
                <w:rPr>
                  <w:rFonts w:hint="eastAsia"/>
                </w:rPr>
                <w:t>元</w:t>
              </w:r>
            </w:ins>
          </w:p>
        </w:tc>
      </w:tr>
      <w:tr w:rsidR="004E12BF" w:rsidRPr="00022EDF" w14:paraId="6734BADE" w14:textId="77777777" w:rsidTr="002604AB">
        <w:trPr>
          <w:trHeight w:val="440"/>
          <w:ins w:id="1245" w:author="user" w:date="2016-10-09T10:30:00Z"/>
        </w:trPr>
        <w:tc>
          <w:tcPr>
            <w:tcW w:w="2544"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37A717C2" w14:textId="77777777" w:rsidR="004E12BF" w:rsidRPr="00022EDF" w:rsidRDefault="004E12BF" w:rsidP="002604AB">
            <w:pPr>
              <w:rPr>
                <w:ins w:id="1246" w:author="user" w:date="2016-10-09T10:30:00Z"/>
              </w:rPr>
            </w:pPr>
            <w:ins w:id="1247" w:author="user" w:date="2016-10-09T10:30:00Z">
              <w:r w:rsidRPr="00022EDF">
                <w:rPr>
                  <w:rFonts w:hint="eastAsia"/>
                </w:rPr>
                <w:t>三星直选</w:t>
              </w:r>
            </w:ins>
          </w:p>
        </w:tc>
        <w:tc>
          <w:tcPr>
            <w:tcW w:w="5152"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204737CF" w14:textId="77777777" w:rsidR="004E12BF" w:rsidRPr="00022EDF" w:rsidRDefault="004E12BF" w:rsidP="002604AB">
            <w:pPr>
              <w:rPr>
                <w:ins w:id="1248" w:author="user" w:date="2016-10-09T10:30:00Z"/>
              </w:rPr>
            </w:pPr>
            <w:ins w:id="1249" w:author="user" w:date="2016-10-09T10:30:00Z">
              <w:r w:rsidRPr="00022EDF">
                <w:rPr>
                  <w:rFonts w:hint="eastAsia"/>
                </w:rPr>
                <w:t>1000</w:t>
              </w:r>
              <w:r w:rsidRPr="00022EDF">
                <w:rPr>
                  <w:rFonts w:hint="eastAsia"/>
                </w:rPr>
                <w:t>元</w:t>
              </w:r>
            </w:ins>
          </w:p>
        </w:tc>
      </w:tr>
      <w:tr w:rsidR="004E12BF" w:rsidRPr="00022EDF" w14:paraId="76C8F984" w14:textId="77777777" w:rsidTr="002604AB">
        <w:trPr>
          <w:trHeight w:val="440"/>
          <w:ins w:id="1250" w:author="user" w:date="2016-10-09T10:30:00Z"/>
        </w:trPr>
        <w:tc>
          <w:tcPr>
            <w:tcW w:w="2544"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6CF1B91A" w14:textId="77777777" w:rsidR="004E12BF" w:rsidRPr="00022EDF" w:rsidRDefault="004E12BF" w:rsidP="002604AB">
            <w:pPr>
              <w:rPr>
                <w:ins w:id="1251" w:author="user" w:date="2016-10-09T10:30:00Z"/>
              </w:rPr>
            </w:pPr>
            <w:ins w:id="1252" w:author="user" w:date="2016-10-09T10:30:00Z">
              <w:r w:rsidRPr="00022EDF">
                <w:rPr>
                  <w:rFonts w:hint="eastAsia"/>
                </w:rPr>
                <w:t>五星直选</w:t>
              </w:r>
            </w:ins>
          </w:p>
        </w:tc>
        <w:tc>
          <w:tcPr>
            <w:tcW w:w="5152"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10570E36" w14:textId="77777777" w:rsidR="004E12BF" w:rsidRPr="00022EDF" w:rsidRDefault="004E12BF" w:rsidP="002604AB">
            <w:pPr>
              <w:rPr>
                <w:ins w:id="1253" w:author="user" w:date="2016-10-09T10:30:00Z"/>
              </w:rPr>
            </w:pPr>
            <w:ins w:id="1254" w:author="user" w:date="2016-10-09T10:30:00Z">
              <w:r w:rsidRPr="00022EDF">
                <w:rPr>
                  <w:rFonts w:hint="eastAsia"/>
                </w:rPr>
                <w:t>100,000</w:t>
              </w:r>
              <w:r w:rsidRPr="00022EDF">
                <w:rPr>
                  <w:rFonts w:hint="eastAsia"/>
                </w:rPr>
                <w:t>元</w:t>
              </w:r>
            </w:ins>
          </w:p>
        </w:tc>
      </w:tr>
      <w:tr w:rsidR="004E12BF" w:rsidRPr="00022EDF" w14:paraId="71EA832B" w14:textId="77777777" w:rsidTr="002604AB">
        <w:trPr>
          <w:trHeight w:val="440"/>
          <w:ins w:id="1255" w:author="user" w:date="2016-10-09T10:30:00Z"/>
        </w:trPr>
        <w:tc>
          <w:tcPr>
            <w:tcW w:w="2544"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17193D3C" w14:textId="77777777" w:rsidR="004E12BF" w:rsidRPr="00022EDF" w:rsidRDefault="004E12BF" w:rsidP="002604AB">
            <w:pPr>
              <w:rPr>
                <w:ins w:id="1256" w:author="user" w:date="2016-10-09T10:30:00Z"/>
              </w:rPr>
            </w:pPr>
            <w:proofErr w:type="gramStart"/>
            <w:ins w:id="1257" w:author="user" w:date="2016-10-09T10:30:00Z">
              <w:r w:rsidRPr="00022EDF">
                <w:rPr>
                  <w:rFonts w:hint="eastAsia"/>
                </w:rPr>
                <w:t>二星组</w:t>
              </w:r>
              <w:proofErr w:type="gramEnd"/>
              <w:r w:rsidRPr="00022EDF">
                <w:rPr>
                  <w:rFonts w:hint="eastAsia"/>
                </w:rPr>
                <w:t>选包点</w:t>
              </w:r>
            </w:ins>
          </w:p>
        </w:tc>
        <w:tc>
          <w:tcPr>
            <w:tcW w:w="5152"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3E4ED913" w14:textId="77777777" w:rsidR="004E12BF" w:rsidRPr="00022EDF" w:rsidRDefault="004E12BF" w:rsidP="002604AB">
            <w:pPr>
              <w:rPr>
                <w:ins w:id="1258" w:author="user" w:date="2016-10-09T10:30:00Z"/>
              </w:rPr>
            </w:pPr>
            <w:ins w:id="1259" w:author="user" w:date="2016-10-09T10:30:00Z">
              <w:r w:rsidRPr="00022EDF">
                <w:rPr>
                  <w:rFonts w:hint="eastAsia"/>
                </w:rPr>
                <w:t>50</w:t>
              </w:r>
              <w:r w:rsidRPr="00022EDF">
                <w:rPr>
                  <w:rFonts w:hint="eastAsia"/>
                </w:rPr>
                <w:t>元，</w:t>
              </w:r>
              <w:r w:rsidRPr="00022EDF">
                <w:rPr>
                  <w:rFonts w:hint="eastAsia"/>
                </w:rPr>
                <w:t>100</w:t>
              </w:r>
              <w:r w:rsidRPr="00022EDF">
                <w:rPr>
                  <w:rFonts w:hint="eastAsia"/>
                </w:rPr>
                <w:t>元</w:t>
              </w:r>
            </w:ins>
          </w:p>
        </w:tc>
      </w:tr>
      <w:tr w:rsidR="004E12BF" w:rsidRPr="00022EDF" w14:paraId="4A3C15D0" w14:textId="77777777" w:rsidTr="002604AB">
        <w:trPr>
          <w:trHeight w:val="817"/>
          <w:ins w:id="1260" w:author="user" w:date="2016-10-09T10:30:00Z"/>
        </w:trPr>
        <w:tc>
          <w:tcPr>
            <w:tcW w:w="2544"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4CB6FD95" w14:textId="77777777" w:rsidR="004E12BF" w:rsidRPr="00022EDF" w:rsidRDefault="004E12BF" w:rsidP="002604AB">
            <w:pPr>
              <w:rPr>
                <w:ins w:id="1261" w:author="user" w:date="2016-10-09T10:30:00Z"/>
              </w:rPr>
            </w:pPr>
            <w:ins w:id="1262" w:author="user" w:date="2016-10-09T10:30:00Z">
              <w:r w:rsidRPr="00022EDF">
                <w:rPr>
                  <w:rFonts w:hint="eastAsia"/>
                </w:rPr>
                <w:t>三星组选包点</w:t>
              </w:r>
            </w:ins>
          </w:p>
        </w:tc>
        <w:tc>
          <w:tcPr>
            <w:tcW w:w="5152"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232B2BCD" w14:textId="77777777" w:rsidR="004E12BF" w:rsidRPr="00022EDF" w:rsidRDefault="004E12BF" w:rsidP="002604AB">
            <w:pPr>
              <w:rPr>
                <w:ins w:id="1263" w:author="user" w:date="2016-10-09T10:30:00Z"/>
              </w:rPr>
            </w:pPr>
            <w:ins w:id="1264" w:author="user" w:date="2016-10-09T10:30:00Z">
              <w:r w:rsidRPr="00022EDF">
                <w:rPr>
                  <w:rFonts w:hint="eastAsia"/>
                </w:rPr>
                <w:t>160</w:t>
              </w:r>
              <w:r w:rsidRPr="00022EDF">
                <w:rPr>
                  <w:rFonts w:hint="eastAsia"/>
                </w:rPr>
                <w:t>元</w:t>
              </w:r>
              <w:r w:rsidRPr="00022EDF">
                <w:rPr>
                  <w:rFonts w:hint="eastAsia"/>
                </w:rPr>
                <w:t>,320</w:t>
              </w:r>
              <w:r w:rsidRPr="00022EDF">
                <w:rPr>
                  <w:rFonts w:hint="eastAsia"/>
                </w:rPr>
                <w:t>元，</w:t>
              </w:r>
              <w:r w:rsidRPr="00022EDF">
                <w:rPr>
                  <w:rFonts w:hint="eastAsia"/>
                </w:rPr>
                <w:t>1000</w:t>
              </w:r>
              <w:r w:rsidRPr="00022EDF">
                <w:rPr>
                  <w:rFonts w:hint="eastAsia"/>
                </w:rPr>
                <w:t>元</w:t>
              </w:r>
            </w:ins>
          </w:p>
        </w:tc>
      </w:tr>
      <w:tr w:rsidR="004E12BF" w:rsidRPr="00022EDF" w14:paraId="7A69B7E5" w14:textId="77777777" w:rsidTr="002604AB">
        <w:trPr>
          <w:trHeight w:val="431"/>
          <w:ins w:id="1265" w:author="user" w:date="2016-10-09T10:30:00Z"/>
        </w:trPr>
        <w:tc>
          <w:tcPr>
            <w:tcW w:w="2544"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7E1DAB32" w14:textId="77777777" w:rsidR="004E12BF" w:rsidRPr="00022EDF" w:rsidRDefault="004E12BF" w:rsidP="002604AB">
            <w:pPr>
              <w:rPr>
                <w:ins w:id="1266" w:author="user" w:date="2016-10-09T10:30:00Z"/>
              </w:rPr>
            </w:pPr>
            <w:ins w:id="1267" w:author="user" w:date="2016-10-09T10:30:00Z">
              <w:r w:rsidRPr="00022EDF">
                <w:rPr>
                  <w:rFonts w:hint="eastAsia"/>
                </w:rPr>
                <w:t>三星组选六</w:t>
              </w:r>
            </w:ins>
          </w:p>
        </w:tc>
        <w:tc>
          <w:tcPr>
            <w:tcW w:w="5152"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533D86D0" w14:textId="77777777" w:rsidR="004E12BF" w:rsidRPr="00022EDF" w:rsidRDefault="004E12BF" w:rsidP="002604AB">
            <w:pPr>
              <w:rPr>
                <w:ins w:id="1268" w:author="user" w:date="2016-10-09T10:30:00Z"/>
              </w:rPr>
            </w:pPr>
            <w:ins w:id="1269" w:author="user" w:date="2016-10-09T10:30:00Z">
              <w:r w:rsidRPr="00022EDF">
                <w:rPr>
                  <w:rFonts w:hint="eastAsia"/>
                </w:rPr>
                <w:t>160</w:t>
              </w:r>
              <w:r w:rsidRPr="00022EDF">
                <w:rPr>
                  <w:rFonts w:hint="eastAsia"/>
                </w:rPr>
                <w:t>元</w:t>
              </w:r>
            </w:ins>
          </w:p>
        </w:tc>
      </w:tr>
      <w:tr w:rsidR="004E12BF" w:rsidRPr="00022EDF" w14:paraId="4633C085" w14:textId="77777777" w:rsidTr="002604AB">
        <w:trPr>
          <w:trHeight w:val="431"/>
          <w:ins w:id="1270" w:author="user" w:date="2016-10-09T10:30:00Z"/>
        </w:trPr>
        <w:tc>
          <w:tcPr>
            <w:tcW w:w="2544"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44C0C055" w14:textId="77777777" w:rsidR="004E12BF" w:rsidRPr="00022EDF" w:rsidRDefault="004E12BF" w:rsidP="002604AB">
            <w:pPr>
              <w:rPr>
                <w:ins w:id="1271" w:author="user" w:date="2016-10-09T10:30:00Z"/>
              </w:rPr>
            </w:pPr>
            <w:ins w:id="1272" w:author="user" w:date="2016-10-09T10:30:00Z">
              <w:r w:rsidRPr="00022EDF">
                <w:rPr>
                  <w:rFonts w:hint="eastAsia"/>
                </w:rPr>
                <w:t>三星组选三</w:t>
              </w:r>
            </w:ins>
          </w:p>
        </w:tc>
        <w:tc>
          <w:tcPr>
            <w:tcW w:w="5152"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319F4556" w14:textId="77777777" w:rsidR="004E12BF" w:rsidRPr="00022EDF" w:rsidRDefault="004E12BF" w:rsidP="002604AB">
            <w:pPr>
              <w:rPr>
                <w:ins w:id="1273" w:author="user" w:date="2016-10-09T10:30:00Z"/>
              </w:rPr>
            </w:pPr>
            <w:ins w:id="1274" w:author="user" w:date="2016-10-09T10:30:00Z">
              <w:r w:rsidRPr="00022EDF">
                <w:rPr>
                  <w:rFonts w:hint="eastAsia"/>
                </w:rPr>
                <w:t>320</w:t>
              </w:r>
              <w:r w:rsidRPr="00022EDF">
                <w:rPr>
                  <w:rFonts w:hint="eastAsia"/>
                </w:rPr>
                <w:t>元</w:t>
              </w:r>
            </w:ins>
          </w:p>
        </w:tc>
      </w:tr>
      <w:tr w:rsidR="004E12BF" w:rsidRPr="00022EDF" w14:paraId="308AF550" w14:textId="77777777" w:rsidTr="002604AB">
        <w:trPr>
          <w:trHeight w:val="408"/>
          <w:ins w:id="1275" w:author="user" w:date="2016-10-09T10:30:00Z"/>
        </w:trPr>
        <w:tc>
          <w:tcPr>
            <w:tcW w:w="2544"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4A6D84B5" w14:textId="77777777" w:rsidR="004E12BF" w:rsidRPr="00022EDF" w:rsidRDefault="004E12BF" w:rsidP="002604AB">
            <w:pPr>
              <w:rPr>
                <w:ins w:id="1276" w:author="user" w:date="2016-10-09T10:30:00Z"/>
              </w:rPr>
            </w:pPr>
            <w:ins w:id="1277" w:author="user" w:date="2016-10-09T10:30:00Z">
              <w:r w:rsidRPr="00022EDF">
                <w:rPr>
                  <w:rFonts w:hint="eastAsia"/>
                </w:rPr>
                <w:t>大小单双</w:t>
              </w:r>
            </w:ins>
          </w:p>
        </w:tc>
        <w:tc>
          <w:tcPr>
            <w:tcW w:w="5152"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6688FE26" w14:textId="77777777" w:rsidR="004E12BF" w:rsidRPr="00022EDF" w:rsidRDefault="004E12BF" w:rsidP="002604AB">
            <w:pPr>
              <w:rPr>
                <w:ins w:id="1278" w:author="user" w:date="2016-10-09T10:30:00Z"/>
              </w:rPr>
            </w:pPr>
            <w:ins w:id="1279" w:author="user" w:date="2016-10-09T10:30:00Z">
              <w:r w:rsidRPr="00022EDF">
                <w:rPr>
                  <w:rFonts w:hint="eastAsia"/>
                </w:rPr>
                <w:t>4</w:t>
              </w:r>
              <w:r w:rsidRPr="00022EDF">
                <w:rPr>
                  <w:rFonts w:hint="eastAsia"/>
                </w:rPr>
                <w:t>元</w:t>
              </w:r>
            </w:ins>
          </w:p>
        </w:tc>
      </w:tr>
      <w:tr w:rsidR="004E12BF" w:rsidRPr="00022EDF" w14:paraId="65905C56" w14:textId="77777777" w:rsidTr="002604AB">
        <w:trPr>
          <w:trHeight w:val="809"/>
          <w:ins w:id="1280" w:author="user" w:date="2016-10-09T10:30:00Z"/>
        </w:trPr>
        <w:tc>
          <w:tcPr>
            <w:tcW w:w="2544"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5DF1BB0D" w14:textId="77777777" w:rsidR="004E12BF" w:rsidRPr="00022EDF" w:rsidRDefault="004E12BF" w:rsidP="002604AB">
            <w:pPr>
              <w:rPr>
                <w:ins w:id="1281" w:author="user" w:date="2016-10-09T10:30:00Z"/>
              </w:rPr>
            </w:pPr>
            <w:ins w:id="1282" w:author="user" w:date="2016-10-09T10:30:00Z">
              <w:r w:rsidRPr="00022EDF">
                <w:rPr>
                  <w:rFonts w:hint="eastAsia"/>
                </w:rPr>
                <w:t>5</w:t>
              </w:r>
              <w:r w:rsidRPr="00022EDF">
                <w:rPr>
                  <w:rFonts w:hint="eastAsia"/>
                </w:rPr>
                <w:t>星通选</w:t>
              </w:r>
            </w:ins>
          </w:p>
        </w:tc>
        <w:tc>
          <w:tcPr>
            <w:tcW w:w="5152" w:type="dxa"/>
            <w:tcBorders>
              <w:top w:val="single" w:sz="6" w:space="0" w:color="1A1A1A"/>
              <w:left w:val="single" w:sz="6" w:space="0" w:color="1A1A1A"/>
              <w:bottom w:val="single" w:sz="6" w:space="0" w:color="1A1A1A"/>
              <w:right w:val="single" w:sz="6" w:space="0" w:color="1A1A1A"/>
            </w:tcBorders>
            <w:shd w:val="clear" w:color="auto" w:fill="auto"/>
            <w:tcMar>
              <w:top w:w="29" w:type="dxa"/>
              <w:left w:w="147" w:type="dxa"/>
              <w:bottom w:w="29" w:type="dxa"/>
              <w:right w:w="70" w:type="dxa"/>
            </w:tcMar>
            <w:vAlign w:val="center"/>
            <w:hideMark/>
          </w:tcPr>
          <w:p w14:paraId="1DA1DC62" w14:textId="77777777" w:rsidR="004E12BF" w:rsidRPr="00022EDF" w:rsidRDefault="004E12BF" w:rsidP="002604AB">
            <w:pPr>
              <w:rPr>
                <w:ins w:id="1283" w:author="user" w:date="2016-10-09T10:30:00Z"/>
              </w:rPr>
            </w:pPr>
            <w:ins w:id="1284" w:author="user" w:date="2016-10-09T10:30:00Z">
              <w:r w:rsidRPr="00022EDF">
                <w:rPr>
                  <w:rFonts w:hint="eastAsia"/>
                </w:rPr>
                <w:t>一等奖</w:t>
              </w:r>
              <w:r w:rsidRPr="00022EDF">
                <w:rPr>
                  <w:rFonts w:hint="eastAsia"/>
                </w:rPr>
                <w:t>20,000</w:t>
              </w:r>
              <w:r w:rsidRPr="00022EDF">
                <w:rPr>
                  <w:rFonts w:hint="eastAsia"/>
                </w:rPr>
                <w:t>元</w:t>
              </w:r>
              <w:r w:rsidRPr="00022EDF">
                <w:rPr>
                  <w:rFonts w:hint="eastAsia"/>
                </w:rPr>
                <w:br/>
              </w:r>
              <w:r w:rsidRPr="00022EDF">
                <w:rPr>
                  <w:rFonts w:hint="eastAsia"/>
                </w:rPr>
                <w:t>二等奖</w:t>
              </w:r>
              <w:r w:rsidRPr="00022EDF">
                <w:rPr>
                  <w:rFonts w:hint="eastAsia"/>
                </w:rPr>
                <w:t>200</w:t>
              </w:r>
              <w:r w:rsidRPr="00022EDF">
                <w:rPr>
                  <w:rFonts w:hint="eastAsia"/>
                </w:rPr>
                <w:t>元</w:t>
              </w:r>
              <w:r w:rsidRPr="00022EDF">
                <w:rPr>
                  <w:rFonts w:hint="eastAsia"/>
                </w:rPr>
                <w:br/>
              </w:r>
              <w:r w:rsidRPr="00022EDF">
                <w:rPr>
                  <w:rFonts w:hint="eastAsia"/>
                </w:rPr>
                <w:t>三等奖</w:t>
              </w:r>
              <w:r w:rsidRPr="00022EDF">
                <w:rPr>
                  <w:rFonts w:hint="eastAsia"/>
                </w:rPr>
                <w:t>20</w:t>
              </w:r>
              <w:r w:rsidRPr="00022EDF">
                <w:rPr>
                  <w:rFonts w:hint="eastAsia"/>
                </w:rPr>
                <w:t>元</w:t>
              </w:r>
            </w:ins>
          </w:p>
        </w:tc>
      </w:tr>
    </w:tbl>
    <w:p w14:paraId="6E334D0B" w14:textId="77777777" w:rsidR="004E12BF" w:rsidRPr="00B95524" w:rsidRDefault="004E12BF" w:rsidP="004E12BF">
      <w:pPr>
        <w:rPr>
          <w:ins w:id="1285" w:author="user" w:date="2016-10-09T10:30:00Z"/>
        </w:rPr>
      </w:pPr>
      <w:ins w:id="1286" w:author="user" w:date="2016-10-09T10:30:00Z">
        <w:r w:rsidRPr="00B95524">
          <w:rPr>
            <w:rFonts w:hint="eastAsia"/>
          </w:rPr>
          <w:t xml:space="preserve"> </w:t>
        </w:r>
      </w:ins>
    </w:p>
    <w:p w14:paraId="411F9E39" w14:textId="77777777" w:rsidR="004E12BF" w:rsidRPr="00B95524" w:rsidRDefault="004E12BF" w:rsidP="004E12BF">
      <w:pPr>
        <w:rPr>
          <w:ins w:id="1287" w:author="user" w:date="2016-10-09T10:30:00Z"/>
        </w:rPr>
      </w:pPr>
      <w:ins w:id="1288" w:author="user" w:date="2016-10-09T10:30:00Z">
        <w:r w:rsidRPr="00B95524">
          <w:lastRenderedPageBreak/>
          <w:t>第十九条</w:t>
        </w:r>
        <w:r w:rsidRPr="00B95524">
          <w:t xml:space="preserve"> </w:t>
        </w:r>
        <w:r w:rsidRPr="00B95524">
          <w:t>当期每注投注号码只能按其选择的投注方式</w:t>
        </w:r>
        <w:r w:rsidRPr="00B95524">
          <w:rPr>
            <w:rFonts w:hint="eastAsia"/>
          </w:rPr>
          <w:t>只</w:t>
        </w:r>
        <w:r w:rsidRPr="00B95524">
          <w:t>有一次中奖机会，各种投注方式不能兼中兼得。</w:t>
        </w:r>
      </w:ins>
    </w:p>
    <w:p w14:paraId="7505DB07" w14:textId="77777777" w:rsidR="004E12BF" w:rsidRPr="009F6113" w:rsidRDefault="004E12BF" w:rsidP="004E12BF">
      <w:pPr>
        <w:pStyle w:val="2"/>
        <w:jc w:val="center"/>
        <w:rPr>
          <w:ins w:id="1289" w:author="user" w:date="2016-10-09T10:30:00Z"/>
          <w:rFonts w:ascii="宋体" w:hAnsi="宋体" w:cs="宋体"/>
          <w:bCs w:val="0"/>
          <w:color w:val="000000"/>
          <w:kern w:val="0"/>
          <w:szCs w:val="21"/>
          <w:lang w:bidi="km-KH"/>
        </w:rPr>
      </w:pPr>
      <w:ins w:id="1290" w:author="user" w:date="2016-10-09T10:30:00Z">
        <w:r w:rsidRPr="009F6113">
          <w:rPr>
            <w:rFonts w:ascii="宋体" w:hAnsi="宋体" w:cs="宋体"/>
            <w:bCs w:val="0"/>
            <w:color w:val="000000"/>
            <w:kern w:val="0"/>
            <w:szCs w:val="21"/>
            <w:lang w:bidi="km-KH"/>
          </w:rPr>
          <w:t>第六章</w:t>
        </w:r>
        <w:r>
          <w:rPr>
            <w:rFonts w:ascii="宋体" w:hAnsi="宋体" w:cs="宋体" w:hint="eastAsia"/>
            <w:bCs w:val="0"/>
            <w:color w:val="000000"/>
            <w:kern w:val="0"/>
            <w:szCs w:val="21"/>
            <w:lang w:bidi="km-KH"/>
          </w:rPr>
          <w:t xml:space="preserve"> </w:t>
        </w:r>
        <w:r w:rsidRPr="009F6113">
          <w:rPr>
            <w:rFonts w:ascii="宋体" w:hAnsi="宋体" w:cs="宋体"/>
            <w:bCs w:val="0"/>
            <w:color w:val="000000"/>
            <w:kern w:val="0"/>
            <w:szCs w:val="21"/>
            <w:lang w:bidi="km-KH"/>
          </w:rPr>
          <w:t>兑</w:t>
        </w:r>
        <w:r>
          <w:rPr>
            <w:rFonts w:ascii="宋体" w:hAnsi="宋体" w:cs="宋体" w:hint="eastAsia"/>
            <w:bCs w:val="0"/>
            <w:color w:val="000000"/>
            <w:kern w:val="0"/>
            <w:szCs w:val="21"/>
            <w:lang w:bidi="km-KH"/>
          </w:rPr>
          <w:t xml:space="preserve"> </w:t>
        </w:r>
        <w:r w:rsidRPr="009F6113">
          <w:rPr>
            <w:rFonts w:ascii="宋体" w:hAnsi="宋体" w:cs="宋体"/>
            <w:bCs w:val="0"/>
            <w:color w:val="000000"/>
            <w:kern w:val="0"/>
            <w:szCs w:val="21"/>
            <w:lang w:bidi="km-KH"/>
          </w:rPr>
          <w:t>奖</w:t>
        </w:r>
      </w:ins>
    </w:p>
    <w:p w14:paraId="7CB09213" w14:textId="77777777" w:rsidR="004E12BF" w:rsidRPr="00B95524" w:rsidRDefault="004E12BF" w:rsidP="004E12BF">
      <w:pPr>
        <w:rPr>
          <w:ins w:id="1291" w:author="user" w:date="2016-10-09T10:30:00Z"/>
        </w:rPr>
      </w:pPr>
      <w:ins w:id="1292" w:author="user" w:date="2016-10-09T10:30:00Z">
        <w:r w:rsidRPr="00B95524">
          <w:t>第二十条</w:t>
        </w:r>
        <w:r w:rsidRPr="00B95524">
          <w:t xml:space="preserve"> </w:t>
        </w:r>
        <w:r w:rsidRPr="00B95524">
          <w:t>时时彩兑奖当期有效。每期开奖次日起</w:t>
        </w:r>
        <w:r w:rsidRPr="00B95524">
          <w:rPr>
            <w:rFonts w:hint="eastAsia"/>
          </w:rPr>
          <w:t>3</w:t>
        </w:r>
        <w:r w:rsidRPr="00B95524">
          <w:t>0</w:t>
        </w:r>
        <w:r w:rsidRPr="00B95524">
          <w:t>天为兑奖期，逾期未兑奖者视为弃奖，弃</w:t>
        </w:r>
        <w:proofErr w:type="gramStart"/>
        <w:r w:rsidRPr="00B95524">
          <w:t>奖进入奖</w:t>
        </w:r>
        <w:proofErr w:type="gramEnd"/>
        <w:r w:rsidRPr="00B95524">
          <w:t>池。</w:t>
        </w:r>
      </w:ins>
    </w:p>
    <w:p w14:paraId="1CE0F0E5" w14:textId="77777777" w:rsidR="004E12BF" w:rsidRPr="00B95524" w:rsidRDefault="004E12BF" w:rsidP="004E12BF">
      <w:pPr>
        <w:rPr>
          <w:ins w:id="1293" w:author="user" w:date="2016-10-09T10:30:00Z"/>
        </w:rPr>
      </w:pPr>
      <w:ins w:id="1294" w:author="user" w:date="2016-10-09T10:30:00Z">
        <w:r w:rsidRPr="00B95524">
          <w:t>第二十一条</w:t>
        </w:r>
        <w:r w:rsidRPr="00B95524">
          <w:rPr>
            <w:rFonts w:hint="eastAsia"/>
          </w:rPr>
          <w:t xml:space="preserve"> </w:t>
        </w:r>
        <w:r w:rsidRPr="00B95524">
          <w:t>中奖彩票是兑奖凭证。中奖彩票因玷污、损坏等原因而不能正确识别的，不能兑奖。</w:t>
        </w:r>
      </w:ins>
    </w:p>
    <w:p w14:paraId="7C863CC2" w14:textId="77777777" w:rsidR="004E12BF" w:rsidRPr="00B95524" w:rsidRDefault="004E12BF" w:rsidP="004E12BF">
      <w:pPr>
        <w:rPr>
          <w:ins w:id="1295" w:author="user" w:date="2016-10-09T10:30:00Z"/>
        </w:rPr>
      </w:pPr>
      <w:ins w:id="1296" w:author="user" w:date="2016-10-09T10:30:00Z">
        <w:r w:rsidRPr="00B95524">
          <w:t>第二十二条</w:t>
        </w:r>
        <w:r w:rsidRPr="00B95524">
          <w:t xml:space="preserve"> </w:t>
        </w:r>
        <w:r w:rsidRPr="00B95524">
          <w:rPr>
            <w:rFonts w:hint="eastAsia"/>
          </w:rPr>
          <w:t>单张彩票中奖奖金超过</w:t>
        </w:r>
        <w:r w:rsidRPr="00B95524">
          <w:rPr>
            <w:rFonts w:hint="eastAsia"/>
          </w:rPr>
          <w:t>10000</w:t>
        </w:r>
        <w:r w:rsidRPr="00B95524">
          <w:rPr>
            <w:rFonts w:hint="eastAsia"/>
          </w:rPr>
          <w:t>美元及以上的中奖者，须持中奖彩票和本人有效身份证件，在兑奖期限内到国家体彩公司登记兑奖。单张彩票中奖奖金在</w:t>
        </w:r>
        <w:r w:rsidRPr="00B95524">
          <w:rPr>
            <w:rFonts w:hint="eastAsia"/>
          </w:rPr>
          <w:t>10000</w:t>
        </w:r>
        <w:r w:rsidRPr="00B95524">
          <w:rPr>
            <w:rFonts w:hint="eastAsia"/>
          </w:rPr>
          <w:t>美金以下</w:t>
        </w:r>
        <w:r w:rsidRPr="00B95524">
          <w:rPr>
            <w:rFonts w:hint="eastAsia"/>
          </w:rPr>
          <w:t>1000</w:t>
        </w:r>
        <w:r w:rsidRPr="00B95524">
          <w:rPr>
            <w:rFonts w:hint="eastAsia"/>
          </w:rPr>
          <w:t>美元以上的中奖者，可持中奖彩票在各省办事处兑奖，</w:t>
        </w:r>
        <w:r w:rsidRPr="00B95524">
          <w:rPr>
            <w:rFonts w:hint="eastAsia"/>
          </w:rPr>
          <w:t>1000</w:t>
        </w:r>
        <w:r w:rsidRPr="00B95524">
          <w:rPr>
            <w:rFonts w:hint="eastAsia"/>
          </w:rPr>
          <w:t>美金及以下的中奖者可持中奖彩票在各投注站兑奖。</w:t>
        </w:r>
      </w:ins>
    </w:p>
    <w:p w14:paraId="44D5C7D3" w14:textId="77777777" w:rsidR="004E12BF" w:rsidRPr="00601247" w:rsidRDefault="004E12BF" w:rsidP="004E12BF">
      <w:pPr>
        <w:rPr>
          <w:ins w:id="1297" w:author="user" w:date="2016-10-09T10:30:00Z"/>
        </w:rPr>
      </w:pPr>
      <w:ins w:id="1298" w:author="user" w:date="2016-10-09T10:30:00Z">
        <w:r>
          <w:t>第二十三</w:t>
        </w:r>
        <w:r w:rsidRPr="00601247">
          <w:t>条</w:t>
        </w:r>
        <w:r w:rsidRPr="00601247">
          <w:rPr>
            <w:rFonts w:hint="eastAsia"/>
          </w:rPr>
          <w:t xml:space="preserve"> </w:t>
        </w:r>
        <w:r>
          <w:rPr>
            <w:rFonts w:hint="eastAsia"/>
            <w:highlight w:val="yellow"/>
          </w:rPr>
          <w:t>单张</w:t>
        </w:r>
        <w:r w:rsidRPr="00601247">
          <w:rPr>
            <w:rFonts w:hint="eastAsia"/>
            <w:highlight w:val="yellow"/>
          </w:rPr>
          <w:t>彩票中奖金额超过</w:t>
        </w:r>
        <w:r w:rsidRPr="00601247">
          <w:rPr>
            <w:rFonts w:hint="eastAsia"/>
            <w:highlight w:val="yellow"/>
          </w:rPr>
          <w:t>10000</w:t>
        </w:r>
        <w:r w:rsidRPr="00601247">
          <w:rPr>
            <w:rFonts w:hint="eastAsia"/>
            <w:highlight w:val="yellow"/>
          </w:rPr>
          <w:t>美金者，在国家体彩公司数据中心兑奖，须缴纳个人所得税，所得税由兑奖机构代扣代缴</w:t>
        </w:r>
        <w:r w:rsidRPr="00601247">
          <w:rPr>
            <w:rFonts w:hint="eastAsia"/>
          </w:rPr>
          <w:t>。</w:t>
        </w:r>
      </w:ins>
    </w:p>
    <w:p w14:paraId="585FD27A" w14:textId="77777777" w:rsidR="004E12BF" w:rsidRPr="00B95524" w:rsidRDefault="004E12BF" w:rsidP="004E12BF">
      <w:pPr>
        <w:rPr>
          <w:ins w:id="1299" w:author="user" w:date="2016-10-09T10:30:00Z"/>
        </w:rPr>
      </w:pPr>
      <w:ins w:id="1300" w:author="user" w:date="2016-10-09T10:30:00Z">
        <w:r w:rsidRPr="00B95524">
          <w:t>第二十四条</w:t>
        </w:r>
        <w:r w:rsidRPr="00B95524">
          <w:rPr>
            <w:rFonts w:hint="eastAsia"/>
          </w:rPr>
          <w:t xml:space="preserve"> </w:t>
        </w:r>
        <w:r w:rsidRPr="00B95524">
          <w:t>兑奖机构有权查验中奖者的中奖彩票及有效身份证件，兑奖者应予配合。</w:t>
        </w:r>
      </w:ins>
    </w:p>
    <w:p w14:paraId="6F1A7094" w14:textId="77777777" w:rsidR="004E12BF" w:rsidRPr="00B95524" w:rsidRDefault="004E12BF" w:rsidP="004E12BF">
      <w:pPr>
        <w:rPr>
          <w:ins w:id="1301" w:author="user" w:date="2016-10-09T10:30:00Z"/>
        </w:rPr>
      </w:pPr>
      <w:ins w:id="1302" w:author="user" w:date="2016-10-09T10:30:00Z">
        <w:r w:rsidRPr="00B95524">
          <w:t>第二十五条</w:t>
        </w:r>
        <w:r w:rsidRPr="00B95524">
          <w:rPr>
            <w:rFonts w:hint="eastAsia"/>
          </w:rPr>
          <w:t xml:space="preserve"> </w:t>
        </w:r>
        <w:r w:rsidRPr="00B95524">
          <w:t>凡仿造、涂改中奖彩票冒领奖金者，送交</w:t>
        </w:r>
        <w:r w:rsidRPr="00B95524">
          <w:rPr>
            <w:highlight w:val="yellow"/>
          </w:rPr>
          <w:t>司法机关</w:t>
        </w:r>
        <w:r w:rsidRPr="00B95524">
          <w:t>追究法律责任。</w:t>
        </w:r>
      </w:ins>
    </w:p>
    <w:p w14:paraId="645DCAEF" w14:textId="77777777" w:rsidR="004E12BF" w:rsidRPr="0086443F" w:rsidRDefault="004E12BF" w:rsidP="004E12BF">
      <w:pPr>
        <w:pStyle w:val="2"/>
        <w:jc w:val="center"/>
        <w:rPr>
          <w:ins w:id="1303" w:author="user" w:date="2016-10-09T10:30:00Z"/>
          <w:rFonts w:ascii="宋体" w:hAnsi="宋体" w:cs="宋体"/>
          <w:bCs w:val="0"/>
          <w:color w:val="000000"/>
          <w:kern w:val="0"/>
          <w:szCs w:val="21"/>
          <w:lang w:bidi="km-KH"/>
        </w:rPr>
      </w:pPr>
      <w:ins w:id="1304" w:author="user" w:date="2016-10-09T10:30:00Z">
        <w:r w:rsidRPr="0086443F">
          <w:rPr>
            <w:rFonts w:ascii="宋体" w:hAnsi="宋体" w:cs="宋体"/>
            <w:bCs w:val="0"/>
            <w:color w:val="000000"/>
            <w:kern w:val="0"/>
            <w:szCs w:val="21"/>
            <w:lang w:bidi="km-KH"/>
          </w:rPr>
          <w:t>第七章</w:t>
        </w:r>
        <w:r>
          <w:rPr>
            <w:rFonts w:ascii="宋体" w:hAnsi="宋体" w:cs="宋体"/>
            <w:bCs w:val="0"/>
            <w:color w:val="000000"/>
            <w:kern w:val="0"/>
            <w:szCs w:val="21"/>
            <w:lang w:bidi="km-KH"/>
          </w:rPr>
          <w:t xml:space="preserve"> </w:t>
        </w:r>
        <w:r w:rsidRPr="0086443F">
          <w:rPr>
            <w:rFonts w:ascii="宋体" w:hAnsi="宋体" w:cs="宋体"/>
            <w:bCs w:val="0"/>
            <w:color w:val="000000"/>
            <w:kern w:val="0"/>
            <w:szCs w:val="21"/>
            <w:lang w:bidi="km-KH"/>
          </w:rPr>
          <w:t>附</w:t>
        </w:r>
        <w:r>
          <w:rPr>
            <w:rFonts w:ascii="宋体" w:hAnsi="宋体" w:cs="宋体"/>
            <w:bCs w:val="0"/>
            <w:color w:val="000000"/>
            <w:kern w:val="0"/>
            <w:szCs w:val="21"/>
            <w:lang w:bidi="km-KH"/>
          </w:rPr>
          <w:t xml:space="preserve"> </w:t>
        </w:r>
        <w:r w:rsidRPr="0086443F">
          <w:rPr>
            <w:rFonts w:ascii="宋体" w:hAnsi="宋体" w:cs="宋体"/>
            <w:bCs w:val="0"/>
            <w:color w:val="000000"/>
            <w:kern w:val="0"/>
            <w:szCs w:val="21"/>
            <w:lang w:bidi="km-KH"/>
          </w:rPr>
          <w:t>则</w:t>
        </w:r>
      </w:ins>
    </w:p>
    <w:p w14:paraId="7D3F25B0" w14:textId="77777777" w:rsidR="004E12BF" w:rsidRPr="003C478D" w:rsidRDefault="004E12BF" w:rsidP="004E12BF">
      <w:pPr>
        <w:rPr>
          <w:ins w:id="1305" w:author="user" w:date="2016-10-09T10:30:00Z"/>
        </w:rPr>
      </w:pPr>
      <w:ins w:id="1306" w:author="user" w:date="2016-10-09T10:30:00Z">
        <w:r w:rsidRPr="00B95524">
          <w:t>第二十六条</w:t>
        </w:r>
        <w:r w:rsidRPr="00B95524">
          <w:rPr>
            <w:rFonts w:hint="eastAsia"/>
          </w:rPr>
          <w:t xml:space="preserve"> </w:t>
        </w:r>
        <w:r w:rsidRPr="00B95524">
          <w:t>本规则从批准之日起执行。</w:t>
        </w:r>
      </w:ins>
    </w:p>
    <w:p w14:paraId="7A95BC3B" w14:textId="77777777" w:rsidR="004E12BF" w:rsidRDefault="004E12BF" w:rsidP="004E12BF">
      <w:pPr>
        <w:pStyle w:val="2"/>
        <w:rPr>
          <w:ins w:id="1307" w:author="user" w:date="2016-10-09T10:30:00Z"/>
        </w:rPr>
      </w:pPr>
      <w:ins w:id="1308" w:author="user" w:date="2016-10-09T10:30:00Z">
        <w:r>
          <w:lastRenderedPageBreak/>
          <w:t>附：时时彩奖级表</w:t>
        </w:r>
      </w:ins>
    </w:p>
    <w:p w14:paraId="5D6327D5" w14:textId="77777777" w:rsidR="004E12BF" w:rsidRPr="003E12F4" w:rsidRDefault="004E12BF" w:rsidP="004E12BF">
      <w:pPr>
        <w:rPr>
          <w:ins w:id="1309" w:author="user" w:date="2016-10-09T10:30:00Z"/>
        </w:rPr>
      </w:pPr>
      <w:ins w:id="1310" w:author="user" w:date="2016-10-09T10:30:00Z">
        <w:r>
          <w:rPr>
            <w:noProof/>
          </w:rPr>
          <w:drawing>
            <wp:inline distT="0" distB="0" distL="0" distR="0" wp14:anchorId="3FFBEEB8" wp14:editId="3F01E89A">
              <wp:extent cx="5574030" cy="36576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06626" cy="3678989"/>
                      </a:xfrm>
                      <a:prstGeom prst="rect">
                        <a:avLst/>
                      </a:prstGeom>
                    </pic:spPr>
                  </pic:pic>
                </a:graphicData>
              </a:graphic>
            </wp:inline>
          </w:drawing>
        </w:r>
      </w:ins>
    </w:p>
    <w:p w14:paraId="52DA350F" w14:textId="77777777" w:rsidR="004E12BF" w:rsidRDefault="004E12BF" w:rsidP="00E10B4C">
      <w:pPr>
        <w:spacing w:line="360" w:lineRule="auto"/>
        <w:jc w:val="center"/>
        <w:rPr>
          <w:ins w:id="1311" w:author="user" w:date="2016-10-09T10:30:00Z"/>
          <w:rFonts w:ascii="宋体" w:hAnsi="宋体"/>
          <w:sz w:val="24"/>
          <w:szCs w:val="24"/>
        </w:rPr>
      </w:pPr>
    </w:p>
    <w:p w14:paraId="0EAF6310" w14:textId="6EB954C7" w:rsidR="004E12BF" w:rsidRDefault="002604AB" w:rsidP="004E12BF">
      <w:pPr>
        <w:pStyle w:val="1"/>
        <w:rPr>
          <w:ins w:id="1312" w:author="user" w:date="2016-10-09T10:30:00Z"/>
          <w:sz w:val="32"/>
          <w:szCs w:val="32"/>
        </w:rPr>
      </w:pPr>
      <w:ins w:id="1313" w:author="user" w:date="2017-03-08T14:56:00Z">
        <w:r>
          <w:rPr>
            <w:rFonts w:hint="eastAsia"/>
            <w:sz w:val="32"/>
            <w:szCs w:val="32"/>
          </w:rPr>
          <w:t>八</w:t>
        </w:r>
      </w:ins>
      <w:ins w:id="1314" w:author="user" w:date="2016-10-09T10:30:00Z">
        <w:r w:rsidR="004E12BF">
          <w:rPr>
            <w:rFonts w:hint="eastAsia"/>
            <w:sz w:val="32"/>
            <w:szCs w:val="32"/>
          </w:rPr>
          <w:t>、</w:t>
        </w:r>
        <w:r w:rsidR="004E12BF" w:rsidRPr="00311DC9">
          <w:rPr>
            <w:rFonts w:hint="eastAsia"/>
            <w:sz w:val="32"/>
            <w:szCs w:val="32"/>
          </w:rPr>
          <w:t>11选5</w:t>
        </w:r>
        <w:r w:rsidR="004E12BF">
          <w:rPr>
            <w:rFonts w:hint="eastAsia"/>
            <w:sz w:val="32"/>
            <w:szCs w:val="32"/>
          </w:rPr>
          <w:t>游戏</w:t>
        </w:r>
        <w:r w:rsidR="004E12BF">
          <w:rPr>
            <w:sz w:val="32"/>
            <w:szCs w:val="32"/>
          </w:rPr>
          <w:t>规则</w:t>
        </w:r>
      </w:ins>
    </w:p>
    <w:p w14:paraId="79782604" w14:textId="77777777" w:rsidR="004E12BF" w:rsidRPr="0036350F" w:rsidRDefault="004E12BF" w:rsidP="004E12BF">
      <w:pPr>
        <w:pStyle w:val="lv2GameRules"/>
        <w:numPr>
          <w:ilvl w:val="1"/>
          <w:numId w:val="32"/>
        </w:numPr>
        <w:jc w:val="left"/>
        <w:rPr>
          <w:ins w:id="1315" w:author="user" w:date="2016-10-09T10:30:00Z"/>
        </w:rPr>
      </w:pPr>
      <w:ins w:id="1316" w:author="user" w:date="2016-10-09T10:30:00Z">
        <w:r w:rsidRPr="0036350F">
          <w:rPr>
            <w:rFonts w:hint="eastAsia"/>
          </w:rPr>
          <w:t>总</w:t>
        </w:r>
        <w:r w:rsidRPr="0036350F">
          <w:rPr>
            <w:rFonts w:hint="eastAsia"/>
          </w:rPr>
          <w:t xml:space="preserve">  </w:t>
        </w:r>
        <w:r w:rsidRPr="0036350F">
          <w:rPr>
            <w:rFonts w:hint="eastAsia"/>
          </w:rPr>
          <w:t>则</w:t>
        </w:r>
      </w:ins>
    </w:p>
    <w:p w14:paraId="1157530E" w14:textId="77777777" w:rsidR="004E12BF" w:rsidRPr="00E03B66" w:rsidRDefault="004E12BF" w:rsidP="004E12BF">
      <w:pPr>
        <w:jc w:val="center"/>
        <w:rPr>
          <w:ins w:id="1317" w:author="user" w:date="2016-10-09T10:30:00Z"/>
          <w:b/>
        </w:rPr>
      </w:pPr>
      <w:ins w:id="1318" w:author="user" w:date="2016-10-09T10:30:00Z">
        <w:r>
          <w:rPr>
            <w:rFonts w:hint="eastAsia"/>
            <w:b/>
          </w:rPr>
          <w:t>Chapter 1</w:t>
        </w:r>
        <w:r>
          <w:rPr>
            <w:rFonts w:hint="eastAsia"/>
            <w:b/>
          </w:rPr>
          <w:tab/>
        </w:r>
        <w:r w:rsidRPr="00E03B66">
          <w:rPr>
            <w:rFonts w:hint="eastAsia"/>
            <w:b/>
          </w:rPr>
          <w:t>General Rules</w:t>
        </w:r>
      </w:ins>
    </w:p>
    <w:p w14:paraId="5E19ED44" w14:textId="77777777" w:rsidR="004E12BF" w:rsidRDefault="004E12BF" w:rsidP="004E12BF">
      <w:pPr>
        <w:pStyle w:val="TxtEngGameRules"/>
        <w:spacing w:line="360" w:lineRule="auto"/>
        <w:rPr>
          <w:ins w:id="1319" w:author="user" w:date="2016-10-09T10:30:00Z"/>
        </w:rPr>
      </w:pPr>
    </w:p>
    <w:p w14:paraId="23B037DA" w14:textId="77777777" w:rsidR="004E12BF" w:rsidRPr="00543AAD" w:rsidRDefault="004E12BF" w:rsidP="004E12BF">
      <w:pPr>
        <w:pStyle w:val="lv3GameRules"/>
        <w:spacing w:line="360" w:lineRule="auto"/>
        <w:ind w:left="1135"/>
        <w:rPr>
          <w:ins w:id="1320" w:author="user" w:date="2016-10-09T10:30:00Z"/>
        </w:rPr>
      </w:pPr>
      <w:ins w:id="1321" w:author="user" w:date="2016-10-09T10:30:00Z">
        <w:r>
          <w:rPr>
            <w:rFonts w:hint="eastAsia"/>
          </w:rPr>
          <w:t>“新</w:t>
        </w:r>
        <w:r>
          <w:rPr>
            <w:rFonts w:hint="eastAsia"/>
          </w:rPr>
          <w:t>11</w:t>
        </w:r>
        <w:r>
          <w:rPr>
            <w:rFonts w:hint="eastAsia"/>
          </w:rPr>
          <w:t>选</w:t>
        </w:r>
        <w:r>
          <w:rPr>
            <w:rFonts w:hint="eastAsia"/>
          </w:rPr>
          <w:t>5</w:t>
        </w:r>
        <w:r>
          <w:rPr>
            <w:rFonts w:hint="eastAsia"/>
          </w:rPr>
          <w:t>”</w:t>
        </w:r>
        <w:r w:rsidRPr="00543AAD">
          <w:rPr>
            <w:rFonts w:hint="eastAsia"/>
          </w:rPr>
          <w:t>游戏是一种快速开奖的电脑型彩票，每</w:t>
        </w:r>
        <w:r w:rsidRPr="00543AAD">
          <w:rPr>
            <w:rFonts w:hint="eastAsia"/>
          </w:rPr>
          <w:t>10</w:t>
        </w:r>
        <w:r w:rsidRPr="00543AAD">
          <w:rPr>
            <w:rFonts w:hint="eastAsia"/>
          </w:rPr>
          <w:t>分钟开奖一次，返奖率</w:t>
        </w:r>
        <w:r>
          <w:rPr>
            <w:rFonts w:hint="eastAsia"/>
          </w:rPr>
          <w:t>59</w:t>
        </w:r>
        <w:r w:rsidRPr="00543AAD">
          <w:rPr>
            <w:rFonts w:hint="eastAsia"/>
          </w:rPr>
          <w:t>%</w:t>
        </w:r>
        <w:r>
          <w:t>。</w:t>
        </w:r>
      </w:ins>
    </w:p>
    <w:p w14:paraId="3A5B5A1F" w14:textId="77777777" w:rsidR="004E12BF" w:rsidRDefault="004E12BF" w:rsidP="004E12BF">
      <w:pPr>
        <w:pStyle w:val="lv3GameRules"/>
        <w:spacing w:line="360" w:lineRule="auto"/>
        <w:ind w:left="1135"/>
        <w:jc w:val="center"/>
        <w:rPr>
          <w:ins w:id="1322" w:author="user" w:date="2016-10-09T10:30:00Z"/>
        </w:rPr>
      </w:pPr>
      <w:ins w:id="1323" w:author="user" w:date="2016-10-09T10:30:00Z">
        <w:r w:rsidRPr="0064469C">
          <w:rPr>
            <w:rFonts w:hint="eastAsia"/>
          </w:rPr>
          <w:t>11</w:t>
        </w:r>
        <w:r w:rsidRPr="0064469C">
          <w:rPr>
            <w:rFonts w:hint="eastAsia"/>
          </w:rPr>
          <w:t>选</w:t>
        </w:r>
        <w:r w:rsidRPr="0064469C">
          <w:rPr>
            <w:rFonts w:hint="eastAsia"/>
          </w:rPr>
          <w:t>5</w:t>
        </w:r>
        <w:r w:rsidRPr="0064469C">
          <w:rPr>
            <w:rFonts w:hint="eastAsia"/>
          </w:rPr>
          <w:t>是从</w:t>
        </w:r>
        <w:r w:rsidRPr="0064469C">
          <w:rPr>
            <w:rFonts w:hint="eastAsia"/>
          </w:rPr>
          <w:t>01-11</w:t>
        </w:r>
        <w:r w:rsidRPr="0064469C">
          <w:rPr>
            <w:rFonts w:hint="eastAsia"/>
          </w:rPr>
          <w:t>共</w:t>
        </w:r>
        <w:r w:rsidRPr="0064469C">
          <w:rPr>
            <w:rFonts w:hint="eastAsia"/>
          </w:rPr>
          <w:t>11</w:t>
        </w:r>
        <w:r w:rsidRPr="0064469C">
          <w:rPr>
            <w:rFonts w:hint="eastAsia"/>
          </w:rPr>
          <w:t>个号码中任选</w:t>
        </w:r>
        <w:r w:rsidRPr="0064469C">
          <w:rPr>
            <w:rFonts w:hint="eastAsia"/>
          </w:rPr>
          <w:t>1-8</w:t>
        </w:r>
        <w:r w:rsidRPr="0064469C">
          <w:rPr>
            <w:rFonts w:hint="eastAsia"/>
          </w:rPr>
          <w:t>个号码进行投注，每期开出</w:t>
        </w:r>
        <w:r w:rsidRPr="0064469C">
          <w:rPr>
            <w:rFonts w:hint="eastAsia"/>
          </w:rPr>
          <w:t>5</w:t>
        </w:r>
        <w:r w:rsidRPr="0064469C">
          <w:rPr>
            <w:rFonts w:hint="eastAsia"/>
          </w:rPr>
          <w:t>个号码为中奖号码，根据投注号码是否与开奖号码按位匹配设立了</w:t>
        </w:r>
        <w:r w:rsidRPr="0064469C">
          <w:rPr>
            <w:rFonts w:hint="eastAsia"/>
          </w:rPr>
          <w:t>12</w:t>
        </w:r>
        <w:r w:rsidRPr="0064469C">
          <w:rPr>
            <w:rFonts w:hint="eastAsia"/>
          </w:rPr>
          <w:t>种玩法，投注方式分为“单式”、“复试”和“胆拖”</w:t>
        </w:r>
        <w:r w:rsidRPr="0064469C">
          <w:rPr>
            <w:rFonts w:hint="eastAsia"/>
          </w:rPr>
          <w:t xml:space="preserve"> </w:t>
        </w:r>
        <w:r w:rsidRPr="0064469C">
          <w:rPr>
            <w:rFonts w:hint="eastAsia"/>
          </w:rPr>
          <w:t>。</w:t>
        </w:r>
        <w:r w:rsidRPr="0064469C">
          <w:rPr>
            <w:rFonts w:hint="eastAsia"/>
          </w:rPr>
          <w:t>12</w:t>
        </w:r>
        <w:r w:rsidRPr="0064469C">
          <w:rPr>
            <w:rFonts w:hint="eastAsia"/>
          </w:rPr>
          <w:t>种玩法分别为“任选二”、“任选三”、“任选四”、“任选五”、“任选六”、“任选七”、“任选八”、“前一”、“前二组选”、“前三组选”、“前二直选”、“前三直选”</w:t>
        </w:r>
        <w:r>
          <w:rPr>
            <w:rFonts w:hint="eastAsia"/>
          </w:rPr>
          <w:t>；</w:t>
        </w:r>
      </w:ins>
    </w:p>
    <w:p w14:paraId="5D9D2C61" w14:textId="77777777" w:rsidR="004E12BF" w:rsidRPr="00543AAD" w:rsidRDefault="004E12BF" w:rsidP="004E12BF">
      <w:pPr>
        <w:pStyle w:val="lv3GameRules"/>
        <w:spacing w:line="360" w:lineRule="auto"/>
        <w:ind w:left="1135"/>
        <w:rPr>
          <w:ins w:id="1324" w:author="user" w:date="2016-10-09T10:30:00Z"/>
        </w:rPr>
      </w:pPr>
      <w:ins w:id="1325" w:author="user" w:date="2016-10-09T10:30:00Z">
        <w:r w:rsidRPr="00543AAD">
          <w:rPr>
            <w:rFonts w:hint="eastAsia"/>
          </w:rPr>
          <w:t>开奖号为</w:t>
        </w:r>
        <w:r>
          <w:rPr>
            <w:rFonts w:hint="eastAsia"/>
          </w:rPr>
          <w:t>5</w:t>
        </w:r>
        <w:r>
          <w:rPr>
            <w:rFonts w:hint="eastAsia"/>
          </w:rPr>
          <w:t>个不相同</w:t>
        </w:r>
        <w:r>
          <w:t>的</w:t>
        </w:r>
        <w:r w:rsidRPr="00543AAD">
          <w:rPr>
            <w:rFonts w:hint="eastAsia"/>
          </w:rPr>
          <w:t>号码，按不同投注方式设奖，均为固定奖。</w:t>
        </w:r>
      </w:ins>
    </w:p>
    <w:p w14:paraId="71BC6C43" w14:textId="77777777" w:rsidR="004E12BF" w:rsidRDefault="004E12BF" w:rsidP="004E12BF">
      <w:pPr>
        <w:pStyle w:val="lv3GameRules"/>
        <w:spacing w:line="360" w:lineRule="auto"/>
        <w:ind w:left="1135"/>
        <w:rPr>
          <w:ins w:id="1326" w:author="user" w:date="2016-10-09T10:30:00Z"/>
        </w:rPr>
      </w:pPr>
      <w:ins w:id="1327" w:author="user" w:date="2016-10-09T10:30:00Z">
        <w:r>
          <w:rPr>
            <w:rFonts w:hint="eastAsia"/>
          </w:rPr>
          <w:t>每期</w:t>
        </w:r>
        <w:r>
          <w:t>开奖结果</w:t>
        </w:r>
        <w:r>
          <w:rPr>
            <w:rFonts w:hint="eastAsia"/>
          </w:rPr>
          <w:t>通过</w:t>
        </w:r>
        <w:r>
          <w:t>视频</w:t>
        </w:r>
        <w:r>
          <w:rPr>
            <w:rFonts w:hint="eastAsia"/>
          </w:rPr>
          <w:t>等</w:t>
        </w:r>
        <w:r>
          <w:t>方式</w:t>
        </w:r>
        <w:r>
          <w:rPr>
            <w:rFonts w:hint="eastAsia"/>
          </w:rPr>
          <w:t>及时通知各</w:t>
        </w:r>
        <w:r>
          <w:t>销售</w:t>
        </w:r>
        <w:r>
          <w:rPr>
            <w:rFonts w:hint="eastAsia"/>
          </w:rPr>
          <w:t>终端</w:t>
        </w:r>
        <w:r>
          <w:t>。</w:t>
        </w:r>
      </w:ins>
    </w:p>
    <w:p w14:paraId="64923D2D" w14:textId="77777777" w:rsidR="004E12BF" w:rsidRDefault="004E12BF" w:rsidP="004E12BF">
      <w:pPr>
        <w:pStyle w:val="TxtEngGameRules"/>
        <w:rPr>
          <w:ins w:id="1328" w:author="user" w:date="2016-10-09T10:30:00Z"/>
        </w:rPr>
      </w:pPr>
    </w:p>
    <w:p w14:paraId="5941C47B" w14:textId="77777777" w:rsidR="004E12BF" w:rsidRDefault="004E12BF" w:rsidP="004E12BF">
      <w:pPr>
        <w:pStyle w:val="lv2GameRules"/>
        <w:rPr>
          <w:ins w:id="1329" w:author="user" w:date="2016-10-09T10:30:00Z"/>
        </w:rPr>
      </w:pPr>
      <w:ins w:id="1330" w:author="user" w:date="2016-10-09T10:30:00Z">
        <w:r>
          <w:rPr>
            <w:rFonts w:hint="eastAsia"/>
          </w:rPr>
          <w:t>投</w:t>
        </w:r>
        <w:r>
          <w:rPr>
            <w:rFonts w:hint="eastAsia"/>
          </w:rPr>
          <w:t xml:space="preserve">  </w:t>
        </w:r>
        <w:r>
          <w:rPr>
            <w:rFonts w:hint="eastAsia"/>
          </w:rPr>
          <w:t>注</w:t>
        </w:r>
      </w:ins>
    </w:p>
    <w:p w14:paraId="4B1B9A6B" w14:textId="77777777" w:rsidR="004E12BF" w:rsidRPr="001E28DB" w:rsidRDefault="004E12BF" w:rsidP="004E12BF">
      <w:pPr>
        <w:pStyle w:val="TxtEngGameRules"/>
        <w:jc w:val="center"/>
        <w:rPr>
          <w:ins w:id="1331" w:author="user" w:date="2016-10-09T10:30:00Z"/>
          <w:b/>
        </w:rPr>
      </w:pPr>
      <w:ins w:id="1332" w:author="user" w:date="2016-10-09T10:30:00Z">
        <w:r>
          <w:rPr>
            <w:rFonts w:hint="eastAsia"/>
            <w:b/>
          </w:rPr>
          <w:t>Chapter 2</w:t>
        </w:r>
        <w:r>
          <w:rPr>
            <w:rFonts w:hint="eastAsia"/>
            <w:b/>
          </w:rPr>
          <w:tab/>
        </w:r>
        <w:r w:rsidRPr="00E03B66">
          <w:rPr>
            <w:rFonts w:hint="eastAsia"/>
            <w:b/>
          </w:rPr>
          <w:t>Betting</w:t>
        </w:r>
      </w:ins>
    </w:p>
    <w:p w14:paraId="7CFFDEBF" w14:textId="77777777" w:rsidR="004E12BF" w:rsidRDefault="004E12BF" w:rsidP="004E12BF">
      <w:pPr>
        <w:pStyle w:val="lv3GameRules"/>
        <w:ind w:left="709" w:rightChars="-230" w:right="-483" w:hanging="141"/>
        <w:rPr>
          <w:ins w:id="1333" w:author="user" w:date="2016-10-09T10:30:00Z"/>
        </w:rPr>
      </w:pPr>
    </w:p>
    <w:p w14:paraId="7F114A75" w14:textId="77777777" w:rsidR="004E12BF" w:rsidRDefault="004E12BF" w:rsidP="004E12BF">
      <w:pPr>
        <w:pStyle w:val="lv3GameRules"/>
        <w:numPr>
          <w:ilvl w:val="0"/>
          <w:numId w:val="0"/>
        </w:numPr>
        <w:spacing w:line="360" w:lineRule="auto"/>
        <w:ind w:left="425" w:rightChars="-162" w:right="-340" w:firstLine="426"/>
        <w:rPr>
          <w:ins w:id="1334" w:author="user" w:date="2016-10-09T10:30:00Z"/>
        </w:rPr>
      </w:pPr>
      <w:ins w:id="1335" w:author="user" w:date="2016-10-09T10:30:00Z">
        <w:r>
          <w:rPr>
            <w:rFonts w:hint="eastAsia"/>
          </w:rPr>
          <w:t>任选</w:t>
        </w:r>
        <w:r>
          <w:t>二：</w:t>
        </w:r>
        <w:r w:rsidRPr="0064469C">
          <w:rPr>
            <w:rFonts w:hint="eastAsia"/>
          </w:rPr>
          <w:t>从</w:t>
        </w:r>
        <w:r w:rsidRPr="0064469C">
          <w:rPr>
            <w:rFonts w:hint="eastAsia"/>
          </w:rPr>
          <w:t>01</w:t>
        </w:r>
        <w:r w:rsidRPr="0064469C">
          <w:rPr>
            <w:rFonts w:hint="eastAsia"/>
          </w:rPr>
          <w:t>～</w:t>
        </w:r>
        <w:r w:rsidRPr="0064469C">
          <w:rPr>
            <w:rFonts w:hint="eastAsia"/>
          </w:rPr>
          <w:t>11</w:t>
        </w:r>
        <w:r w:rsidRPr="0064469C">
          <w:rPr>
            <w:rFonts w:hint="eastAsia"/>
          </w:rPr>
          <w:t>中任选</w:t>
        </w:r>
        <w:r w:rsidRPr="0064469C">
          <w:rPr>
            <w:rFonts w:hint="eastAsia"/>
          </w:rPr>
          <w:t>2</w:t>
        </w:r>
        <w:r w:rsidRPr="0064469C">
          <w:rPr>
            <w:rFonts w:hint="eastAsia"/>
          </w:rPr>
          <w:t>个号码，所选号码与</w:t>
        </w:r>
        <w:r w:rsidRPr="0064469C">
          <w:rPr>
            <w:rFonts w:hint="eastAsia"/>
          </w:rPr>
          <w:t>5</w:t>
        </w:r>
        <w:r w:rsidRPr="0064469C">
          <w:rPr>
            <w:rFonts w:hint="eastAsia"/>
          </w:rPr>
          <w:t>个中奖号任意</w:t>
        </w:r>
        <w:r w:rsidRPr="0064469C">
          <w:rPr>
            <w:rFonts w:hint="eastAsia"/>
          </w:rPr>
          <w:t>2</w:t>
        </w:r>
        <w:r w:rsidRPr="0064469C">
          <w:rPr>
            <w:rFonts w:hint="eastAsia"/>
          </w:rPr>
          <w:t>个号码相同</w:t>
        </w:r>
        <w:r>
          <w:rPr>
            <w:rFonts w:hint="eastAsia"/>
          </w:rPr>
          <w:t>；</w:t>
        </w:r>
      </w:ins>
    </w:p>
    <w:p w14:paraId="55625B1F" w14:textId="77777777" w:rsidR="004E12BF" w:rsidRDefault="004E12BF" w:rsidP="004E12BF">
      <w:pPr>
        <w:pStyle w:val="lv3GameRules"/>
        <w:numPr>
          <w:ilvl w:val="0"/>
          <w:numId w:val="0"/>
        </w:numPr>
        <w:spacing w:line="360" w:lineRule="auto"/>
        <w:ind w:left="709" w:rightChars="-567" w:right="-1191" w:firstLine="142"/>
        <w:rPr>
          <w:ins w:id="1336" w:author="user" w:date="2016-10-09T10:30:00Z"/>
        </w:rPr>
      </w:pPr>
      <w:ins w:id="1337" w:author="user" w:date="2016-10-09T10:30:00Z">
        <w:r>
          <w:rPr>
            <w:rFonts w:hint="eastAsia"/>
          </w:rPr>
          <w:t>任选</w:t>
        </w:r>
        <w:r>
          <w:t>三：</w:t>
        </w:r>
        <w:r w:rsidRPr="00F276D3">
          <w:rPr>
            <w:rFonts w:hint="eastAsia"/>
          </w:rPr>
          <w:t>从</w:t>
        </w:r>
        <w:r w:rsidRPr="00F276D3">
          <w:rPr>
            <w:rFonts w:hint="eastAsia"/>
          </w:rPr>
          <w:t>01-11</w:t>
        </w:r>
        <w:r w:rsidRPr="00F276D3">
          <w:rPr>
            <w:rFonts w:hint="eastAsia"/>
          </w:rPr>
          <w:t>中任选</w:t>
        </w:r>
        <w:r w:rsidRPr="00F276D3">
          <w:rPr>
            <w:rFonts w:hint="eastAsia"/>
          </w:rPr>
          <w:t>3</w:t>
        </w:r>
        <w:r w:rsidRPr="00F276D3">
          <w:rPr>
            <w:rFonts w:hint="eastAsia"/>
          </w:rPr>
          <w:t>个号码投注，所选号码与</w:t>
        </w:r>
        <w:r w:rsidRPr="00F276D3">
          <w:rPr>
            <w:rFonts w:hint="eastAsia"/>
          </w:rPr>
          <w:t>5</w:t>
        </w:r>
        <w:r w:rsidRPr="00F276D3">
          <w:rPr>
            <w:rFonts w:hint="eastAsia"/>
          </w:rPr>
          <w:t>个中奖号中任意</w:t>
        </w:r>
        <w:r w:rsidRPr="00F276D3">
          <w:rPr>
            <w:rFonts w:hint="eastAsia"/>
          </w:rPr>
          <w:t>3</w:t>
        </w:r>
        <w:r w:rsidRPr="00F276D3">
          <w:rPr>
            <w:rFonts w:hint="eastAsia"/>
          </w:rPr>
          <w:t>个号码相同</w:t>
        </w:r>
        <w:r>
          <w:rPr>
            <w:rFonts w:hint="eastAsia"/>
          </w:rPr>
          <w:t>；</w:t>
        </w:r>
      </w:ins>
    </w:p>
    <w:p w14:paraId="394E8E67" w14:textId="77777777" w:rsidR="004E12BF" w:rsidRDefault="004E12BF" w:rsidP="004E12BF">
      <w:pPr>
        <w:pStyle w:val="lv3GameRules"/>
        <w:numPr>
          <w:ilvl w:val="0"/>
          <w:numId w:val="0"/>
        </w:numPr>
        <w:spacing w:line="360" w:lineRule="auto"/>
        <w:ind w:left="425" w:rightChars="-500" w:right="-1050" w:firstLine="435"/>
        <w:rPr>
          <w:ins w:id="1338" w:author="user" w:date="2016-10-09T10:30:00Z"/>
        </w:rPr>
      </w:pPr>
      <w:ins w:id="1339" w:author="user" w:date="2016-10-09T10:30:00Z">
        <w:r>
          <w:rPr>
            <w:rFonts w:hint="eastAsia"/>
          </w:rPr>
          <w:t>任选</w:t>
        </w:r>
        <w:r>
          <w:t>四：</w:t>
        </w:r>
        <w:r w:rsidRPr="00F276D3">
          <w:rPr>
            <w:rFonts w:hint="eastAsia"/>
          </w:rPr>
          <w:t>从</w:t>
        </w:r>
        <w:r w:rsidRPr="00F276D3">
          <w:rPr>
            <w:rFonts w:hint="eastAsia"/>
          </w:rPr>
          <w:t>01-11</w:t>
        </w:r>
        <w:r w:rsidRPr="00F276D3">
          <w:rPr>
            <w:rFonts w:hint="eastAsia"/>
          </w:rPr>
          <w:t>中任选</w:t>
        </w:r>
        <w:r w:rsidRPr="00F276D3">
          <w:rPr>
            <w:rFonts w:hint="eastAsia"/>
          </w:rPr>
          <w:t>4</w:t>
        </w:r>
        <w:r w:rsidRPr="00F276D3">
          <w:rPr>
            <w:rFonts w:hint="eastAsia"/>
          </w:rPr>
          <w:t>个号码投注，所选号码与</w:t>
        </w:r>
        <w:r w:rsidRPr="00F276D3">
          <w:rPr>
            <w:rFonts w:hint="eastAsia"/>
          </w:rPr>
          <w:t>5</w:t>
        </w:r>
        <w:r w:rsidRPr="00F276D3">
          <w:rPr>
            <w:rFonts w:hint="eastAsia"/>
          </w:rPr>
          <w:t>个中奖号中任意</w:t>
        </w:r>
        <w:r w:rsidRPr="00F276D3">
          <w:rPr>
            <w:rFonts w:hint="eastAsia"/>
          </w:rPr>
          <w:t>4</w:t>
        </w:r>
        <w:r w:rsidRPr="00F276D3">
          <w:rPr>
            <w:rFonts w:hint="eastAsia"/>
          </w:rPr>
          <w:t>个号码相同</w:t>
        </w:r>
        <w:r>
          <w:rPr>
            <w:rFonts w:hint="eastAsia"/>
          </w:rPr>
          <w:t>；</w:t>
        </w:r>
      </w:ins>
    </w:p>
    <w:p w14:paraId="15B9CC9A" w14:textId="77777777" w:rsidR="004E12BF" w:rsidRDefault="004E12BF" w:rsidP="004E12BF">
      <w:pPr>
        <w:pStyle w:val="lv3GameRules"/>
        <w:numPr>
          <w:ilvl w:val="0"/>
          <w:numId w:val="0"/>
        </w:numPr>
        <w:spacing w:line="360" w:lineRule="auto"/>
        <w:ind w:left="425" w:firstLine="435"/>
        <w:rPr>
          <w:ins w:id="1340" w:author="user" w:date="2016-10-09T10:30:00Z"/>
        </w:rPr>
      </w:pPr>
      <w:ins w:id="1341" w:author="user" w:date="2016-10-09T10:30:00Z">
        <w:r>
          <w:rPr>
            <w:rFonts w:hint="eastAsia"/>
          </w:rPr>
          <w:t>任选</w:t>
        </w:r>
        <w:r>
          <w:t>五：</w:t>
        </w:r>
        <w:r w:rsidRPr="00F276D3">
          <w:rPr>
            <w:rFonts w:hint="eastAsia"/>
          </w:rPr>
          <w:t>从</w:t>
        </w:r>
        <w:r w:rsidRPr="00F276D3">
          <w:rPr>
            <w:rFonts w:hint="eastAsia"/>
          </w:rPr>
          <w:t>01-11</w:t>
        </w:r>
        <w:r w:rsidRPr="00F276D3">
          <w:rPr>
            <w:rFonts w:hint="eastAsia"/>
          </w:rPr>
          <w:t>中任选</w:t>
        </w:r>
        <w:r w:rsidRPr="00F276D3">
          <w:rPr>
            <w:rFonts w:hint="eastAsia"/>
          </w:rPr>
          <w:t>5</w:t>
        </w:r>
        <w:r w:rsidRPr="00F276D3">
          <w:rPr>
            <w:rFonts w:hint="eastAsia"/>
          </w:rPr>
          <w:t>个号码投注，选中全部</w:t>
        </w:r>
        <w:r w:rsidRPr="00F276D3">
          <w:rPr>
            <w:rFonts w:hint="eastAsia"/>
          </w:rPr>
          <w:t>5</w:t>
        </w:r>
        <w:r w:rsidRPr="00F276D3">
          <w:rPr>
            <w:rFonts w:hint="eastAsia"/>
          </w:rPr>
          <w:t>个中奖号</w:t>
        </w:r>
        <w:r>
          <w:rPr>
            <w:rFonts w:hint="eastAsia"/>
          </w:rPr>
          <w:t>；</w:t>
        </w:r>
      </w:ins>
    </w:p>
    <w:p w14:paraId="13EAF8DB" w14:textId="77777777" w:rsidR="004E12BF" w:rsidRDefault="004E12BF" w:rsidP="004E12BF">
      <w:pPr>
        <w:pStyle w:val="lv3GameRules"/>
        <w:numPr>
          <w:ilvl w:val="0"/>
          <w:numId w:val="0"/>
        </w:numPr>
        <w:spacing w:line="360" w:lineRule="auto"/>
        <w:ind w:left="425" w:firstLine="435"/>
        <w:rPr>
          <w:ins w:id="1342" w:author="user" w:date="2016-10-09T10:30:00Z"/>
        </w:rPr>
      </w:pPr>
      <w:ins w:id="1343" w:author="user" w:date="2016-10-09T10:30:00Z">
        <w:r>
          <w:rPr>
            <w:rFonts w:hint="eastAsia"/>
          </w:rPr>
          <w:t>任选六</w:t>
        </w:r>
        <w:r>
          <w:t>：</w:t>
        </w:r>
        <w:r w:rsidRPr="00F276D3">
          <w:rPr>
            <w:rFonts w:hint="eastAsia"/>
          </w:rPr>
          <w:t>从</w:t>
        </w:r>
        <w:r w:rsidRPr="00F276D3">
          <w:rPr>
            <w:rFonts w:hint="eastAsia"/>
          </w:rPr>
          <w:t>01-11</w:t>
        </w:r>
        <w:r w:rsidRPr="00F276D3">
          <w:rPr>
            <w:rFonts w:hint="eastAsia"/>
          </w:rPr>
          <w:t>中任选</w:t>
        </w:r>
        <w:r w:rsidRPr="00F276D3">
          <w:rPr>
            <w:rFonts w:hint="eastAsia"/>
          </w:rPr>
          <w:t>6</w:t>
        </w:r>
        <w:r w:rsidRPr="00F276D3">
          <w:rPr>
            <w:rFonts w:hint="eastAsia"/>
          </w:rPr>
          <w:t>个号码投注，含有全部</w:t>
        </w:r>
        <w:r w:rsidRPr="00F276D3">
          <w:rPr>
            <w:rFonts w:hint="eastAsia"/>
          </w:rPr>
          <w:t>5</w:t>
        </w:r>
        <w:r w:rsidRPr="00F276D3">
          <w:rPr>
            <w:rFonts w:hint="eastAsia"/>
          </w:rPr>
          <w:t>个中奖号</w:t>
        </w:r>
        <w:r>
          <w:t xml:space="preserve"> </w:t>
        </w:r>
        <w:r>
          <w:rPr>
            <w:rFonts w:hint="eastAsia"/>
          </w:rPr>
          <w:t>；</w:t>
        </w:r>
      </w:ins>
    </w:p>
    <w:p w14:paraId="385992EB" w14:textId="77777777" w:rsidR="004E12BF" w:rsidRDefault="004E12BF" w:rsidP="004E12BF">
      <w:pPr>
        <w:pStyle w:val="lv3GameRules"/>
        <w:numPr>
          <w:ilvl w:val="0"/>
          <w:numId w:val="0"/>
        </w:numPr>
        <w:spacing w:line="360" w:lineRule="auto"/>
        <w:ind w:left="425" w:firstLine="435"/>
        <w:rPr>
          <w:ins w:id="1344" w:author="user" w:date="2016-10-09T10:30:00Z"/>
        </w:rPr>
      </w:pPr>
      <w:ins w:id="1345" w:author="user" w:date="2016-10-09T10:30:00Z">
        <w:r>
          <w:rPr>
            <w:rFonts w:hint="eastAsia"/>
          </w:rPr>
          <w:t>任选七</w:t>
        </w:r>
        <w:r>
          <w:t>：</w:t>
        </w:r>
        <w:r w:rsidRPr="00F276D3">
          <w:rPr>
            <w:rFonts w:hint="eastAsia"/>
          </w:rPr>
          <w:t>从</w:t>
        </w:r>
        <w:r w:rsidRPr="00F276D3">
          <w:rPr>
            <w:rFonts w:hint="eastAsia"/>
          </w:rPr>
          <w:t>01-11</w:t>
        </w:r>
        <w:r w:rsidRPr="00F276D3">
          <w:rPr>
            <w:rFonts w:hint="eastAsia"/>
          </w:rPr>
          <w:t>中任选</w:t>
        </w:r>
        <w:r w:rsidRPr="00F276D3">
          <w:rPr>
            <w:rFonts w:hint="eastAsia"/>
          </w:rPr>
          <w:t>7</w:t>
        </w:r>
        <w:r w:rsidRPr="00F276D3">
          <w:rPr>
            <w:rFonts w:hint="eastAsia"/>
          </w:rPr>
          <w:t>个号码投注，含有全部</w:t>
        </w:r>
        <w:r w:rsidRPr="00F276D3">
          <w:rPr>
            <w:rFonts w:hint="eastAsia"/>
          </w:rPr>
          <w:t>5</w:t>
        </w:r>
        <w:r w:rsidRPr="00F276D3">
          <w:rPr>
            <w:rFonts w:hint="eastAsia"/>
          </w:rPr>
          <w:t>个中奖号</w:t>
        </w:r>
        <w:r>
          <w:rPr>
            <w:rFonts w:hint="eastAsia"/>
          </w:rPr>
          <w:t>；</w:t>
        </w:r>
      </w:ins>
    </w:p>
    <w:p w14:paraId="5F662566" w14:textId="77777777" w:rsidR="004E12BF" w:rsidRDefault="004E12BF" w:rsidP="004E12BF">
      <w:pPr>
        <w:pStyle w:val="lv3GameRules"/>
        <w:numPr>
          <w:ilvl w:val="0"/>
          <w:numId w:val="0"/>
        </w:numPr>
        <w:spacing w:line="360" w:lineRule="auto"/>
        <w:ind w:left="425" w:firstLine="435"/>
        <w:rPr>
          <w:ins w:id="1346" w:author="user" w:date="2016-10-09T10:30:00Z"/>
        </w:rPr>
      </w:pPr>
      <w:ins w:id="1347" w:author="user" w:date="2016-10-09T10:30:00Z">
        <w:r>
          <w:rPr>
            <w:rFonts w:hint="eastAsia"/>
          </w:rPr>
          <w:t>任选八</w:t>
        </w:r>
        <w:r>
          <w:t>：</w:t>
        </w:r>
        <w:r w:rsidRPr="00F276D3">
          <w:rPr>
            <w:rFonts w:hint="eastAsia"/>
          </w:rPr>
          <w:t>从</w:t>
        </w:r>
        <w:r w:rsidRPr="00F276D3">
          <w:rPr>
            <w:rFonts w:hint="eastAsia"/>
          </w:rPr>
          <w:t>01-11</w:t>
        </w:r>
        <w:r w:rsidRPr="00F276D3">
          <w:rPr>
            <w:rFonts w:hint="eastAsia"/>
          </w:rPr>
          <w:t>中任选</w:t>
        </w:r>
        <w:r w:rsidRPr="00F276D3">
          <w:rPr>
            <w:rFonts w:hint="eastAsia"/>
          </w:rPr>
          <w:t>8</w:t>
        </w:r>
        <w:r w:rsidRPr="00F276D3">
          <w:rPr>
            <w:rFonts w:hint="eastAsia"/>
          </w:rPr>
          <w:t>个号码投注，含有全部</w:t>
        </w:r>
        <w:r w:rsidRPr="00F276D3">
          <w:rPr>
            <w:rFonts w:hint="eastAsia"/>
          </w:rPr>
          <w:t>5</w:t>
        </w:r>
        <w:r w:rsidRPr="00F276D3">
          <w:rPr>
            <w:rFonts w:hint="eastAsia"/>
          </w:rPr>
          <w:t>个中奖号</w:t>
        </w:r>
        <w:r>
          <w:rPr>
            <w:rFonts w:hint="eastAsia"/>
          </w:rPr>
          <w:t>；</w:t>
        </w:r>
      </w:ins>
    </w:p>
    <w:p w14:paraId="6CB5A6B3" w14:textId="77777777" w:rsidR="004E12BF" w:rsidRDefault="004E12BF" w:rsidP="004E12BF">
      <w:pPr>
        <w:pStyle w:val="lv3GameRules"/>
        <w:numPr>
          <w:ilvl w:val="0"/>
          <w:numId w:val="0"/>
        </w:numPr>
        <w:spacing w:line="360" w:lineRule="auto"/>
        <w:ind w:left="425"/>
        <w:rPr>
          <w:ins w:id="1348" w:author="user" w:date="2016-10-09T10:30:00Z"/>
        </w:rPr>
      </w:pPr>
      <w:ins w:id="1349" w:author="user" w:date="2016-10-09T10:30:00Z">
        <w:r>
          <w:rPr>
            <w:rFonts w:hint="eastAsia"/>
          </w:rPr>
          <w:t xml:space="preserve"> </w:t>
        </w:r>
        <w:r>
          <w:t xml:space="preserve">   </w:t>
        </w:r>
        <w:r>
          <w:rPr>
            <w:rFonts w:hint="eastAsia"/>
          </w:rPr>
          <w:t>前一</w:t>
        </w:r>
        <w:r>
          <w:t>：</w:t>
        </w:r>
        <w:r w:rsidRPr="005B74F8">
          <w:rPr>
            <w:rFonts w:hint="eastAsia"/>
          </w:rPr>
          <w:t>从</w:t>
        </w:r>
        <w:r w:rsidRPr="005B74F8">
          <w:rPr>
            <w:rFonts w:hint="eastAsia"/>
          </w:rPr>
          <w:t>01-11</w:t>
        </w:r>
        <w:r w:rsidRPr="005B74F8">
          <w:rPr>
            <w:rFonts w:hint="eastAsia"/>
          </w:rPr>
          <w:t>中任选</w:t>
        </w:r>
        <w:r w:rsidRPr="005B74F8">
          <w:rPr>
            <w:rFonts w:hint="eastAsia"/>
          </w:rPr>
          <w:t>1</w:t>
        </w:r>
        <w:r w:rsidRPr="005B74F8">
          <w:rPr>
            <w:rFonts w:hint="eastAsia"/>
          </w:rPr>
          <w:t>个号码投注，所选号码与开奖号码第一位号码相同</w:t>
        </w:r>
        <w:r>
          <w:rPr>
            <w:rFonts w:hint="eastAsia"/>
          </w:rPr>
          <w:t>；</w:t>
        </w:r>
      </w:ins>
    </w:p>
    <w:p w14:paraId="0FC90968" w14:textId="77777777" w:rsidR="004E12BF" w:rsidRDefault="004E12BF" w:rsidP="004E12BF">
      <w:pPr>
        <w:pStyle w:val="lv3GameRules"/>
        <w:numPr>
          <w:ilvl w:val="0"/>
          <w:numId w:val="0"/>
        </w:numPr>
        <w:spacing w:line="360" w:lineRule="auto"/>
        <w:ind w:left="425" w:firstLine="435"/>
        <w:rPr>
          <w:ins w:id="1350" w:author="user" w:date="2016-10-09T10:30:00Z"/>
        </w:rPr>
      </w:pPr>
      <w:ins w:id="1351" w:author="user" w:date="2016-10-09T10:30:00Z">
        <w:r>
          <w:rPr>
            <w:rFonts w:hint="eastAsia"/>
          </w:rPr>
          <w:t>前</w:t>
        </w:r>
        <w:r>
          <w:t>二</w:t>
        </w:r>
        <w:r>
          <w:rPr>
            <w:rFonts w:hint="eastAsia"/>
          </w:rPr>
          <w:t>直选</w:t>
        </w:r>
        <w:r>
          <w:t>：</w:t>
        </w:r>
        <w:r w:rsidRPr="0064469C">
          <w:rPr>
            <w:rFonts w:hint="eastAsia"/>
          </w:rPr>
          <w:t>从</w:t>
        </w:r>
        <w:r w:rsidRPr="0064469C">
          <w:rPr>
            <w:rFonts w:hint="eastAsia"/>
          </w:rPr>
          <w:t>01-11</w:t>
        </w:r>
        <w:r w:rsidRPr="0064469C">
          <w:rPr>
            <w:rFonts w:hint="eastAsia"/>
          </w:rPr>
          <w:t>中任选</w:t>
        </w:r>
        <w:r w:rsidRPr="0064469C">
          <w:rPr>
            <w:rFonts w:hint="eastAsia"/>
          </w:rPr>
          <w:t>2</w:t>
        </w:r>
        <w:r w:rsidRPr="0064469C">
          <w:rPr>
            <w:rFonts w:hint="eastAsia"/>
          </w:rPr>
          <w:t>个号码投注，所选号码与开奖号码前两位号码按位相同（排序）</w:t>
        </w:r>
        <w:r>
          <w:rPr>
            <w:rFonts w:hint="eastAsia"/>
          </w:rPr>
          <w:t>；</w:t>
        </w:r>
      </w:ins>
    </w:p>
    <w:p w14:paraId="2E7A8F4F" w14:textId="77777777" w:rsidR="004E12BF" w:rsidRPr="00543AAD" w:rsidRDefault="004E12BF" w:rsidP="004E12BF">
      <w:pPr>
        <w:pStyle w:val="lv3GameRules"/>
        <w:numPr>
          <w:ilvl w:val="0"/>
          <w:numId w:val="0"/>
        </w:numPr>
        <w:spacing w:line="360" w:lineRule="auto"/>
        <w:ind w:left="425" w:firstLine="435"/>
        <w:rPr>
          <w:ins w:id="1352" w:author="user" w:date="2016-10-09T10:30:00Z"/>
        </w:rPr>
      </w:pPr>
      <w:ins w:id="1353" w:author="user" w:date="2016-10-09T10:30:00Z">
        <w:r>
          <w:t>前三</w:t>
        </w:r>
        <w:r>
          <w:rPr>
            <w:rFonts w:hint="eastAsia"/>
          </w:rPr>
          <w:t>直选</w:t>
        </w:r>
        <w:r>
          <w:t>：</w:t>
        </w:r>
        <w:r w:rsidRPr="0064469C">
          <w:rPr>
            <w:rFonts w:hint="eastAsia"/>
          </w:rPr>
          <w:t>从</w:t>
        </w:r>
        <w:r w:rsidRPr="0064469C">
          <w:rPr>
            <w:rFonts w:hint="eastAsia"/>
          </w:rPr>
          <w:t>01-11</w:t>
        </w:r>
        <w:r w:rsidRPr="0064469C">
          <w:rPr>
            <w:rFonts w:hint="eastAsia"/>
          </w:rPr>
          <w:t>中任选</w:t>
        </w:r>
        <w:r w:rsidRPr="0064469C">
          <w:rPr>
            <w:rFonts w:hint="eastAsia"/>
          </w:rPr>
          <w:t>3</w:t>
        </w:r>
        <w:r w:rsidRPr="0064469C">
          <w:rPr>
            <w:rFonts w:hint="eastAsia"/>
          </w:rPr>
          <w:t>个号码投注，所选号码与开奖号码前三位号码按位相同（排序）</w:t>
        </w:r>
        <w:r>
          <w:rPr>
            <w:rFonts w:hint="eastAsia"/>
          </w:rPr>
          <w:t>；</w:t>
        </w:r>
      </w:ins>
    </w:p>
    <w:p w14:paraId="2ED889D7" w14:textId="77777777" w:rsidR="004E12BF" w:rsidRDefault="004E12BF" w:rsidP="004E12BF">
      <w:pPr>
        <w:pStyle w:val="lv3GameRules"/>
        <w:numPr>
          <w:ilvl w:val="0"/>
          <w:numId w:val="0"/>
        </w:numPr>
        <w:spacing w:line="360" w:lineRule="auto"/>
        <w:ind w:left="425" w:firstLine="480"/>
        <w:rPr>
          <w:ins w:id="1354" w:author="user" w:date="2016-10-09T10:30:00Z"/>
        </w:rPr>
      </w:pPr>
      <w:ins w:id="1355" w:author="user" w:date="2016-10-09T10:30:00Z">
        <w:r>
          <w:rPr>
            <w:rFonts w:hint="eastAsia"/>
          </w:rPr>
          <w:t>前二</w:t>
        </w:r>
        <w:r>
          <w:t>组选：</w:t>
        </w:r>
        <w:r w:rsidRPr="0064469C">
          <w:rPr>
            <w:rFonts w:hint="eastAsia"/>
          </w:rPr>
          <w:t>从</w:t>
        </w:r>
        <w:r w:rsidRPr="0064469C">
          <w:rPr>
            <w:rFonts w:hint="eastAsia"/>
          </w:rPr>
          <w:t>01-11</w:t>
        </w:r>
        <w:r w:rsidRPr="0064469C">
          <w:rPr>
            <w:rFonts w:hint="eastAsia"/>
          </w:rPr>
          <w:t>中任选</w:t>
        </w:r>
        <w:r w:rsidRPr="0064469C">
          <w:rPr>
            <w:rFonts w:hint="eastAsia"/>
          </w:rPr>
          <w:t>2</w:t>
        </w:r>
        <w:r w:rsidRPr="0064469C">
          <w:rPr>
            <w:rFonts w:hint="eastAsia"/>
          </w:rPr>
          <w:t>个号码投注，所选号码与开奖号码前两位号码相同（不排序）</w:t>
        </w:r>
        <w:r>
          <w:rPr>
            <w:rFonts w:hint="eastAsia"/>
          </w:rPr>
          <w:t>；</w:t>
        </w:r>
      </w:ins>
    </w:p>
    <w:p w14:paraId="442CC32A" w14:textId="77777777" w:rsidR="004E12BF" w:rsidRDefault="004E12BF" w:rsidP="004E12BF">
      <w:pPr>
        <w:pStyle w:val="lv3GameRules"/>
        <w:numPr>
          <w:ilvl w:val="0"/>
          <w:numId w:val="0"/>
        </w:numPr>
        <w:spacing w:line="360" w:lineRule="auto"/>
        <w:ind w:left="425" w:firstLine="480"/>
        <w:rPr>
          <w:ins w:id="1356" w:author="user" w:date="2016-10-09T10:30:00Z"/>
        </w:rPr>
      </w:pPr>
      <w:ins w:id="1357" w:author="user" w:date="2016-10-09T10:30:00Z">
        <w:r>
          <w:rPr>
            <w:rFonts w:hint="eastAsia"/>
          </w:rPr>
          <w:t>前</w:t>
        </w:r>
        <w:r>
          <w:t>三组选：</w:t>
        </w:r>
        <w:r w:rsidRPr="0064469C">
          <w:rPr>
            <w:rFonts w:hint="eastAsia"/>
          </w:rPr>
          <w:t>从</w:t>
        </w:r>
        <w:r w:rsidRPr="0064469C">
          <w:rPr>
            <w:rFonts w:hint="eastAsia"/>
          </w:rPr>
          <w:t>01-11</w:t>
        </w:r>
        <w:r w:rsidRPr="0064469C">
          <w:rPr>
            <w:rFonts w:hint="eastAsia"/>
          </w:rPr>
          <w:t>中任选</w:t>
        </w:r>
        <w:r w:rsidRPr="0064469C">
          <w:rPr>
            <w:rFonts w:hint="eastAsia"/>
          </w:rPr>
          <w:t>3</w:t>
        </w:r>
        <w:r w:rsidRPr="0064469C">
          <w:rPr>
            <w:rFonts w:hint="eastAsia"/>
          </w:rPr>
          <w:t>个号码投注，所选号码与开奖号码前三位号码相同（不排序</w:t>
        </w:r>
        <w:r>
          <w:rPr>
            <w:rFonts w:hint="eastAsia"/>
          </w:rPr>
          <w:t>）；</w:t>
        </w:r>
      </w:ins>
    </w:p>
    <w:p w14:paraId="0447F5BB" w14:textId="77777777" w:rsidR="004E12BF" w:rsidRDefault="004E12BF" w:rsidP="004E12BF">
      <w:pPr>
        <w:pStyle w:val="lv2GameRules"/>
        <w:rPr>
          <w:ins w:id="1358" w:author="user" w:date="2016-10-09T10:30:00Z"/>
        </w:rPr>
      </w:pPr>
      <w:ins w:id="1359" w:author="user" w:date="2016-10-09T10:30:00Z">
        <w:r>
          <w:rPr>
            <w:rFonts w:hint="eastAsia"/>
          </w:rPr>
          <w:t>设</w:t>
        </w:r>
        <w:r>
          <w:rPr>
            <w:rFonts w:hint="eastAsia"/>
          </w:rPr>
          <w:t xml:space="preserve">  </w:t>
        </w:r>
        <w:r>
          <w:rPr>
            <w:rFonts w:hint="eastAsia"/>
          </w:rPr>
          <w:t>奖</w:t>
        </w:r>
      </w:ins>
    </w:p>
    <w:p w14:paraId="57AAC7BF" w14:textId="77777777" w:rsidR="004E12BF" w:rsidRPr="00E03B66" w:rsidRDefault="004E12BF" w:rsidP="004E12BF">
      <w:pPr>
        <w:pStyle w:val="TxtEngGameRules"/>
        <w:jc w:val="center"/>
        <w:rPr>
          <w:ins w:id="1360" w:author="user" w:date="2016-10-09T10:30:00Z"/>
          <w:b/>
        </w:rPr>
      </w:pPr>
      <w:ins w:id="1361" w:author="user" w:date="2016-10-09T10:30:00Z">
        <w:r>
          <w:rPr>
            <w:rFonts w:hint="eastAsia"/>
            <w:b/>
          </w:rPr>
          <w:t>Chapter 3</w:t>
        </w:r>
        <w:r>
          <w:rPr>
            <w:rFonts w:hint="eastAsia"/>
            <w:b/>
          </w:rPr>
          <w:tab/>
        </w:r>
        <w:r w:rsidRPr="00E03B66">
          <w:rPr>
            <w:rFonts w:hint="eastAsia"/>
            <w:b/>
          </w:rPr>
          <w:t>Prize Setting</w:t>
        </w:r>
      </w:ins>
    </w:p>
    <w:p w14:paraId="4DBDC8CC" w14:textId="77777777" w:rsidR="004E12BF" w:rsidRPr="00D81982" w:rsidRDefault="004E12BF" w:rsidP="004E12BF">
      <w:pPr>
        <w:pStyle w:val="TxtEngGameRules"/>
        <w:rPr>
          <w:ins w:id="1362" w:author="user" w:date="2016-10-09T10:30:00Z"/>
        </w:rPr>
      </w:pPr>
    </w:p>
    <w:p w14:paraId="04CD0EDB" w14:textId="77777777" w:rsidR="004E12BF" w:rsidRPr="005C6C86" w:rsidRDefault="004E12BF" w:rsidP="004E12BF">
      <w:pPr>
        <w:pStyle w:val="a9"/>
        <w:ind w:left="420"/>
        <w:rPr>
          <w:ins w:id="1363" w:author="user" w:date="2016-10-09T10:30:00Z"/>
          <w:vanish/>
        </w:rPr>
      </w:pPr>
    </w:p>
    <w:p w14:paraId="49BFABBE" w14:textId="77777777" w:rsidR="004E12BF" w:rsidRPr="006A7011" w:rsidRDefault="004E12BF" w:rsidP="004E12BF">
      <w:pPr>
        <w:pStyle w:val="lv3GameRules"/>
        <w:ind w:left="1135"/>
        <w:rPr>
          <w:ins w:id="1364" w:author="user" w:date="2016-10-09T10:30:00Z"/>
        </w:rPr>
      </w:pPr>
      <w:ins w:id="1365" w:author="user" w:date="2016-10-09T10:30:00Z">
        <w:r>
          <w:t>11</w:t>
        </w:r>
        <w:r>
          <w:rPr>
            <w:rFonts w:hint="eastAsia"/>
          </w:rPr>
          <w:t>选</w:t>
        </w:r>
        <w:r>
          <w:rPr>
            <w:rFonts w:hint="eastAsia"/>
          </w:rPr>
          <w:t>5</w:t>
        </w:r>
        <w:r>
          <w:rPr>
            <w:rFonts w:hint="eastAsia"/>
          </w:rPr>
          <w:t>游</w:t>
        </w:r>
        <w:r w:rsidRPr="006A7011">
          <w:rPr>
            <w:rFonts w:hint="eastAsia"/>
          </w:rPr>
          <w:t>戏按不同单式投注方式设奖，均为固定奖。奖金规定如下：</w:t>
        </w:r>
      </w:ins>
    </w:p>
    <w:tbl>
      <w:tblPr>
        <w:tblW w:w="5235" w:type="dxa"/>
        <w:jc w:val="center"/>
        <w:tblCellMar>
          <w:left w:w="0" w:type="dxa"/>
          <w:right w:w="0" w:type="dxa"/>
        </w:tblCellMar>
        <w:tblLook w:val="0600" w:firstRow="0" w:lastRow="0" w:firstColumn="0" w:lastColumn="0" w:noHBand="1" w:noVBand="1"/>
      </w:tblPr>
      <w:tblGrid>
        <w:gridCol w:w="2542"/>
        <w:gridCol w:w="2693"/>
      </w:tblGrid>
      <w:tr w:rsidR="004E12BF" w:rsidRPr="00796674" w14:paraId="0BEF27FF" w14:textId="77777777" w:rsidTr="002604AB">
        <w:trPr>
          <w:trHeight w:val="711"/>
          <w:jc w:val="center"/>
          <w:ins w:id="1366" w:author="user" w:date="2016-10-09T10:30:00Z"/>
        </w:trPr>
        <w:tc>
          <w:tcPr>
            <w:tcW w:w="2542" w:type="dxa"/>
            <w:tcBorders>
              <w:top w:val="single" w:sz="8" w:space="0" w:color="000000"/>
              <w:left w:val="single" w:sz="8" w:space="0" w:color="000000"/>
              <w:bottom w:val="single" w:sz="8" w:space="0" w:color="000000"/>
              <w:right w:val="single" w:sz="4" w:space="0" w:color="auto"/>
            </w:tcBorders>
            <w:shd w:val="clear" w:color="auto" w:fill="0082B3"/>
            <w:tcMar>
              <w:top w:w="15" w:type="dxa"/>
              <w:left w:w="15" w:type="dxa"/>
              <w:bottom w:w="0" w:type="dxa"/>
              <w:right w:w="15" w:type="dxa"/>
            </w:tcMar>
            <w:vAlign w:val="center"/>
            <w:hideMark/>
          </w:tcPr>
          <w:p w14:paraId="592C7D1A" w14:textId="77777777" w:rsidR="004E12BF" w:rsidRPr="00796674" w:rsidRDefault="004E12BF" w:rsidP="002604AB">
            <w:pPr>
              <w:pStyle w:val="af0"/>
              <w:ind w:left="840"/>
              <w:rPr>
                <w:ins w:id="1367" w:author="user" w:date="2016-10-09T10:30:00Z"/>
              </w:rPr>
            </w:pPr>
            <w:ins w:id="1368" w:author="user" w:date="2016-10-09T10:30:00Z">
              <w:r w:rsidRPr="00796674">
                <w:rPr>
                  <w:rFonts w:hint="eastAsia"/>
                </w:rPr>
                <w:t>玩法</w:t>
              </w:r>
            </w:ins>
          </w:p>
        </w:tc>
        <w:tc>
          <w:tcPr>
            <w:tcW w:w="2693" w:type="dxa"/>
            <w:tcBorders>
              <w:top w:val="single" w:sz="4" w:space="0" w:color="auto"/>
              <w:left w:val="single" w:sz="4" w:space="0" w:color="auto"/>
              <w:bottom w:val="single" w:sz="4" w:space="0" w:color="auto"/>
              <w:right w:val="single" w:sz="4" w:space="0" w:color="auto"/>
            </w:tcBorders>
            <w:vAlign w:val="center"/>
          </w:tcPr>
          <w:p w14:paraId="1AC82990" w14:textId="77777777" w:rsidR="004E12BF" w:rsidRPr="00796674" w:rsidRDefault="004E12BF" w:rsidP="002604AB">
            <w:pPr>
              <w:widowControl/>
              <w:jc w:val="center"/>
              <w:rPr>
                <w:ins w:id="1369" w:author="user" w:date="2016-10-09T10:30:00Z"/>
                <w:rFonts w:asciiTheme="minorEastAsia" w:eastAsiaTheme="minorEastAsia" w:hAnsiTheme="minorEastAsia" w:cs="Courier New"/>
                <w:sz w:val="20"/>
                <w:szCs w:val="20"/>
              </w:rPr>
            </w:pPr>
            <w:ins w:id="1370" w:author="user" w:date="2016-10-09T10:30:00Z">
              <w:r w:rsidRPr="00796674">
                <w:rPr>
                  <w:rFonts w:asciiTheme="minorEastAsia" w:eastAsiaTheme="minorEastAsia" w:hAnsiTheme="minorEastAsia" w:cs="Arial" w:hint="eastAsia"/>
                  <w:color w:val="4F81BD" w:themeColor="accent1"/>
                  <w:kern w:val="24"/>
                  <w:sz w:val="20"/>
                  <w:szCs w:val="20"/>
                </w:rPr>
                <w:t>实际中奖金额</w:t>
              </w:r>
              <w:r w:rsidRPr="00796674">
                <w:rPr>
                  <w:rFonts w:asciiTheme="minorEastAsia" w:eastAsiaTheme="minorEastAsia" w:hAnsiTheme="minorEastAsia" w:cs="Arial" w:hint="eastAsia"/>
                  <w:color w:val="4F81BD" w:themeColor="accent1"/>
                  <w:kern w:val="24"/>
                  <w:sz w:val="20"/>
                  <w:szCs w:val="20"/>
                </w:rPr>
                <w:br/>
                <w:t>（美金）</w:t>
              </w:r>
            </w:ins>
          </w:p>
        </w:tc>
      </w:tr>
      <w:tr w:rsidR="004E12BF" w:rsidRPr="00796674" w14:paraId="7C40DEA4" w14:textId="77777777" w:rsidTr="002604AB">
        <w:trPr>
          <w:trHeight w:val="276"/>
          <w:jc w:val="center"/>
          <w:ins w:id="1371" w:author="user" w:date="2016-10-09T10:30:00Z"/>
        </w:trPr>
        <w:tc>
          <w:tcPr>
            <w:tcW w:w="2542" w:type="dxa"/>
            <w:tcBorders>
              <w:top w:val="single" w:sz="8" w:space="0" w:color="000000"/>
              <w:left w:val="single" w:sz="8" w:space="0" w:color="000000"/>
              <w:bottom w:val="single" w:sz="8" w:space="0" w:color="000000"/>
              <w:right w:val="single" w:sz="4" w:space="0" w:color="auto"/>
            </w:tcBorders>
            <w:shd w:val="clear" w:color="auto" w:fill="0082B3"/>
            <w:tcMar>
              <w:top w:w="15" w:type="dxa"/>
              <w:left w:w="15" w:type="dxa"/>
              <w:bottom w:w="0" w:type="dxa"/>
              <w:right w:w="15" w:type="dxa"/>
            </w:tcMar>
            <w:vAlign w:val="center"/>
            <w:hideMark/>
          </w:tcPr>
          <w:p w14:paraId="70DE1B54" w14:textId="77777777" w:rsidR="004E12BF" w:rsidRPr="00796674" w:rsidRDefault="004E12BF" w:rsidP="002604AB">
            <w:pPr>
              <w:pStyle w:val="af0"/>
              <w:ind w:left="840"/>
              <w:rPr>
                <w:ins w:id="1372" w:author="user" w:date="2016-10-09T10:30:00Z"/>
                <w:rFonts w:asciiTheme="minorEastAsia" w:eastAsiaTheme="minorEastAsia" w:hAnsiTheme="minorEastAsia"/>
              </w:rPr>
            </w:pPr>
            <w:ins w:id="1373" w:author="user" w:date="2016-10-09T10:30:00Z">
              <w:r w:rsidRPr="00796674">
                <w:rPr>
                  <w:rFonts w:asciiTheme="minorEastAsia" w:eastAsiaTheme="minorEastAsia" w:hAnsiTheme="minorEastAsia" w:hint="eastAsia"/>
                </w:rPr>
                <w:t>任选二</w:t>
              </w:r>
            </w:ins>
          </w:p>
        </w:tc>
        <w:tc>
          <w:tcPr>
            <w:tcW w:w="2693" w:type="dxa"/>
            <w:tcBorders>
              <w:top w:val="single" w:sz="4" w:space="0" w:color="auto"/>
              <w:left w:val="single" w:sz="4" w:space="0" w:color="auto"/>
              <w:bottom w:val="single" w:sz="4" w:space="0" w:color="auto"/>
              <w:right w:val="single" w:sz="4" w:space="0" w:color="auto"/>
            </w:tcBorders>
            <w:vAlign w:val="center"/>
          </w:tcPr>
          <w:p w14:paraId="13CB607A" w14:textId="77777777" w:rsidR="004E12BF" w:rsidRPr="00796674" w:rsidRDefault="004E12BF" w:rsidP="002604AB">
            <w:pPr>
              <w:widowControl/>
              <w:jc w:val="center"/>
              <w:rPr>
                <w:ins w:id="1374" w:author="user" w:date="2016-10-09T10:30:00Z"/>
                <w:rFonts w:ascii="宋体" w:hAnsi="Courier New" w:cs="Courier New"/>
                <w:szCs w:val="21"/>
              </w:rPr>
            </w:pPr>
            <w:ins w:id="1375" w:author="user" w:date="2016-10-09T10:30:00Z">
              <w:r>
                <w:rPr>
                  <w:rFonts w:ascii="Franklin Gothic Medium" w:eastAsia="微软雅黑" w:hAnsi="Franklin Gothic Medium" w:cs="Arial"/>
                  <w:color w:val="000000" w:themeColor="dark1"/>
                  <w:kern w:val="24"/>
                  <w:sz w:val="22"/>
                </w:rPr>
                <w:t>0.75</w:t>
              </w:r>
            </w:ins>
          </w:p>
        </w:tc>
      </w:tr>
      <w:tr w:rsidR="004E12BF" w:rsidRPr="00796674" w14:paraId="25A0CE4B" w14:textId="77777777" w:rsidTr="002604AB">
        <w:trPr>
          <w:trHeight w:val="378"/>
          <w:jc w:val="center"/>
          <w:ins w:id="1376" w:author="user" w:date="2016-10-09T10:30:00Z"/>
        </w:trPr>
        <w:tc>
          <w:tcPr>
            <w:tcW w:w="2542" w:type="dxa"/>
            <w:tcBorders>
              <w:top w:val="single" w:sz="8" w:space="0" w:color="000000"/>
              <w:left w:val="single" w:sz="8" w:space="0" w:color="000000"/>
              <w:bottom w:val="single" w:sz="8" w:space="0" w:color="000000"/>
              <w:right w:val="single" w:sz="4" w:space="0" w:color="auto"/>
            </w:tcBorders>
            <w:shd w:val="clear" w:color="auto" w:fill="0082B3"/>
            <w:tcMar>
              <w:top w:w="15" w:type="dxa"/>
              <w:left w:w="15" w:type="dxa"/>
              <w:bottom w:w="0" w:type="dxa"/>
              <w:right w:w="15" w:type="dxa"/>
            </w:tcMar>
            <w:vAlign w:val="center"/>
            <w:hideMark/>
          </w:tcPr>
          <w:p w14:paraId="5FAA2DDD" w14:textId="77777777" w:rsidR="004E12BF" w:rsidRPr="00796674" w:rsidRDefault="004E12BF" w:rsidP="002604AB">
            <w:pPr>
              <w:pStyle w:val="af0"/>
              <w:ind w:left="840"/>
              <w:rPr>
                <w:ins w:id="1377" w:author="user" w:date="2016-10-09T10:30:00Z"/>
                <w:rFonts w:asciiTheme="minorEastAsia" w:eastAsiaTheme="minorEastAsia" w:hAnsiTheme="minorEastAsia"/>
              </w:rPr>
            </w:pPr>
            <w:ins w:id="1378" w:author="user" w:date="2016-10-09T10:30:00Z">
              <w:r w:rsidRPr="00796674">
                <w:rPr>
                  <w:rFonts w:asciiTheme="minorEastAsia" w:eastAsiaTheme="minorEastAsia" w:hAnsiTheme="minorEastAsia" w:hint="eastAsia"/>
                </w:rPr>
                <w:t>任选三</w:t>
              </w:r>
            </w:ins>
          </w:p>
        </w:tc>
        <w:tc>
          <w:tcPr>
            <w:tcW w:w="2693" w:type="dxa"/>
            <w:tcBorders>
              <w:top w:val="single" w:sz="4" w:space="0" w:color="auto"/>
              <w:left w:val="single" w:sz="4" w:space="0" w:color="auto"/>
              <w:bottom w:val="single" w:sz="4" w:space="0" w:color="auto"/>
              <w:right w:val="single" w:sz="4" w:space="0" w:color="auto"/>
            </w:tcBorders>
            <w:vAlign w:val="center"/>
          </w:tcPr>
          <w:p w14:paraId="1EAE73E5" w14:textId="77777777" w:rsidR="004E12BF" w:rsidRPr="00796674" w:rsidRDefault="004E12BF" w:rsidP="002604AB">
            <w:pPr>
              <w:widowControl/>
              <w:jc w:val="center"/>
              <w:rPr>
                <w:ins w:id="1379" w:author="user" w:date="2016-10-09T10:30:00Z"/>
                <w:rFonts w:ascii="宋体" w:hAnsi="Courier New" w:cs="Courier New"/>
                <w:szCs w:val="21"/>
              </w:rPr>
            </w:pPr>
            <w:ins w:id="1380" w:author="user" w:date="2016-10-09T10:30:00Z">
              <w:r>
                <w:rPr>
                  <w:rFonts w:ascii="Franklin Gothic Medium" w:eastAsia="微软雅黑" w:hAnsi="Franklin Gothic Medium" w:cs="Arial"/>
                  <w:color w:val="000000" w:themeColor="dark1"/>
                  <w:kern w:val="24"/>
                  <w:sz w:val="22"/>
                </w:rPr>
                <w:t>2.5</w:t>
              </w:r>
            </w:ins>
          </w:p>
        </w:tc>
      </w:tr>
      <w:tr w:rsidR="004E12BF" w:rsidRPr="00796674" w14:paraId="06CEC50A" w14:textId="77777777" w:rsidTr="002604AB">
        <w:trPr>
          <w:trHeight w:val="378"/>
          <w:jc w:val="center"/>
          <w:ins w:id="1381" w:author="user" w:date="2016-10-09T10:30:00Z"/>
        </w:trPr>
        <w:tc>
          <w:tcPr>
            <w:tcW w:w="2542" w:type="dxa"/>
            <w:tcBorders>
              <w:top w:val="single" w:sz="8" w:space="0" w:color="000000"/>
              <w:left w:val="single" w:sz="8" w:space="0" w:color="000000"/>
              <w:bottom w:val="single" w:sz="8" w:space="0" w:color="000000"/>
              <w:right w:val="single" w:sz="4" w:space="0" w:color="auto"/>
            </w:tcBorders>
            <w:shd w:val="clear" w:color="auto" w:fill="0082B3"/>
            <w:tcMar>
              <w:top w:w="15" w:type="dxa"/>
              <w:left w:w="15" w:type="dxa"/>
              <w:bottom w:w="0" w:type="dxa"/>
              <w:right w:w="15" w:type="dxa"/>
            </w:tcMar>
            <w:vAlign w:val="center"/>
            <w:hideMark/>
          </w:tcPr>
          <w:p w14:paraId="2516CC45" w14:textId="77777777" w:rsidR="004E12BF" w:rsidRPr="00796674" w:rsidRDefault="004E12BF" w:rsidP="002604AB">
            <w:pPr>
              <w:pStyle w:val="af0"/>
              <w:ind w:left="840"/>
              <w:rPr>
                <w:ins w:id="1382" w:author="user" w:date="2016-10-09T10:30:00Z"/>
                <w:rFonts w:asciiTheme="minorEastAsia" w:eastAsiaTheme="minorEastAsia" w:hAnsiTheme="minorEastAsia"/>
              </w:rPr>
            </w:pPr>
            <w:proofErr w:type="gramStart"/>
            <w:ins w:id="1383" w:author="user" w:date="2016-10-09T10:30:00Z">
              <w:r w:rsidRPr="00796674">
                <w:rPr>
                  <w:rFonts w:asciiTheme="minorEastAsia" w:eastAsiaTheme="minorEastAsia" w:hAnsiTheme="minorEastAsia" w:hint="eastAsia"/>
                </w:rPr>
                <w:t>任选四</w:t>
              </w:r>
              <w:proofErr w:type="gramEnd"/>
            </w:ins>
          </w:p>
        </w:tc>
        <w:tc>
          <w:tcPr>
            <w:tcW w:w="2693" w:type="dxa"/>
            <w:tcBorders>
              <w:top w:val="single" w:sz="4" w:space="0" w:color="auto"/>
              <w:left w:val="single" w:sz="4" w:space="0" w:color="auto"/>
              <w:bottom w:val="single" w:sz="4" w:space="0" w:color="auto"/>
              <w:right w:val="single" w:sz="4" w:space="0" w:color="auto"/>
            </w:tcBorders>
            <w:vAlign w:val="center"/>
          </w:tcPr>
          <w:p w14:paraId="76A72F4E" w14:textId="77777777" w:rsidR="004E12BF" w:rsidRPr="00796674" w:rsidRDefault="004E12BF" w:rsidP="002604AB">
            <w:pPr>
              <w:widowControl/>
              <w:jc w:val="center"/>
              <w:rPr>
                <w:ins w:id="1384" w:author="user" w:date="2016-10-09T10:30:00Z"/>
                <w:rFonts w:ascii="宋体" w:hAnsi="Courier New" w:cs="Courier New"/>
                <w:szCs w:val="21"/>
              </w:rPr>
            </w:pPr>
            <w:ins w:id="1385" w:author="user" w:date="2016-10-09T10:30:00Z">
              <w:r>
                <w:rPr>
                  <w:rFonts w:ascii="Franklin Gothic Medium" w:eastAsia="微软雅黑" w:hAnsi="Franklin Gothic Medium" w:cs="Arial"/>
                  <w:color w:val="000000" w:themeColor="dark1"/>
                  <w:kern w:val="24"/>
                  <w:sz w:val="22"/>
                </w:rPr>
                <w:t>10</w:t>
              </w:r>
            </w:ins>
          </w:p>
        </w:tc>
      </w:tr>
      <w:tr w:rsidR="004E12BF" w:rsidRPr="00796674" w14:paraId="53F58B3E" w14:textId="77777777" w:rsidTr="002604AB">
        <w:trPr>
          <w:trHeight w:val="378"/>
          <w:jc w:val="center"/>
          <w:ins w:id="1386" w:author="user" w:date="2016-10-09T10:30:00Z"/>
        </w:trPr>
        <w:tc>
          <w:tcPr>
            <w:tcW w:w="2542" w:type="dxa"/>
            <w:tcBorders>
              <w:top w:val="single" w:sz="8" w:space="0" w:color="000000"/>
              <w:left w:val="single" w:sz="8" w:space="0" w:color="000000"/>
              <w:bottom w:val="single" w:sz="8" w:space="0" w:color="000000"/>
              <w:right w:val="single" w:sz="4" w:space="0" w:color="auto"/>
            </w:tcBorders>
            <w:shd w:val="clear" w:color="auto" w:fill="0082B3"/>
            <w:tcMar>
              <w:top w:w="15" w:type="dxa"/>
              <w:left w:w="15" w:type="dxa"/>
              <w:bottom w:w="0" w:type="dxa"/>
              <w:right w:w="15" w:type="dxa"/>
            </w:tcMar>
            <w:vAlign w:val="center"/>
            <w:hideMark/>
          </w:tcPr>
          <w:p w14:paraId="4569D44B" w14:textId="77777777" w:rsidR="004E12BF" w:rsidRPr="00796674" w:rsidRDefault="004E12BF" w:rsidP="002604AB">
            <w:pPr>
              <w:pStyle w:val="af0"/>
              <w:ind w:left="840"/>
              <w:rPr>
                <w:ins w:id="1387" w:author="user" w:date="2016-10-09T10:30:00Z"/>
                <w:rFonts w:asciiTheme="minorEastAsia" w:eastAsiaTheme="minorEastAsia" w:hAnsiTheme="minorEastAsia"/>
              </w:rPr>
            </w:pPr>
            <w:ins w:id="1388" w:author="user" w:date="2016-10-09T10:30:00Z">
              <w:r w:rsidRPr="00796674">
                <w:rPr>
                  <w:rFonts w:asciiTheme="minorEastAsia" w:eastAsiaTheme="minorEastAsia" w:hAnsiTheme="minorEastAsia" w:hint="eastAsia"/>
                </w:rPr>
                <w:t>任选五</w:t>
              </w:r>
            </w:ins>
          </w:p>
        </w:tc>
        <w:tc>
          <w:tcPr>
            <w:tcW w:w="2693" w:type="dxa"/>
            <w:tcBorders>
              <w:top w:val="single" w:sz="4" w:space="0" w:color="auto"/>
              <w:left w:val="single" w:sz="4" w:space="0" w:color="auto"/>
              <w:bottom w:val="single" w:sz="4" w:space="0" w:color="auto"/>
              <w:right w:val="single" w:sz="4" w:space="0" w:color="auto"/>
            </w:tcBorders>
            <w:vAlign w:val="center"/>
          </w:tcPr>
          <w:p w14:paraId="08021BEA" w14:textId="77777777" w:rsidR="004E12BF" w:rsidRPr="00796674" w:rsidRDefault="004E12BF" w:rsidP="002604AB">
            <w:pPr>
              <w:widowControl/>
              <w:jc w:val="center"/>
              <w:rPr>
                <w:ins w:id="1389" w:author="user" w:date="2016-10-09T10:30:00Z"/>
                <w:rFonts w:ascii="宋体" w:hAnsi="Courier New" w:cs="Courier New"/>
                <w:szCs w:val="21"/>
              </w:rPr>
            </w:pPr>
            <w:ins w:id="1390" w:author="user" w:date="2016-10-09T10:30:00Z">
              <w:r>
                <w:rPr>
                  <w:rFonts w:ascii="Franklin Gothic Medium" w:eastAsia="微软雅黑" w:hAnsi="Franklin Gothic Medium" w:cs="Arial"/>
                  <w:color w:val="000000" w:themeColor="dark1"/>
                  <w:kern w:val="24"/>
                  <w:sz w:val="22"/>
                </w:rPr>
                <w:t>68.75</w:t>
              </w:r>
            </w:ins>
          </w:p>
        </w:tc>
      </w:tr>
      <w:tr w:rsidR="004E12BF" w:rsidRPr="00796674" w14:paraId="499B86B8" w14:textId="77777777" w:rsidTr="002604AB">
        <w:trPr>
          <w:trHeight w:val="378"/>
          <w:jc w:val="center"/>
          <w:ins w:id="1391" w:author="user" w:date="2016-10-09T10:30:00Z"/>
        </w:trPr>
        <w:tc>
          <w:tcPr>
            <w:tcW w:w="2542" w:type="dxa"/>
            <w:tcBorders>
              <w:top w:val="single" w:sz="8" w:space="0" w:color="000000"/>
              <w:left w:val="single" w:sz="8" w:space="0" w:color="000000"/>
              <w:bottom w:val="single" w:sz="8" w:space="0" w:color="000000"/>
              <w:right w:val="single" w:sz="4" w:space="0" w:color="auto"/>
            </w:tcBorders>
            <w:shd w:val="clear" w:color="auto" w:fill="0082B3"/>
            <w:tcMar>
              <w:top w:w="15" w:type="dxa"/>
              <w:left w:w="15" w:type="dxa"/>
              <w:bottom w:w="0" w:type="dxa"/>
              <w:right w:w="15" w:type="dxa"/>
            </w:tcMar>
            <w:vAlign w:val="center"/>
            <w:hideMark/>
          </w:tcPr>
          <w:p w14:paraId="0DEB9BF3" w14:textId="77777777" w:rsidR="004E12BF" w:rsidRPr="00796674" w:rsidRDefault="004E12BF" w:rsidP="002604AB">
            <w:pPr>
              <w:pStyle w:val="af0"/>
              <w:ind w:left="840"/>
              <w:rPr>
                <w:ins w:id="1392" w:author="user" w:date="2016-10-09T10:30:00Z"/>
                <w:rFonts w:asciiTheme="minorEastAsia" w:eastAsiaTheme="minorEastAsia" w:hAnsiTheme="minorEastAsia"/>
              </w:rPr>
            </w:pPr>
            <w:ins w:id="1393" w:author="user" w:date="2016-10-09T10:30:00Z">
              <w:r w:rsidRPr="00796674">
                <w:rPr>
                  <w:rFonts w:asciiTheme="minorEastAsia" w:eastAsiaTheme="minorEastAsia" w:hAnsiTheme="minorEastAsia" w:hint="eastAsia"/>
                </w:rPr>
                <w:t>任选六</w:t>
              </w:r>
            </w:ins>
          </w:p>
        </w:tc>
        <w:tc>
          <w:tcPr>
            <w:tcW w:w="2693" w:type="dxa"/>
            <w:tcBorders>
              <w:top w:val="single" w:sz="4" w:space="0" w:color="auto"/>
              <w:left w:val="single" w:sz="4" w:space="0" w:color="auto"/>
              <w:bottom w:val="single" w:sz="4" w:space="0" w:color="auto"/>
              <w:right w:val="single" w:sz="4" w:space="0" w:color="auto"/>
            </w:tcBorders>
            <w:vAlign w:val="center"/>
          </w:tcPr>
          <w:p w14:paraId="22CA6543" w14:textId="77777777" w:rsidR="004E12BF" w:rsidRPr="00796674" w:rsidRDefault="004E12BF" w:rsidP="002604AB">
            <w:pPr>
              <w:widowControl/>
              <w:jc w:val="center"/>
              <w:rPr>
                <w:ins w:id="1394" w:author="user" w:date="2016-10-09T10:30:00Z"/>
                <w:rFonts w:ascii="宋体" w:hAnsi="Courier New" w:cs="Courier New"/>
                <w:szCs w:val="21"/>
              </w:rPr>
            </w:pPr>
            <w:ins w:id="1395" w:author="user" w:date="2016-10-09T10:30:00Z">
              <w:r>
                <w:rPr>
                  <w:rFonts w:ascii="Franklin Gothic Medium" w:eastAsia="微软雅黑" w:hAnsi="Franklin Gothic Medium" w:cs="Arial"/>
                  <w:color w:val="000000" w:themeColor="dark1"/>
                  <w:kern w:val="24"/>
                  <w:sz w:val="22"/>
                </w:rPr>
                <w:t>11.25</w:t>
              </w:r>
            </w:ins>
          </w:p>
        </w:tc>
      </w:tr>
      <w:tr w:rsidR="004E12BF" w:rsidRPr="00796674" w14:paraId="73249E5D" w14:textId="77777777" w:rsidTr="002604AB">
        <w:trPr>
          <w:trHeight w:val="378"/>
          <w:jc w:val="center"/>
          <w:ins w:id="1396" w:author="user" w:date="2016-10-09T10:30:00Z"/>
        </w:trPr>
        <w:tc>
          <w:tcPr>
            <w:tcW w:w="2542" w:type="dxa"/>
            <w:tcBorders>
              <w:top w:val="single" w:sz="8" w:space="0" w:color="000000"/>
              <w:left w:val="single" w:sz="8" w:space="0" w:color="000000"/>
              <w:bottom w:val="single" w:sz="8" w:space="0" w:color="000000"/>
              <w:right w:val="single" w:sz="4" w:space="0" w:color="auto"/>
            </w:tcBorders>
            <w:shd w:val="clear" w:color="auto" w:fill="0082B3"/>
            <w:tcMar>
              <w:top w:w="15" w:type="dxa"/>
              <w:left w:w="15" w:type="dxa"/>
              <w:bottom w:w="0" w:type="dxa"/>
              <w:right w:w="15" w:type="dxa"/>
            </w:tcMar>
            <w:vAlign w:val="center"/>
            <w:hideMark/>
          </w:tcPr>
          <w:p w14:paraId="6E8C1057" w14:textId="77777777" w:rsidR="004E12BF" w:rsidRPr="00796674" w:rsidRDefault="004E12BF" w:rsidP="002604AB">
            <w:pPr>
              <w:pStyle w:val="af0"/>
              <w:ind w:left="840"/>
              <w:rPr>
                <w:ins w:id="1397" w:author="user" w:date="2016-10-09T10:30:00Z"/>
                <w:rFonts w:asciiTheme="minorEastAsia" w:eastAsiaTheme="minorEastAsia" w:hAnsiTheme="minorEastAsia"/>
              </w:rPr>
            </w:pPr>
            <w:ins w:id="1398" w:author="user" w:date="2016-10-09T10:30:00Z">
              <w:r w:rsidRPr="00796674">
                <w:rPr>
                  <w:rFonts w:asciiTheme="minorEastAsia" w:eastAsiaTheme="minorEastAsia" w:hAnsiTheme="minorEastAsia" w:hint="eastAsia"/>
                </w:rPr>
                <w:t>任选七</w:t>
              </w:r>
            </w:ins>
          </w:p>
        </w:tc>
        <w:tc>
          <w:tcPr>
            <w:tcW w:w="2693" w:type="dxa"/>
            <w:tcBorders>
              <w:top w:val="single" w:sz="4" w:space="0" w:color="auto"/>
              <w:left w:val="single" w:sz="4" w:space="0" w:color="auto"/>
              <w:bottom w:val="single" w:sz="4" w:space="0" w:color="auto"/>
              <w:right w:val="single" w:sz="4" w:space="0" w:color="auto"/>
            </w:tcBorders>
            <w:vAlign w:val="center"/>
          </w:tcPr>
          <w:p w14:paraId="0E5BCF19" w14:textId="77777777" w:rsidR="004E12BF" w:rsidRPr="00796674" w:rsidRDefault="004E12BF" w:rsidP="002604AB">
            <w:pPr>
              <w:widowControl/>
              <w:jc w:val="center"/>
              <w:rPr>
                <w:ins w:id="1399" w:author="user" w:date="2016-10-09T10:30:00Z"/>
                <w:rFonts w:ascii="宋体" w:hAnsi="Courier New" w:cs="Courier New"/>
                <w:szCs w:val="21"/>
              </w:rPr>
            </w:pPr>
            <w:ins w:id="1400" w:author="user" w:date="2016-10-09T10:30:00Z">
              <w:r>
                <w:rPr>
                  <w:rFonts w:ascii="Franklin Gothic Medium" w:eastAsia="微软雅黑" w:hAnsi="Franklin Gothic Medium" w:cs="Arial"/>
                  <w:color w:val="000000" w:themeColor="dark1"/>
                  <w:kern w:val="24"/>
                  <w:sz w:val="22"/>
                </w:rPr>
                <w:t>3.25</w:t>
              </w:r>
            </w:ins>
          </w:p>
        </w:tc>
      </w:tr>
      <w:tr w:rsidR="004E12BF" w:rsidRPr="00796674" w14:paraId="2380DBAC" w14:textId="77777777" w:rsidTr="002604AB">
        <w:trPr>
          <w:trHeight w:val="378"/>
          <w:jc w:val="center"/>
          <w:ins w:id="1401" w:author="user" w:date="2016-10-09T10:30:00Z"/>
        </w:trPr>
        <w:tc>
          <w:tcPr>
            <w:tcW w:w="2542" w:type="dxa"/>
            <w:tcBorders>
              <w:top w:val="single" w:sz="8" w:space="0" w:color="000000"/>
              <w:left w:val="single" w:sz="8" w:space="0" w:color="000000"/>
              <w:bottom w:val="single" w:sz="8" w:space="0" w:color="000000"/>
              <w:right w:val="single" w:sz="4" w:space="0" w:color="auto"/>
            </w:tcBorders>
            <w:shd w:val="clear" w:color="auto" w:fill="0082B3"/>
            <w:tcMar>
              <w:top w:w="15" w:type="dxa"/>
              <w:left w:w="15" w:type="dxa"/>
              <w:bottom w:w="0" w:type="dxa"/>
              <w:right w:w="15" w:type="dxa"/>
            </w:tcMar>
            <w:vAlign w:val="center"/>
            <w:hideMark/>
          </w:tcPr>
          <w:p w14:paraId="5EDC3D09" w14:textId="77777777" w:rsidR="004E12BF" w:rsidRPr="00796674" w:rsidRDefault="004E12BF" w:rsidP="002604AB">
            <w:pPr>
              <w:pStyle w:val="af0"/>
              <w:ind w:left="840"/>
              <w:rPr>
                <w:ins w:id="1402" w:author="user" w:date="2016-10-09T10:30:00Z"/>
                <w:rFonts w:asciiTheme="minorEastAsia" w:eastAsiaTheme="minorEastAsia" w:hAnsiTheme="minorEastAsia"/>
              </w:rPr>
            </w:pPr>
            <w:proofErr w:type="gramStart"/>
            <w:ins w:id="1403" w:author="user" w:date="2016-10-09T10:30:00Z">
              <w:r w:rsidRPr="00796674">
                <w:rPr>
                  <w:rFonts w:asciiTheme="minorEastAsia" w:eastAsiaTheme="minorEastAsia" w:hAnsiTheme="minorEastAsia" w:hint="eastAsia"/>
                </w:rPr>
                <w:lastRenderedPageBreak/>
                <w:t>任选八</w:t>
              </w:r>
              <w:proofErr w:type="gramEnd"/>
            </w:ins>
          </w:p>
        </w:tc>
        <w:tc>
          <w:tcPr>
            <w:tcW w:w="2693" w:type="dxa"/>
            <w:tcBorders>
              <w:top w:val="single" w:sz="4" w:space="0" w:color="auto"/>
              <w:left w:val="single" w:sz="4" w:space="0" w:color="auto"/>
              <w:bottom w:val="single" w:sz="4" w:space="0" w:color="auto"/>
              <w:right w:val="single" w:sz="4" w:space="0" w:color="auto"/>
            </w:tcBorders>
            <w:vAlign w:val="center"/>
          </w:tcPr>
          <w:p w14:paraId="421E67CC" w14:textId="77777777" w:rsidR="004E12BF" w:rsidRPr="00796674" w:rsidRDefault="004E12BF" w:rsidP="002604AB">
            <w:pPr>
              <w:widowControl/>
              <w:jc w:val="center"/>
              <w:rPr>
                <w:ins w:id="1404" w:author="user" w:date="2016-10-09T10:30:00Z"/>
                <w:rFonts w:ascii="宋体" w:hAnsi="Courier New" w:cs="Courier New"/>
                <w:szCs w:val="21"/>
              </w:rPr>
            </w:pPr>
            <w:ins w:id="1405" w:author="user" w:date="2016-10-09T10:30:00Z">
              <w:r>
                <w:rPr>
                  <w:rFonts w:ascii="Franklin Gothic Medium" w:eastAsia="微软雅黑" w:hAnsi="Franklin Gothic Medium" w:cs="Arial"/>
                  <w:color w:val="000000" w:themeColor="dark1"/>
                  <w:kern w:val="24"/>
                  <w:sz w:val="22"/>
                </w:rPr>
                <w:t>1.25</w:t>
              </w:r>
            </w:ins>
          </w:p>
        </w:tc>
      </w:tr>
      <w:tr w:rsidR="004E12BF" w:rsidRPr="00796674" w14:paraId="0DB00320" w14:textId="77777777" w:rsidTr="002604AB">
        <w:trPr>
          <w:trHeight w:val="378"/>
          <w:jc w:val="center"/>
          <w:ins w:id="1406" w:author="user" w:date="2016-10-09T10:30:00Z"/>
        </w:trPr>
        <w:tc>
          <w:tcPr>
            <w:tcW w:w="2542" w:type="dxa"/>
            <w:tcBorders>
              <w:top w:val="single" w:sz="8" w:space="0" w:color="000000"/>
              <w:left w:val="single" w:sz="8" w:space="0" w:color="000000"/>
              <w:bottom w:val="single" w:sz="8" w:space="0" w:color="000000"/>
              <w:right w:val="single" w:sz="4" w:space="0" w:color="auto"/>
            </w:tcBorders>
            <w:shd w:val="clear" w:color="auto" w:fill="0082B3"/>
            <w:tcMar>
              <w:top w:w="15" w:type="dxa"/>
              <w:left w:w="15" w:type="dxa"/>
              <w:bottom w:w="0" w:type="dxa"/>
              <w:right w:w="15" w:type="dxa"/>
            </w:tcMar>
            <w:vAlign w:val="center"/>
            <w:hideMark/>
          </w:tcPr>
          <w:p w14:paraId="217811CE" w14:textId="77777777" w:rsidR="004E12BF" w:rsidRPr="00796674" w:rsidRDefault="004E12BF" w:rsidP="002604AB">
            <w:pPr>
              <w:pStyle w:val="af0"/>
              <w:ind w:left="840"/>
              <w:rPr>
                <w:ins w:id="1407" w:author="user" w:date="2016-10-09T10:30:00Z"/>
                <w:rFonts w:asciiTheme="minorEastAsia" w:eastAsiaTheme="minorEastAsia" w:hAnsiTheme="minorEastAsia"/>
              </w:rPr>
            </w:pPr>
            <w:ins w:id="1408" w:author="user" w:date="2016-10-09T10:30:00Z">
              <w:r w:rsidRPr="00796674">
                <w:rPr>
                  <w:rFonts w:asciiTheme="minorEastAsia" w:eastAsiaTheme="minorEastAsia" w:hAnsiTheme="minorEastAsia" w:hint="eastAsia"/>
                </w:rPr>
                <w:t>前一</w:t>
              </w:r>
            </w:ins>
          </w:p>
        </w:tc>
        <w:tc>
          <w:tcPr>
            <w:tcW w:w="2693" w:type="dxa"/>
            <w:tcBorders>
              <w:top w:val="single" w:sz="4" w:space="0" w:color="auto"/>
              <w:left w:val="single" w:sz="4" w:space="0" w:color="auto"/>
              <w:bottom w:val="single" w:sz="4" w:space="0" w:color="auto"/>
              <w:right w:val="single" w:sz="4" w:space="0" w:color="auto"/>
            </w:tcBorders>
            <w:vAlign w:val="center"/>
          </w:tcPr>
          <w:p w14:paraId="164FC7C8" w14:textId="77777777" w:rsidR="004E12BF" w:rsidRPr="00796674" w:rsidRDefault="004E12BF" w:rsidP="002604AB">
            <w:pPr>
              <w:widowControl/>
              <w:jc w:val="center"/>
              <w:rPr>
                <w:ins w:id="1409" w:author="user" w:date="2016-10-09T10:30:00Z"/>
                <w:rFonts w:ascii="宋体" w:hAnsi="Courier New" w:cs="Courier New"/>
                <w:szCs w:val="21"/>
              </w:rPr>
            </w:pPr>
            <w:ins w:id="1410" w:author="user" w:date="2016-10-09T10:30:00Z">
              <w:r>
                <w:rPr>
                  <w:rFonts w:ascii="Franklin Gothic Medium" w:eastAsia="微软雅黑" w:hAnsi="Franklin Gothic Medium" w:cs="Arial"/>
                  <w:color w:val="000000" w:themeColor="dark1"/>
                  <w:kern w:val="24"/>
                  <w:sz w:val="22"/>
                </w:rPr>
                <w:t>1.5</w:t>
              </w:r>
            </w:ins>
          </w:p>
        </w:tc>
      </w:tr>
      <w:tr w:rsidR="004E12BF" w:rsidRPr="00796674" w14:paraId="6C67BFB4" w14:textId="77777777" w:rsidTr="002604AB">
        <w:trPr>
          <w:trHeight w:val="378"/>
          <w:jc w:val="center"/>
          <w:ins w:id="1411" w:author="user" w:date="2016-10-09T10:30:00Z"/>
        </w:trPr>
        <w:tc>
          <w:tcPr>
            <w:tcW w:w="2542" w:type="dxa"/>
            <w:tcBorders>
              <w:top w:val="single" w:sz="8" w:space="0" w:color="000000"/>
              <w:left w:val="single" w:sz="8" w:space="0" w:color="000000"/>
              <w:bottom w:val="single" w:sz="8" w:space="0" w:color="000000"/>
              <w:right w:val="single" w:sz="4" w:space="0" w:color="auto"/>
            </w:tcBorders>
            <w:shd w:val="clear" w:color="auto" w:fill="0082B3"/>
            <w:tcMar>
              <w:top w:w="15" w:type="dxa"/>
              <w:left w:w="15" w:type="dxa"/>
              <w:bottom w:w="0" w:type="dxa"/>
              <w:right w:w="15" w:type="dxa"/>
            </w:tcMar>
            <w:vAlign w:val="center"/>
            <w:hideMark/>
          </w:tcPr>
          <w:p w14:paraId="34749055" w14:textId="77777777" w:rsidR="004E12BF" w:rsidRPr="00796674" w:rsidRDefault="004E12BF" w:rsidP="002604AB">
            <w:pPr>
              <w:pStyle w:val="af0"/>
              <w:ind w:left="840"/>
              <w:rPr>
                <w:ins w:id="1412" w:author="user" w:date="2016-10-09T10:30:00Z"/>
                <w:rFonts w:asciiTheme="minorEastAsia" w:eastAsiaTheme="minorEastAsia" w:hAnsiTheme="minorEastAsia"/>
              </w:rPr>
            </w:pPr>
            <w:ins w:id="1413" w:author="user" w:date="2016-10-09T10:30:00Z">
              <w:r w:rsidRPr="00796674">
                <w:rPr>
                  <w:rFonts w:asciiTheme="minorEastAsia" w:eastAsiaTheme="minorEastAsia" w:hAnsiTheme="minorEastAsia" w:hint="eastAsia"/>
                </w:rPr>
                <w:t>前二组选</w:t>
              </w:r>
            </w:ins>
          </w:p>
        </w:tc>
        <w:tc>
          <w:tcPr>
            <w:tcW w:w="2693" w:type="dxa"/>
            <w:tcBorders>
              <w:top w:val="single" w:sz="4" w:space="0" w:color="auto"/>
              <w:left w:val="single" w:sz="4" w:space="0" w:color="auto"/>
              <w:bottom w:val="single" w:sz="4" w:space="0" w:color="auto"/>
              <w:right w:val="single" w:sz="4" w:space="0" w:color="auto"/>
            </w:tcBorders>
            <w:vAlign w:val="center"/>
          </w:tcPr>
          <w:p w14:paraId="76D1DF12" w14:textId="77777777" w:rsidR="004E12BF" w:rsidRPr="00796674" w:rsidRDefault="004E12BF" w:rsidP="002604AB">
            <w:pPr>
              <w:widowControl/>
              <w:jc w:val="center"/>
              <w:rPr>
                <w:ins w:id="1414" w:author="user" w:date="2016-10-09T10:30:00Z"/>
                <w:rFonts w:ascii="宋体" w:hAnsi="Courier New" w:cs="Courier New"/>
                <w:szCs w:val="21"/>
              </w:rPr>
            </w:pPr>
            <w:ins w:id="1415" w:author="user" w:date="2016-10-09T10:30:00Z">
              <w:r>
                <w:rPr>
                  <w:rFonts w:ascii="Franklin Gothic Medium" w:eastAsia="微软雅黑" w:hAnsi="Franklin Gothic Medium" w:cs="Arial"/>
                  <w:color w:val="000000" w:themeColor="dark1"/>
                  <w:kern w:val="24"/>
                  <w:sz w:val="22"/>
                </w:rPr>
                <w:t>8</w:t>
              </w:r>
            </w:ins>
          </w:p>
        </w:tc>
      </w:tr>
      <w:tr w:rsidR="004E12BF" w:rsidRPr="00796674" w14:paraId="6472C326" w14:textId="77777777" w:rsidTr="002604AB">
        <w:trPr>
          <w:trHeight w:val="378"/>
          <w:jc w:val="center"/>
          <w:ins w:id="1416" w:author="user" w:date="2016-10-09T10:30:00Z"/>
        </w:trPr>
        <w:tc>
          <w:tcPr>
            <w:tcW w:w="2542" w:type="dxa"/>
            <w:tcBorders>
              <w:top w:val="single" w:sz="8" w:space="0" w:color="000000"/>
              <w:left w:val="single" w:sz="8" w:space="0" w:color="000000"/>
              <w:bottom w:val="single" w:sz="8" w:space="0" w:color="000000"/>
              <w:right w:val="single" w:sz="4" w:space="0" w:color="auto"/>
            </w:tcBorders>
            <w:shd w:val="clear" w:color="auto" w:fill="0082B3"/>
            <w:tcMar>
              <w:top w:w="15" w:type="dxa"/>
              <w:left w:w="15" w:type="dxa"/>
              <w:bottom w:w="0" w:type="dxa"/>
              <w:right w:w="15" w:type="dxa"/>
            </w:tcMar>
            <w:vAlign w:val="center"/>
            <w:hideMark/>
          </w:tcPr>
          <w:p w14:paraId="63325A7E" w14:textId="77777777" w:rsidR="004E12BF" w:rsidRPr="00796674" w:rsidRDefault="004E12BF" w:rsidP="002604AB">
            <w:pPr>
              <w:pStyle w:val="af0"/>
              <w:ind w:left="840"/>
              <w:rPr>
                <w:ins w:id="1417" w:author="user" w:date="2016-10-09T10:30:00Z"/>
                <w:rFonts w:asciiTheme="minorEastAsia" w:eastAsiaTheme="minorEastAsia" w:hAnsiTheme="minorEastAsia"/>
              </w:rPr>
            </w:pPr>
            <w:ins w:id="1418" w:author="user" w:date="2016-10-09T10:30:00Z">
              <w:r w:rsidRPr="00796674">
                <w:rPr>
                  <w:rFonts w:asciiTheme="minorEastAsia" w:eastAsiaTheme="minorEastAsia" w:hAnsiTheme="minorEastAsia" w:hint="eastAsia"/>
                </w:rPr>
                <w:t>前三组选</w:t>
              </w:r>
            </w:ins>
          </w:p>
        </w:tc>
        <w:tc>
          <w:tcPr>
            <w:tcW w:w="2693" w:type="dxa"/>
            <w:tcBorders>
              <w:top w:val="single" w:sz="4" w:space="0" w:color="auto"/>
              <w:left w:val="single" w:sz="4" w:space="0" w:color="auto"/>
              <w:bottom w:val="single" w:sz="4" w:space="0" w:color="auto"/>
              <w:right w:val="single" w:sz="4" w:space="0" w:color="auto"/>
            </w:tcBorders>
            <w:vAlign w:val="center"/>
          </w:tcPr>
          <w:p w14:paraId="1DC68897" w14:textId="77777777" w:rsidR="004E12BF" w:rsidRPr="00796674" w:rsidRDefault="004E12BF" w:rsidP="002604AB">
            <w:pPr>
              <w:widowControl/>
              <w:jc w:val="center"/>
              <w:rPr>
                <w:ins w:id="1419" w:author="user" w:date="2016-10-09T10:30:00Z"/>
                <w:rFonts w:ascii="宋体" w:hAnsi="Courier New" w:cs="Courier New"/>
                <w:szCs w:val="21"/>
              </w:rPr>
            </w:pPr>
            <w:ins w:id="1420" w:author="user" w:date="2016-10-09T10:30:00Z">
              <w:r>
                <w:rPr>
                  <w:rFonts w:ascii="Franklin Gothic Medium" w:eastAsia="微软雅黑" w:hAnsi="Franklin Gothic Medium" w:cs="Arial"/>
                  <w:color w:val="000000" w:themeColor="dark1"/>
                  <w:kern w:val="24"/>
                  <w:sz w:val="22"/>
                </w:rPr>
                <w:t>25</w:t>
              </w:r>
            </w:ins>
          </w:p>
        </w:tc>
      </w:tr>
      <w:tr w:rsidR="004E12BF" w:rsidRPr="00796674" w14:paraId="51BCD3B6" w14:textId="77777777" w:rsidTr="002604AB">
        <w:trPr>
          <w:trHeight w:val="378"/>
          <w:jc w:val="center"/>
          <w:ins w:id="1421" w:author="user" w:date="2016-10-09T10:30:00Z"/>
        </w:trPr>
        <w:tc>
          <w:tcPr>
            <w:tcW w:w="2542" w:type="dxa"/>
            <w:tcBorders>
              <w:top w:val="single" w:sz="8" w:space="0" w:color="000000"/>
              <w:left w:val="single" w:sz="8" w:space="0" w:color="000000"/>
              <w:bottom w:val="single" w:sz="8" w:space="0" w:color="000000"/>
              <w:right w:val="single" w:sz="4" w:space="0" w:color="auto"/>
            </w:tcBorders>
            <w:shd w:val="clear" w:color="auto" w:fill="0082B3"/>
            <w:tcMar>
              <w:top w:w="15" w:type="dxa"/>
              <w:left w:w="15" w:type="dxa"/>
              <w:bottom w:w="0" w:type="dxa"/>
              <w:right w:w="15" w:type="dxa"/>
            </w:tcMar>
            <w:vAlign w:val="center"/>
            <w:hideMark/>
          </w:tcPr>
          <w:p w14:paraId="21B56EC9" w14:textId="77777777" w:rsidR="004E12BF" w:rsidRPr="00796674" w:rsidRDefault="004E12BF" w:rsidP="002604AB">
            <w:pPr>
              <w:pStyle w:val="af0"/>
              <w:ind w:left="840"/>
              <w:rPr>
                <w:ins w:id="1422" w:author="user" w:date="2016-10-09T10:30:00Z"/>
                <w:rFonts w:asciiTheme="minorEastAsia" w:eastAsiaTheme="minorEastAsia" w:hAnsiTheme="minorEastAsia"/>
              </w:rPr>
            </w:pPr>
            <w:ins w:id="1423" w:author="user" w:date="2016-10-09T10:30:00Z">
              <w:r w:rsidRPr="00796674">
                <w:rPr>
                  <w:rFonts w:asciiTheme="minorEastAsia" w:eastAsiaTheme="minorEastAsia" w:hAnsiTheme="minorEastAsia" w:hint="eastAsia"/>
                </w:rPr>
                <w:t>前二直选</w:t>
              </w:r>
            </w:ins>
          </w:p>
        </w:tc>
        <w:tc>
          <w:tcPr>
            <w:tcW w:w="2693" w:type="dxa"/>
            <w:tcBorders>
              <w:top w:val="single" w:sz="4" w:space="0" w:color="auto"/>
              <w:left w:val="single" w:sz="4" w:space="0" w:color="auto"/>
              <w:bottom w:val="single" w:sz="4" w:space="0" w:color="auto"/>
              <w:right w:val="single" w:sz="4" w:space="0" w:color="auto"/>
            </w:tcBorders>
            <w:vAlign w:val="center"/>
          </w:tcPr>
          <w:p w14:paraId="4867D0AA" w14:textId="77777777" w:rsidR="004E12BF" w:rsidRPr="00796674" w:rsidRDefault="004E12BF" w:rsidP="002604AB">
            <w:pPr>
              <w:widowControl/>
              <w:jc w:val="center"/>
              <w:rPr>
                <w:ins w:id="1424" w:author="user" w:date="2016-10-09T10:30:00Z"/>
                <w:rFonts w:ascii="宋体" w:hAnsi="Courier New" w:cs="Courier New"/>
                <w:szCs w:val="21"/>
              </w:rPr>
            </w:pPr>
            <w:ins w:id="1425" w:author="user" w:date="2016-10-09T10:30:00Z">
              <w:r>
                <w:rPr>
                  <w:rFonts w:ascii="Franklin Gothic Medium" w:eastAsia="微软雅黑" w:hAnsi="Franklin Gothic Medium" w:cs="Arial"/>
                  <w:color w:val="000000" w:themeColor="dark1"/>
                  <w:kern w:val="24"/>
                  <w:sz w:val="22"/>
                </w:rPr>
                <w:t>15</w:t>
              </w:r>
            </w:ins>
          </w:p>
        </w:tc>
      </w:tr>
      <w:tr w:rsidR="004E12BF" w:rsidRPr="00796674" w14:paraId="0895CA9B" w14:textId="77777777" w:rsidTr="002604AB">
        <w:trPr>
          <w:trHeight w:val="378"/>
          <w:jc w:val="center"/>
          <w:ins w:id="1426" w:author="user" w:date="2016-10-09T10:30:00Z"/>
        </w:trPr>
        <w:tc>
          <w:tcPr>
            <w:tcW w:w="2542" w:type="dxa"/>
            <w:tcBorders>
              <w:top w:val="single" w:sz="8" w:space="0" w:color="000000"/>
              <w:left w:val="single" w:sz="8" w:space="0" w:color="000000"/>
              <w:bottom w:val="single" w:sz="8" w:space="0" w:color="000000"/>
              <w:right w:val="single" w:sz="4" w:space="0" w:color="auto"/>
            </w:tcBorders>
            <w:shd w:val="clear" w:color="auto" w:fill="0082B3"/>
            <w:tcMar>
              <w:top w:w="15" w:type="dxa"/>
              <w:left w:w="15" w:type="dxa"/>
              <w:bottom w:w="0" w:type="dxa"/>
              <w:right w:w="15" w:type="dxa"/>
            </w:tcMar>
            <w:vAlign w:val="center"/>
            <w:hideMark/>
          </w:tcPr>
          <w:p w14:paraId="5412D1AC" w14:textId="77777777" w:rsidR="004E12BF" w:rsidRPr="00796674" w:rsidRDefault="004E12BF" w:rsidP="002604AB">
            <w:pPr>
              <w:pStyle w:val="af0"/>
              <w:ind w:left="840"/>
              <w:rPr>
                <w:ins w:id="1427" w:author="user" w:date="2016-10-09T10:30:00Z"/>
                <w:rFonts w:asciiTheme="minorEastAsia" w:eastAsiaTheme="minorEastAsia" w:hAnsiTheme="minorEastAsia"/>
              </w:rPr>
            </w:pPr>
            <w:ins w:id="1428" w:author="user" w:date="2016-10-09T10:30:00Z">
              <w:r w:rsidRPr="00796674">
                <w:rPr>
                  <w:rFonts w:asciiTheme="minorEastAsia" w:eastAsiaTheme="minorEastAsia" w:hAnsiTheme="minorEastAsia" w:hint="eastAsia"/>
                </w:rPr>
                <w:t>前三直选</w:t>
              </w:r>
            </w:ins>
          </w:p>
        </w:tc>
        <w:tc>
          <w:tcPr>
            <w:tcW w:w="2693" w:type="dxa"/>
            <w:tcBorders>
              <w:top w:val="single" w:sz="4" w:space="0" w:color="auto"/>
              <w:left w:val="single" w:sz="4" w:space="0" w:color="auto"/>
              <w:bottom w:val="single" w:sz="4" w:space="0" w:color="auto"/>
              <w:right w:val="single" w:sz="4" w:space="0" w:color="auto"/>
            </w:tcBorders>
            <w:vAlign w:val="center"/>
          </w:tcPr>
          <w:p w14:paraId="7102842E" w14:textId="77777777" w:rsidR="004E12BF" w:rsidRPr="00796674" w:rsidRDefault="004E12BF" w:rsidP="002604AB">
            <w:pPr>
              <w:widowControl/>
              <w:jc w:val="center"/>
              <w:rPr>
                <w:ins w:id="1429" w:author="user" w:date="2016-10-09T10:30:00Z"/>
                <w:rFonts w:ascii="宋体" w:hAnsi="Courier New" w:cs="Courier New"/>
                <w:szCs w:val="21"/>
              </w:rPr>
            </w:pPr>
            <w:ins w:id="1430" w:author="user" w:date="2016-10-09T10:30:00Z">
              <w:r>
                <w:rPr>
                  <w:rFonts w:ascii="Franklin Gothic Medium" w:eastAsia="微软雅黑" w:hAnsi="Franklin Gothic Medium" w:cs="Arial"/>
                  <w:color w:val="000000" w:themeColor="dark1"/>
                  <w:kern w:val="24"/>
                  <w:sz w:val="22"/>
                </w:rPr>
                <w:t>145</w:t>
              </w:r>
            </w:ins>
          </w:p>
        </w:tc>
      </w:tr>
    </w:tbl>
    <w:p w14:paraId="758A5361" w14:textId="77777777" w:rsidR="004E12BF" w:rsidRPr="00D81982" w:rsidRDefault="004E12BF" w:rsidP="004E12BF">
      <w:pPr>
        <w:pStyle w:val="af0"/>
        <w:ind w:left="840"/>
        <w:rPr>
          <w:ins w:id="1431" w:author="user" w:date="2016-10-09T10:30:00Z"/>
        </w:rPr>
      </w:pPr>
    </w:p>
    <w:p w14:paraId="56AD9D7C" w14:textId="77777777" w:rsidR="004E12BF" w:rsidRDefault="004E12BF" w:rsidP="004E12BF">
      <w:pPr>
        <w:pStyle w:val="lv2GameRules"/>
        <w:rPr>
          <w:ins w:id="1432" w:author="user" w:date="2016-10-09T10:30:00Z"/>
        </w:rPr>
      </w:pPr>
      <w:ins w:id="1433" w:author="user" w:date="2016-10-09T10:30:00Z">
        <w:r>
          <w:rPr>
            <w:rFonts w:hint="eastAsia"/>
          </w:rPr>
          <w:t>开</w:t>
        </w:r>
        <w:r>
          <w:rPr>
            <w:rFonts w:hint="eastAsia"/>
          </w:rPr>
          <w:t xml:space="preserve">  </w:t>
        </w:r>
        <w:r>
          <w:rPr>
            <w:rFonts w:hint="eastAsia"/>
          </w:rPr>
          <w:t>奖</w:t>
        </w:r>
      </w:ins>
    </w:p>
    <w:p w14:paraId="5D7F7197" w14:textId="77777777" w:rsidR="004E12BF" w:rsidRPr="00E03B66" w:rsidRDefault="004E12BF" w:rsidP="004E12BF">
      <w:pPr>
        <w:pStyle w:val="TxtEngGameRules"/>
        <w:jc w:val="center"/>
        <w:rPr>
          <w:ins w:id="1434" w:author="user" w:date="2016-10-09T10:30:00Z"/>
          <w:b/>
        </w:rPr>
      </w:pPr>
      <w:ins w:id="1435" w:author="user" w:date="2016-10-09T10:30:00Z">
        <w:r>
          <w:rPr>
            <w:rFonts w:hint="eastAsia"/>
            <w:b/>
          </w:rPr>
          <w:t>Chapter 4</w:t>
        </w:r>
        <w:r>
          <w:rPr>
            <w:rFonts w:hint="eastAsia"/>
            <w:b/>
          </w:rPr>
          <w:tab/>
        </w:r>
        <w:r w:rsidRPr="00E03B66">
          <w:rPr>
            <w:rFonts w:hint="eastAsia"/>
            <w:b/>
          </w:rPr>
          <w:t>Lottery Drawing</w:t>
        </w:r>
      </w:ins>
    </w:p>
    <w:p w14:paraId="7D359BFF" w14:textId="77777777" w:rsidR="004E12BF" w:rsidRPr="007D7E38" w:rsidRDefault="004E12BF" w:rsidP="004E12BF">
      <w:pPr>
        <w:spacing w:line="360" w:lineRule="auto"/>
        <w:rPr>
          <w:ins w:id="1436" w:author="user" w:date="2016-10-09T10:30:00Z"/>
          <w:vanish/>
        </w:rPr>
      </w:pPr>
    </w:p>
    <w:p w14:paraId="0CAE864B" w14:textId="77777777" w:rsidR="004E12BF" w:rsidRPr="00E74774" w:rsidRDefault="004E12BF" w:rsidP="004E12BF">
      <w:pPr>
        <w:pStyle w:val="lv3GameRules"/>
        <w:spacing w:line="360" w:lineRule="auto"/>
        <w:ind w:left="1135"/>
        <w:rPr>
          <w:ins w:id="1437" w:author="user" w:date="2016-10-09T10:30:00Z"/>
        </w:rPr>
      </w:pPr>
      <w:ins w:id="1438" w:author="user" w:date="2016-10-09T10:30:00Z">
        <w:r>
          <w:rPr>
            <w:rFonts w:hint="eastAsia"/>
          </w:rPr>
          <w:t>11</w:t>
        </w:r>
        <w:r>
          <w:rPr>
            <w:rFonts w:hint="eastAsia"/>
          </w:rPr>
          <w:t>选</w:t>
        </w:r>
        <w:r>
          <w:rPr>
            <w:rFonts w:hint="eastAsia"/>
          </w:rPr>
          <w:t>5</w:t>
        </w:r>
        <w:r w:rsidRPr="00E74774">
          <w:rPr>
            <w:rFonts w:hint="eastAsia"/>
          </w:rPr>
          <w:t>游戏每</w:t>
        </w:r>
        <w:r w:rsidRPr="00E74774">
          <w:rPr>
            <w:rFonts w:hint="eastAsia"/>
          </w:rPr>
          <w:t>10</w:t>
        </w:r>
        <w:r w:rsidRPr="00E74774">
          <w:rPr>
            <w:rFonts w:hint="eastAsia"/>
          </w:rPr>
          <w:t>分钟开奖一次。</w:t>
        </w:r>
      </w:ins>
    </w:p>
    <w:p w14:paraId="1E629A14" w14:textId="77777777" w:rsidR="004E12BF" w:rsidRDefault="004E12BF" w:rsidP="004E12BF">
      <w:pPr>
        <w:pStyle w:val="lv3GameRules"/>
        <w:spacing w:line="360" w:lineRule="auto"/>
        <w:ind w:left="1135"/>
        <w:rPr>
          <w:ins w:id="1439" w:author="user" w:date="2016-10-09T10:30:00Z"/>
        </w:rPr>
      </w:pPr>
      <w:ins w:id="1440" w:author="user" w:date="2016-10-09T10:30:00Z">
        <w:r w:rsidRPr="00E74774">
          <w:rPr>
            <w:rFonts w:hint="eastAsia"/>
          </w:rPr>
          <w:t>每期开奖后，将当期销售总额、开奖号码、各奖级中奖情况以及奖池资金余额等信息，通过新闻媒体向社会公布，并将开奖结果通知各销售终端。</w:t>
        </w:r>
      </w:ins>
    </w:p>
    <w:p w14:paraId="47BDB8E6" w14:textId="77777777" w:rsidR="004E12BF" w:rsidRPr="00360400" w:rsidRDefault="004E12BF" w:rsidP="004E12BF">
      <w:pPr>
        <w:pStyle w:val="TxtEngGameRules"/>
        <w:rPr>
          <w:ins w:id="1441" w:author="user" w:date="2016-10-09T10:30:00Z"/>
        </w:rPr>
      </w:pPr>
    </w:p>
    <w:p w14:paraId="546B1BE8" w14:textId="77777777" w:rsidR="004E12BF" w:rsidRDefault="004E12BF" w:rsidP="004E12BF">
      <w:pPr>
        <w:pStyle w:val="lv2GameRules"/>
        <w:rPr>
          <w:ins w:id="1442" w:author="user" w:date="2016-10-09T10:30:00Z"/>
        </w:rPr>
      </w:pPr>
      <w:ins w:id="1443" w:author="user" w:date="2016-10-09T10:30:00Z">
        <w:r>
          <w:rPr>
            <w:rFonts w:hint="eastAsia"/>
          </w:rPr>
          <w:t>中</w:t>
        </w:r>
        <w:r>
          <w:rPr>
            <w:rFonts w:hint="eastAsia"/>
          </w:rPr>
          <w:t xml:space="preserve">  </w:t>
        </w:r>
        <w:r>
          <w:rPr>
            <w:rFonts w:hint="eastAsia"/>
          </w:rPr>
          <w:t>奖</w:t>
        </w:r>
      </w:ins>
    </w:p>
    <w:p w14:paraId="2C1A70A5" w14:textId="77777777" w:rsidR="004E12BF" w:rsidRPr="007D7E38" w:rsidRDefault="004E12BF" w:rsidP="004E12BF">
      <w:pPr>
        <w:pStyle w:val="TxtEngGameRules"/>
        <w:jc w:val="center"/>
        <w:rPr>
          <w:ins w:id="1444" w:author="user" w:date="2016-10-09T10:30:00Z"/>
          <w:b/>
        </w:rPr>
      </w:pPr>
      <w:ins w:id="1445" w:author="user" w:date="2016-10-09T10:30:00Z">
        <w:r>
          <w:rPr>
            <w:rFonts w:hint="eastAsia"/>
            <w:b/>
          </w:rPr>
          <w:t>Chapter 5</w:t>
        </w:r>
        <w:r>
          <w:rPr>
            <w:rFonts w:hint="eastAsia"/>
            <w:b/>
          </w:rPr>
          <w:tab/>
        </w:r>
        <w:r w:rsidRPr="00E03B66">
          <w:rPr>
            <w:rFonts w:hint="eastAsia"/>
            <w:b/>
          </w:rPr>
          <w:t>Winning</w:t>
        </w:r>
      </w:ins>
    </w:p>
    <w:p w14:paraId="0D6029DC" w14:textId="77777777" w:rsidR="004E12BF" w:rsidRPr="00E74774" w:rsidRDefault="004E12BF" w:rsidP="004E12BF">
      <w:pPr>
        <w:pStyle w:val="lv3GameRules"/>
        <w:spacing w:line="360" w:lineRule="auto"/>
        <w:ind w:left="1135"/>
        <w:rPr>
          <w:ins w:id="1446" w:author="user" w:date="2016-10-09T10:30:00Z"/>
        </w:rPr>
      </w:pPr>
      <w:ins w:id="1447" w:author="user" w:date="2016-10-09T10:30:00Z">
        <w:r w:rsidRPr="00E74774">
          <w:t>根据购买者选择的快三游戏的投注号码和投注方式，与当期开奖号码的相符情况，确定相应的中奖资格。具体规定如下：</w:t>
        </w:r>
      </w:ins>
    </w:p>
    <w:p w14:paraId="3D328E13" w14:textId="77777777" w:rsidR="004E12BF" w:rsidRPr="00E74774" w:rsidRDefault="004E12BF" w:rsidP="004E12BF">
      <w:pPr>
        <w:pStyle w:val="af0"/>
        <w:numPr>
          <w:ilvl w:val="0"/>
          <w:numId w:val="31"/>
        </w:numPr>
        <w:spacing w:line="360" w:lineRule="auto"/>
        <w:rPr>
          <w:ins w:id="1448" w:author="user" w:date="2016-10-09T10:30:00Z"/>
          <w:rFonts w:hAnsi="宋体" w:cs="宋体"/>
        </w:rPr>
      </w:pPr>
      <w:ins w:id="1449" w:author="user" w:date="2016-10-09T10:30:00Z">
        <w:r>
          <w:rPr>
            <w:rFonts w:hAnsi="宋体" w:cs="宋体" w:hint="eastAsia"/>
          </w:rPr>
          <w:t>任选</w:t>
        </w:r>
        <w:r>
          <w:rPr>
            <w:rFonts w:hAnsi="宋体" w:cs="宋体"/>
          </w:rPr>
          <w:t>二：</w:t>
        </w:r>
        <w:r w:rsidRPr="00F276D3">
          <w:rPr>
            <w:rFonts w:asciiTheme="minorEastAsia" w:eastAsiaTheme="minorEastAsia" w:hAnsiTheme="minorEastAsia"/>
            <w:color w:val="000000"/>
          </w:rPr>
          <w:t>投注的2个号码与当期摇出的5个号码中的任2个号码相同，则中奖。</w:t>
        </w:r>
      </w:ins>
    </w:p>
    <w:p w14:paraId="57814EBC" w14:textId="77777777" w:rsidR="004E12BF" w:rsidRPr="00C21260" w:rsidRDefault="004E12BF" w:rsidP="004E12BF">
      <w:pPr>
        <w:pStyle w:val="af0"/>
        <w:numPr>
          <w:ilvl w:val="0"/>
          <w:numId w:val="31"/>
        </w:numPr>
        <w:spacing w:line="360" w:lineRule="auto"/>
        <w:rPr>
          <w:ins w:id="1450" w:author="user" w:date="2016-10-09T10:30:00Z"/>
          <w:rFonts w:hAnsi="宋体" w:cs="宋体"/>
        </w:rPr>
      </w:pPr>
      <w:ins w:id="1451" w:author="user" w:date="2016-10-09T10:30:00Z">
        <w:r>
          <w:rPr>
            <w:rFonts w:hAnsi="宋体" w:cs="宋体" w:hint="eastAsia"/>
          </w:rPr>
          <w:t>任选</w:t>
        </w:r>
        <w:r>
          <w:rPr>
            <w:rFonts w:hAnsi="宋体" w:cs="宋体"/>
          </w:rPr>
          <w:t>三：</w:t>
        </w:r>
        <w:r w:rsidRPr="00C21260">
          <w:rPr>
            <w:rFonts w:asciiTheme="minorEastAsia" w:eastAsiaTheme="minorEastAsia" w:hAnsiTheme="minorEastAsia"/>
            <w:color w:val="000000"/>
          </w:rPr>
          <w:t>投注的3个号码与当期摇出的5个号码中的任3个号码相同，则中奖。</w:t>
        </w:r>
      </w:ins>
    </w:p>
    <w:p w14:paraId="16B6685A" w14:textId="77777777" w:rsidR="004E12BF" w:rsidRPr="00C21260" w:rsidRDefault="004E12BF" w:rsidP="004E12BF">
      <w:pPr>
        <w:pStyle w:val="af0"/>
        <w:numPr>
          <w:ilvl w:val="0"/>
          <w:numId w:val="31"/>
        </w:numPr>
        <w:spacing w:line="360" w:lineRule="auto"/>
        <w:rPr>
          <w:ins w:id="1452" w:author="user" w:date="2016-10-09T10:30:00Z"/>
          <w:rFonts w:asciiTheme="minorEastAsia" w:eastAsiaTheme="minorEastAsia" w:hAnsiTheme="minorEastAsia" w:cs="宋体"/>
        </w:rPr>
      </w:pPr>
      <w:proofErr w:type="gramStart"/>
      <w:ins w:id="1453" w:author="user" w:date="2016-10-09T10:30:00Z">
        <w:r>
          <w:rPr>
            <w:rFonts w:hAnsi="宋体" w:cs="宋体" w:hint="eastAsia"/>
          </w:rPr>
          <w:t>任选四</w:t>
        </w:r>
        <w:proofErr w:type="gramEnd"/>
        <w:r>
          <w:rPr>
            <w:rFonts w:hAnsi="宋体" w:cs="宋体" w:hint="eastAsia"/>
          </w:rPr>
          <w:t>:</w:t>
        </w:r>
        <w:r w:rsidRPr="00C21260">
          <w:rPr>
            <w:rFonts w:asciiTheme="minorEastAsia" w:eastAsiaTheme="minorEastAsia" w:hAnsiTheme="minorEastAsia"/>
            <w:color w:val="000000"/>
          </w:rPr>
          <w:t xml:space="preserve"> 投注的4个号码与当期摇出的5个号码中的任4个号码相同，则中奖。</w:t>
        </w:r>
      </w:ins>
    </w:p>
    <w:p w14:paraId="6ECE074E" w14:textId="77777777" w:rsidR="004E12BF" w:rsidRPr="001E28DB" w:rsidRDefault="004E12BF" w:rsidP="004E12BF">
      <w:pPr>
        <w:pStyle w:val="af0"/>
        <w:numPr>
          <w:ilvl w:val="0"/>
          <w:numId w:val="31"/>
        </w:numPr>
        <w:spacing w:line="360" w:lineRule="auto"/>
        <w:rPr>
          <w:ins w:id="1454" w:author="user" w:date="2016-10-09T10:30:00Z"/>
          <w:rFonts w:asciiTheme="minorEastAsia" w:eastAsiaTheme="minorEastAsia" w:hAnsiTheme="minorEastAsia" w:cs="宋体"/>
        </w:rPr>
      </w:pPr>
      <w:ins w:id="1455" w:author="user" w:date="2016-10-09T10:30:00Z">
        <w:r>
          <w:rPr>
            <w:rFonts w:asciiTheme="minorEastAsia" w:eastAsiaTheme="minorEastAsia" w:hAnsiTheme="minorEastAsia" w:hint="eastAsia"/>
            <w:color w:val="000000"/>
          </w:rPr>
          <w:t>任选五</w:t>
        </w:r>
        <w:r>
          <w:rPr>
            <w:rFonts w:asciiTheme="minorEastAsia" w:eastAsiaTheme="minorEastAsia" w:hAnsiTheme="minorEastAsia"/>
            <w:color w:val="000000"/>
          </w:rPr>
          <w:t>：</w:t>
        </w:r>
        <w:r w:rsidRPr="001E28DB">
          <w:rPr>
            <w:rFonts w:asciiTheme="minorEastAsia" w:eastAsiaTheme="minorEastAsia" w:hAnsiTheme="minorEastAsia"/>
            <w:color w:val="000000"/>
          </w:rPr>
          <w:t>投注的5个号码与当期摇出的5个号码相同，则中奖</w:t>
        </w:r>
        <w:r>
          <w:rPr>
            <w:rFonts w:asciiTheme="minorEastAsia" w:eastAsiaTheme="minorEastAsia" w:hAnsiTheme="minorEastAsia" w:hint="eastAsia"/>
            <w:color w:val="000000"/>
          </w:rPr>
          <w:t>。</w:t>
        </w:r>
      </w:ins>
    </w:p>
    <w:p w14:paraId="70FB2788" w14:textId="77777777" w:rsidR="004E12BF" w:rsidRPr="001E28DB" w:rsidRDefault="004E12BF" w:rsidP="004E12BF">
      <w:pPr>
        <w:pStyle w:val="af0"/>
        <w:numPr>
          <w:ilvl w:val="0"/>
          <w:numId w:val="31"/>
        </w:numPr>
        <w:spacing w:line="360" w:lineRule="auto"/>
        <w:rPr>
          <w:ins w:id="1456" w:author="user" w:date="2016-10-09T10:30:00Z"/>
          <w:rFonts w:asciiTheme="minorEastAsia" w:eastAsiaTheme="minorEastAsia" w:hAnsiTheme="minorEastAsia" w:cs="宋体"/>
        </w:rPr>
      </w:pPr>
      <w:ins w:id="1457" w:author="user" w:date="2016-10-09T10:30:00Z">
        <w:r>
          <w:rPr>
            <w:rFonts w:asciiTheme="minorEastAsia" w:eastAsiaTheme="minorEastAsia" w:hAnsiTheme="minorEastAsia" w:hint="eastAsia"/>
            <w:color w:val="000000"/>
          </w:rPr>
          <w:t>任选</w:t>
        </w:r>
        <w:r>
          <w:rPr>
            <w:rFonts w:asciiTheme="minorEastAsia" w:eastAsiaTheme="minorEastAsia" w:hAnsiTheme="minorEastAsia"/>
            <w:color w:val="000000"/>
          </w:rPr>
          <w:t>六：</w:t>
        </w:r>
        <w:r w:rsidRPr="001E28DB">
          <w:rPr>
            <w:rFonts w:asciiTheme="minorEastAsia" w:eastAsiaTheme="minorEastAsia" w:hAnsiTheme="minorEastAsia"/>
            <w:color w:val="000000"/>
          </w:rPr>
          <w:t>投注的6个号码中任5个号码与当期摇出的5个号码相同，则中奖。</w:t>
        </w:r>
      </w:ins>
    </w:p>
    <w:p w14:paraId="6E287155" w14:textId="77777777" w:rsidR="004E12BF" w:rsidRPr="001E28DB" w:rsidRDefault="004E12BF" w:rsidP="004E12BF">
      <w:pPr>
        <w:pStyle w:val="af0"/>
        <w:numPr>
          <w:ilvl w:val="0"/>
          <w:numId w:val="31"/>
        </w:numPr>
        <w:spacing w:line="360" w:lineRule="auto"/>
        <w:rPr>
          <w:ins w:id="1458" w:author="user" w:date="2016-10-09T10:30:00Z"/>
          <w:rFonts w:asciiTheme="minorEastAsia" w:eastAsiaTheme="minorEastAsia" w:hAnsiTheme="minorEastAsia" w:cs="宋体"/>
        </w:rPr>
      </w:pPr>
      <w:ins w:id="1459" w:author="user" w:date="2016-10-09T10:30:00Z">
        <w:r>
          <w:rPr>
            <w:rFonts w:asciiTheme="minorEastAsia" w:eastAsiaTheme="minorEastAsia" w:hAnsiTheme="minorEastAsia" w:hint="eastAsia"/>
            <w:color w:val="000000"/>
          </w:rPr>
          <w:t>任选七</w:t>
        </w:r>
        <w:r>
          <w:rPr>
            <w:rFonts w:asciiTheme="minorEastAsia" w:eastAsiaTheme="minorEastAsia" w:hAnsiTheme="minorEastAsia"/>
            <w:color w:val="000000"/>
          </w:rPr>
          <w:t>：</w:t>
        </w:r>
        <w:r w:rsidRPr="001E28DB">
          <w:rPr>
            <w:rFonts w:asciiTheme="minorEastAsia" w:eastAsiaTheme="minorEastAsia" w:hAnsiTheme="minorEastAsia"/>
            <w:color w:val="000000"/>
          </w:rPr>
          <w:t>投注的7个号码中任5个号码与当期摇出的5个号码相同，则中奖。</w:t>
        </w:r>
      </w:ins>
    </w:p>
    <w:p w14:paraId="2090BD7F" w14:textId="77777777" w:rsidR="004E12BF" w:rsidRPr="001E28DB" w:rsidRDefault="004E12BF" w:rsidP="004E12BF">
      <w:pPr>
        <w:pStyle w:val="af0"/>
        <w:numPr>
          <w:ilvl w:val="0"/>
          <w:numId w:val="31"/>
        </w:numPr>
        <w:spacing w:line="360" w:lineRule="auto"/>
        <w:rPr>
          <w:ins w:id="1460" w:author="user" w:date="2016-10-09T10:30:00Z"/>
          <w:rFonts w:asciiTheme="minorEastAsia" w:eastAsiaTheme="minorEastAsia" w:hAnsiTheme="minorEastAsia" w:cs="宋体"/>
        </w:rPr>
      </w:pPr>
      <w:ins w:id="1461" w:author="user" w:date="2016-10-09T10:30:00Z">
        <w:r>
          <w:rPr>
            <w:rFonts w:asciiTheme="minorEastAsia" w:eastAsiaTheme="minorEastAsia" w:hAnsiTheme="minorEastAsia" w:hint="eastAsia"/>
            <w:color w:val="000000"/>
          </w:rPr>
          <w:t>任选八</w:t>
        </w:r>
        <w:r>
          <w:rPr>
            <w:rFonts w:asciiTheme="minorEastAsia" w:eastAsiaTheme="minorEastAsia" w:hAnsiTheme="minorEastAsia"/>
            <w:color w:val="000000"/>
          </w:rPr>
          <w:t>：</w:t>
        </w:r>
        <w:r w:rsidRPr="001E28DB">
          <w:rPr>
            <w:rFonts w:asciiTheme="minorEastAsia" w:eastAsiaTheme="minorEastAsia" w:hAnsiTheme="minorEastAsia"/>
            <w:color w:val="000000"/>
          </w:rPr>
          <w:t>投注的8个号码中任5个号码与当期摇出的5个号码相同，则中奖。</w:t>
        </w:r>
      </w:ins>
    </w:p>
    <w:p w14:paraId="6BC26F1A" w14:textId="77777777" w:rsidR="004E12BF" w:rsidRPr="001E28DB" w:rsidRDefault="004E12BF" w:rsidP="004E12BF">
      <w:pPr>
        <w:pStyle w:val="af0"/>
        <w:numPr>
          <w:ilvl w:val="0"/>
          <w:numId w:val="31"/>
        </w:numPr>
        <w:spacing w:line="360" w:lineRule="auto"/>
        <w:rPr>
          <w:ins w:id="1462" w:author="user" w:date="2016-10-09T10:30:00Z"/>
          <w:rFonts w:asciiTheme="minorEastAsia" w:eastAsiaTheme="minorEastAsia" w:hAnsiTheme="minorEastAsia"/>
          <w:color w:val="000000"/>
        </w:rPr>
      </w:pPr>
      <w:ins w:id="1463" w:author="user" w:date="2016-10-09T10:30:00Z">
        <w:r>
          <w:rPr>
            <w:rFonts w:asciiTheme="minorEastAsia" w:eastAsiaTheme="minorEastAsia" w:hAnsiTheme="minorEastAsia" w:hint="eastAsia"/>
            <w:color w:val="000000"/>
          </w:rPr>
          <w:t>前一</w:t>
        </w:r>
        <w:r>
          <w:rPr>
            <w:rFonts w:asciiTheme="minorEastAsia" w:eastAsiaTheme="minorEastAsia" w:hAnsiTheme="minorEastAsia"/>
            <w:color w:val="000000"/>
          </w:rPr>
          <w:t>：</w:t>
        </w:r>
        <w:r w:rsidRPr="001E28DB">
          <w:rPr>
            <w:rFonts w:asciiTheme="minorEastAsia" w:eastAsiaTheme="minorEastAsia" w:hAnsiTheme="minorEastAsia" w:hint="eastAsia"/>
            <w:color w:val="000000"/>
          </w:rPr>
          <w:t>从01-11中任选1个号码投注，所选号码与开奖号码第一位号码相同，即中奖。</w:t>
        </w:r>
      </w:ins>
    </w:p>
    <w:p w14:paraId="1D2D1A9B" w14:textId="77777777" w:rsidR="004E12BF" w:rsidRDefault="004E12BF" w:rsidP="004E12BF">
      <w:pPr>
        <w:pStyle w:val="af0"/>
        <w:numPr>
          <w:ilvl w:val="0"/>
          <w:numId w:val="31"/>
        </w:numPr>
        <w:spacing w:line="360" w:lineRule="auto"/>
        <w:rPr>
          <w:ins w:id="1464" w:author="user" w:date="2016-10-09T10:30:00Z"/>
          <w:rFonts w:asciiTheme="minorEastAsia" w:eastAsiaTheme="minorEastAsia" w:hAnsiTheme="minorEastAsia" w:cs="宋体"/>
        </w:rPr>
      </w:pPr>
      <w:ins w:id="1465" w:author="user" w:date="2016-10-09T10:30:00Z">
        <w:r>
          <w:rPr>
            <w:rFonts w:asciiTheme="minorEastAsia" w:eastAsiaTheme="minorEastAsia" w:hAnsiTheme="minorEastAsia" w:cs="宋体" w:hint="eastAsia"/>
          </w:rPr>
          <w:t>前二</w:t>
        </w:r>
        <w:r>
          <w:rPr>
            <w:rFonts w:asciiTheme="minorEastAsia" w:eastAsiaTheme="minorEastAsia" w:hAnsiTheme="minorEastAsia" w:cs="宋体"/>
          </w:rPr>
          <w:t>组选：</w:t>
        </w:r>
        <w:r w:rsidRPr="001E28DB">
          <w:rPr>
            <w:rFonts w:asciiTheme="minorEastAsia" w:eastAsiaTheme="minorEastAsia" w:hAnsiTheme="minorEastAsia" w:cs="宋体" w:hint="eastAsia"/>
          </w:rPr>
          <w:t>从01-11中任选2个号码投注，所选号码与开奖号码前两位号码相同（</w:t>
        </w:r>
        <w:proofErr w:type="gramStart"/>
        <w:r w:rsidRPr="001E28DB">
          <w:rPr>
            <w:rFonts w:asciiTheme="minorEastAsia" w:eastAsiaTheme="minorEastAsia" w:hAnsiTheme="minorEastAsia" w:cs="宋体" w:hint="eastAsia"/>
          </w:rPr>
          <w:t>不</w:t>
        </w:r>
        <w:proofErr w:type="gramEnd"/>
        <w:r w:rsidRPr="001E28DB">
          <w:rPr>
            <w:rFonts w:asciiTheme="minorEastAsia" w:eastAsiaTheme="minorEastAsia" w:hAnsiTheme="minorEastAsia" w:cs="宋体" w:hint="eastAsia"/>
          </w:rPr>
          <w:t>排序），即中奖。</w:t>
        </w:r>
      </w:ins>
    </w:p>
    <w:p w14:paraId="66625DFC" w14:textId="77777777" w:rsidR="004E12BF" w:rsidRDefault="004E12BF" w:rsidP="004E12BF">
      <w:pPr>
        <w:pStyle w:val="af0"/>
        <w:numPr>
          <w:ilvl w:val="0"/>
          <w:numId w:val="31"/>
        </w:numPr>
        <w:spacing w:line="360" w:lineRule="auto"/>
        <w:rPr>
          <w:ins w:id="1466" w:author="user" w:date="2016-10-09T10:30:00Z"/>
          <w:rFonts w:asciiTheme="minorEastAsia" w:eastAsiaTheme="minorEastAsia" w:hAnsiTheme="minorEastAsia" w:cs="宋体"/>
        </w:rPr>
      </w:pPr>
      <w:ins w:id="1467" w:author="user" w:date="2016-10-09T10:30:00Z">
        <w:r>
          <w:rPr>
            <w:rFonts w:asciiTheme="minorEastAsia" w:eastAsiaTheme="minorEastAsia" w:hAnsiTheme="minorEastAsia" w:cs="宋体" w:hint="eastAsia"/>
          </w:rPr>
          <w:t>前三</w:t>
        </w:r>
        <w:r>
          <w:rPr>
            <w:rFonts w:asciiTheme="minorEastAsia" w:eastAsiaTheme="minorEastAsia" w:hAnsiTheme="minorEastAsia" w:cs="宋体"/>
          </w:rPr>
          <w:t>组选：</w:t>
        </w:r>
        <w:r w:rsidRPr="001E28DB">
          <w:rPr>
            <w:rFonts w:asciiTheme="minorEastAsia" w:eastAsiaTheme="minorEastAsia" w:hAnsiTheme="minorEastAsia" w:cs="宋体" w:hint="eastAsia"/>
          </w:rPr>
          <w:t>从01-11中任选3个号码投注，所选号码与开奖号码前三位号码相同（</w:t>
        </w:r>
        <w:proofErr w:type="gramStart"/>
        <w:r w:rsidRPr="001E28DB">
          <w:rPr>
            <w:rFonts w:asciiTheme="minorEastAsia" w:eastAsiaTheme="minorEastAsia" w:hAnsiTheme="minorEastAsia" w:cs="宋体" w:hint="eastAsia"/>
          </w:rPr>
          <w:t>不</w:t>
        </w:r>
        <w:proofErr w:type="gramEnd"/>
        <w:r w:rsidRPr="001E28DB">
          <w:rPr>
            <w:rFonts w:asciiTheme="minorEastAsia" w:eastAsiaTheme="minorEastAsia" w:hAnsiTheme="minorEastAsia" w:cs="宋体" w:hint="eastAsia"/>
          </w:rPr>
          <w:t>排序），即中奖。</w:t>
        </w:r>
      </w:ins>
    </w:p>
    <w:p w14:paraId="66BC76CB" w14:textId="77777777" w:rsidR="004E12BF" w:rsidRPr="001E28DB" w:rsidRDefault="004E12BF" w:rsidP="004E12BF">
      <w:pPr>
        <w:pStyle w:val="af0"/>
        <w:numPr>
          <w:ilvl w:val="0"/>
          <w:numId w:val="31"/>
        </w:numPr>
        <w:spacing w:line="360" w:lineRule="auto"/>
        <w:rPr>
          <w:ins w:id="1468" w:author="user" w:date="2016-10-09T10:30:00Z"/>
          <w:rFonts w:asciiTheme="minorEastAsia" w:eastAsiaTheme="minorEastAsia" w:hAnsiTheme="minorEastAsia" w:cs="宋体"/>
        </w:rPr>
      </w:pPr>
      <w:ins w:id="1469" w:author="user" w:date="2016-10-09T10:30:00Z">
        <w:r>
          <w:rPr>
            <w:rFonts w:asciiTheme="minorEastAsia" w:eastAsiaTheme="minorEastAsia" w:hAnsiTheme="minorEastAsia" w:cs="宋体" w:hint="eastAsia"/>
          </w:rPr>
          <w:t>前二直选</w:t>
        </w:r>
        <w:r>
          <w:rPr>
            <w:rFonts w:asciiTheme="minorEastAsia" w:eastAsiaTheme="minorEastAsia" w:hAnsiTheme="minorEastAsia" w:cs="宋体"/>
          </w:rPr>
          <w:t>：</w:t>
        </w:r>
        <w:r w:rsidRPr="001E28DB">
          <w:rPr>
            <w:rFonts w:asciiTheme="minorEastAsia" w:eastAsiaTheme="minorEastAsia" w:hAnsiTheme="minorEastAsia" w:cs="宋体" w:hint="eastAsia"/>
          </w:rPr>
          <w:t>从01-11中任选2个号码投注，所选号码与开奖号码前两位号码按</w:t>
        </w:r>
        <w:r w:rsidRPr="001E28DB">
          <w:rPr>
            <w:rFonts w:asciiTheme="minorEastAsia" w:eastAsiaTheme="minorEastAsia" w:hAnsiTheme="minorEastAsia" w:cs="宋体" w:hint="eastAsia"/>
          </w:rPr>
          <w:lastRenderedPageBreak/>
          <w:t>位相同（排序），即中奖。</w:t>
        </w:r>
      </w:ins>
    </w:p>
    <w:p w14:paraId="67263950" w14:textId="77777777" w:rsidR="004E12BF" w:rsidRPr="001E28DB" w:rsidRDefault="004E12BF" w:rsidP="004E12BF">
      <w:pPr>
        <w:pStyle w:val="af0"/>
        <w:numPr>
          <w:ilvl w:val="0"/>
          <w:numId w:val="31"/>
        </w:numPr>
        <w:spacing w:line="360" w:lineRule="auto"/>
        <w:rPr>
          <w:ins w:id="1470" w:author="user" w:date="2016-10-09T10:30:00Z"/>
          <w:rFonts w:asciiTheme="minorEastAsia" w:eastAsiaTheme="minorEastAsia" w:hAnsiTheme="minorEastAsia" w:cs="宋体"/>
        </w:rPr>
      </w:pPr>
      <w:ins w:id="1471" w:author="user" w:date="2016-10-09T10:30:00Z">
        <w:r>
          <w:rPr>
            <w:rFonts w:asciiTheme="minorEastAsia" w:eastAsiaTheme="minorEastAsia" w:hAnsiTheme="minorEastAsia" w:cs="宋体" w:hint="eastAsia"/>
          </w:rPr>
          <w:t>前</w:t>
        </w:r>
        <w:r>
          <w:rPr>
            <w:rFonts w:asciiTheme="minorEastAsia" w:eastAsiaTheme="minorEastAsia" w:hAnsiTheme="minorEastAsia" w:cs="宋体"/>
          </w:rPr>
          <w:t>三组选：</w:t>
        </w:r>
        <w:r w:rsidRPr="001E28DB">
          <w:rPr>
            <w:rFonts w:asciiTheme="minorEastAsia" w:eastAsiaTheme="minorEastAsia" w:hAnsiTheme="minorEastAsia" w:cs="宋体" w:hint="eastAsia"/>
          </w:rPr>
          <w:t>从01-11中任选3个号码投注，所选号码与开奖号码前三位号码按位相同（排序），即中奖。</w:t>
        </w:r>
      </w:ins>
    </w:p>
    <w:p w14:paraId="40719DA9" w14:textId="77777777" w:rsidR="004E12BF" w:rsidRDefault="004E12BF" w:rsidP="004E12BF">
      <w:pPr>
        <w:pStyle w:val="lv3GameRules"/>
        <w:spacing w:line="360" w:lineRule="auto"/>
        <w:ind w:left="1135"/>
        <w:rPr>
          <w:ins w:id="1472" w:author="user" w:date="2016-10-09T10:30:00Z"/>
        </w:rPr>
      </w:pPr>
      <w:ins w:id="1473" w:author="user" w:date="2016-10-09T10:30:00Z">
        <w:r w:rsidRPr="00BD25C3">
          <w:t>当期每注投注号码按其投注方式只有一次中奖机会，不能兼中兼得，特别设奖除外。</w:t>
        </w:r>
      </w:ins>
    </w:p>
    <w:p w14:paraId="61BA2FF0" w14:textId="77777777" w:rsidR="004E12BF" w:rsidRDefault="004E12BF" w:rsidP="004E12BF">
      <w:pPr>
        <w:pStyle w:val="lv3GameRules"/>
        <w:ind w:left="1135"/>
        <w:rPr>
          <w:ins w:id="1474" w:author="user" w:date="2016-10-09T10:30:00Z"/>
        </w:rPr>
      </w:pPr>
      <w:ins w:id="1475" w:author="user" w:date="2016-10-09T10:30:00Z">
        <w:r>
          <w:rPr>
            <w:rFonts w:hint="eastAsia"/>
          </w:rPr>
          <w:t>奖级</w:t>
        </w:r>
        <w:r>
          <w:t>表</w:t>
        </w:r>
      </w:ins>
    </w:p>
    <w:p w14:paraId="3ECDF855" w14:textId="77777777" w:rsidR="004E12BF" w:rsidRDefault="004E12BF" w:rsidP="004E12BF">
      <w:pPr>
        <w:pStyle w:val="lv3GameRules"/>
        <w:numPr>
          <w:ilvl w:val="0"/>
          <w:numId w:val="0"/>
        </w:numPr>
        <w:ind w:leftChars="-67" w:left="-141" w:rightChars="-364" w:right="-764"/>
        <w:jc w:val="center"/>
        <w:rPr>
          <w:ins w:id="1476" w:author="user" w:date="2016-10-09T10:30:00Z"/>
        </w:rPr>
      </w:pPr>
      <w:ins w:id="1477" w:author="user" w:date="2016-10-09T10:30:00Z">
        <w:r>
          <w:drawing>
            <wp:inline distT="0" distB="0" distL="0" distR="0" wp14:anchorId="66AD25B0" wp14:editId="1B8BB2DF">
              <wp:extent cx="5274310" cy="3472961"/>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6629" cy="3474488"/>
                      </a:xfrm>
                      <a:prstGeom prst="rect">
                        <a:avLst/>
                      </a:prstGeom>
                    </pic:spPr>
                  </pic:pic>
                </a:graphicData>
              </a:graphic>
            </wp:inline>
          </w:drawing>
        </w:r>
      </w:ins>
    </w:p>
    <w:p w14:paraId="7EBCAF2A" w14:textId="77777777" w:rsidR="004E12BF" w:rsidRPr="00BD25C3" w:rsidRDefault="004E12BF" w:rsidP="004E12BF">
      <w:pPr>
        <w:pStyle w:val="lv3GameRules"/>
        <w:numPr>
          <w:ilvl w:val="0"/>
          <w:numId w:val="0"/>
        </w:numPr>
        <w:ind w:leftChars="-67" w:left="-141"/>
        <w:rPr>
          <w:ins w:id="1478" w:author="user" w:date="2016-10-09T10:30:00Z"/>
        </w:rPr>
      </w:pPr>
    </w:p>
    <w:p w14:paraId="2798D9BE" w14:textId="77777777" w:rsidR="004E12BF" w:rsidRPr="00BD25C3" w:rsidRDefault="004E12BF" w:rsidP="004E12BF">
      <w:pPr>
        <w:rPr>
          <w:ins w:id="1479" w:author="user" w:date="2016-10-09T10:30:00Z"/>
        </w:rPr>
      </w:pPr>
    </w:p>
    <w:p w14:paraId="2DE60EB0" w14:textId="77777777" w:rsidR="004E12BF" w:rsidRPr="007D7E38" w:rsidRDefault="004E12BF" w:rsidP="004E12BF">
      <w:pPr>
        <w:pStyle w:val="lv2GameRules"/>
        <w:rPr>
          <w:ins w:id="1480" w:author="user" w:date="2016-10-09T10:30:00Z"/>
        </w:rPr>
      </w:pPr>
      <w:ins w:id="1481" w:author="user" w:date="2016-10-09T10:30:00Z">
        <w:r>
          <w:rPr>
            <w:rFonts w:hint="eastAsia"/>
          </w:rPr>
          <w:t>兑</w:t>
        </w:r>
        <w:r>
          <w:rPr>
            <w:rFonts w:hint="eastAsia"/>
          </w:rPr>
          <w:t xml:space="preserve">  </w:t>
        </w:r>
        <w:r>
          <w:rPr>
            <w:rFonts w:hint="eastAsia"/>
          </w:rPr>
          <w:t>奖</w:t>
        </w:r>
      </w:ins>
    </w:p>
    <w:p w14:paraId="6DCE4668" w14:textId="77777777" w:rsidR="004E12BF" w:rsidRPr="00E74774" w:rsidRDefault="004E12BF" w:rsidP="004E12BF">
      <w:pPr>
        <w:pStyle w:val="lv3GameRules"/>
        <w:spacing w:line="360" w:lineRule="auto"/>
        <w:ind w:left="1135"/>
        <w:rPr>
          <w:ins w:id="1482" w:author="user" w:date="2016-10-09T10:30:00Z"/>
        </w:rPr>
      </w:pPr>
      <w:ins w:id="1483" w:author="user" w:date="2016-10-09T10:30:00Z">
        <w:r w:rsidRPr="00E74774">
          <w:rPr>
            <w:rFonts w:hint="eastAsia"/>
          </w:rPr>
          <w:t>每期自开奖之日起</w:t>
        </w:r>
        <w:r w:rsidRPr="00E74774">
          <w:rPr>
            <w:rFonts w:hint="eastAsia"/>
          </w:rPr>
          <w:t>60</w:t>
        </w:r>
        <w:r w:rsidRPr="00E74774">
          <w:rPr>
            <w:rFonts w:hint="eastAsia"/>
          </w:rPr>
          <w:t>天为兑奖期，逾期不兑奖的视为弃奖。弃奖奖金进入调节基金。</w:t>
        </w:r>
      </w:ins>
    </w:p>
    <w:p w14:paraId="1D700722" w14:textId="77777777" w:rsidR="004E12BF" w:rsidRPr="00E74774" w:rsidRDefault="004E12BF" w:rsidP="004E12BF">
      <w:pPr>
        <w:pStyle w:val="lv3GameRules"/>
        <w:spacing w:line="360" w:lineRule="auto"/>
        <w:ind w:left="1135"/>
        <w:rPr>
          <w:ins w:id="1484" w:author="user" w:date="2016-10-09T10:30:00Z"/>
        </w:rPr>
      </w:pPr>
      <w:ins w:id="1485" w:author="user" w:date="2016-10-09T10:30:00Z">
        <w:r w:rsidRPr="00E74774">
          <w:rPr>
            <w:rFonts w:hint="eastAsia"/>
          </w:rPr>
          <w:t>第二十一条、</w:t>
        </w:r>
        <w:r w:rsidRPr="00E74774">
          <w:rPr>
            <w:rFonts w:hint="eastAsia"/>
          </w:rPr>
          <w:t xml:space="preserve"> </w:t>
        </w:r>
        <w:r w:rsidRPr="00E74774">
          <w:rPr>
            <w:rFonts w:hint="eastAsia"/>
          </w:rPr>
          <w:t>中奖人兑奖时须提交完整的中奖彩票。中奖彩票因受损导致无法辨认真伪的，不予兑奖。</w:t>
        </w:r>
      </w:ins>
    </w:p>
    <w:p w14:paraId="6DCE66DC" w14:textId="77777777" w:rsidR="004E12BF" w:rsidRPr="00E74774" w:rsidRDefault="004E12BF" w:rsidP="004E12BF">
      <w:pPr>
        <w:pStyle w:val="lv3GameRules"/>
        <w:spacing w:line="360" w:lineRule="auto"/>
        <w:ind w:left="1135"/>
        <w:rPr>
          <w:ins w:id="1486" w:author="user" w:date="2016-10-09T10:30:00Z"/>
        </w:rPr>
      </w:pPr>
      <w:ins w:id="1487" w:author="user" w:date="2016-10-09T10:30:00Z">
        <w:r w:rsidRPr="00E74774">
          <w:rPr>
            <w:rFonts w:hint="eastAsia"/>
          </w:rPr>
          <w:t>第二十二条、</w:t>
        </w:r>
        <w:r w:rsidRPr="00E74774">
          <w:rPr>
            <w:rFonts w:hint="eastAsia"/>
          </w:rPr>
          <w:t xml:space="preserve"> </w:t>
        </w:r>
        <w:r w:rsidRPr="00E74774">
          <w:rPr>
            <w:rFonts w:hint="eastAsia"/>
          </w:rPr>
          <w:t>单张彩票中奖奖金超过</w:t>
        </w:r>
        <w:r w:rsidRPr="00E74774">
          <w:rPr>
            <w:rFonts w:hint="eastAsia"/>
          </w:rPr>
          <w:t>40,000,000</w:t>
        </w:r>
        <w:r w:rsidRPr="00E74774">
          <w:rPr>
            <w:rFonts w:hint="eastAsia"/>
          </w:rPr>
          <w:t>瑞尔的中奖者，须持中奖彩票和本人有效身份证件，在兑奖期限内到国家体育彩票有限公司登记兑奖；单张彩票中奖奖金在</w:t>
        </w:r>
        <w:r w:rsidRPr="00E74774">
          <w:rPr>
            <w:rFonts w:hint="eastAsia"/>
          </w:rPr>
          <w:t>40,000,000</w:t>
        </w:r>
        <w:r w:rsidRPr="00E74774">
          <w:rPr>
            <w:rFonts w:hint="eastAsia"/>
          </w:rPr>
          <w:t>瑞尔（含）以下</w:t>
        </w:r>
        <w:r w:rsidRPr="00E74774">
          <w:rPr>
            <w:rFonts w:hint="eastAsia"/>
          </w:rPr>
          <w:t>2,000,000</w:t>
        </w:r>
        <w:r w:rsidRPr="00E74774">
          <w:rPr>
            <w:rFonts w:hint="eastAsia"/>
          </w:rPr>
          <w:t>瑞尔以上的中奖者，可持中奖彩票在各区域中心兑奖；</w:t>
        </w:r>
        <w:r w:rsidRPr="00E74774">
          <w:rPr>
            <w:rFonts w:hint="eastAsia"/>
          </w:rPr>
          <w:t>2,000,000</w:t>
        </w:r>
        <w:r w:rsidRPr="00E74774">
          <w:rPr>
            <w:rFonts w:hint="eastAsia"/>
          </w:rPr>
          <w:t>瑞尔（含）以下的中奖者可持中奖彩票在各投注站兑奖。</w:t>
        </w:r>
      </w:ins>
    </w:p>
    <w:p w14:paraId="224CF904" w14:textId="77777777" w:rsidR="004E12BF" w:rsidRDefault="004E12BF" w:rsidP="004E12BF">
      <w:pPr>
        <w:pStyle w:val="lv3GameRules"/>
        <w:spacing w:line="360" w:lineRule="auto"/>
        <w:ind w:left="1135"/>
        <w:rPr>
          <w:ins w:id="1488" w:author="user" w:date="2016-10-09T10:30:00Z"/>
        </w:rPr>
      </w:pPr>
      <w:ins w:id="1489" w:author="user" w:date="2016-10-09T10:30:00Z">
        <w:r w:rsidRPr="00E74774">
          <w:rPr>
            <w:rFonts w:hint="eastAsia"/>
          </w:rPr>
          <w:lastRenderedPageBreak/>
          <w:t>第二十三条、</w:t>
        </w:r>
        <w:r w:rsidRPr="00E74774">
          <w:rPr>
            <w:rFonts w:hint="eastAsia"/>
          </w:rPr>
          <w:t xml:space="preserve"> </w:t>
        </w:r>
        <w:r w:rsidRPr="00E74774">
          <w:rPr>
            <w:rFonts w:hint="eastAsia"/>
          </w:rPr>
          <w:t>兑奖机构有权查验中奖者的中奖彩票及有效身份证件，兑奖者应予配合。凡伪</w:t>
        </w:r>
        <w:r w:rsidRPr="00E74774">
          <w:rPr>
            <w:rFonts w:hint="eastAsia"/>
          </w:rPr>
          <w:t xml:space="preserve"> </w:t>
        </w:r>
        <w:r w:rsidRPr="00E74774">
          <w:rPr>
            <w:rFonts w:hint="eastAsia"/>
          </w:rPr>
          <w:t>造、变造中奖彩票冒领奖金者，送交司法机关追究法律责任。</w:t>
        </w:r>
      </w:ins>
    </w:p>
    <w:p w14:paraId="7DF9C1ED" w14:textId="77777777" w:rsidR="004E12BF" w:rsidRPr="00360400" w:rsidRDefault="004E12BF" w:rsidP="004E12BF">
      <w:pPr>
        <w:pStyle w:val="TxtEngGameRules"/>
        <w:rPr>
          <w:ins w:id="1490" w:author="user" w:date="2016-10-09T10:30:00Z"/>
        </w:rPr>
      </w:pPr>
    </w:p>
    <w:p w14:paraId="71919921" w14:textId="77777777" w:rsidR="004E12BF" w:rsidRDefault="004E12BF" w:rsidP="004E12BF">
      <w:pPr>
        <w:pStyle w:val="lv2GameRules"/>
        <w:rPr>
          <w:ins w:id="1491" w:author="user" w:date="2016-10-09T10:30:00Z"/>
        </w:rPr>
      </w:pPr>
      <w:ins w:id="1492" w:author="user" w:date="2016-10-09T10:30:00Z">
        <w:r>
          <w:rPr>
            <w:rFonts w:hint="eastAsia"/>
          </w:rPr>
          <w:t>附</w:t>
        </w:r>
        <w:r>
          <w:rPr>
            <w:rFonts w:hint="eastAsia"/>
          </w:rPr>
          <w:t xml:space="preserve">  </w:t>
        </w:r>
        <w:r>
          <w:rPr>
            <w:rFonts w:hint="eastAsia"/>
          </w:rPr>
          <w:t>则</w:t>
        </w:r>
      </w:ins>
    </w:p>
    <w:p w14:paraId="79AC86E3" w14:textId="77777777" w:rsidR="004E12BF" w:rsidRPr="007D7E38" w:rsidRDefault="004E12BF" w:rsidP="004E12BF">
      <w:pPr>
        <w:pStyle w:val="TxtEngGameRules"/>
        <w:jc w:val="center"/>
        <w:rPr>
          <w:ins w:id="1493" w:author="user" w:date="2016-10-09T10:30:00Z"/>
          <w:b/>
        </w:rPr>
      </w:pPr>
      <w:ins w:id="1494" w:author="user" w:date="2016-10-09T10:30:00Z">
        <w:r>
          <w:rPr>
            <w:rFonts w:hint="eastAsia"/>
            <w:b/>
          </w:rPr>
          <w:t>Chapter 7</w:t>
        </w:r>
        <w:r>
          <w:rPr>
            <w:rFonts w:hint="eastAsia"/>
            <w:b/>
          </w:rPr>
          <w:tab/>
          <w:t>Supplementary Articles</w:t>
        </w:r>
      </w:ins>
    </w:p>
    <w:p w14:paraId="6ABFB510" w14:textId="77777777" w:rsidR="004E12BF" w:rsidRPr="00360400" w:rsidRDefault="004E12BF" w:rsidP="004E12BF">
      <w:pPr>
        <w:pStyle w:val="lv3GameRules"/>
        <w:spacing w:line="360" w:lineRule="auto"/>
        <w:ind w:left="1135"/>
        <w:rPr>
          <w:ins w:id="1495" w:author="user" w:date="2016-10-09T10:30:00Z"/>
        </w:rPr>
      </w:pPr>
      <w:ins w:id="1496" w:author="user" w:date="2016-10-09T10:30:00Z">
        <w:r w:rsidRPr="00B90229">
          <w:rPr>
            <w:rFonts w:hint="eastAsia"/>
          </w:rPr>
          <w:t>本规则自批准之日起施行。</w:t>
        </w:r>
      </w:ins>
    </w:p>
    <w:p w14:paraId="579217BA" w14:textId="77777777" w:rsidR="004E12BF" w:rsidRDefault="004E12BF" w:rsidP="004E12BF">
      <w:pPr>
        <w:pStyle w:val="TxtEngGameRules"/>
        <w:spacing w:line="360" w:lineRule="auto"/>
        <w:rPr>
          <w:ins w:id="1497" w:author="user" w:date="2016-10-09T10:30:00Z"/>
        </w:rPr>
      </w:pPr>
      <w:ins w:id="1498" w:author="user" w:date="2016-10-09T10:30:00Z">
        <w:r w:rsidRPr="00B33037">
          <w:rPr>
            <w:rFonts w:hint="eastAsia"/>
            <w:b/>
          </w:rPr>
          <w:t>Article 25.</w:t>
        </w:r>
        <w:r>
          <w:rPr>
            <w:rFonts w:hint="eastAsia"/>
          </w:rPr>
          <w:t xml:space="preserve"> The above rules shall take effect from the date of approval.</w:t>
        </w:r>
      </w:ins>
    </w:p>
    <w:p w14:paraId="1AA53083" w14:textId="77777777" w:rsidR="004E12BF" w:rsidRDefault="004E12BF" w:rsidP="004E12BF">
      <w:pPr>
        <w:pStyle w:val="TxtEngGameRules"/>
        <w:spacing w:line="360" w:lineRule="auto"/>
        <w:rPr>
          <w:ins w:id="1499" w:author="user" w:date="2016-10-09T10:30:00Z"/>
        </w:rPr>
      </w:pPr>
    </w:p>
    <w:p w14:paraId="4E42C152" w14:textId="77777777" w:rsidR="004E12BF" w:rsidRPr="00360400" w:rsidRDefault="004E12BF" w:rsidP="004E12BF">
      <w:pPr>
        <w:pStyle w:val="lv3GameRules"/>
        <w:spacing w:line="360" w:lineRule="auto"/>
        <w:ind w:left="1135"/>
        <w:rPr>
          <w:ins w:id="1500" w:author="user" w:date="2016-10-09T10:30:00Z"/>
        </w:rPr>
      </w:pPr>
      <w:ins w:id="1501" w:author="user" w:date="2016-10-09T10:30:00Z">
        <w:r w:rsidRPr="00B90229">
          <w:rPr>
            <w:rFonts w:hint="eastAsia"/>
          </w:rPr>
          <w:t>本规则由国家体育彩票有限公司负责解释。</w:t>
        </w:r>
      </w:ins>
    </w:p>
    <w:p w14:paraId="71FF3550" w14:textId="77777777" w:rsidR="004E12BF" w:rsidRPr="00311DC9" w:rsidRDefault="004E12BF" w:rsidP="004E12BF">
      <w:pPr>
        <w:pStyle w:val="TxtEngGameRules"/>
        <w:spacing w:line="360" w:lineRule="auto"/>
        <w:rPr>
          <w:ins w:id="1502" w:author="user" w:date="2016-10-09T10:30:00Z"/>
        </w:rPr>
      </w:pPr>
      <w:ins w:id="1503" w:author="user" w:date="2016-10-09T10:30:00Z">
        <w:r w:rsidRPr="00B33037">
          <w:rPr>
            <w:rFonts w:hint="eastAsia"/>
            <w:b/>
          </w:rPr>
          <w:t>Article 26.</w:t>
        </w:r>
        <w:r>
          <w:rPr>
            <w:rFonts w:hint="eastAsia"/>
          </w:rPr>
          <w:t xml:space="preserve"> National Sports Lottery Co., Ltd. reserves the right to explain the above rules.</w:t>
        </w:r>
      </w:ins>
    </w:p>
    <w:p w14:paraId="47453B07" w14:textId="77777777" w:rsidR="004E12BF" w:rsidRPr="004E12BF" w:rsidRDefault="004E12BF" w:rsidP="00E10B4C">
      <w:pPr>
        <w:spacing w:line="360" w:lineRule="auto"/>
        <w:jc w:val="center"/>
        <w:rPr>
          <w:ins w:id="1504" w:author="user" w:date="2016-10-09T10:29:00Z"/>
          <w:rFonts w:ascii="宋体" w:hAnsi="宋体"/>
          <w:sz w:val="24"/>
          <w:szCs w:val="24"/>
        </w:rPr>
      </w:pPr>
    </w:p>
    <w:p w14:paraId="5BE0E025" w14:textId="77777777" w:rsidR="004E12BF" w:rsidRDefault="004E12BF" w:rsidP="00E10B4C">
      <w:pPr>
        <w:spacing w:line="360" w:lineRule="auto"/>
        <w:jc w:val="center"/>
        <w:rPr>
          <w:rFonts w:ascii="宋体" w:hAnsi="宋体"/>
          <w:sz w:val="24"/>
          <w:szCs w:val="24"/>
        </w:rPr>
      </w:pPr>
    </w:p>
    <w:sectPr w:rsidR="004E12BF" w:rsidSect="00DC009F">
      <w:pgSz w:w="11906" w:h="16838"/>
      <w:pgMar w:top="1440" w:right="1797" w:bottom="1440" w:left="1797"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2" w:author="user" w:date="2014-12-18T17:17:00Z" w:initials="u">
    <w:p w14:paraId="7547D51D" w14:textId="77777777" w:rsidR="002604AB" w:rsidRDefault="002604AB">
      <w:pPr>
        <w:pStyle w:val="ae"/>
      </w:pPr>
      <w:r>
        <w:rPr>
          <w:rStyle w:val="ad"/>
        </w:rPr>
        <w:annotationRef/>
      </w:r>
      <w:r>
        <w:rPr>
          <w:rFonts w:hint="eastAsia"/>
        </w:rPr>
        <w:t>李总文档中所有的“</w:t>
      </w:r>
      <w:r>
        <w:rPr>
          <w:rFonts w:hint="eastAsia"/>
        </w:rPr>
        <w:t>+0</w:t>
      </w:r>
      <w:r>
        <w:rPr>
          <w:rFonts w:hint="eastAsia"/>
        </w:rPr>
        <w:t>”被删除。</w:t>
      </w:r>
    </w:p>
  </w:comment>
  <w:comment w:id="292" w:author="user" w:date="2014-12-18T17:09:00Z" w:initials="u">
    <w:p w14:paraId="0CAD1CE7" w14:textId="77777777" w:rsidR="00533D9A" w:rsidRDefault="00533D9A" w:rsidP="00533D9A">
      <w:pPr>
        <w:pStyle w:val="ae"/>
      </w:pPr>
      <w:r>
        <w:rPr>
          <w:rStyle w:val="ad"/>
        </w:rPr>
        <w:annotationRef/>
      </w:r>
      <w:r>
        <w:rPr>
          <w:rFonts w:hint="eastAsia"/>
        </w:rPr>
        <w:t>这句话在李总</w:t>
      </w:r>
      <w:r>
        <w:rPr>
          <w:rFonts w:hint="eastAsia"/>
        </w:rPr>
        <w:t>17</w:t>
      </w:r>
      <w:r>
        <w:rPr>
          <w:rFonts w:hint="eastAsia"/>
        </w:rPr>
        <w:t>日文档中没有出现，我暂将</w:t>
      </w:r>
      <w:r>
        <w:rPr>
          <w:rFonts w:hint="eastAsia"/>
        </w:rPr>
        <w:t>7</w:t>
      </w:r>
      <w:proofErr w:type="gramStart"/>
      <w:r>
        <w:rPr>
          <w:rFonts w:hint="eastAsia"/>
        </w:rPr>
        <w:t>龙星的</w:t>
      </w:r>
      <w:proofErr w:type="gramEnd"/>
      <w:r>
        <w:rPr>
          <w:rFonts w:hint="eastAsia"/>
        </w:rPr>
        <w:t>最大投注倍数改为</w:t>
      </w:r>
      <w:r>
        <w:rPr>
          <w:rFonts w:hint="eastAsia"/>
        </w:rPr>
        <w:t>100</w:t>
      </w:r>
      <w:r>
        <w:rPr>
          <w:rFonts w:hint="eastAsia"/>
        </w:rPr>
        <w:t>倍</w:t>
      </w:r>
    </w:p>
  </w:comment>
  <w:comment w:id="439" w:author="user" w:date="2014-12-18T17:09:00Z" w:initials="u">
    <w:p w14:paraId="5FC7BF0E" w14:textId="77777777" w:rsidR="002604AB" w:rsidRDefault="002604AB">
      <w:pPr>
        <w:pStyle w:val="ae"/>
      </w:pPr>
      <w:r>
        <w:rPr>
          <w:rStyle w:val="ad"/>
        </w:rPr>
        <w:annotationRef/>
      </w:r>
      <w:r>
        <w:rPr>
          <w:rFonts w:hint="eastAsia"/>
        </w:rPr>
        <w:t>就“</w:t>
      </w:r>
      <w:r>
        <w:rPr>
          <w:rFonts w:hint="eastAsia"/>
        </w:rPr>
        <w:t>30</w:t>
      </w:r>
      <w:r>
        <w:rPr>
          <w:rFonts w:hint="eastAsia"/>
        </w:rPr>
        <w:t>选</w:t>
      </w:r>
      <w:r>
        <w:rPr>
          <w:rFonts w:hint="eastAsia"/>
        </w:rPr>
        <w:t>6</w:t>
      </w:r>
      <w:r>
        <w:rPr>
          <w:rFonts w:hint="eastAsia"/>
        </w:rPr>
        <w:t>”游戏第五条的描述</w:t>
      </w:r>
      <w:proofErr w:type="gramStart"/>
      <w:r>
        <w:rPr>
          <w:rFonts w:hint="eastAsia"/>
        </w:rPr>
        <w:t>作出</w:t>
      </w:r>
      <w:proofErr w:type="gramEnd"/>
      <w:r>
        <w:rPr>
          <w:rFonts w:hint="eastAsia"/>
        </w:rPr>
        <w:t>修改。</w:t>
      </w:r>
    </w:p>
  </w:comment>
  <w:comment w:id="445" w:author="user" w:date="2014-12-18T17:09:00Z" w:initials="u">
    <w:p w14:paraId="0CF9704E" w14:textId="77777777" w:rsidR="002604AB" w:rsidRDefault="002604AB">
      <w:pPr>
        <w:pStyle w:val="ae"/>
      </w:pPr>
      <w:r>
        <w:rPr>
          <w:rStyle w:val="ad"/>
        </w:rPr>
        <w:annotationRef/>
      </w:r>
      <w:r>
        <w:rPr>
          <w:rFonts w:hint="eastAsia"/>
        </w:rPr>
        <w:t>这里不知何故被删掉了。</w:t>
      </w:r>
    </w:p>
  </w:comment>
  <w:comment w:id="447" w:author="user" w:date="2014-12-18T17:09:00Z" w:initials="u">
    <w:p w14:paraId="5856093F" w14:textId="77777777" w:rsidR="002604AB" w:rsidRDefault="002604AB">
      <w:pPr>
        <w:pStyle w:val="ae"/>
      </w:pPr>
      <w:r>
        <w:rPr>
          <w:rStyle w:val="ad"/>
        </w:rPr>
        <w:annotationRef/>
      </w:r>
      <w:r>
        <w:rPr>
          <w:rFonts w:hint="eastAsia"/>
        </w:rPr>
        <w:t>这句话在李总</w:t>
      </w:r>
      <w:r>
        <w:rPr>
          <w:rFonts w:hint="eastAsia"/>
        </w:rPr>
        <w:t>17</w:t>
      </w:r>
      <w:r>
        <w:rPr>
          <w:rFonts w:hint="eastAsia"/>
        </w:rPr>
        <w:t>日文档中没有出现，我暂将</w:t>
      </w:r>
      <w:r>
        <w:rPr>
          <w:rFonts w:hint="eastAsia"/>
        </w:rPr>
        <w:t>7</w:t>
      </w:r>
      <w:proofErr w:type="gramStart"/>
      <w:r>
        <w:rPr>
          <w:rFonts w:hint="eastAsia"/>
        </w:rPr>
        <w:t>龙星的</w:t>
      </w:r>
      <w:proofErr w:type="gramEnd"/>
      <w:r>
        <w:rPr>
          <w:rFonts w:hint="eastAsia"/>
        </w:rPr>
        <w:t>最大投注倍数改为</w:t>
      </w:r>
      <w:r>
        <w:rPr>
          <w:rFonts w:hint="eastAsia"/>
        </w:rPr>
        <w:t>100</w:t>
      </w:r>
      <w:r>
        <w:rPr>
          <w:rFonts w:hint="eastAsia"/>
        </w:rPr>
        <w:t>倍</w:t>
      </w:r>
    </w:p>
  </w:comment>
  <w:comment w:id="491" w:author="user" w:date="2014-12-18T17:09:00Z" w:initials="u">
    <w:p w14:paraId="77AD9677" w14:textId="77777777" w:rsidR="002604AB" w:rsidRDefault="002604AB">
      <w:pPr>
        <w:pStyle w:val="ae"/>
      </w:pPr>
      <w:r>
        <w:rPr>
          <w:rStyle w:val="ad"/>
        </w:rPr>
        <w:annotationRef/>
      </w:r>
      <w:r>
        <w:rPr>
          <w:rFonts w:hint="eastAsia"/>
        </w:rPr>
        <w:t>这句话在李总</w:t>
      </w:r>
      <w:r>
        <w:rPr>
          <w:rFonts w:hint="eastAsia"/>
        </w:rPr>
        <w:t>17</w:t>
      </w:r>
      <w:r>
        <w:rPr>
          <w:rFonts w:hint="eastAsia"/>
        </w:rPr>
        <w:t>日文档中没有出现。</w:t>
      </w:r>
    </w:p>
  </w:comment>
  <w:comment w:id="493" w:author="user" w:date="2014-12-18T17:09:00Z" w:initials="u">
    <w:p w14:paraId="5972589A" w14:textId="77777777" w:rsidR="002604AB" w:rsidRDefault="002604AB">
      <w:pPr>
        <w:pStyle w:val="ae"/>
      </w:pPr>
      <w:r>
        <w:rPr>
          <w:rStyle w:val="ad"/>
        </w:rPr>
        <w:annotationRef/>
      </w:r>
      <w:r>
        <w:rPr>
          <w:rFonts w:hint="eastAsia"/>
        </w:rPr>
        <w:t>此处顿号删除</w:t>
      </w:r>
    </w:p>
  </w:comment>
  <w:comment w:id="495" w:author="user" w:date="2014-12-18T17:09:00Z" w:initials="u">
    <w:p w14:paraId="12BDF213" w14:textId="77777777" w:rsidR="002604AB" w:rsidRDefault="002604AB">
      <w:pPr>
        <w:pStyle w:val="ae"/>
      </w:pPr>
      <w:r>
        <w:rPr>
          <w:rStyle w:val="ad"/>
        </w:rPr>
        <w:annotationRef/>
      </w:r>
      <w:r>
        <w:rPr>
          <w:rFonts w:hint="eastAsia"/>
        </w:rPr>
        <w:t>李总文档中没有这句话</w:t>
      </w:r>
    </w:p>
  </w:comment>
  <w:comment w:id="500" w:author="user" w:date="2014-12-18T17:17:00Z" w:initials="u">
    <w:p w14:paraId="1BFC8C7C" w14:textId="77777777" w:rsidR="002604AB" w:rsidRDefault="002604AB">
      <w:pPr>
        <w:pStyle w:val="ae"/>
      </w:pPr>
      <w:r>
        <w:rPr>
          <w:rStyle w:val="ad"/>
        </w:rPr>
        <w:annotationRef/>
      </w:r>
      <w:r>
        <w:rPr>
          <w:rFonts w:hint="eastAsia"/>
        </w:rPr>
        <w:t>李总文档中所有的“</w:t>
      </w:r>
      <w:r>
        <w:rPr>
          <w:rFonts w:hint="eastAsia"/>
        </w:rPr>
        <w:t>+0</w:t>
      </w:r>
      <w:r>
        <w:rPr>
          <w:rFonts w:hint="eastAsia"/>
        </w:rPr>
        <w:t>”被删除。</w:t>
      </w:r>
    </w:p>
  </w:comment>
  <w:comment w:id="640" w:author="user" w:date="2014-12-18T17:09:00Z" w:initials="u">
    <w:p w14:paraId="42A632C2" w14:textId="77777777" w:rsidR="002604AB" w:rsidRDefault="002604AB" w:rsidP="00370AFC">
      <w:pPr>
        <w:pStyle w:val="ae"/>
      </w:pPr>
      <w:r>
        <w:rPr>
          <w:rStyle w:val="ad"/>
        </w:rPr>
        <w:annotationRef/>
      </w:r>
      <w:r>
        <w:rPr>
          <w:rFonts w:hint="eastAsia"/>
        </w:rPr>
        <w:t>这里不知何故被删掉了。</w:t>
      </w:r>
    </w:p>
  </w:comment>
  <w:comment w:id="694" w:author="user" w:date="2014-12-18T17:09:00Z" w:initials="u">
    <w:p w14:paraId="7CF621C7" w14:textId="77777777" w:rsidR="002604AB" w:rsidRDefault="002604AB" w:rsidP="00370AFC">
      <w:pPr>
        <w:pStyle w:val="ae"/>
      </w:pPr>
      <w:r>
        <w:rPr>
          <w:rStyle w:val="ad"/>
        </w:rPr>
        <w:annotationRef/>
      </w:r>
      <w:r>
        <w:rPr>
          <w:rFonts w:hint="eastAsia"/>
        </w:rPr>
        <w:t>这句话在李总</w:t>
      </w:r>
      <w:r>
        <w:rPr>
          <w:rFonts w:hint="eastAsia"/>
        </w:rPr>
        <w:t>17</w:t>
      </w:r>
      <w:r>
        <w:rPr>
          <w:rFonts w:hint="eastAsia"/>
        </w:rPr>
        <w:t>日文档中没有出现，我暂将</w:t>
      </w:r>
      <w:r>
        <w:rPr>
          <w:rFonts w:hint="eastAsia"/>
        </w:rPr>
        <w:t>7</w:t>
      </w:r>
      <w:proofErr w:type="gramStart"/>
      <w:r>
        <w:rPr>
          <w:rFonts w:hint="eastAsia"/>
        </w:rPr>
        <w:t>龙星的</w:t>
      </w:r>
      <w:proofErr w:type="gramEnd"/>
      <w:r>
        <w:rPr>
          <w:rFonts w:hint="eastAsia"/>
        </w:rPr>
        <w:t>最大投注倍数改为</w:t>
      </w:r>
      <w:r>
        <w:rPr>
          <w:rFonts w:hint="eastAsia"/>
        </w:rPr>
        <w:t>100</w:t>
      </w:r>
      <w:r>
        <w:rPr>
          <w:rFonts w:hint="eastAsia"/>
        </w:rPr>
        <w:t>倍</w:t>
      </w:r>
    </w:p>
  </w:comment>
  <w:comment w:id="829" w:author="user" w:date="2014-12-18T17:09:00Z" w:initials="u">
    <w:p w14:paraId="097ABF50" w14:textId="77777777" w:rsidR="002604AB" w:rsidRDefault="002604AB">
      <w:pPr>
        <w:pStyle w:val="ae"/>
      </w:pPr>
      <w:r>
        <w:rPr>
          <w:rStyle w:val="ad"/>
        </w:rPr>
        <w:annotationRef/>
      </w:r>
      <w:r>
        <w:rPr>
          <w:rFonts w:hint="eastAsia"/>
        </w:rPr>
        <w:t>李总的文档没有删除“行政”二字，但</w:t>
      </w:r>
      <w:r>
        <w:rPr>
          <w:rFonts w:hint="eastAsia"/>
        </w:rPr>
        <w:t>7</w:t>
      </w:r>
      <w:proofErr w:type="gramStart"/>
      <w:r>
        <w:rPr>
          <w:rFonts w:hint="eastAsia"/>
        </w:rPr>
        <w:t>龙星游戏</w:t>
      </w:r>
      <w:proofErr w:type="gramEnd"/>
      <w:r>
        <w:rPr>
          <w:rFonts w:hint="eastAsia"/>
        </w:rPr>
        <w:t>第一条删除了“行政”二字</w:t>
      </w:r>
    </w:p>
  </w:comment>
  <w:comment w:id="832" w:author="user" w:date="2014-12-18T17:09:00Z" w:initials="u">
    <w:p w14:paraId="450A28D1" w14:textId="77777777" w:rsidR="002604AB" w:rsidRDefault="002604AB">
      <w:pPr>
        <w:pStyle w:val="ae"/>
      </w:pPr>
      <w:r>
        <w:rPr>
          <w:rStyle w:val="ad"/>
        </w:rPr>
        <w:annotationRef/>
      </w:r>
      <w:r>
        <w:rPr>
          <w:rFonts w:hint="eastAsia"/>
        </w:rPr>
        <w:t>就“</w:t>
      </w:r>
      <w:r>
        <w:rPr>
          <w:rFonts w:hint="eastAsia"/>
        </w:rPr>
        <w:t>30</w:t>
      </w:r>
      <w:r>
        <w:rPr>
          <w:rFonts w:hint="eastAsia"/>
        </w:rPr>
        <w:t>选</w:t>
      </w:r>
      <w:r>
        <w:rPr>
          <w:rFonts w:hint="eastAsia"/>
        </w:rPr>
        <w:t>6</w:t>
      </w:r>
      <w:r>
        <w:rPr>
          <w:rFonts w:hint="eastAsia"/>
        </w:rPr>
        <w:t>”游戏第五条的描述</w:t>
      </w:r>
      <w:proofErr w:type="gramStart"/>
      <w:r>
        <w:rPr>
          <w:rFonts w:hint="eastAsia"/>
        </w:rPr>
        <w:t>作出</w:t>
      </w:r>
      <w:proofErr w:type="gramEnd"/>
      <w:r>
        <w:rPr>
          <w:rFonts w:hint="eastAsia"/>
        </w:rPr>
        <w:t>修改。</w:t>
      </w:r>
    </w:p>
  </w:comment>
  <w:comment w:id="860" w:author="user" w:date="2014-12-18T17:09:00Z" w:initials="u">
    <w:p w14:paraId="31CCC214" w14:textId="77777777" w:rsidR="002604AB" w:rsidRDefault="002604AB">
      <w:pPr>
        <w:pStyle w:val="ae"/>
      </w:pPr>
      <w:r>
        <w:rPr>
          <w:rStyle w:val="ad"/>
        </w:rPr>
        <w:annotationRef/>
      </w:r>
      <w:r>
        <w:rPr>
          <w:rFonts w:hint="eastAsia"/>
        </w:rPr>
        <w:t>李总文档中这句话没有出现，我在此暂且将最大投注倍数改为</w:t>
      </w:r>
      <w:r>
        <w:rPr>
          <w:rFonts w:hint="eastAsia"/>
        </w:rPr>
        <w:t>100</w:t>
      </w:r>
      <w:r>
        <w:rPr>
          <w:rFonts w:hint="eastAsia"/>
        </w:rPr>
        <w:t>倍</w:t>
      </w:r>
    </w:p>
  </w:comment>
  <w:comment w:id="883" w:author="user" w:date="2014-12-18T17:09:00Z" w:initials="u">
    <w:p w14:paraId="173E3F2D" w14:textId="77777777" w:rsidR="002604AB" w:rsidRDefault="002604AB">
      <w:pPr>
        <w:pStyle w:val="ae"/>
      </w:pPr>
      <w:r>
        <w:rPr>
          <w:rStyle w:val="ad"/>
        </w:rPr>
        <w:annotationRef/>
      </w:r>
      <w:r>
        <w:rPr>
          <w:rFonts w:hint="eastAsia"/>
        </w:rPr>
        <w:t>李总的文档中这里被删掉导致信息不全，我将原来的双倍奖金描述改为“若前后都按位匹配，则赔率翻倍”。</w:t>
      </w:r>
    </w:p>
  </w:comment>
  <w:comment w:id="911" w:author="user" w:date="2014-12-18T17:09:00Z" w:initials="u">
    <w:p w14:paraId="4A0A66E1" w14:textId="77777777" w:rsidR="002604AB" w:rsidRDefault="002604AB">
      <w:pPr>
        <w:pStyle w:val="ae"/>
      </w:pPr>
      <w:r>
        <w:rPr>
          <w:rStyle w:val="ad"/>
        </w:rPr>
        <w:annotationRef/>
      </w:r>
      <w:r>
        <w:rPr>
          <w:rFonts w:hint="eastAsia"/>
        </w:rPr>
        <w:t>李总要求“中奖奖金改成赔率”在下面的表中赔率已经以黄色标出。赔率（单注返还的倍数）的概念是相对单</w:t>
      </w:r>
      <w:proofErr w:type="gramStart"/>
      <w:r>
        <w:rPr>
          <w:rFonts w:hint="eastAsia"/>
        </w:rPr>
        <w:t>注来说</w:t>
      </w:r>
      <w:proofErr w:type="gramEnd"/>
      <w:r>
        <w:rPr>
          <w:rFonts w:hint="eastAsia"/>
        </w:rPr>
        <w:t>的，而右侧的表格是在全覆盖下的计算返奖率，和赔率无关。</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547D51D" w15:done="0"/>
  <w15:commentEx w15:paraId="0CAD1CE7" w15:done="0"/>
  <w15:commentEx w15:paraId="5FC7BF0E" w15:done="0"/>
  <w15:commentEx w15:paraId="0CF9704E" w15:done="0"/>
  <w15:commentEx w15:paraId="5856093F" w15:done="0"/>
  <w15:commentEx w15:paraId="77AD9677" w15:done="0"/>
  <w15:commentEx w15:paraId="5972589A" w15:done="0"/>
  <w15:commentEx w15:paraId="12BDF213" w15:done="0"/>
  <w15:commentEx w15:paraId="1BFC8C7C" w15:done="0"/>
  <w15:commentEx w15:paraId="42A632C2" w15:done="0"/>
  <w15:commentEx w15:paraId="7CF621C7" w15:done="0"/>
  <w15:commentEx w15:paraId="097ABF50" w15:done="0"/>
  <w15:commentEx w15:paraId="450A28D1" w15:done="0"/>
  <w15:commentEx w15:paraId="31CCC214" w15:done="0"/>
  <w15:commentEx w15:paraId="173E3F2D" w15:done="0"/>
  <w15:commentEx w15:paraId="4A0A66E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7378E8" w14:textId="77777777" w:rsidR="003C0434" w:rsidRDefault="003C0434" w:rsidP="00E10B4C"/>
    <w:p w14:paraId="74F2537D" w14:textId="77777777" w:rsidR="003C0434" w:rsidRDefault="003C0434"/>
  </w:endnote>
  <w:endnote w:type="continuationSeparator" w:id="0">
    <w:p w14:paraId="51EBF34C" w14:textId="77777777" w:rsidR="003C0434" w:rsidRDefault="003C0434" w:rsidP="00E10B4C"/>
    <w:p w14:paraId="63E19B73" w14:textId="77777777" w:rsidR="003C0434" w:rsidRDefault="003C04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PMingLiU">
    <w:altName w:val="Malgun Gothic Semilight"/>
    <w:panose1 w:val="02020500000000000000"/>
    <w:charset w:val="88"/>
    <w:family w:val="auto"/>
    <w:notTrueType/>
    <w:pitch w:val="variable"/>
    <w:sig w:usb0="00000000" w:usb1="08080000" w:usb2="00000010" w:usb3="00000000" w:csb0="00100000" w:csb1="00000000"/>
  </w:font>
  <w:font w:name="MoolBoran">
    <w:altName w:val="Leelawadee UI"/>
    <w:panose1 w:val="020B0100010101010101"/>
    <w:charset w:val="00"/>
    <w:family w:val="swiss"/>
    <w:pitch w:val="variable"/>
    <w:sig w:usb0="00000003" w:usb1="00000000" w:usb2="00010000" w:usb3="00000000" w:csb0="00000001" w:csb1="00000000"/>
  </w:font>
  <w:font w:name="Arial Unicode MS">
    <w:panose1 w:val="020B0604020202020204"/>
    <w:charset w:val="86"/>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43"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微软雅黑">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408860" w14:textId="77777777" w:rsidR="002604AB" w:rsidRDefault="002604AB">
    <w:pPr>
      <w:pStyle w:val="a4"/>
      <w:jc w:val="center"/>
    </w:pPr>
    <w:r w:rsidRPr="00EA4BDD">
      <w:rPr>
        <w:rFonts w:ascii="华文宋体" w:eastAsia="华文宋体" w:hAnsi="华文宋体" w:hint="eastAsia"/>
      </w:rPr>
      <w:t>&gt;</w:t>
    </w:r>
    <w:r>
      <w:fldChar w:fldCharType="begin"/>
    </w:r>
    <w:r>
      <w:instrText>PAGE   \* MERGEFORMAT</w:instrText>
    </w:r>
    <w:r>
      <w:fldChar w:fldCharType="separate"/>
    </w:r>
    <w:r w:rsidR="00264CE8" w:rsidRPr="00264CE8">
      <w:rPr>
        <w:noProof/>
        <w:lang w:val="zh-CN"/>
      </w:rPr>
      <w:t>9</w:t>
    </w:r>
    <w:r>
      <w:rPr>
        <w:noProof/>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2DE776" w14:textId="77777777" w:rsidR="002604AB" w:rsidRDefault="002604AB">
    <w:pPr>
      <w:pStyle w:val="a4"/>
      <w:jc w:val="center"/>
    </w:pPr>
    <w:r w:rsidRPr="00EA4BDD">
      <w:rPr>
        <w:rFonts w:ascii="华文宋体" w:eastAsia="华文宋体" w:hAnsi="华文宋体" w:hint="eastAsia"/>
      </w:rPr>
      <w:t>&gt;</w:t>
    </w:r>
    <w:r>
      <w:fldChar w:fldCharType="begin"/>
    </w:r>
    <w:r>
      <w:instrText>PAGE   \* MERGEFORMAT</w:instrText>
    </w:r>
    <w:r>
      <w:fldChar w:fldCharType="separate"/>
    </w:r>
    <w:r w:rsidR="00264CE8" w:rsidRPr="00264CE8">
      <w:rPr>
        <w:noProof/>
        <w:lang w:val="zh-CN"/>
      </w:rPr>
      <w:t>23</w:t>
    </w:r>
    <w:r>
      <w:rPr>
        <w:noProof/>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62F2F0" w14:textId="77777777" w:rsidR="003C0434" w:rsidRPr="00B95524" w:rsidRDefault="003C0434" w:rsidP="00E10B4C">
      <w:pPr>
        <w:spacing w:line="360" w:lineRule="auto"/>
        <w:jc w:val="center"/>
        <w:rPr>
          <w:rFonts w:ascii="宋体" w:hAnsi="宋体"/>
          <w:sz w:val="24"/>
          <w:szCs w:val="24"/>
        </w:rPr>
      </w:pPr>
      <w:r>
        <w:rPr>
          <w:rFonts w:ascii="Times New Roman" w:hAnsi="Times New Roman" w:hint="eastAsia"/>
          <w:noProof/>
          <w:vanish/>
          <w:kern w:val="0"/>
          <w:sz w:val="20"/>
          <w:szCs w:val="20"/>
        </w:rPr>
        <w:drawing>
          <wp:inline distT="0" distB="0" distL="0" distR="0" wp14:anchorId="200EC8E4" wp14:editId="723D9549">
            <wp:extent cx="142875" cy="142875"/>
            <wp:effectExtent l="19050" t="0" r="9525" b="0"/>
            <wp:docPr id="6" name="图片 6" descr="mso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so1613"/>
                    <pic:cNvPicPr>
                      <a:picLocks noChangeAspect="1" noChangeArrowheads="1"/>
                    </pic:cNvPicPr>
                  </pic:nvPicPr>
                  <pic:blipFill>
                    <a:blip r:embed="rId1"/>
                    <a:srcRect/>
                    <a:stretch>
                      <a:fillRect/>
                    </a:stretch>
                  </pic:blipFill>
                  <pic:spPr bwMode="auto">
                    <a:xfrm>
                      <a:off x="0" y="0"/>
                      <a:ext cx="142875" cy="142875"/>
                    </a:xfrm>
                    <a:prstGeom prst="rect">
                      <a:avLst/>
                    </a:prstGeom>
                    <a:noFill/>
                    <a:ln w="9525">
                      <a:noFill/>
                      <a:miter lim="800000"/>
                      <a:headEnd/>
                      <a:tailEnd/>
                    </a:ln>
                  </pic:spPr>
                </pic:pic>
              </a:graphicData>
            </a:graphic>
          </wp:inline>
        </w:drawing>
      </w:r>
    </w:p>
  </w:footnote>
  <w:footnote w:type="continuationSeparator" w:id="0">
    <w:p w14:paraId="557F5066" w14:textId="77777777" w:rsidR="003C0434" w:rsidRDefault="003C0434" w:rsidP="00E10B4C"/>
    <w:p w14:paraId="103C336C" w14:textId="77777777" w:rsidR="003C0434" w:rsidRDefault="003C043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5EE20A" w14:textId="77777777" w:rsidR="002604AB" w:rsidRDefault="002604AB" w:rsidP="00E10B4C"/>
  <w:p w14:paraId="03129BCA" w14:textId="5B40C13B" w:rsidR="002604AB" w:rsidDel="007B2C10" w:rsidRDefault="002604AB">
    <w:pPr>
      <w:rPr>
        <w:del w:id="99" w:author="user" w:date="2016-10-08T17:58:00Z"/>
      </w:rPr>
    </w:pPr>
  </w:p>
  <w:p w14:paraId="7BEF3520" w14:textId="21F432AB" w:rsidR="002604AB" w:rsidDel="007B2C10" w:rsidRDefault="002604AB" w:rsidP="00EA4BDD">
    <w:pPr>
      <w:pStyle w:val="a3"/>
      <w:wordWrap w:val="0"/>
      <w:ind w:right="720"/>
      <w:jc w:val="right"/>
      <w:rPr>
        <w:del w:id="100" w:author="user" w:date="2016-10-08T17:58:00Z"/>
      </w:rPr>
    </w:pPr>
    <w:r>
      <w:rPr>
        <w:noProof/>
      </w:rPr>
      <w:drawing>
        <wp:anchor distT="0" distB="0" distL="114300" distR="114300" simplePos="0" relativeHeight="251657728" behindDoc="1" locked="0" layoutInCell="1" allowOverlap="1" wp14:anchorId="2DE35BE7" wp14:editId="06496891">
          <wp:simplePos x="0" y="0"/>
          <wp:positionH relativeFrom="margin">
            <wp:posOffset>66040</wp:posOffset>
          </wp:positionH>
          <wp:positionV relativeFrom="paragraph">
            <wp:posOffset>-207010</wp:posOffset>
          </wp:positionV>
          <wp:extent cx="1525270" cy="476250"/>
          <wp:effectExtent l="19050" t="0" r="0" b="0"/>
          <wp:wrapThrough wrapText="bothSides">
            <wp:wrapPolygon edited="0">
              <wp:start x="-270" y="0"/>
              <wp:lineTo x="-270" y="20736"/>
              <wp:lineTo x="21582" y="20736"/>
              <wp:lineTo x="21582" y="0"/>
              <wp:lineTo x="-270" y="0"/>
            </wp:wrapPolygon>
          </wp:wrapThrough>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srcRect/>
                  <a:stretch>
                    <a:fillRect/>
                  </a:stretch>
                </pic:blipFill>
                <pic:spPr bwMode="auto">
                  <a:xfrm>
                    <a:off x="0" y="0"/>
                    <a:ext cx="1525270" cy="476250"/>
                  </a:xfrm>
                  <a:prstGeom prst="rect">
                    <a:avLst/>
                  </a:prstGeom>
                  <a:noFill/>
                  <a:ln w="9525">
                    <a:noFill/>
                    <a:miter lim="800000"/>
                    <a:headEnd/>
                    <a:tailEnd/>
                  </a:ln>
                </pic:spPr>
              </pic:pic>
            </a:graphicData>
          </a:graphic>
        </wp:anchor>
      </w:drawing>
    </w:r>
    <w:del w:id="101" w:author="user" w:date="2016-10-08T17:58:00Z">
      <w:r w:rsidDel="007B2C10">
        <w:rPr>
          <w:rFonts w:hint="eastAsia"/>
        </w:rPr>
        <w:delText xml:space="preserve"> </w:delText>
      </w:r>
    </w:del>
  </w:p>
  <w:p w14:paraId="22D5F4EE" w14:textId="3836EFF2" w:rsidR="002604AB" w:rsidRDefault="002604AB">
    <w:pPr>
      <w:pStyle w:val="a3"/>
      <w:wordWrap w:val="0"/>
      <w:ind w:right="720"/>
      <w:jc w:val="right"/>
      <w:pPrChange w:id="102" w:author="user" w:date="2016-10-08T17:58:00Z">
        <w:pPr/>
      </w:pPrChange>
    </w:pPr>
    <w:del w:id="103" w:author="user" w:date="2016-10-08T17:58:00Z">
      <w:r w:rsidDel="007B2C10">
        <w:delText xml:space="preserve">         </w:delText>
      </w:r>
    </w:del>
    <w:r>
      <w:t xml:space="preserve">                                  </w:t>
    </w:r>
    <w:proofErr w:type="gramStart"/>
    <w:r w:rsidRPr="00EA4BDD">
      <w:rPr>
        <w:rFonts w:ascii="华文宋体" w:eastAsia="华文宋体" w:hAnsi="华文宋体" w:hint="eastAsia"/>
      </w:rPr>
      <w:t>优城有限公司</w:t>
    </w:r>
    <w:proofErr w:type="gramEnd"/>
    <w:r w:rsidRPr="00EA4BDD">
      <w:rPr>
        <w:rFonts w:ascii="华文宋体" w:eastAsia="华文宋体" w:hAnsi="华文宋体" w:hint="eastAsia"/>
      </w:rPr>
      <w:t>-柬埔寨国家项目</w:t>
    </w:r>
    <w:r>
      <w:rPr>
        <w:rFonts w:ascii="华文宋体" w:eastAsia="华文宋体" w:hAnsi="华文宋体" w:hint="eastAsia"/>
      </w:rPr>
      <w:t>-游戏规则</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B9CD02" w14:textId="77777777" w:rsidR="002604AB" w:rsidRDefault="002604AB" w:rsidP="00E10B4C"/>
  <w:p w14:paraId="36FA8664" w14:textId="77777777" w:rsidR="002604AB" w:rsidRDefault="002604AB" w:rsidP="002604AB">
    <w:pPr>
      <w:pStyle w:val="a3"/>
      <w:wordWrap w:val="0"/>
      <w:ind w:right="720"/>
      <w:jc w:val="right"/>
    </w:pPr>
    <w:r>
      <w:rPr>
        <w:noProof/>
      </w:rPr>
      <w:drawing>
        <wp:anchor distT="0" distB="0" distL="114300" distR="114300" simplePos="0" relativeHeight="251659776" behindDoc="1" locked="0" layoutInCell="1" allowOverlap="1" wp14:anchorId="78A93F17" wp14:editId="0FE659AF">
          <wp:simplePos x="0" y="0"/>
          <wp:positionH relativeFrom="margin">
            <wp:posOffset>66040</wp:posOffset>
          </wp:positionH>
          <wp:positionV relativeFrom="paragraph">
            <wp:posOffset>-207010</wp:posOffset>
          </wp:positionV>
          <wp:extent cx="1525270" cy="476250"/>
          <wp:effectExtent l="19050" t="0" r="0" b="0"/>
          <wp:wrapThrough wrapText="bothSides">
            <wp:wrapPolygon edited="0">
              <wp:start x="-270" y="0"/>
              <wp:lineTo x="-270" y="20736"/>
              <wp:lineTo x="21582" y="20736"/>
              <wp:lineTo x="21582" y="0"/>
              <wp:lineTo x="-270" y="0"/>
            </wp:wrapPolygon>
          </wp:wrapThrough>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srcRect/>
                  <a:stretch>
                    <a:fillRect/>
                  </a:stretch>
                </pic:blipFill>
                <pic:spPr bwMode="auto">
                  <a:xfrm>
                    <a:off x="0" y="0"/>
                    <a:ext cx="1525270" cy="476250"/>
                  </a:xfrm>
                  <a:prstGeom prst="rect">
                    <a:avLst/>
                  </a:prstGeom>
                  <a:noFill/>
                  <a:ln w="9525">
                    <a:noFill/>
                    <a:miter lim="800000"/>
                    <a:headEnd/>
                    <a:tailEnd/>
                  </a:ln>
                </pic:spPr>
              </pic:pic>
            </a:graphicData>
          </a:graphic>
        </wp:anchor>
      </w:drawing>
    </w:r>
    <w:r>
      <w:t xml:space="preserve">                                  </w:t>
    </w:r>
    <w:proofErr w:type="gramStart"/>
    <w:r w:rsidRPr="00EA4BDD">
      <w:rPr>
        <w:rFonts w:ascii="华文宋体" w:eastAsia="华文宋体" w:hAnsi="华文宋体" w:hint="eastAsia"/>
      </w:rPr>
      <w:t>优城有限公司</w:t>
    </w:r>
    <w:proofErr w:type="gramEnd"/>
    <w:r w:rsidRPr="00EA4BDD">
      <w:rPr>
        <w:rFonts w:ascii="华文宋体" w:eastAsia="华文宋体" w:hAnsi="华文宋体" w:hint="eastAsia"/>
      </w:rPr>
      <w:t>-柬埔寨国家项目</w:t>
    </w:r>
    <w:r>
      <w:rPr>
        <w:rFonts w:ascii="华文宋体" w:eastAsia="华文宋体" w:hAnsi="华文宋体" w:hint="eastAsia"/>
      </w:rPr>
      <w:t>-游戏规则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51D18"/>
    <w:multiLevelType w:val="hybridMultilevel"/>
    <w:tmpl w:val="7D8E3C18"/>
    <w:lvl w:ilvl="0" w:tplc="EF50581E">
      <w:start w:val="1"/>
      <w:numFmt w:val="bullet"/>
      <w:lvlText w:val=""/>
      <w:lvlJc w:val="left"/>
      <w:pPr>
        <w:ind w:left="960" w:hanging="420"/>
      </w:pPr>
      <w:rPr>
        <w:rFonts w:ascii="Wingdings" w:hAnsi="Wingdings" w:hint="default"/>
      </w:rPr>
    </w:lvl>
    <w:lvl w:ilvl="1" w:tplc="04090003" w:tentative="1">
      <w:start w:val="1"/>
      <w:numFmt w:val="bullet"/>
      <w:lvlText w:val=""/>
      <w:lvlJc w:val="left"/>
      <w:pPr>
        <w:ind w:left="1380" w:hanging="420"/>
      </w:pPr>
      <w:rPr>
        <w:rFonts w:ascii="Wingdings" w:hAnsi="Wingdings" w:hint="default"/>
      </w:rPr>
    </w:lvl>
    <w:lvl w:ilvl="2" w:tplc="04090005" w:tentative="1">
      <w:start w:val="1"/>
      <w:numFmt w:val="bullet"/>
      <w:lvlText w:val=""/>
      <w:lvlJc w:val="left"/>
      <w:pPr>
        <w:ind w:left="1800" w:hanging="420"/>
      </w:pPr>
      <w:rPr>
        <w:rFonts w:ascii="Wingdings" w:hAnsi="Wingdings" w:hint="default"/>
      </w:rPr>
    </w:lvl>
    <w:lvl w:ilvl="3" w:tplc="04090001" w:tentative="1">
      <w:start w:val="1"/>
      <w:numFmt w:val="bullet"/>
      <w:lvlText w:val=""/>
      <w:lvlJc w:val="left"/>
      <w:pPr>
        <w:ind w:left="2220" w:hanging="420"/>
      </w:pPr>
      <w:rPr>
        <w:rFonts w:ascii="Wingdings" w:hAnsi="Wingdings" w:hint="default"/>
      </w:rPr>
    </w:lvl>
    <w:lvl w:ilvl="4" w:tplc="04090003" w:tentative="1">
      <w:start w:val="1"/>
      <w:numFmt w:val="bullet"/>
      <w:lvlText w:val=""/>
      <w:lvlJc w:val="left"/>
      <w:pPr>
        <w:ind w:left="2640" w:hanging="420"/>
      </w:pPr>
      <w:rPr>
        <w:rFonts w:ascii="Wingdings" w:hAnsi="Wingdings" w:hint="default"/>
      </w:rPr>
    </w:lvl>
    <w:lvl w:ilvl="5" w:tplc="04090005" w:tentative="1">
      <w:start w:val="1"/>
      <w:numFmt w:val="bullet"/>
      <w:lvlText w:val=""/>
      <w:lvlJc w:val="left"/>
      <w:pPr>
        <w:ind w:left="3060" w:hanging="420"/>
      </w:pPr>
      <w:rPr>
        <w:rFonts w:ascii="Wingdings" w:hAnsi="Wingdings" w:hint="default"/>
      </w:rPr>
    </w:lvl>
    <w:lvl w:ilvl="6" w:tplc="04090001" w:tentative="1">
      <w:start w:val="1"/>
      <w:numFmt w:val="bullet"/>
      <w:lvlText w:val=""/>
      <w:lvlJc w:val="left"/>
      <w:pPr>
        <w:ind w:left="3480" w:hanging="420"/>
      </w:pPr>
      <w:rPr>
        <w:rFonts w:ascii="Wingdings" w:hAnsi="Wingdings" w:hint="default"/>
      </w:rPr>
    </w:lvl>
    <w:lvl w:ilvl="7" w:tplc="04090003" w:tentative="1">
      <w:start w:val="1"/>
      <w:numFmt w:val="bullet"/>
      <w:lvlText w:val=""/>
      <w:lvlJc w:val="left"/>
      <w:pPr>
        <w:ind w:left="3900" w:hanging="420"/>
      </w:pPr>
      <w:rPr>
        <w:rFonts w:ascii="Wingdings" w:hAnsi="Wingdings" w:hint="default"/>
      </w:rPr>
    </w:lvl>
    <w:lvl w:ilvl="8" w:tplc="04090005" w:tentative="1">
      <w:start w:val="1"/>
      <w:numFmt w:val="bullet"/>
      <w:lvlText w:val=""/>
      <w:lvlJc w:val="left"/>
      <w:pPr>
        <w:ind w:left="4320" w:hanging="420"/>
      </w:pPr>
      <w:rPr>
        <w:rFonts w:ascii="Wingdings" w:hAnsi="Wingdings" w:hint="default"/>
      </w:rPr>
    </w:lvl>
  </w:abstractNum>
  <w:abstractNum w:abstractNumId="1" w15:restartNumberingAfterBreak="0">
    <w:nsid w:val="01F41338"/>
    <w:multiLevelType w:val="hybridMultilevel"/>
    <w:tmpl w:val="F1166E22"/>
    <w:lvl w:ilvl="0" w:tplc="E90E7AB2">
      <w:start w:val="1"/>
      <w:numFmt w:val="chineseCountingThousand"/>
      <w:lvlText w:val="第%1条"/>
      <w:lvlJc w:val="left"/>
      <w:pPr>
        <w:ind w:left="420" w:hanging="420"/>
      </w:pPr>
      <w:rPr>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0B3FC0"/>
    <w:multiLevelType w:val="multilevel"/>
    <w:tmpl w:val="4B624E98"/>
    <w:lvl w:ilvl="0">
      <w:start w:val="1"/>
      <w:numFmt w:val="chineseCountingThousand"/>
      <w:pStyle w:val="lv1GameRules"/>
      <w:suff w:val="nothing"/>
      <w:lvlText w:val="%1、"/>
      <w:lvlJc w:val="left"/>
      <w:pPr>
        <w:ind w:left="0" w:firstLine="0"/>
      </w:pPr>
      <w:rPr>
        <w:rFonts w:hint="eastAsia"/>
        <w:b/>
        <w:i w:val="0"/>
        <w:sz w:val="28"/>
      </w:rPr>
    </w:lvl>
    <w:lvl w:ilvl="1">
      <w:start w:val="1"/>
      <w:numFmt w:val="chineseCountingThousand"/>
      <w:pStyle w:val="lv2GameRules"/>
      <w:lvlText w:val="第%2章"/>
      <w:lvlJc w:val="left"/>
      <w:pPr>
        <w:ind w:left="3687" w:firstLine="0"/>
      </w:pPr>
      <w:rPr>
        <w:rFonts w:hint="eastAsia"/>
        <w:b/>
        <w:i w:val="0"/>
        <w:sz w:val="24"/>
      </w:rPr>
    </w:lvl>
    <w:lvl w:ilvl="2">
      <w:start w:val="1"/>
      <w:numFmt w:val="japaneseCounting"/>
      <w:pStyle w:val="lv3GameRules"/>
      <w:suff w:val="nothing"/>
      <w:lvlText w:val="第%3条、"/>
      <w:lvlJc w:val="left"/>
      <w:pPr>
        <w:ind w:left="425" w:hanging="425"/>
      </w:pPr>
      <w:rPr>
        <w:rFonts w:hint="eastAsia"/>
        <w:b/>
        <w:i w:val="0"/>
        <w:sz w:val="21"/>
        <w:lang w:val="en-US"/>
      </w:rPr>
    </w:lvl>
    <w:lvl w:ilvl="3">
      <w:start w:val="1"/>
      <w:numFmt w:val="decimal"/>
      <w:lvlText w:val="%4."/>
      <w:lvlJc w:val="left"/>
      <w:pPr>
        <w:ind w:left="0" w:firstLine="0"/>
      </w:pPr>
      <w:rPr>
        <w:rFonts w:hint="eastAsia"/>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3" w15:restartNumberingAfterBreak="0">
    <w:nsid w:val="07A20CFC"/>
    <w:multiLevelType w:val="hybridMultilevel"/>
    <w:tmpl w:val="B66CF056"/>
    <w:lvl w:ilvl="0" w:tplc="EF50581E">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DDF5B90"/>
    <w:multiLevelType w:val="hybridMultilevel"/>
    <w:tmpl w:val="7CC4C950"/>
    <w:lvl w:ilvl="0" w:tplc="EF50581E">
      <w:start w:val="1"/>
      <w:numFmt w:val="bullet"/>
      <w:lvlText w:val=""/>
      <w:lvlJc w:val="left"/>
      <w:pPr>
        <w:ind w:left="900" w:hanging="480"/>
      </w:pPr>
      <w:rPr>
        <w:rFonts w:ascii="Wingdings" w:hAnsi="Wingdings" w:hint="default"/>
        <w:b/>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5" w15:restartNumberingAfterBreak="0">
    <w:nsid w:val="0ED066D9"/>
    <w:multiLevelType w:val="hybridMultilevel"/>
    <w:tmpl w:val="34CAB4A6"/>
    <w:lvl w:ilvl="0" w:tplc="04090017">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0F00AF0"/>
    <w:multiLevelType w:val="hybridMultilevel"/>
    <w:tmpl w:val="BDB8CCC6"/>
    <w:lvl w:ilvl="0" w:tplc="B560D52E">
      <w:start w:val="1"/>
      <w:numFmt w:val="chineseCountingThousand"/>
      <w:suff w:val="space"/>
      <w:lvlText w:val="第%1条"/>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0B02F6"/>
    <w:multiLevelType w:val="hybridMultilevel"/>
    <w:tmpl w:val="9420173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1A031439"/>
    <w:multiLevelType w:val="hybridMultilevel"/>
    <w:tmpl w:val="A2563C7C"/>
    <w:lvl w:ilvl="0" w:tplc="D1984378">
      <w:start w:val="1"/>
      <w:numFmt w:val="chineseCountingThousand"/>
      <w:suff w:val="space"/>
      <w:lvlText w:val="第%1条"/>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BD85B56"/>
    <w:multiLevelType w:val="hybridMultilevel"/>
    <w:tmpl w:val="10B65B1E"/>
    <w:lvl w:ilvl="0" w:tplc="A0042740">
      <w:start w:val="1"/>
      <w:numFmt w:val="japaneseCounting"/>
      <w:lvlText w:val="第%1条"/>
      <w:lvlJc w:val="left"/>
      <w:pPr>
        <w:ind w:left="960" w:hanging="840"/>
      </w:pPr>
      <w:rPr>
        <w:rFonts w:hint="default"/>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0" w15:restartNumberingAfterBreak="0">
    <w:nsid w:val="1C397AF3"/>
    <w:multiLevelType w:val="hybridMultilevel"/>
    <w:tmpl w:val="60A653B4"/>
    <w:lvl w:ilvl="0" w:tplc="4056AB76">
      <w:start w:val="1"/>
      <w:numFmt w:val="chineseCountingThousand"/>
      <w:suff w:val="space"/>
      <w:lvlText w:val="第%1条"/>
      <w:lvlJc w:val="left"/>
      <w:pPr>
        <w:ind w:left="540" w:hanging="420"/>
      </w:pPr>
      <w:rPr>
        <w:rFonts w:hint="eastAsia"/>
        <w:b/>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1" w15:restartNumberingAfterBreak="0">
    <w:nsid w:val="1D614332"/>
    <w:multiLevelType w:val="hybridMultilevel"/>
    <w:tmpl w:val="60A653B4"/>
    <w:lvl w:ilvl="0" w:tplc="4056AB76">
      <w:start w:val="1"/>
      <w:numFmt w:val="chineseCountingThousand"/>
      <w:suff w:val="space"/>
      <w:lvlText w:val="第%1条"/>
      <w:lvlJc w:val="left"/>
      <w:pPr>
        <w:ind w:left="540" w:hanging="420"/>
      </w:pPr>
      <w:rPr>
        <w:rFonts w:hint="eastAsia"/>
        <w:b/>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2" w15:restartNumberingAfterBreak="0">
    <w:nsid w:val="1FED71A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275233F1"/>
    <w:multiLevelType w:val="hybridMultilevel"/>
    <w:tmpl w:val="C7744CCE"/>
    <w:lvl w:ilvl="0" w:tplc="AFAA9A56">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4" w15:restartNumberingAfterBreak="0">
    <w:nsid w:val="2BE647AA"/>
    <w:multiLevelType w:val="hybridMultilevel"/>
    <w:tmpl w:val="99A4B3F4"/>
    <w:lvl w:ilvl="0" w:tplc="E90E7AB2">
      <w:start w:val="1"/>
      <w:numFmt w:val="chineseCountingThousand"/>
      <w:lvlText w:val="第%1条"/>
      <w:lvlJc w:val="left"/>
      <w:pPr>
        <w:ind w:left="540" w:hanging="420"/>
      </w:pPr>
      <w:rPr>
        <w:b/>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5" w15:restartNumberingAfterBreak="0">
    <w:nsid w:val="406C1F06"/>
    <w:multiLevelType w:val="hybridMultilevel"/>
    <w:tmpl w:val="DC288DA2"/>
    <w:lvl w:ilvl="0" w:tplc="04090007">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42AE558C"/>
    <w:multiLevelType w:val="hybridMultilevel"/>
    <w:tmpl w:val="60A653B4"/>
    <w:lvl w:ilvl="0" w:tplc="4056AB76">
      <w:start w:val="1"/>
      <w:numFmt w:val="chineseCountingThousand"/>
      <w:suff w:val="space"/>
      <w:lvlText w:val="第%1条"/>
      <w:lvlJc w:val="left"/>
      <w:pPr>
        <w:ind w:left="540" w:hanging="420"/>
      </w:pPr>
      <w:rPr>
        <w:rFonts w:hint="eastAsia"/>
        <w:b/>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7" w15:restartNumberingAfterBreak="0">
    <w:nsid w:val="436719C9"/>
    <w:multiLevelType w:val="hybridMultilevel"/>
    <w:tmpl w:val="99A4B3F4"/>
    <w:lvl w:ilvl="0" w:tplc="E90E7AB2">
      <w:start w:val="1"/>
      <w:numFmt w:val="chineseCountingThousand"/>
      <w:lvlText w:val="第%1条"/>
      <w:lvlJc w:val="left"/>
      <w:pPr>
        <w:ind w:left="540" w:hanging="420"/>
      </w:pPr>
      <w:rPr>
        <w:b/>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8" w15:restartNumberingAfterBreak="0">
    <w:nsid w:val="4F761505"/>
    <w:multiLevelType w:val="hybridMultilevel"/>
    <w:tmpl w:val="2E668142"/>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4FEC60FF"/>
    <w:multiLevelType w:val="hybridMultilevel"/>
    <w:tmpl w:val="298C40D0"/>
    <w:lvl w:ilvl="0" w:tplc="818E94FC">
      <w:start w:val="1"/>
      <w:numFmt w:val="chineseCountingThousand"/>
      <w:suff w:val="space"/>
      <w:lvlText w:val="第%1条"/>
      <w:lvlJc w:val="left"/>
      <w:pPr>
        <w:ind w:left="540" w:hanging="420"/>
      </w:pPr>
      <w:rPr>
        <w:rFonts w:hint="eastAsia"/>
        <w:b/>
      </w:rPr>
    </w:lvl>
    <w:lvl w:ilvl="1" w:tplc="04090019">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20" w15:restartNumberingAfterBreak="0">
    <w:nsid w:val="50D95C45"/>
    <w:multiLevelType w:val="hybridMultilevel"/>
    <w:tmpl w:val="884C7384"/>
    <w:lvl w:ilvl="0" w:tplc="1CC888BE">
      <w:start w:val="1"/>
      <w:numFmt w:val="japaneseCounting"/>
      <w:lvlText w:val="第%1条"/>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1236C34"/>
    <w:multiLevelType w:val="hybridMultilevel"/>
    <w:tmpl w:val="970894CE"/>
    <w:lvl w:ilvl="0" w:tplc="04090001">
      <w:start w:val="1"/>
      <w:numFmt w:val="bullet"/>
      <w:lvlText w:val=""/>
      <w:lvlJc w:val="left"/>
      <w:pPr>
        <w:ind w:left="840" w:hanging="420"/>
      </w:pPr>
      <w:rPr>
        <w:rFonts w:ascii="Wingdings" w:hAnsi="Wingding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53F64191"/>
    <w:multiLevelType w:val="hybridMultilevel"/>
    <w:tmpl w:val="1BC2505C"/>
    <w:lvl w:ilvl="0" w:tplc="04090003">
      <w:start w:val="1"/>
      <w:numFmt w:val="bullet"/>
      <w:lvlText w:val=""/>
      <w:lvlJc w:val="left"/>
      <w:pPr>
        <w:ind w:left="1260" w:hanging="420"/>
      </w:pPr>
      <w:rPr>
        <w:rFonts w:ascii="Wingdings" w:hAnsi="Wingdings" w:hint="default"/>
        <w:b/>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3" w15:restartNumberingAfterBreak="0">
    <w:nsid w:val="56264A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56455481"/>
    <w:multiLevelType w:val="hybridMultilevel"/>
    <w:tmpl w:val="34CAB4A6"/>
    <w:lvl w:ilvl="0" w:tplc="04090017">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E9E0C6B"/>
    <w:multiLevelType w:val="hybridMultilevel"/>
    <w:tmpl w:val="493E5BFA"/>
    <w:lvl w:ilvl="0" w:tplc="04090003">
      <w:start w:val="1"/>
      <w:numFmt w:val="bullet"/>
      <w:lvlText w:val=""/>
      <w:lvlJc w:val="left"/>
      <w:pPr>
        <w:ind w:left="840" w:hanging="420"/>
      </w:pPr>
      <w:rPr>
        <w:rFonts w:ascii="Wingdings" w:hAnsi="Wingding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63753B8F"/>
    <w:multiLevelType w:val="hybridMultilevel"/>
    <w:tmpl w:val="D072531E"/>
    <w:lvl w:ilvl="0" w:tplc="4056AB76">
      <w:start w:val="1"/>
      <w:numFmt w:val="chineseCountingThousand"/>
      <w:suff w:val="space"/>
      <w:lvlText w:val="第%1条"/>
      <w:lvlJc w:val="left"/>
      <w:pPr>
        <w:ind w:left="540" w:hanging="420"/>
      </w:pPr>
      <w:rPr>
        <w:rFonts w:hint="eastAsia"/>
        <w:b/>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27" w15:restartNumberingAfterBreak="0">
    <w:nsid w:val="64EF0460"/>
    <w:multiLevelType w:val="hybridMultilevel"/>
    <w:tmpl w:val="0B9E1578"/>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679C23C1"/>
    <w:multiLevelType w:val="hybridMultilevel"/>
    <w:tmpl w:val="A5D0CDB2"/>
    <w:lvl w:ilvl="0" w:tplc="EF50581E">
      <w:start w:val="1"/>
      <w:numFmt w:val="bullet"/>
      <w:lvlText w:val=""/>
      <w:lvlJc w:val="left"/>
      <w:pPr>
        <w:ind w:left="840" w:hanging="420"/>
      </w:pPr>
      <w:rPr>
        <w:rFonts w:ascii="Wingdings" w:hAnsi="Wingding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6E3A7026"/>
    <w:multiLevelType w:val="hybridMultilevel"/>
    <w:tmpl w:val="764A7A3E"/>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6FF13BB1"/>
    <w:multiLevelType w:val="hybridMultilevel"/>
    <w:tmpl w:val="6564070E"/>
    <w:lvl w:ilvl="0" w:tplc="EF50581E">
      <w:start w:val="1"/>
      <w:numFmt w:val="bullet"/>
      <w:lvlText w:val=""/>
      <w:lvlJc w:val="left"/>
      <w:pPr>
        <w:ind w:left="840" w:hanging="420"/>
      </w:pPr>
      <w:rPr>
        <w:rFonts w:ascii="Wingdings" w:hAnsi="Wingding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750F090F"/>
    <w:multiLevelType w:val="hybridMultilevel"/>
    <w:tmpl w:val="4DD08A5E"/>
    <w:lvl w:ilvl="0" w:tplc="04090003">
      <w:start w:val="1"/>
      <w:numFmt w:val="bullet"/>
      <w:lvlText w:val=""/>
      <w:lvlJc w:val="left"/>
      <w:pPr>
        <w:ind w:left="840" w:hanging="420"/>
      </w:pPr>
      <w:rPr>
        <w:rFonts w:ascii="Wingdings" w:hAnsi="Wingding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7B2C0F9A"/>
    <w:multiLevelType w:val="hybridMultilevel"/>
    <w:tmpl w:val="EE7A66AA"/>
    <w:lvl w:ilvl="0" w:tplc="EF50581E">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33" w15:restartNumberingAfterBreak="0">
    <w:nsid w:val="7C00670B"/>
    <w:multiLevelType w:val="hybridMultilevel"/>
    <w:tmpl w:val="99FE2824"/>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5"/>
  </w:num>
  <w:num w:numId="2">
    <w:abstractNumId w:val="18"/>
  </w:num>
  <w:num w:numId="3">
    <w:abstractNumId w:val="33"/>
  </w:num>
  <w:num w:numId="4">
    <w:abstractNumId w:val="27"/>
  </w:num>
  <w:num w:numId="5">
    <w:abstractNumId w:val="29"/>
  </w:num>
  <w:num w:numId="6">
    <w:abstractNumId w:val="7"/>
  </w:num>
  <w:num w:numId="7">
    <w:abstractNumId w:val="12"/>
  </w:num>
  <w:num w:numId="8">
    <w:abstractNumId w:val="23"/>
  </w:num>
  <w:num w:numId="9">
    <w:abstractNumId w:val="6"/>
  </w:num>
  <w:num w:numId="10">
    <w:abstractNumId w:val="9"/>
  </w:num>
  <w:num w:numId="11">
    <w:abstractNumId w:val="1"/>
  </w:num>
  <w:num w:numId="12">
    <w:abstractNumId w:val="20"/>
  </w:num>
  <w:num w:numId="13">
    <w:abstractNumId w:val="8"/>
  </w:num>
  <w:num w:numId="14">
    <w:abstractNumId w:val="21"/>
  </w:num>
  <w:num w:numId="15">
    <w:abstractNumId w:val="25"/>
  </w:num>
  <w:num w:numId="16">
    <w:abstractNumId w:val="31"/>
  </w:num>
  <w:num w:numId="17">
    <w:abstractNumId w:val="19"/>
  </w:num>
  <w:num w:numId="18">
    <w:abstractNumId w:val="22"/>
  </w:num>
  <w:num w:numId="19">
    <w:abstractNumId w:val="11"/>
  </w:num>
  <w:num w:numId="20">
    <w:abstractNumId w:val="3"/>
  </w:num>
  <w:num w:numId="21">
    <w:abstractNumId w:val="17"/>
  </w:num>
  <w:num w:numId="22">
    <w:abstractNumId w:val="14"/>
  </w:num>
  <w:num w:numId="23">
    <w:abstractNumId w:val="32"/>
  </w:num>
  <w:num w:numId="24">
    <w:abstractNumId w:val="28"/>
  </w:num>
  <w:num w:numId="25">
    <w:abstractNumId w:val="4"/>
  </w:num>
  <w:num w:numId="26">
    <w:abstractNumId w:val="30"/>
  </w:num>
  <w:num w:numId="27">
    <w:abstractNumId w:val="16"/>
  </w:num>
  <w:num w:numId="28">
    <w:abstractNumId w:val="2"/>
  </w:num>
  <w:num w:numId="29">
    <w:abstractNumId w:val="13"/>
  </w:num>
  <w:num w:numId="30">
    <w:abstractNumId w:val="24"/>
  </w:num>
  <w:num w:numId="31">
    <w:abstractNumId w:val="5"/>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6"/>
  </w:num>
  <w:num w:numId="34">
    <w:abstractNumId w:val="10"/>
  </w:num>
  <w:num w:numId="3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B4C"/>
    <w:rsid w:val="0000045F"/>
    <w:rsid w:val="0000087B"/>
    <w:rsid w:val="00001311"/>
    <w:rsid w:val="00007E61"/>
    <w:rsid w:val="000201D5"/>
    <w:rsid w:val="00020701"/>
    <w:rsid w:val="00020DB0"/>
    <w:rsid w:val="00021C51"/>
    <w:rsid w:val="00023E15"/>
    <w:rsid w:val="00026E38"/>
    <w:rsid w:val="00032AE6"/>
    <w:rsid w:val="00036DCC"/>
    <w:rsid w:val="00036E76"/>
    <w:rsid w:val="00042075"/>
    <w:rsid w:val="00050825"/>
    <w:rsid w:val="00053632"/>
    <w:rsid w:val="00056434"/>
    <w:rsid w:val="00063C67"/>
    <w:rsid w:val="00070192"/>
    <w:rsid w:val="00076DFC"/>
    <w:rsid w:val="00087D34"/>
    <w:rsid w:val="0009323B"/>
    <w:rsid w:val="00093CEE"/>
    <w:rsid w:val="00094EAB"/>
    <w:rsid w:val="0009645B"/>
    <w:rsid w:val="000A21BF"/>
    <w:rsid w:val="000A45FC"/>
    <w:rsid w:val="000B6EC2"/>
    <w:rsid w:val="000D10E3"/>
    <w:rsid w:val="000D1E34"/>
    <w:rsid w:val="000D4F5D"/>
    <w:rsid w:val="000D776B"/>
    <w:rsid w:val="000E0BB6"/>
    <w:rsid w:val="000E4BA3"/>
    <w:rsid w:val="000E586F"/>
    <w:rsid w:val="000E7147"/>
    <w:rsid w:val="000E7453"/>
    <w:rsid w:val="000E7A36"/>
    <w:rsid w:val="000F200E"/>
    <w:rsid w:val="000F40DE"/>
    <w:rsid w:val="0010003A"/>
    <w:rsid w:val="00101457"/>
    <w:rsid w:val="00120027"/>
    <w:rsid w:val="00120B93"/>
    <w:rsid w:val="00125140"/>
    <w:rsid w:val="00136DDA"/>
    <w:rsid w:val="001462A9"/>
    <w:rsid w:val="00146EFB"/>
    <w:rsid w:val="00154B07"/>
    <w:rsid w:val="0015636D"/>
    <w:rsid w:val="00157040"/>
    <w:rsid w:val="0017010E"/>
    <w:rsid w:val="00177701"/>
    <w:rsid w:val="00181DC4"/>
    <w:rsid w:val="0019148C"/>
    <w:rsid w:val="00194977"/>
    <w:rsid w:val="001951A1"/>
    <w:rsid w:val="001956C4"/>
    <w:rsid w:val="00197C47"/>
    <w:rsid w:val="001A62A4"/>
    <w:rsid w:val="001A7012"/>
    <w:rsid w:val="001B30C5"/>
    <w:rsid w:val="001B4A88"/>
    <w:rsid w:val="001E22B6"/>
    <w:rsid w:val="001E2E3F"/>
    <w:rsid w:val="001E36E0"/>
    <w:rsid w:val="001E4EC3"/>
    <w:rsid w:val="001E5872"/>
    <w:rsid w:val="001E7603"/>
    <w:rsid w:val="001E7B8B"/>
    <w:rsid w:val="001F3C92"/>
    <w:rsid w:val="001F5F8F"/>
    <w:rsid w:val="001F71C1"/>
    <w:rsid w:val="00214098"/>
    <w:rsid w:val="00216479"/>
    <w:rsid w:val="002232BC"/>
    <w:rsid w:val="002261A8"/>
    <w:rsid w:val="002262DC"/>
    <w:rsid w:val="002263AA"/>
    <w:rsid w:val="00226B4C"/>
    <w:rsid w:val="00231AC2"/>
    <w:rsid w:val="0023310C"/>
    <w:rsid w:val="0023495B"/>
    <w:rsid w:val="00235043"/>
    <w:rsid w:val="002447DC"/>
    <w:rsid w:val="00256DE3"/>
    <w:rsid w:val="002604AB"/>
    <w:rsid w:val="00263032"/>
    <w:rsid w:val="0026303A"/>
    <w:rsid w:val="0026431C"/>
    <w:rsid w:val="00264CE8"/>
    <w:rsid w:val="00273E64"/>
    <w:rsid w:val="00273FF6"/>
    <w:rsid w:val="002744B8"/>
    <w:rsid w:val="0027523E"/>
    <w:rsid w:val="00275E73"/>
    <w:rsid w:val="00283495"/>
    <w:rsid w:val="00285106"/>
    <w:rsid w:val="0029039B"/>
    <w:rsid w:val="002A1A66"/>
    <w:rsid w:val="002A4546"/>
    <w:rsid w:val="002A4ED1"/>
    <w:rsid w:val="002A5C20"/>
    <w:rsid w:val="002A5C6D"/>
    <w:rsid w:val="002B1D66"/>
    <w:rsid w:val="002B21E9"/>
    <w:rsid w:val="002C0F3F"/>
    <w:rsid w:val="002C3337"/>
    <w:rsid w:val="002D1570"/>
    <w:rsid w:val="002D7DA2"/>
    <w:rsid w:val="002E48C5"/>
    <w:rsid w:val="002E70F7"/>
    <w:rsid w:val="003006A2"/>
    <w:rsid w:val="003026F6"/>
    <w:rsid w:val="0030329D"/>
    <w:rsid w:val="003043BA"/>
    <w:rsid w:val="003072CB"/>
    <w:rsid w:val="00314DAB"/>
    <w:rsid w:val="003215F9"/>
    <w:rsid w:val="00321C1A"/>
    <w:rsid w:val="00325F6B"/>
    <w:rsid w:val="0033046A"/>
    <w:rsid w:val="003320FA"/>
    <w:rsid w:val="00332527"/>
    <w:rsid w:val="0033321C"/>
    <w:rsid w:val="00334F3C"/>
    <w:rsid w:val="00336C5A"/>
    <w:rsid w:val="00340D74"/>
    <w:rsid w:val="0034135F"/>
    <w:rsid w:val="00341C15"/>
    <w:rsid w:val="003455D5"/>
    <w:rsid w:val="00354751"/>
    <w:rsid w:val="00356356"/>
    <w:rsid w:val="003617C3"/>
    <w:rsid w:val="003660E5"/>
    <w:rsid w:val="00370AFC"/>
    <w:rsid w:val="00370D4F"/>
    <w:rsid w:val="003738B0"/>
    <w:rsid w:val="003739AA"/>
    <w:rsid w:val="00375E28"/>
    <w:rsid w:val="003775BB"/>
    <w:rsid w:val="0037796F"/>
    <w:rsid w:val="00377C79"/>
    <w:rsid w:val="003806E2"/>
    <w:rsid w:val="00381AD7"/>
    <w:rsid w:val="00390041"/>
    <w:rsid w:val="003904B4"/>
    <w:rsid w:val="00394722"/>
    <w:rsid w:val="003A0926"/>
    <w:rsid w:val="003A1204"/>
    <w:rsid w:val="003A21C5"/>
    <w:rsid w:val="003A4623"/>
    <w:rsid w:val="003A65BA"/>
    <w:rsid w:val="003A7EFB"/>
    <w:rsid w:val="003C003D"/>
    <w:rsid w:val="003C0434"/>
    <w:rsid w:val="003C351C"/>
    <w:rsid w:val="003C3761"/>
    <w:rsid w:val="003C41BF"/>
    <w:rsid w:val="003C488C"/>
    <w:rsid w:val="003C60D9"/>
    <w:rsid w:val="003D05A1"/>
    <w:rsid w:val="003D1832"/>
    <w:rsid w:val="003D3F6C"/>
    <w:rsid w:val="003D5581"/>
    <w:rsid w:val="003D59E2"/>
    <w:rsid w:val="003E1873"/>
    <w:rsid w:val="003E1CA4"/>
    <w:rsid w:val="003E5D91"/>
    <w:rsid w:val="003E66C6"/>
    <w:rsid w:val="003F442E"/>
    <w:rsid w:val="00401DA4"/>
    <w:rsid w:val="00403364"/>
    <w:rsid w:val="004120AA"/>
    <w:rsid w:val="0041270F"/>
    <w:rsid w:val="00414A51"/>
    <w:rsid w:val="00416977"/>
    <w:rsid w:val="004206BE"/>
    <w:rsid w:val="004269FC"/>
    <w:rsid w:val="00431566"/>
    <w:rsid w:val="00433818"/>
    <w:rsid w:val="00441035"/>
    <w:rsid w:val="004436D6"/>
    <w:rsid w:val="00444842"/>
    <w:rsid w:val="00444FC7"/>
    <w:rsid w:val="004478C9"/>
    <w:rsid w:val="004546D8"/>
    <w:rsid w:val="0045658D"/>
    <w:rsid w:val="00476183"/>
    <w:rsid w:val="00476CEF"/>
    <w:rsid w:val="004775FA"/>
    <w:rsid w:val="00480A66"/>
    <w:rsid w:val="00481336"/>
    <w:rsid w:val="00494604"/>
    <w:rsid w:val="004A0F36"/>
    <w:rsid w:val="004B064B"/>
    <w:rsid w:val="004C0E76"/>
    <w:rsid w:val="004C3013"/>
    <w:rsid w:val="004C3323"/>
    <w:rsid w:val="004C3E90"/>
    <w:rsid w:val="004C52E5"/>
    <w:rsid w:val="004C55CE"/>
    <w:rsid w:val="004C5E4A"/>
    <w:rsid w:val="004C75C7"/>
    <w:rsid w:val="004D62B7"/>
    <w:rsid w:val="004E0F7C"/>
    <w:rsid w:val="004E12BF"/>
    <w:rsid w:val="004E2951"/>
    <w:rsid w:val="004E309A"/>
    <w:rsid w:val="004E5109"/>
    <w:rsid w:val="004E6998"/>
    <w:rsid w:val="004F5152"/>
    <w:rsid w:val="004F5266"/>
    <w:rsid w:val="004F5481"/>
    <w:rsid w:val="004F7DEC"/>
    <w:rsid w:val="00504679"/>
    <w:rsid w:val="0050747A"/>
    <w:rsid w:val="005122F6"/>
    <w:rsid w:val="00514F51"/>
    <w:rsid w:val="00517FD8"/>
    <w:rsid w:val="00521A4C"/>
    <w:rsid w:val="00521FA7"/>
    <w:rsid w:val="00526513"/>
    <w:rsid w:val="0053139A"/>
    <w:rsid w:val="0053194A"/>
    <w:rsid w:val="005338F0"/>
    <w:rsid w:val="00533D9A"/>
    <w:rsid w:val="00535B1F"/>
    <w:rsid w:val="00536BA3"/>
    <w:rsid w:val="005407B9"/>
    <w:rsid w:val="005413D1"/>
    <w:rsid w:val="00542C16"/>
    <w:rsid w:val="00543885"/>
    <w:rsid w:val="005548FA"/>
    <w:rsid w:val="00554F95"/>
    <w:rsid w:val="005611E1"/>
    <w:rsid w:val="00561E23"/>
    <w:rsid w:val="005641A1"/>
    <w:rsid w:val="005641DC"/>
    <w:rsid w:val="00565142"/>
    <w:rsid w:val="00566E22"/>
    <w:rsid w:val="0056768C"/>
    <w:rsid w:val="00572688"/>
    <w:rsid w:val="0057441E"/>
    <w:rsid w:val="00574D24"/>
    <w:rsid w:val="0057696D"/>
    <w:rsid w:val="0058208A"/>
    <w:rsid w:val="005855E9"/>
    <w:rsid w:val="00586A2D"/>
    <w:rsid w:val="00590CFC"/>
    <w:rsid w:val="00591C0D"/>
    <w:rsid w:val="00596A74"/>
    <w:rsid w:val="005A01BD"/>
    <w:rsid w:val="005A0D7F"/>
    <w:rsid w:val="005A0F13"/>
    <w:rsid w:val="005A3F1C"/>
    <w:rsid w:val="005B5CDD"/>
    <w:rsid w:val="005C5E9C"/>
    <w:rsid w:val="005D381A"/>
    <w:rsid w:val="005E15F1"/>
    <w:rsid w:val="005E28FC"/>
    <w:rsid w:val="005E6EFB"/>
    <w:rsid w:val="005E73CC"/>
    <w:rsid w:val="005F2A91"/>
    <w:rsid w:val="005F69A3"/>
    <w:rsid w:val="00601247"/>
    <w:rsid w:val="00605E7B"/>
    <w:rsid w:val="00611505"/>
    <w:rsid w:val="006235AF"/>
    <w:rsid w:val="006244B9"/>
    <w:rsid w:val="006245BE"/>
    <w:rsid w:val="006275B2"/>
    <w:rsid w:val="00627B97"/>
    <w:rsid w:val="00627F84"/>
    <w:rsid w:val="00630A72"/>
    <w:rsid w:val="00630C2A"/>
    <w:rsid w:val="00632603"/>
    <w:rsid w:val="00632E52"/>
    <w:rsid w:val="00632EEA"/>
    <w:rsid w:val="00635BF4"/>
    <w:rsid w:val="00636271"/>
    <w:rsid w:val="00637735"/>
    <w:rsid w:val="00637A71"/>
    <w:rsid w:val="00645132"/>
    <w:rsid w:val="00645324"/>
    <w:rsid w:val="006512EE"/>
    <w:rsid w:val="0065200A"/>
    <w:rsid w:val="006606EE"/>
    <w:rsid w:val="00667302"/>
    <w:rsid w:val="00673BC8"/>
    <w:rsid w:val="006800DC"/>
    <w:rsid w:val="00680729"/>
    <w:rsid w:val="00685ECC"/>
    <w:rsid w:val="00686E93"/>
    <w:rsid w:val="006906BE"/>
    <w:rsid w:val="0069530E"/>
    <w:rsid w:val="006968A5"/>
    <w:rsid w:val="00697065"/>
    <w:rsid w:val="006A7480"/>
    <w:rsid w:val="006B2F58"/>
    <w:rsid w:val="006B30A3"/>
    <w:rsid w:val="006B5B89"/>
    <w:rsid w:val="006C7A58"/>
    <w:rsid w:val="006D1535"/>
    <w:rsid w:val="006D44C3"/>
    <w:rsid w:val="006D6A45"/>
    <w:rsid w:val="006E1C2E"/>
    <w:rsid w:val="006E6C3E"/>
    <w:rsid w:val="006E7B29"/>
    <w:rsid w:val="006F2117"/>
    <w:rsid w:val="006F2E62"/>
    <w:rsid w:val="006F3BAB"/>
    <w:rsid w:val="006F3D15"/>
    <w:rsid w:val="006F511B"/>
    <w:rsid w:val="00703F36"/>
    <w:rsid w:val="0070403C"/>
    <w:rsid w:val="007047A6"/>
    <w:rsid w:val="00710D4F"/>
    <w:rsid w:val="007114C3"/>
    <w:rsid w:val="007122C9"/>
    <w:rsid w:val="00714329"/>
    <w:rsid w:val="00714E5E"/>
    <w:rsid w:val="007225B4"/>
    <w:rsid w:val="00722C8F"/>
    <w:rsid w:val="0072351B"/>
    <w:rsid w:val="00726BE3"/>
    <w:rsid w:val="007346D2"/>
    <w:rsid w:val="00735D86"/>
    <w:rsid w:val="00747717"/>
    <w:rsid w:val="007615BC"/>
    <w:rsid w:val="00762366"/>
    <w:rsid w:val="00764C82"/>
    <w:rsid w:val="00764E2E"/>
    <w:rsid w:val="0077031C"/>
    <w:rsid w:val="00771831"/>
    <w:rsid w:val="00776D36"/>
    <w:rsid w:val="00782D8D"/>
    <w:rsid w:val="00786E4F"/>
    <w:rsid w:val="007920B5"/>
    <w:rsid w:val="00795C09"/>
    <w:rsid w:val="007A22CF"/>
    <w:rsid w:val="007A30AF"/>
    <w:rsid w:val="007A40B3"/>
    <w:rsid w:val="007B0B47"/>
    <w:rsid w:val="007B25DA"/>
    <w:rsid w:val="007B2C10"/>
    <w:rsid w:val="007B30B1"/>
    <w:rsid w:val="007B319C"/>
    <w:rsid w:val="007C0E72"/>
    <w:rsid w:val="007C1C56"/>
    <w:rsid w:val="007C3E39"/>
    <w:rsid w:val="007C503B"/>
    <w:rsid w:val="007D2256"/>
    <w:rsid w:val="007D7F11"/>
    <w:rsid w:val="007E0DDC"/>
    <w:rsid w:val="007E3E29"/>
    <w:rsid w:val="007F0AD5"/>
    <w:rsid w:val="007F1FCF"/>
    <w:rsid w:val="007F2227"/>
    <w:rsid w:val="007F22B2"/>
    <w:rsid w:val="007F33DB"/>
    <w:rsid w:val="007F4BCE"/>
    <w:rsid w:val="00812081"/>
    <w:rsid w:val="008126F2"/>
    <w:rsid w:val="00815413"/>
    <w:rsid w:val="00816596"/>
    <w:rsid w:val="0081747A"/>
    <w:rsid w:val="008218C8"/>
    <w:rsid w:val="00822791"/>
    <w:rsid w:val="00833329"/>
    <w:rsid w:val="008349AE"/>
    <w:rsid w:val="00837402"/>
    <w:rsid w:val="0084314A"/>
    <w:rsid w:val="00844797"/>
    <w:rsid w:val="0085240D"/>
    <w:rsid w:val="00853393"/>
    <w:rsid w:val="0086329F"/>
    <w:rsid w:val="0086443F"/>
    <w:rsid w:val="00866A37"/>
    <w:rsid w:val="00873B76"/>
    <w:rsid w:val="008764E8"/>
    <w:rsid w:val="0088313A"/>
    <w:rsid w:val="00890E6F"/>
    <w:rsid w:val="0089263A"/>
    <w:rsid w:val="00897557"/>
    <w:rsid w:val="008A5B6D"/>
    <w:rsid w:val="008A777C"/>
    <w:rsid w:val="008B2AED"/>
    <w:rsid w:val="008B4DF0"/>
    <w:rsid w:val="008B5F96"/>
    <w:rsid w:val="008B67F9"/>
    <w:rsid w:val="008C05CF"/>
    <w:rsid w:val="008C11AE"/>
    <w:rsid w:val="008C6034"/>
    <w:rsid w:val="008C6CCC"/>
    <w:rsid w:val="008E1255"/>
    <w:rsid w:val="008E58A6"/>
    <w:rsid w:val="008E7233"/>
    <w:rsid w:val="008F029E"/>
    <w:rsid w:val="008F369D"/>
    <w:rsid w:val="008F415E"/>
    <w:rsid w:val="008F425F"/>
    <w:rsid w:val="0090511B"/>
    <w:rsid w:val="00911941"/>
    <w:rsid w:val="00922AB5"/>
    <w:rsid w:val="0092550E"/>
    <w:rsid w:val="00927BE0"/>
    <w:rsid w:val="00931122"/>
    <w:rsid w:val="009314E0"/>
    <w:rsid w:val="00931DA0"/>
    <w:rsid w:val="00934987"/>
    <w:rsid w:val="00935A1B"/>
    <w:rsid w:val="00937582"/>
    <w:rsid w:val="009415CF"/>
    <w:rsid w:val="009422F6"/>
    <w:rsid w:val="00942BFC"/>
    <w:rsid w:val="00946705"/>
    <w:rsid w:val="00951E53"/>
    <w:rsid w:val="00954793"/>
    <w:rsid w:val="00954D4F"/>
    <w:rsid w:val="009551CC"/>
    <w:rsid w:val="00955F3C"/>
    <w:rsid w:val="00967E25"/>
    <w:rsid w:val="00971267"/>
    <w:rsid w:val="0097282C"/>
    <w:rsid w:val="0097566A"/>
    <w:rsid w:val="009778C0"/>
    <w:rsid w:val="00984A25"/>
    <w:rsid w:val="00995166"/>
    <w:rsid w:val="00995C3A"/>
    <w:rsid w:val="00996F01"/>
    <w:rsid w:val="009A0A0E"/>
    <w:rsid w:val="009A2E38"/>
    <w:rsid w:val="009A4BF3"/>
    <w:rsid w:val="009A4E77"/>
    <w:rsid w:val="009B1621"/>
    <w:rsid w:val="009B2542"/>
    <w:rsid w:val="009B4339"/>
    <w:rsid w:val="009C40F8"/>
    <w:rsid w:val="009C6002"/>
    <w:rsid w:val="009C6425"/>
    <w:rsid w:val="009D1903"/>
    <w:rsid w:val="009D2BEA"/>
    <w:rsid w:val="009D4880"/>
    <w:rsid w:val="009D56DF"/>
    <w:rsid w:val="009D6416"/>
    <w:rsid w:val="009E0775"/>
    <w:rsid w:val="009E0D6D"/>
    <w:rsid w:val="009E7B4A"/>
    <w:rsid w:val="009F01C3"/>
    <w:rsid w:val="009F49CA"/>
    <w:rsid w:val="009F6113"/>
    <w:rsid w:val="009F7F8D"/>
    <w:rsid w:val="00A00C83"/>
    <w:rsid w:val="00A00F22"/>
    <w:rsid w:val="00A02A7E"/>
    <w:rsid w:val="00A0393A"/>
    <w:rsid w:val="00A072E7"/>
    <w:rsid w:val="00A11D29"/>
    <w:rsid w:val="00A15EF6"/>
    <w:rsid w:val="00A17CBD"/>
    <w:rsid w:val="00A208C1"/>
    <w:rsid w:val="00A27DE2"/>
    <w:rsid w:val="00A36061"/>
    <w:rsid w:val="00A41CCC"/>
    <w:rsid w:val="00A5441F"/>
    <w:rsid w:val="00A54A9B"/>
    <w:rsid w:val="00A56DD6"/>
    <w:rsid w:val="00A61DA1"/>
    <w:rsid w:val="00A646E6"/>
    <w:rsid w:val="00A721FB"/>
    <w:rsid w:val="00A75432"/>
    <w:rsid w:val="00A7590F"/>
    <w:rsid w:val="00A76E45"/>
    <w:rsid w:val="00A86252"/>
    <w:rsid w:val="00A90064"/>
    <w:rsid w:val="00A943A2"/>
    <w:rsid w:val="00A976A8"/>
    <w:rsid w:val="00AA5E97"/>
    <w:rsid w:val="00AA7810"/>
    <w:rsid w:val="00AB0580"/>
    <w:rsid w:val="00AB3F95"/>
    <w:rsid w:val="00AB4200"/>
    <w:rsid w:val="00AC04DE"/>
    <w:rsid w:val="00AC371A"/>
    <w:rsid w:val="00AC39F2"/>
    <w:rsid w:val="00AC4114"/>
    <w:rsid w:val="00AD0944"/>
    <w:rsid w:val="00AD15D8"/>
    <w:rsid w:val="00AD4FB3"/>
    <w:rsid w:val="00AD55E9"/>
    <w:rsid w:val="00AE1A45"/>
    <w:rsid w:val="00AE2D86"/>
    <w:rsid w:val="00AE3B65"/>
    <w:rsid w:val="00AE6162"/>
    <w:rsid w:val="00AF16BE"/>
    <w:rsid w:val="00AF1AFB"/>
    <w:rsid w:val="00AF2973"/>
    <w:rsid w:val="00AF4C8D"/>
    <w:rsid w:val="00AF6A51"/>
    <w:rsid w:val="00B022CC"/>
    <w:rsid w:val="00B20736"/>
    <w:rsid w:val="00B221EA"/>
    <w:rsid w:val="00B24A8C"/>
    <w:rsid w:val="00B25482"/>
    <w:rsid w:val="00B259A9"/>
    <w:rsid w:val="00B4038C"/>
    <w:rsid w:val="00B47634"/>
    <w:rsid w:val="00B57E89"/>
    <w:rsid w:val="00B60D33"/>
    <w:rsid w:val="00B62564"/>
    <w:rsid w:val="00B72724"/>
    <w:rsid w:val="00B75EE5"/>
    <w:rsid w:val="00B82A2F"/>
    <w:rsid w:val="00B84741"/>
    <w:rsid w:val="00B854E3"/>
    <w:rsid w:val="00B85AA3"/>
    <w:rsid w:val="00B905FD"/>
    <w:rsid w:val="00B90A60"/>
    <w:rsid w:val="00B95360"/>
    <w:rsid w:val="00B95524"/>
    <w:rsid w:val="00B96B9F"/>
    <w:rsid w:val="00BA3DD2"/>
    <w:rsid w:val="00BA56AC"/>
    <w:rsid w:val="00BB4E0E"/>
    <w:rsid w:val="00BB5D0A"/>
    <w:rsid w:val="00BB79FA"/>
    <w:rsid w:val="00BC00AF"/>
    <w:rsid w:val="00BC0E54"/>
    <w:rsid w:val="00BC2A5A"/>
    <w:rsid w:val="00BC6F00"/>
    <w:rsid w:val="00BD0941"/>
    <w:rsid w:val="00BD17D4"/>
    <w:rsid w:val="00BD1E3B"/>
    <w:rsid w:val="00BD7249"/>
    <w:rsid w:val="00BE77D5"/>
    <w:rsid w:val="00BF0596"/>
    <w:rsid w:val="00BF7A19"/>
    <w:rsid w:val="00C01713"/>
    <w:rsid w:val="00C018EC"/>
    <w:rsid w:val="00C022E9"/>
    <w:rsid w:val="00C024EE"/>
    <w:rsid w:val="00C02D14"/>
    <w:rsid w:val="00C14656"/>
    <w:rsid w:val="00C1531C"/>
    <w:rsid w:val="00C3192F"/>
    <w:rsid w:val="00C328A7"/>
    <w:rsid w:val="00C34BCE"/>
    <w:rsid w:val="00C355EA"/>
    <w:rsid w:val="00C40065"/>
    <w:rsid w:val="00C41631"/>
    <w:rsid w:val="00C41D93"/>
    <w:rsid w:val="00C42BA3"/>
    <w:rsid w:val="00C4323D"/>
    <w:rsid w:val="00C4349E"/>
    <w:rsid w:val="00C44473"/>
    <w:rsid w:val="00C44FB3"/>
    <w:rsid w:val="00C478E1"/>
    <w:rsid w:val="00C51986"/>
    <w:rsid w:val="00C51C4B"/>
    <w:rsid w:val="00C604E8"/>
    <w:rsid w:val="00C61E1E"/>
    <w:rsid w:val="00C63AAB"/>
    <w:rsid w:val="00C657BA"/>
    <w:rsid w:val="00C66C85"/>
    <w:rsid w:val="00C71951"/>
    <w:rsid w:val="00C72142"/>
    <w:rsid w:val="00C73EF6"/>
    <w:rsid w:val="00C813AF"/>
    <w:rsid w:val="00C858A0"/>
    <w:rsid w:val="00C8706C"/>
    <w:rsid w:val="00CA5BC9"/>
    <w:rsid w:val="00CA69AD"/>
    <w:rsid w:val="00CB49B7"/>
    <w:rsid w:val="00CB51BA"/>
    <w:rsid w:val="00CB5895"/>
    <w:rsid w:val="00CB6CAC"/>
    <w:rsid w:val="00CC3F14"/>
    <w:rsid w:val="00CC468F"/>
    <w:rsid w:val="00CD29BF"/>
    <w:rsid w:val="00CD3A83"/>
    <w:rsid w:val="00CD54EA"/>
    <w:rsid w:val="00CD5DCE"/>
    <w:rsid w:val="00CE0D8F"/>
    <w:rsid w:val="00D0065C"/>
    <w:rsid w:val="00D0069C"/>
    <w:rsid w:val="00D04BF8"/>
    <w:rsid w:val="00D05CD1"/>
    <w:rsid w:val="00D06C3C"/>
    <w:rsid w:val="00D12D50"/>
    <w:rsid w:val="00D2062A"/>
    <w:rsid w:val="00D23197"/>
    <w:rsid w:val="00D3604B"/>
    <w:rsid w:val="00D45843"/>
    <w:rsid w:val="00D46B00"/>
    <w:rsid w:val="00D505E5"/>
    <w:rsid w:val="00D50B32"/>
    <w:rsid w:val="00D5337E"/>
    <w:rsid w:val="00D53C40"/>
    <w:rsid w:val="00D5419B"/>
    <w:rsid w:val="00D55530"/>
    <w:rsid w:val="00D61DF1"/>
    <w:rsid w:val="00D62CE2"/>
    <w:rsid w:val="00D63A90"/>
    <w:rsid w:val="00D67851"/>
    <w:rsid w:val="00D709CE"/>
    <w:rsid w:val="00D71925"/>
    <w:rsid w:val="00D71B8C"/>
    <w:rsid w:val="00D752B3"/>
    <w:rsid w:val="00D8730A"/>
    <w:rsid w:val="00D90199"/>
    <w:rsid w:val="00D906E0"/>
    <w:rsid w:val="00D90A48"/>
    <w:rsid w:val="00D92563"/>
    <w:rsid w:val="00D943C5"/>
    <w:rsid w:val="00D97D45"/>
    <w:rsid w:val="00DA4E5C"/>
    <w:rsid w:val="00DA5152"/>
    <w:rsid w:val="00DB2B02"/>
    <w:rsid w:val="00DB2CBA"/>
    <w:rsid w:val="00DC009F"/>
    <w:rsid w:val="00DC010E"/>
    <w:rsid w:val="00DC04A3"/>
    <w:rsid w:val="00DC0EFC"/>
    <w:rsid w:val="00DC26CA"/>
    <w:rsid w:val="00DC3D21"/>
    <w:rsid w:val="00DC59C2"/>
    <w:rsid w:val="00DD0067"/>
    <w:rsid w:val="00DD06D0"/>
    <w:rsid w:val="00DD4CC7"/>
    <w:rsid w:val="00DD625B"/>
    <w:rsid w:val="00DE1EEC"/>
    <w:rsid w:val="00DE3646"/>
    <w:rsid w:val="00DE60F1"/>
    <w:rsid w:val="00DE61D4"/>
    <w:rsid w:val="00DE6587"/>
    <w:rsid w:val="00DF33CE"/>
    <w:rsid w:val="00DF41F9"/>
    <w:rsid w:val="00DF452E"/>
    <w:rsid w:val="00DF5C3B"/>
    <w:rsid w:val="00E0051E"/>
    <w:rsid w:val="00E040A6"/>
    <w:rsid w:val="00E10B4C"/>
    <w:rsid w:val="00E11F2D"/>
    <w:rsid w:val="00E15D6F"/>
    <w:rsid w:val="00E16A25"/>
    <w:rsid w:val="00E2171F"/>
    <w:rsid w:val="00E224E8"/>
    <w:rsid w:val="00E25BA2"/>
    <w:rsid w:val="00E26842"/>
    <w:rsid w:val="00E348A2"/>
    <w:rsid w:val="00E356DE"/>
    <w:rsid w:val="00E50556"/>
    <w:rsid w:val="00E50CDF"/>
    <w:rsid w:val="00E53AC9"/>
    <w:rsid w:val="00E53D9D"/>
    <w:rsid w:val="00E56A5D"/>
    <w:rsid w:val="00E62B1F"/>
    <w:rsid w:val="00E70001"/>
    <w:rsid w:val="00E7069C"/>
    <w:rsid w:val="00E72D4B"/>
    <w:rsid w:val="00E73A42"/>
    <w:rsid w:val="00E84B87"/>
    <w:rsid w:val="00E87A4B"/>
    <w:rsid w:val="00E91696"/>
    <w:rsid w:val="00E925AD"/>
    <w:rsid w:val="00E9458C"/>
    <w:rsid w:val="00E94E72"/>
    <w:rsid w:val="00E95975"/>
    <w:rsid w:val="00E964F9"/>
    <w:rsid w:val="00EA0FDE"/>
    <w:rsid w:val="00EA12BF"/>
    <w:rsid w:val="00EA1D69"/>
    <w:rsid w:val="00EA4A11"/>
    <w:rsid w:val="00EA4BDD"/>
    <w:rsid w:val="00EB35C4"/>
    <w:rsid w:val="00EB7A81"/>
    <w:rsid w:val="00EC2EBD"/>
    <w:rsid w:val="00EC34F7"/>
    <w:rsid w:val="00ED0095"/>
    <w:rsid w:val="00ED7AF9"/>
    <w:rsid w:val="00EE0BF4"/>
    <w:rsid w:val="00EE103D"/>
    <w:rsid w:val="00EF17FD"/>
    <w:rsid w:val="00EF25E2"/>
    <w:rsid w:val="00F016DA"/>
    <w:rsid w:val="00F06877"/>
    <w:rsid w:val="00F10083"/>
    <w:rsid w:val="00F107E9"/>
    <w:rsid w:val="00F17388"/>
    <w:rsid w:val="00F21A08"/>
    <w:rsid w:val="00F24537"/>
    <w:rsid w:val="00F25B64"/>
    <w:rsid w:val="00F32AFB"/>
    <w:rsid w:val="00F3396E"/>
    <w:rsid w:val="00F35A29"/>
    <w:rsid w:val="00F404AF"/>
    <w:rsid w:val="00F423D2"/>
    <w:rsid w:val="00F51969"/>
    <w:rsid w:val="00F52FAF"/>
    <w:rsid w:val="00F53C3D"/>
    <w:rsid w:val="00F53FD4"/>
    <w:rsid w:val="00F575E4"/>
    <w:rsid w:val="00F579F4"/>
    <w:rsid w:val="00F63B61"/>
    <w:rsid w:val="00F65171"/>
    <w:rsid w:val="00F67F92"/>
    <w:rsid w:val="00F74597"/>
    <w:rsid w:val="00F802B7"/>
    <w:rsid w:val="00F809EF"/>
    <w:rsid w:val="00F8159D"/>
    <w:rsid w:val="00F844B8"/>
    <w:rsid w:val="00F84848"/>
    <w:rsid w:val="00F8503C"/>
    <w:rsid w:val="00F873EF"/>
    <w:rsid w:val="00F87722"/>
    <w:rsid w:val="00F90004"/>
    <w:rsid w:val="00F90135"/>
    <w:rsid w:val="00F902AF"/>
    <w:rsid w:val="00F910A7"/>
    <w:rsid w:val="00F92BD6"/>
    <w:rsid w:val="00F932DE"/>
    <w:rsid w:val="00F93B9A"/>
    <w:rsid w:val="00F96B5D"/>
    <w:rsid w:val="00FA715E"/>
    <w:rsid w:val="00FB01DF"/>
    <w:rsid w:val="00FB3BED"/>
    <w:rsid w:val="00FC2F9F"/>
    <w:rsid w:val="00FC34E4"/>
    <w:rsid w:val="00FC3BD6"/>
    <w:rsid w:val="00FC4164"/>
    <w:rsid w:val="00FC4C93"/>
    <w:rsid w:val="00FC5D35"/>
    <w:rsid w:val="00FD4646"/>
    <w:rsid w:val="00FE31E0"/>
    <w:rsid w:val="00FE5D95"/>
    <w:rsid w:val="00FF4B85"/>
    <w:rsid w:val="00FF4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94A449"/>
  <w15:docId w15:val="{086AA0C1-E3B0-4163-AC49-E91D6EFC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2C8F"/>
    <w:pPr>
      <w:widowControl w:val="0"/>
      <w:jc w:val="both"/>
    </w:pPr>
    <w:rPr>
      <w:kern w:val="2"/>
      <w:sz w:val="21"/>
      <w:szCs w:val="22"/>
    </w:rPr>
  </w:style>
  <w:style w:type="paragraph" w:styleId="1">
    <w:name w:val="heading 1"/>
    <w:basedOn w:val="a"/>
    <w:link w:val="1Char"/>
    <w:uiPriority w:val="9"/>
    <w:qFormat/>
    <w:rsid w:val="009A0A0E"/>
    <w:pPr>
      <w:widowControl/>
      <w:spacing w:before="100" w:beforeAutospacing="1" w:after="100" w:afterAutospacing="1"/>
      <w:jc w:val="left"/>
      <w:outlineLvl w:val="0"/>
    </w:pPr>
    <w:rPr>
      <w:rFonts w:ascii="宋体" w:hAnsi="宋体" w:cs="宋体"/>
      <w:b/>
      <w:bCs/>
      <w:kern w:val="36"/>
      <w:sz w:val="48"/>
      <w:szCs w:val="48"/>
      <w:lang w:bidi="km-KH"/>
    </w:rPr>
  </w:style>
  <w:style w:type="paragraph" w:styleId="2">
    <w:name w:val="heading 2"/>
    <w:basedOn w:val="a"/>
    <w:next w:val="a"/>
    <w:link w:val="2Char"/>
    <w:uiPriority w:val="9"/>
    <w:unhideWhenUsed/>
    <w:qFormat/>
    <w:rsid w:val="009A0A0E"/>
    <w:pPr>
      <w:keepNext/>
      <w:keepLines/>
      <w:spacing w:before="260" w:after="260" w:line="416" w:lineRule="auto"/>
      <w:outlineLvl w:val="1"/>
    </w:pPr>
    <w:rPr>
      <w:rFonts w:ascii="Calibri Light" w:hAnsi="Calibri Light"/>
      <w:b/>
      <w:bCs/>
      <w:sz w:val="32"/>
      <w:szCs w:val="32"/>
    </w:rPr>
  </w:style>
  <w:style w:type="paragraph" w:styleId="3">
    <w:name w:val="heading 3"/>
    <w:basedOn w:val="a"/>
    <w:next w:val="a"/>
    <w:link w:val="3Char"/>
    <w:uiPriority w:val="9"/>
    <w:unhideWhenUsed/>
    <w:qFormat/>
    <w:rsid w:val="00007E61"/>
    <w:pPr>
      <w:keepNext/>
      <w:spacing w:line="720" w:lineRule="auto"/>
      <w:outlineLvl w:val="2"/>
    </w:pPr>
    <w:rPr>
      <w:rFonts w:ascii="Cambria" w:eastAsia="PMingLiU" w:hAnsi="Cambria" w:cs="MoolBor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0B4C"/>
    <w:pPr>
      <w:pBdr>
        <w:bottom w:val="single" w:sz="6" w:space="1" w:color="auto"/>
      </w:pBdr>
      <w:tabs>
        <w:tab w:val="center" w:pos="4153"/>
        <w:tab w:val="right" w:pos="8306"/>
      </w:tabs>
      <w:snapToGrid w:val="0"/>
      <w:jc w:val="center"/>
    </w:pPr>
    <w:rPr>
      <w:kern w:val="0"/>
      <w:sz w:val="18"/>
      <w:szCs w:val="18"/>
    </w:rPr>
  </w:style>
  <w:style w:type="character" w:customStyle="1" w:styleId="Char">
    <w:name w:val="页眉 Char"/>
    <w:link w:val="a3"/>
    <w:uiPriority w:val="99"/>
    <w:rsid w:val="00E10B4C"/>
    <w:rPr>
      <w:sz w:val="18"/>
      <w:szCs w:val="18"/>
    </w:rPr>
  </w:style>
  <w:style w:type="paragraph" w:styleId="a4">
    <w:name w:val="footer"/>
    <w:basedOn w:val="a"/>
    <w:link w:val="Char0"/>
    <w:uiPriority w:val="99"/>
    <w:unhideWhenUsed/>
    <w:rsid w:val="00E10B4C"/>
    <w:pPr>
      <w:tabs>
        <w:tab w:val="center" w:pos="4153"/>
        <w:tab w:val="right" w:pos="8306"/>
      </w:tabs>
      <w:snapToGrid w:val="0"/>
      <w:jc w:val="left"/>
    </w:pPr>
    <w:rPr>
      <w:kern w:val="0"/>
      <w:sz w:val="18"/>
      <w:szCs w:val="18"/>
    </w:rPr>
  </w:style>
  <w:style w:type="character" w:customStyle="1" w:styleId="Char0">
    <w:name w:val="页脚 Char"/>
    <w:link w:val="a4"/>
    <w:uiPriority w:val="99"/>
    <w:rsid w:val="00E10B4C"/>
    <w:rPr>
      <w:sz w:val="18"/>
      <w:szCs w:val="18"/>
    </w:rPr>
  </w:style>
  <w:style w:type="paragraph" w:styleId="a5">
    <w:name w:val="Body Text"/>
    <w:aliases w:val=" Char Char Char Char Char, Char Char Char Char,Char Char Char Char Char,Char Char Char Char"/>
    <w:basedOn w:val="a"/>
    <w:link w:val="Char1"/>
    <w:rsid w:val="00231AC2"/>
    <w:pPr>
      <w:widowControl/>
      <w:overflowPunct w:val="0"/>
      <w:autoSpaceDE w:val="0"/>
      <w:autoSpaceDN w:val="0"/>
      <w:adjustRightInd w:val="0"/>
      <w:spacing w:after="120"/>
      <w:jc w:val="left"/>
      <w:textAlignment w:val="baseline"/>
    </w:pPr>
    <w:rPr>
      <w:rFonts w:ascii="Times New Roman" w:hAnsi="Times New Roman"/>
      <w:bCs/>
      <w:kern w:val="0"/>
      <w:sz w:val="22"/>
      <w:szCs w:val="20"/>
      <w:lang w:val="en-AU" w:eastAsia="en-US"/>
    </w:rPr>
  </w:style>
  <w:style w:type="character" w:customStyle="1" w:styleId="Char1">
    <w:name w:val="正文文本 Char"/>
    <w:aliases w:val=" Char Char Char Char Char Char, Char Char Char Char Char1,Char Char Char Char Char Char,Char Char Char Char Char1"/>
    <w:link w:val="a5"/>
    <w:rsid w:val="00231AC2"/>
    <w:rPr>
      <w:rFonts w:ascii="Times New Roman" w:hAnsi="Times New Roman"/>
      <w:bCs/>
      <w:sz w:val="22"/>
      <w:lang w:val="en-AU" w:eastAsia="en-US"/>
    </w:rPr>
  </w:style>
  <w:style w:type="character" w:customStyle="1" w:styleId="1Char">
    <w:name w:val="标题 1 Char"/>
    <w:link w:val="1"/>
    <w:uiPriority w:val="9"/>
    <w:rsid w:val="009A0A0E"/>
    <w:rPr>
      <w:rFonts w:ascii="宋体" w:hAnsi="宋体" w:cs="宋体"/>
      <w:b/>
      <w:bCs/>
      <w:kern w:val="36"/>
      <w:sz w:val="48"/>
      <w:szCs w:val="48"/>
      <w:lang w:bidi="km-KH"/>
    </w:rPr>
  </w:style>
  <w:style w:type="character" w:customStyle="1" w:styleId="apple-converted-space">
    <w:name w:val="apple-converted-space"/>
    <w:basedOn w:val="a0"/>
    <w:rsid w:val="009A0A0E"/>
  </w:style>
  <w:style w:type="paragraph" w:styleId="a6">
    <w:name w:val="Normal (Web)"/>
    <w:basedOn w:val="a"/>
    <w:uiPriority w:val="99"/>
    <w:unhideWhenUsed/>
    <w:rsid w:val="009A0A0E"/>
    <w:pPr>
      <w:widowControl/>
      <w:spacing w:before="100" w:beforeAutospacing="1" w:after="100" w:afterAutospacing="1"/>
      <w:jc w:val="left"/>
    </w:pPr>
    <w:rPr>
      <w:rFonts w:ascii="宋体" w:hAnsi="宋体" w:cs="宋体"/>
      <w:kern w:val="0"/>
      <w:sz w:val="24"/>
      <w:szCs w:val="24"/>
      <w:lang w:bidi="km-KH"/>
    </w:rPr>
  </w:style>
  <w:style w:type="character" w:styleId="a7">
    <w:name w:val="Strong"/>
    <w:uiPriority w:val="22"/>
    <w:qFormat/>
    <w:rsid w:val="009A0A0E"/>
    <w:rPr>
      <w:b/>
      <w:bCs/>
    </w:rPr>
  </w:style>
  <w:style w:type="character" w:customStyle="1" w:styleId="2Char">
    <w:name w:val="标题 2 Char"/>
    <w:link w:val="2"/>
    <w:uiPriority w:val="9"/>
    <w:rsid w:val="009A0A0E"/>
    <w:rPr>
      <w:rFonts w:ascii="Calibri Light" w:eastAsia="宋体" w:hAnsi="Calibri Light" w:cs="Times New Roman"/>
      <w:b/>
      <w:bCs/>
      <w:kern w:val="2"/>
      <w:sz w:val="32"/>
      <w:szCs w:val="32"/>
    </w:rPr>
  </w:style>
  <w:style w:type="paragraph" w:styleId="a8">
    <w:name w:val="Balloon Text"/>
    <w:basedOn w:val="a"/>
    <w:link w:val="Char2"/>
    <w:uiPriority w:val="99"/>
    <w:semiHidden/>
    <w:unhideWhenUsed/>
    <w:rsid w:val="007C3E39"/>
    <w:rPr>
      <w:sz w:val="18"/>
      <w:szCs w:val="18"/>
    </w:rPr>
  </w:style>
  <w:style w:type="character" w:customStyle="1" w:styleId="Char2">
    <w:name w:val="批注框文本 Char"/>
    <w:link w:val="a8"/>
    <w:uiPriority w:val="99"/>
    <w:semiHidden/>
    <w:rsid w:val="007C3E39"/>
    <w:rPr>
      <w:kern w:val="2"/>
      <w:sz w:val="18"/>
      <w:szCs w:val="18"/>
    </w:rPr>
  </w:style>
  <w:style w:type="paragraph" w:styleId="a9">
    <w:name w:val="List Paragraph"/>
    <w:basedOn w:val="a"/>
    <w:uiPriority w:val="34"/>
    <w:qFormat/>
    <w:rsid w:val="00E7069C"/>
    <w:pPr>
      <w:ind w:leftChars="200" w:left="480"/>
    </w:pPr>
  </w:style>
  <w:style w:type="character" w:customStyle="1" w:styleId="3Char">
    <w:name w:val="标题 3 Char"/>
    <w:link w:val="3"/>
    <w:uiPriority w:val="9"/>
    <w:rsid w:val="00007E61"/>
    <w:rPr>
      <w:rFonts w:ascii="Cambria" w:eastAsia="PMingLiU" w:hAnsi="Cambria" w:cs="MoolBoran"/>
      <w:b/>
      <w:bCs/>
      <w:kern w:val="2"/>
      <w:sz w:val="36"/>
      <w:szCs w:val="36"/>
      <w:lang w:eastAsia="zh-CN" w:bidi="ar-SA"/>
    </w:rPr>
  </w:style>
  <w:style w:type="table" w:styleId="aa">
    <w:name w:val="Table Grid"/>
    <w:basedOn w:val="a1"/>
    <w:uiPriority w:val="39"/>
    <w:rsid w:val="00DB2C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Char3"/>
    <w:uiPriority w:val="99"/>
    <w:semiHidden/>
    <w:unhideWhenUsed/>
    <w:rsid w:val="006A7480"/>
    <w:rPr>
      <w:rFonts w:ascii="宋体"/>
      <w:sz w:val="18"/>
      <w:szCs w:val="18"/>
    </w:rPr>
  </w:style>
  <w:style w:type="character" w:customStyle="1" w:styleId="Char3">
    <w:name w:val="文档结构图 Char"/>
    <w:link w:val="ab"/>
    <w:uiPriority w:val="99"/>
    <w:semiHidden/>
    <w:rsid w:val="006A7480"/>
    <w:rPr>
      <w:rFonts w:ascii="宋体"/>
      <w:kern w:val="2"/>
      <w:sz w:val="18"/>
      <w:szCs w:val="18"/>
    </w:rPr>
  </w:style>
  <w:style w:type="paragraph" w:styleId="ac">
    <w:name w:val="Title"/>
    <w:basedOn w:val="a"/>
    <w:next w:val="a"/>
    <w:link w:val="Char4"/>
    <w:uiPriority w:val="10"/>
    <w:qFormat/>
    <w:rsid w:val="00C72142"/>
    <w:pPr>
      <w:spacing w:before="240" w:after="60"/>
      <w:jc w:val="center"/>
      <w:outlineLvl w:val="0"/>
    </w:pPr>
    <w:rPr>
      <w:rFonts w:ascii="Cambria" w:hAnsi="Cambria"/>
      <w:b/>
      <w:bCs/>
      <w:sz w:val="32"/>
      <w:szCs w:val="32"/>
    </w:rPr>
  </w:style>
  <w:style w:type="character" w:customStyle="1" w:styleId="Char4">
    <w:name w:val="标题 Char"/>
    <w:link w:val="ac"/>
    <w:uiPriority w:val="10"/>
    <w:rsid w:val="00C72142"/>
    <w:rPr>
      <w:rFonts w:ascii="Cambria" w:hAnsi="Cambria" w:cs="Times New Roman"/>
      <w:b/>
      <w:bCs/>
      <w:kern w:val="2"/>
      <w:sz w:val="32"/>
      <w:szCs w:val="32"/>
    </w:rPr>
  </w:style>
  <w:style w:type="character" w:styleId="ad">
    <w:name w:val="annotation reference"/>
    <w:basedOn w:val="a0"/>
    <w:uiPriority w:val="99"/>
    <w:semiHidden/>
    <w:unhideWhenUsed/>
    <w:rsid w:val="009551CC"/>
    <w:rPr>
      <w:sz w:val="21"/>
      <w:szCs w:val="21"/>
    </w:rPr>
  </w:style>
  <w:style w:type="paragraph" w:styleId="ae">
    <w:name w:val="annotation text"/>
    <w:basedOn w:val="a"/>
    <w:link w:val="Char5"/>
    <w:uiPriority w:val="99"/>
    <w:semiHidden/>
    <w:unhideWhenUsed/>
    <w:rsid w:val="009551CC"/>
    <w:pPr>
      <w:jc w:val="left"/>
    </w:pPr>
  </w:style>
  <w:style w:type="character" w:customStyle="1" w:styleId="Char5">
    <w:name w:val="批注文字 Char"/>
    <w:basedOn w:val="a0"/>
    <w:link w:val="ae"/>
    <w:uiPriority w:val="99"/>
    <w:semiHidden/>
    <w:rsid w:val="009551CC"/>
    <w:rPr>
      <w:kern w:val="2"/>
      <w:sz w:val="21"/>
      <w:szCs w:val="22"/>
    </w:rPr>
  </w:style>
  <w:style w:type="paragraph" w:styleId="af">
    <w:name w:val="annotation subject"/>
    <w:basedOn w:val="ae"/>
    <w:next w:val="ae"/>
    <w:link w:val="Char6"/>
    <w:uiPriority w:val="99"/>
    <w:semiHidden/>
    <w:unhideWhenUsed/>
    <w:rsid w:val="009551CC"/>
    <w:rPr>
      <w:b/>
      <w:bCs/>
    </w:rPr>
  </w:style>
  <w:style w:type="character" w:customStyle="1" w:styleId="Char6">
    <w:name w:val="批注主题 Char"/>
    <w:basedOn w:val="Char5"/>
    <w:link w:val="af"/>
    <w:uiPriority w:val="99"/>
    <w:semiHidden/>
    <w:rsid w:val="009551CC"/>
    <w:rPr>
      <w:b/>
      <w:bCs/>
      <w:kern w:val="2"/>
      <w:sz w:val="21"/>
      <w:szCs w:val="22"/>
    </w:rPr>
  </w:style>
  <w:style w:type="paragraph" w:customStyle="1" w:styleId="lv1GameRules">
    <w:name w:val="lv1GameRules"/>
    <w:basedOn w:val="a"/>
    <w:qFormat/>
    <w:rsid w:val="004E12BF"/>
    <w:pPr>
      <w:numPr>
        <w:numId w:val="28"/>
      </w:numPr>
      <w:outlineLvl w:val="0"/>
    </w:pPr>
    <w:rPr>
      <w:rFonts w:ascii="Times New Roman" w:hAnsi="Times New Roman"/>
      <w:b/>
      <w:noProof/>
      <w:sz w:val="28"/>
      <w:szCs w:val="28"/>
    </w:rPr>
  </w:style>
  <w:style w:type="paragraph" w:customStyle="1" w:styleId="lv2GameRules">
    <w:name w:val="lv2GameRules"/>
    <w:basedOn w:val="a"/>
    <w:link w:val="lv2GameRulesChar"/>
    <w:qFormat/>
    <w:rsid w:val="004E12BF"/>
    <w:pPr>
      <w:numPr>
        <w:ilvl w:val="1"/>
        <w:numId w:val="28"/>
      </w:numPr>
      <w:ind w:left="0"/>
      <w:jc w:val="center"/>
      <w:outlineLvl w:val="1"/>
    </w:pPr>
    <w:rPr>
      <w:rFonts w:ascii="Times New Roman" w:hAnsi="Times New Roman"/>
      <w:b/>
      <w:noProof/>
      <w:sz w:val="24"/>
      <w:szCs w:val="24"/>
    </w:rPr>
  </w:style>
  <w:style w:type="paragraph" w:customStyle="1" w:styleId="lv3GameRules">
    <w:name w:val="lv3GameRules"/>
    <w:basedOn w:val="a"/>
    <w:link w:val="lv3GameRulesChar"/>
    <w:qFormat/>
    <w:rsid w:val="004E12BF"/>
    <w:pPr>
      <w:numPr>
        <w:ilvl w:val="2"/>
        <w:numId w:val="28"/>
      </w:numPr>
    </w:pPr>
    <w:rPr>
      <w:rFonts w:ascii="Times New Roman" w:hAnsi="Times New Roman"/>
      <w:noProof/>
      <w:szCs w:val="24"/>
    </w:rPr>
  </w:style>
  <w:style w:type="character" w:customStyle="1" w:styleId="lv2GameRulesChar">
    <w:name w:val="lv2GameRules Char"/>
    <w:basedOn w:val="a0"/>
    <w:link w:val="lv2GameRules"/>
    <w:rsid w:val="004E12BF"/>
    <w:rPr>
      <w:rFonts w:ascii="Times New Roman" w:hAnsi="Times New Roman"/>
      <w:b/>
      <w:noProof/>
      <w:kern w:val="2"/>
      <w:sz w:val="24"/>
      <w:szCs w:val="24"/>
    </w:rPr>
  </w:style>
  <w:style w:type="paragraph" w:customStyle="1" w:styleId="TxtEngGameRules">
    <w:name w:val="TxtEngGameRules"/>
    <w:basedOn w:val="a"/>
    <w:link w:val="TxtEngGameRulesChar"/>
    <w:qFormat/>
    <w:rsid w:val="004E12BF"/>
    <w:rPr>
      <w:rFonts w:ascii="Times New Roman" w:eastAsia="Arial Unicode MS" w:hAnsi="Times New Roman"/>
      <w:noProof/>
      <w:szCs w:val="21"/>
    </w:rPr>
  </w:style>
  <w:style w:type="character" w:customStyle="1" w:styleId="lv3GameRulesChar">
    <w:name w:val="lv3GameRules Char"/>
    <w:basedOn w:val="a0"/>
    <w:link w:val="lv3GameRules"/>
    <w:rsid w:val="004E12BF"/>
    <w:rPr>
      <w:rFonts w:ascii="Times New Roman" w:hAnsi="Times New Roman"/>
      <w:noProof/>
      <w:kern w:val="2"/>
      <w:sz w:val="21"/>
      <w:szCs w:val="24"/>
    </w:rPr>
  </w:style>
  <w:style w:type="character" w:customStyle="1" w:styleId="TxtEngGameRulesChar">
    <w:name w:val="TxtEngGameRules Char"/>
    <w:basedOn w:val="a0"/>
    <w:link w:val="TxtEngGameRules"/>
    <w:rsid w:val="004E12BF"/>
    <w:rPr>
      <w:rFonts w:ascii="Times New Roman" w:eastAsia="Arial Unicode MS" w:hAnsi="Times New Roman"/>
      <w:noProof/>
      <w:kern w:val="2"/>
      <w:sz w:val="21"/>
      <w:szCs w:val="21"/>
    </w:rPr>
  </w:style>
  <w:style w:type="paragraph" w:styleId="af0">
    <w:name w:val="Plain Text"/>
    <w:basedOn w:val="a"/>
    <w:link w:val="Char7"/>
    <w:uiPriority w:val="99"/>
    <w:unhideWhenUsed/>
    <w:rsid w:val="004E12BF"/>
    <w:rPr>
      <w:rFonts w:ascii="宋体" w:hAnsi="Courier New" w:cs="Courier New"/>
      <w:szCs w:val="21"/>
    </w:rPr>
  </w:style>
  <w:style w:type="character" w:customStyle="1" w:styleId="Char7">
    <w:name w:val="纯文本 Char"/>
    <w:basedOn w:val="a0"/>
    <w:link w:val="af0"/>
    <w:uiPriority w:val="99"/>
    <w:rsid w:val="004E12BF"/>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016119">
      <w:bodyDiv w:val="1"/>
      <w:marLeft w:val="0"/>
      <w:marRight w:val="0"/>
      <w:marTop w:val="0"/>
      <w:marBottom w:val="0"/>
      <w:divBdr>
        <w:top w:val="none" w:sz="0" w:space="0" w:color="auto"/>
        <w:left w:val="none" w:sz="0" w:space="0" w:color="auto"/>
        <w:bottom w:val="none" w:sz="0" w:space="0" w:color="auto"/>
        <w:right w:val="none" w:sz="0" w:space="0" w:color="auto"/>
      </w:divBdr>
    </w:div>
    <w:div w:id="152769577">
      <w:bodyDiv w:val="1"/>
      <w:marLeft w:val="0"/>
      <w:marRight w:val="0"/>
      <w:marTop w:val="0"/>
      <w:marBottom w:val="0"/>
      <w:divBdr>
        <w:top w:val="none" w:sz="0" w:space="0" w:color="auto"/>
        <w:left w:val="none" w:sz="0" w:space="0" w:color="auto"/>
        <w:bottom w:val="none" w:sz="0" w:space="0" w:color="auto"/>
        <w:right w:val="none" w:sz="0" w:space="0" w:color="auto"/>
      </w:divBdr>
    </w:div>
    <w:div w:id="279264050">
      <w:bodyDiv w:val="1"/>
      <w:marLeft w:val="0"/>
      <w:marRight w:val="0"/>
      <w:marTop w:val="0"/>
      <w:marBottom w:val="0"/>
      <w:divBdr>
        <w:top w:val="none" w:sz="0" w:space="0" w:color="auto"/>
        <w:left w:val="none" w:sz="0" w:space="0" w:color="auto"/>
        <w:bottom w:val="none" w:sz="0" w:space="0" w:color="auto"/>
        <w:right w:val="none" w:sz="0" w:space="0" w:color="auto"/>
      </w:divBdr>
    </w:div>
    <w:div w:id="321390469">
      <w:bodyDiv w:val="1"/>
      <w:marLeft w:val="0"/>
      <w:marRight w:val="0"/>
      <w:marTop w:val="0"/>
      <w:marBottom w:val="0"/>
      <w:divBdr>
        <w:top w:val="none" w:sz="0" w:space="0" w:color="auto"/>
        <w:left w:val="none" w:sz="0" w:space="0" w:color="auto"/>
        <w:bottom w:val="none" w:sz="0" w:space="0" w:color="auto"/>
        <w:right w:val="none" w:sz="0" w:space="0" w:color="auto"/>
      </w:divBdr>
    </w:div>
    <w:div w:id="408380764">
      <w:bodyDiv w:val="1"/>
      <w:marLeft w:val="0"/>
      <w:marRight w:val="0"/>
      <w:marTop w:val="0"/>
      <w:marBottom w:val="0"/>
      <w:divBdr>
        <w:top w:val="none" w:sz="0" w:space="0" w:color="auto"/>
        <w:left w:val="none" w:sz="0" w:space="0" w:color="auto"/>
        <w:bottom w:val="none" w:sz="0" w:space="0" w:color="auto"/>
        <w:right w:val="none" w:sz="0" w:space="0" w:color="auto"/>
      </w:divBdr>
    </w:div>
    <w:div w:id="456148162">
      <w:bodyDiv w:val="1"/>
      <w:marLeft w:val="0"/>
      <w:marRight w:val="0"/>
      <w:marTop w:val="0"/>
      <w:marBottom w:val="0"/>
      <w:divBdr>
        <w:top w:val="none" w:sz="0" w:space="0" w:color="auto"/>
        <w:left w:val="none" w:sz="0" w:space="0" w:color="auto"/>
        <w:bottom w:val="none" w:sz="0" w:space="0" w:color="auto"/>
        <w:right w:val="none" w:sz="0" w:space="0" w:color="auto"/>
      </w:divBdr>
    </w:div>
    <w:div w:id="1015880406">
      <w:bodyDiv w:val="1"/>
      <w:marLeft w:val="0"/>
      <w:marRight w:val="0"/>
      <w:marTop w:val="0"/>
      <w:marBottom w:val="0"/>
      <w:divBdr>
        <w:top w:val="none" w:sz="0" w:space="0" w:color="auto"/>
        <w:left w:val="none" w:sz="0" w:space="0" w:color="auto"/>
        <w:bottom w:val="none" w:sz="0" w:space="0" w:color="auto"/>
        <w:right w:val="none" w:sz="0" w:space="0" w:color="auto"/>
      </w:divBdr>
    </w:div>
    <w:div w:id="1161232819">
      <w:bodyDiv w:val="1"/>
      <w:marLeft w:val="0"/>
      <w:marRight w:val="0"/>
      <w:marTop w:val="0"/>
      <w:marBottom w:val="0"/>
      <w:divBdr>
        <w:top w:val="none" w:sz="0" w:space="0" w:color="auto"/>
        <w:left w:val="none" w:sz="0" w:space="0" w:color="auto"/>
        <w:bottom w:val="none" w:sz="0" w:space="0" w:color="auto"/>
        <w:right w:val="none" w:sz="0" w:space="0" w:color="auto"/>
      </w:divBdr>
    </w:div>
    <w:div w:id="1376782266">
      <w:bodyDiv w:val="1"/>
      <w:marLeft w:val="0"/>
      <w:marRight w:val="0"/>
      <w:marTop w:val="0"/>
      <w:marBottom w:val="0"/>
      <w:divBdr>
        <w:top w:val="none" w:sz="0" w:space="0" w:color="auto"/>
        <w:left w:val="none" w:sz="0" w:space="0" w:color="auto"/>
        <w:bottom w:val="none" w:sz="0" w:space="0" w:color="auto"/>
        <w:right w:val="none" w:sz="0" w:space="0" w:color="auto"/>
      </w:divBdr>
    </w:div>
    <w:div w:id="1534075467">
      <w:bodyDiv w:val="1"/>
      <w:marLeft w:val="0"/>
      <w:marRight w:val="0"/>
      <w:marTop w:val="0"/>
      <w:marBottom w:val="0"/>
      <w:divBdr>
        <w:top w:val="none" w:sz="0" w:space="0" w:color="auto"/>
        <w:left w:val="none" w:sz="0" w:space="0" w:color="auto"/>
        <w:bottom w:val="none" w:sz="0" w:space="0" w:color="auto"/>
        <w:right w:val="none" w:sz="0" w:space="0" w:color="auto"/>
      </w:divBdr>
    </w:div>
    <w:div w:id="1642147271">
      <w:bodyDiv w:val="1"/>
      <w:marLeft w:val="0"/>
      <w:marRight w:val="0"/>
      <w:marTop w:val="0"/>
      <w:marBottom w:val="0"/>
      <w:divBdr>
        <w:top w:val="none" w:sz="0" w:space="0" w:color="auto"/>
        <w:left w:val="none" w:sz="0" w:space="0" w:color="auto"/>
        <w:bottom w:val="none" w:sz="0" w:space="0" w:color="auto"/>
        <w:right w:val="none" w:sz="0" w:space="0" w:color="auto"/>
      </w:divBdr>
    </w:div>
    <w:div w:id="1676952692">
      <w:bodyDiv w:val="1"/>
      <w:marLeft w:val="0"/>
      <w:marRight w:val="0"/>
      <w:marTop w:val="0"/>
      <w:marBottom w:val="0"/>
      <w:divBdr>
        <w:top w:val="none" w:sz="0" w:space="0" w:color="auto"/>
        <w:left w:val="none" w:sz="0" w:space="0" w:color="auto"/>
        <w:bottom w:val="none" w:sz="0" w:space="0" w:color="auto"/>
        <w:right w:val="none" w:sz="0" w:space="0" w:color="auto"/>
      </w:divBdr>
    </w:div>
    <w:div w:id="1817869331">
      <w:bodyDiv w:val="1"/>
      <w:marLeft w:val="0"/>
      <w:marRight w:val="0"/>
      <w:marTop w:val="0"/>
      <w:marBottom w:val="0"/>
      <w:divBdr>
        <w:top w:val="none" w:sz="0" w:space="0" w:color="auto"/>
        <w:left w:val="none" w:sz="0" w:space="0" w:color="auto"/>
        <w:bottom w:val="none" w:sz="0" w:space="0" w:color="auto"/>
        <w:right w:val="none" w:sz="0" w:space="0" w:color="auto"/>
      </w:divBdr>
    </w:div>
    <w:div w:id="1930503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image" Target="media/image1.gif"/></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95D8E-0BEB-4853-838E-C7AB1A645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47</Pages>
  <Words>2975</Words>
  <Characters>16962</Characters>
  <Application>Microsoft Office Word</Application>
  <DocSecurity>0</DocSecurity>
  <Lines>141</Lines>
  <Paragraphs>39</Paragraphs>
  <ScaleCrop>false</ScaleCrop>
  <Company/>
  <LinksUpToDate>false</LinksUpToDate>
  <CharactersWithSpaces>19898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sandyzhu</dc:creator>
  <cp:keywords/>
  <cp:lastModifiedBy>user</cp:lastModifiedBy>
  <cp:revision>12</cp:revision>
  <cp:lastPrinted>2014-12-05T08:37:00Z</cp:lastPrinted>
  <dcterms:created xsi:type="dcterms:W3CDTF">2016-10-08T09:57:00Z</dcterms:created>
  <dcterms:modified xsi:type="dcterms:W3CDTF">2017-03-08T08:37:00Z</dcterms:modified>
</cp:coreProperties>
</file>