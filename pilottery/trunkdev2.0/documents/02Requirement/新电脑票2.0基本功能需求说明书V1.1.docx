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F24" w:rsidRPr="00E64D25" w:rsidRDefault="00D63853" w:rsidP="00007F24">
      <w:pPr>
        <w:jc w:val="right"/>
        <w:rPr>
          <w:b/>
          <w:bCs/>
          <w:i/>
          <w:iCs/>
          <w:color w:val="FF0000"/>
          <w:sz w:val="32"/>
          <w:szCs w:val="32"/>
        </w:rPr>
      </w:pPr>
      <w:r>
        <w:rPr>
          <w:noProof/>
          <w:lang w:bidi="km-KH"/>
        </w:rPr>
        <w:drawing>
          <wp:inline distT="0" distB="0" distL="0" distR="0">
            <wp:extent cx="2984500" cy="991870"/>
            <wp:effectExtent l="19050" t="0" r="6350" b="0"/>
            <wp:docPr id="1" name="图片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logo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F24" w:rsidRDefault="00007F24" w:rsidP="00007F24">
      <w:r>
        <w:br w:type="textWrapping" w:clear="all"/>
      </w:r>
    </w:p>
    <w:p w:rsidR="00783705" w:rsidRDefault="00783705" w:rsidP="00007F24"/>
    <w:p w:rsidR="00007F24" w:rsidRPr="00DF0FBF" w:rsidRDefault="00007F24" w:rsidP="00007F24"/>
    <w:p w:rsidR="00957AEF" w:rsidRPr="003B26BA" w:rsidRDefault="005F4510" w:rsidP="00AB0AE2">
      <w:pPr>
        <w:spacing w:beforeLines="50" w:before="120" w:afterLines="50" w:after="120" w:line="360" w:lineRule="auto"/>
        <w:jc w:val="center"/>
        <w:rPr>
          <w:rFonts w:eastAsia="黑体" w:cs="宋体"/>
          <w:b/>
          <w:color w:val="000000"/>
          <w:sz w:val="52"/>
          <w:szCs w:val="52"/>
        </w:rPr>
      </w:pPr>
      <w:r>
        <w:rPr>
          <w:rFonts w:eastAsia="黑体" w:cs="宋体" w:hint="eastAsia"/>
          <w:b/>
          <w:color w:val="000000"/>
          <w:sz w:val="52"/>
          <w:szCs w:val="52"/>
        </w:rPr>
        <w:t>柬埔寨即开票</w:t>
      </w:r>
      <w:r w:rsidR="00135D09">
        <w:rPr>
          <w:rFonts w:eastAsia="黑体" w:cs="宋体" w:hint="eastAsia"/>
          <w:b/>
          <w:color w:val="000000"/>
          <w:sz w:val="52"/>
          <w:szCs w:val="52"/>
        </w:rPr>
        <w:t>管理控制</w:t>
      </w:r>
      <w:r w:rsidR="00E527B6">
        <w:rPr>
          <w:rFonts w:eastAsia="黑体" w:cs="宋体" w:hint="eastAsia"/>
          <w:b/>
          <w:color w:val="000000"/>
          <w:sz w:val="52"/>
          <w:szCs w:val="52"/>
        </w:rPr>
        <w:t>平</w:t>
      </w:r>
      <w:r w:rsidR="00135D09">
        <w:rPr>
          <w:rFonts w:eastAsia="黑体" w:cs="宋体" w:hint="eastAsia"/>
          <w:b/>
          <w:color w:val="000000"/>
          <w:sz w:val="52"/>
          <w:szCs w:val="52"/>
        </w:rPr>
        <w:t>台</w:t>
      </w:r>
      <w:r>
        <w:rPr>
          <w:rFonts w:eastAsia="黑体" w:cs="宋体" w:hint="eastAsia"/>
          <w:b/>
          <w:color w:val="000000"/>
          <w:sz w:val="52"/>
          <w:szCs w:val="52"/>
        </w:rPr>
        <w:t>V2.0</w:t>
      </w:r>
    </w:p>
    <w:p w:rsidR="00007F24" w:rsidRDefault="004F7F98" w:rsidP="00007F24">
      <w:pPr>
        <w:jc w:val="center"/>
        <w:rPr>
          <w:rFonts w:eastAsia="黑体" w:cs="宋体"/>
          <w:b/>
          <w:color w:val="000000"/>
          <w:sz w:val="48"/>
          <w:szCs w:val="48"/>
        </w:rPr>
      </w:pPr>
      <w:r>
        <w:rPr>
          <w:rFonts w:eastAsia="黑体" w:cs="宋体" w:hint="eastAsia"/>
          <w:b/>
          <w:color w:val="000000"/>
          <w:sz w:val="48"/>
          <w:szCs w:val="48"/>
        </w:rPr>
        <w:t>软件</w:t>
      </w:r>
      <w:r w:rsidR="00783705">
        <w:rPr>
          <w:rFonts w:eastAsia="黑体" w:cs="宋体" w:hint="eastAsia"/>
          <w:b/>
          <w:color w:val="000000"/>
          <w:sz w:val="48"/>
          <w:szCs w:val="48"/>
        </w:rPr>
        <w:t>需求规格说明书</w:t>
      </w:r>
    </w:p>
    <w:p w:rsidR="00007F24" w:rsidRDefault="00007F24" w:rsidP="00007F24"/>
    <w:p w:rsidR="005D61D5" w:rsidRDefault="005D61D5" w:rsidP="00007F24"/>
    <w:p w:rsidR="00007F24" w:rsidRDefault="00007F24" w:rsidP="00007F24"/>
    <w:tbl>
      <w:tblPr>
        <w:tblpPr w:leftFromText="180" w:rightFromText="180" w:vertAnchor="text" w:horzAnchor="margin" w:tblpXSpec="center" w:tblpY="-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3119"/>
      </w:tblGrid>
      <w:tr w:rsidR="00007F24" w:rsidRPr="00D4421C" w:rsidTr="0083653B">
        <w:tc>
          <w:tcPr>
            <w:tcW w:w="1951" w:type="dxa"/>
            <w:shd w:val="clear" w:color="auto" w:fill="CCFFCC"/>
          </w:tcPr>
          <w:p w:rsidR="00007F2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软件产品编号</w:t>
            </w:r>
          </w:p>
        </w:tc>
        <w:tc>
          <w:tcPr>
            <w:tcW w:w="3119" w:type="dxa"/>
          </w:tcPr>
          <w:p w:rsidR="00007F24" w:rsidRPr="00D4421C" w:rsidRDefault="00007F24" w:rsidP="00D4421C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950DB4" w:rsidRPr="00D4421C" w:rsidTr="0083653B">
        <w:tc>
          <w:tcPr>
            <w:tcW w:w="1951" w:type="dxa"/>
            <w:shd w:val="clear" w:color="auto" w:fill="CCFFCC"/>
          </w:tcPr>
          <w:p w:rsidR="00950DB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软件项目编号</w:t>
            </w:r>
          </w:p>
        </w:tc>
        <w:tc>
          <w:tcPr>
            <w:tcW w:w="3119" w:type="dxa"/>
          </w:tcPr>
          <w:p w:rsidR="00950DB4" w:rsidRPr="00D4421C" w:rsidRDefault="00950DB4" w:rsidP="00135D09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950DB4" w:rsidRPr="00D4421C" w:rsidTr="0083653B">
        <w:tc>
          <w:tcPr>
            <w:tcW w:w="1951" w:type="dxa"/>
            <w:shd w:val="clear" w:color="auto" w:fill="CCFFCC"/>
          </w:tcPr>
          <w:p w:rsidR="00950DB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软件文档编号</w:t>
            </w:r>
          </w:p>
        </w:tc>
        <w:tc>
          <w:tcPr>
            <w:tcW w:w="3119" w:type="dxa"/>
          </w:tcPr>
          <w:p w:rsidR="00950DB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950DB4" w:rsidRPr="00D4421C" w:rsidTr="0083653B">
        <w:tc>
          <w:tcPr>
            <w:tcW w:w="1951" w:type="dxa"/>
            <w:shd w:val="clear" w:color="auto" w:fill="CCFFCC"/>
          </w:tcPr>
          <w:p w:rsidR="00950DB4" w:rsidRPr="00D4421C" w:rsidRDefault="00950DB4" w:rsidP="00D4421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最近修订日期</w:t>
            </w:r>
          </w:p>
        </w:tc>
        <w:tc>
          <w:tcPr>
            <w:tcW w:w="3119" w:type="dxa"/>
          </w:tcPr>
          <w:p w:rsidR="00950DB4" w:rsidRPr="00D4421C" w:rsidRDefault="00916BD6" w:rsidP="00841DD2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201</w:t>
            </w:r>
            <w:ins w:id="0" w:author="Microsoft" w:date="2016-02-16T13:55:00Z">
              <w:r w:rsidR="00895EF7">
                <w:rPr>
                  <w:rFonts w:ascii="宋体" w:hAnsi="宋体"/>
                  <w:sz w:val="24"/>
                </w:rPr>
                <w:t>6</w:t>
              </w:r>
            </w:ins>
            <w:del w:id="1" w:author="Microsoft" w:date="2016-02-16T13:55:00Z">
              <w:r w:rsidR="00841DD2" w:rsidDel="00895EF7">
                <w:rPr>
                  <w:rFonts w:ascii="宋体" w:hAnsi="宋体"/>
                  <w:sz w:val="24"/>
                </w:rPr>
                <w:delText>4</w:delText>
              </w:r>
            </w:del>
            <w:r>
              <w:rPr>
                <w:rFonts w:ascii="宋体" w:hAnsi="宋体" w:hint="eastAsia"/>
                <w:sz w:val="24"/>
              </w:rPr>
              <w:t>年</w:t>
            </w:r>
            <w:ins w:id="2" w:author="Microsoft" w:date="2016-02-16T13:55:00Z">
              <w:r w:rsidR="00895EF7">
                <w:rPr>
                  <w:rFonts w:ascii="宋体" w:hAnsi="宋体"/>
                  <w:sz w:val="24"/>
                </w:rPr>
                <w:t>2</w:t>
              </w:r>
            </w:ins>
            <w:del w:id="3" w:author="Microsoft" w:date="2016-02-16T13:55:00Z">
              <w:r w:rsidR="00841DD2" w:rsidDel="00895EF7">
                <w:rPr>
                  <w:rFonts w:ascii="宋体" w:hAnsi="宋体"/>
                  <w:sz w:val="24"/>
                </w:rPr>
                <w:delText>6</w:delText>
              </w:r>
            </w:del>
            <w:r>
              <w:rPr>
                <w:rFonts w:ascii="宋体" w:hAnsi="宋体" w:hint="eastAsia"/>
                <w:sz w:val="24"/>
              </w:rPr>
              <w:t>月</w:t>
            </w:r>
            <w:ins w:id="4" w:author="Microsoft" w:date="2016-02-16T13:55:00Z">
              <w:r w:rsidR="00895EF7">
                <w:rPr>
                  <w:rFonts w:ascii="宋体" w:hAnsi="宋体"/>
                  <w:sz w:val="24"/>
                </w:rPr>
                <w:t>16</w:t>
              </w:r>
            </w:ins>
            <w:del w:id="5" w:author="Microsoft" w:date="2016-02-16T13:55:00Z">
              <w:r w:rsidR="00841DD2" w:rsidDel="00895EF7">
                <w:rPr>
                  <w:rFonts w:ascii="宋体" w:hAnsi="宋体"/>
                  <w:sz w:val="24"/>
                </w:rPr>
                <w:delText>21</w:delText>
              </w:r>
            </w:del>
            <w:r>
              <w:rPr>
                <w:rFonts w:ascii="宋体" w:hAnsi="宋体" w:hint="eastAsia"/>
                <w:sz w:val="24"/>
              </w:rPr>
              <w:t>日</w:t>
            </w:r>
          </w:p>
        </w:tc>
      </w:tr>
    </w:tbl>
    <w:p w:rsidR="00007F24" w:rsidRDefault="00007F24" w:rsidP="00007F24"/>
    <w:p w:rsidR="00007F24" w:rsidRDefault="00007F24" w:rsidP="00007F24"/>
    <w:p w:rsidR="00007F24" w:rsidRDefault="00007F24" w:rsidP="00007F24"/>
    <w:p w:rsidR="00007F24" w:rsidRDefault="00007F24" w:rsidP="00007F24"/>
    <w:p w:rsidR="00007F24" w:rsidRDefault="00007F24" w:rsidP="00007F24"/>
    <w:p w:rsidR="00007F24" w:rsidRDefault="00007F24" w:rsidP="00007F24"/>
    <w:p w:rsidR="00D4421C" w:rsidRDefault="00D4421C" w:rsidP="00007F24"/>
    <w:p w:rsidR="00D4421C" w:rsidRDefault="00D4421C" w:rsidP="00007F24"/>
    <w:p w:rsidR="00655ED5" w:rsidRDefault="009B4ADC" w:rsidP="00655ED5">
      <w:pPr>
        <w:pStyle w:val="a8"/>
        <w:rPr>
          <w:b/>
        </w:rPr>
      </w:pPr>
      <w:r>
        <w:rPr>
          <w:b/>
        </w:rPr>
        <w:t>20</w:t>
      </w:r>
      <w:r>
        <w:rPr>
          <w:rFonts w:hint="eastAsia"/>
          <w:b/>
        </w:rPr>
        <w:t>1</w:t>
      </w:r>
      <w:ins w:id="6" w:author="Microsoft" w:date="2016-02-16T13:55:00Z">
        <w:r w:rsidR="00895EF7">
          <w:rPr>
            <w:b/>
          </w:rPr>
          <w:t>6</w:t>
        </w:r>
      </w:ins>
      <w:del w:id="7" w:author="Microsoft" w:date="2016-02-16T13:55:00Z">
        <w:r w:rsidR="00841DD2" w:rsidDel="00895EF7">
          <w:rPr>
            <w:b/>
          </w:rPr>
          <w:delText>4</w:delText>
        </w:r>
      </w:del>
      <w:r>
        <w:rPr>
          <w:rFonts w:hint="eastAsia"/>
          <w:b/>
        </w:rPr>
        <w:t>年</w:t>
      </w:r>
      <w:ins w:id="8" w:author="Microsoft" w:date="2016-02-16T13:55:00Z">
        <w:r w:rsidR="00895EF7">
          <w:rPr>
            <w:b/>
          </w:rPr>
          <w:t>2</w:t>
        </w:r>
      </w:ins>
      <w:del w:id="9" w:author="Microsoft" w:date="2016-02-16T13:55:00Z">
        <w:r w:rsidR="00841DD2" w:rsidDel="00895EF7">
          <w:rPr>
            <w:b/>
          </w:rPr>
          <w:delText>6</w:delText>
        </w:r>
      </w:del>
      <w:r w:rsidR="00655ED5">
        <w:rPr>
          <w:rFonts w:hint="eastAsia"/>
          <w:b/>
        </w:rPr>
        <w:t>月</w:t>
      </w:r>
    </w:p>
    <w:p w:rsidR="00007F24" w:rsidRDefault="00007F24" w:rsidP="00007F24">
      <w:pPr>
        <w:pStyle w:val="a8"/>
        <w:rPr>
          <w:b/>
        </w:rPr>
      </w:pPr>
      <w:r>
        <w:rPr>
          <w:rFonts w:hint="eastAsia"/>
          <w:b/>
        </w:rPr>
        <w:t>华彩控股有限公司</w:t>
      </w:r>
    </w:p>
    <w:p w:rsidR="006512EC" w:rsidRDefault="006512EC" w:rsidP="006512EC">
      <w:pPr>
        <w:jc w:val="center"/>
        <w:rPr>
          <w:sz w:val="24"/>
        </w:rPr>
      </w:pPr>
      <w:r>
        <w:rPr>
          <w:sz w:val="24"/>
        </w:rPr>
        <w:t>China LotSynergy Limited</w:t>
      </w:r>
    </w:p>
    <w:p w:rsidR="00DE706A" w:rsidRDefault="00DE706A" w:rsidP="00007F24">
      <w:pPr>
        <w:sectPr w:rsidR="00DE706A" w:rsidSect="006F412C">
          <w:pgSz w:w="11907" w:h="16839" w:code="9"/>
          <w:pgMar w:top="1622" w:right="1701" w:bottom="1440" w:left="1701" w:header="777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linePitch="312"/>
        </w:sectPr>
      </w:pPr>
    </w:p>
    <w:p w:rsidR="00007F24" w:rsidRPr="00D14AA5" w:rsidRDefault="00007F24" w:rsidP="00AB0AE2">
      <w:pPr>
        <w:spacing w:beforeLines="150" w:before="360" w:afterLines="150" w:after="360" w:line="360" w:lineRule="auto"/>
        <w:jc w:val="center"/>
        <w:rPr>
          <w:rFonts w:ascii="宋体"/>
          <w:b/>
          <w:sz w:val="32"/>
        </w:rPr>
      </w:pPr>
      <w:r>
        <w:rPr>
          <w:rFonts w:ascii="宋体" w:hAnsi="宋体" w:hint="eastAsia"/>
          <w:b/>
          <w:sz w:val="32"/>
        </w:rPr>
        <w:lastRenderedPageBreak/>
        <w:t>文档修订版本记录</w:t>
      </w:r>
    </w:p>
    <w:tbl>
      <w:tblPr>
        <w:tblW w:w="12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3685"/>
        <w:gridCol w:w="1843"/>
        <w:gridCol w:w="1701"/>
        <w:gridCol w:w="1134"/>
        <w:gridCol w:w="992"/>
        <w:gridCol w:w="1418"/>
        <w:gridCol w:w="1134"/>
      </w:tblGrid>
      <w:tr w:rsidR="00B64A1B" w:rsidRPr="00B70F50" w:rsidTr="00DD43E2">
        <w:trPr>
          <w:trHeight w:hRule="exact" w:val="402"/>
        </w:trPr>
        <w:tc>
          <w:tcPr>
            <w:tcW w:w="993" w:type="dxa"/>
            <w:vMerge w:val="restart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版本</w:t>
            </w:r>
          </w:p>
        </w:tc>
        <w:tc>
          <w:tcPr>
            <w:tcW w:w="3685" w:type="dxa"/>
            <w:vMerge w:val="restart"/>
            <w:shd w:val="clear" w:color="auto" w:fill="E0E0E0"/>
            <w:vAlign w:val="center"/>
          </w:tcPr>
          <w:p w:rsidR="00B64A1B" w:rsidRPr="00B70F50" w:rsidRDefault="00B64A1B" w:rsidP="007A2E8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主要修订内容</w:t>
            </w:r>
          </w:p>
        </w:tc>
        <w:tc>
          <w:tcPr>
            <w:tcW w:w="3544" w:type="dxa"/>
            <w:gridSpan w:val="2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编制</w:t>
            </w:r>
            <w:r w:rsidRPr="00B70F50">
              <w:rPr>
                <w:b/>
              </w:rPr>
              <w:t>/</w:t>
            </w:r>
            <w:r w:rsidRPr="00B70F50">
              <w:rPr>
                <w:rFonts w:hint="eastAsia"/>
                <w:b/>
              </w:rPr>
              <w:t>更改</w:t>
            </w:r>
          </w:p>
        </w:tc>
        <w:tc>
          <w:tcPr>
            <w:tcW w:w="2126" w:type="dxa"/>
            <w:gridSpan w:val="2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审核</w:t>
            </w:r>
          </w:p>
        </w:tc>
        <w:tc>
          <w:tcPr>
            <w:tcW w:w="2552" w:type="dxa"/>
            <w:gridSpan w:val="2"/>
            <w:shd w:val="clear" w:color="auto" w:fill="E0E0E0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批准</w:t>
            </w:r>
          </w:p>
        </w:tc>
      </w:tr>
      <w:tr w:rsidR="00DD43E2" w:rsidRPr="008B32ED" w:rsidTr="00DD43E2">
        <w:trPr>
          <w:trHeight w:hRule="exact" w:val="402"/>
        </w:trPr>
        <w:tc>
          <w:tcPr>
            <w:tcW w:w="993" w:type="dxa"/>
            <w:vMerge/>
            <w:shd w:val="clear" w:color="auto" w:fill="E0E0E0"/>
            <w:vAlign w:val="center"/>
          </w:tcPr>
          <w:p w:rsidR="00B64A1B" w:rsidRPr="008B32ED" w:rsidRDefault="00B64A1B" w:rsidP="0093290C">
            <w:pPr>
              <w:jc w:val="center"/>
            </w:pPr>
          </w:p>
        </w:tc>
        <w:tc>
          <w:tcPr>
            <w:tcW w:w="3685" w:type="dxa"/>
            <w:vMerge/>
            <w:shd w:val="clear" w:color="auto" w:fill="E0E0E0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</w:p>
        </w:tc>
        <w:tc>
          <w:tcPr>
            <w:tcW w:w="1843" w:type="dxa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作者</w:t>
            </w:r>
          </w:p>
        </w:tc>
        <w:tc>
          <w:tcPr>
            <w:tcW w:w="1701" w:type="dxa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日期</w:t>
            </w:r>
          </w:p>
        </w:tc>
        <w:tc>
          <w:tcPr>
            <w:tcW w:w="1134" w:type="dxa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审核人</w:t>
            </w:r>
          </w:p>
        </w:tc>
        <w:tc>
          <w:tcPr>
            <w:tcW w:w="992" w:type="dxa"/>
            <w:shd w:val="clear" w:color="auto" w:fill="E0E0E0"/>
            <w:vAlign w:val="center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 w:rsidRPr="00B70F50">
              <w:rPr>
                <w:rFonts w:hint="eastAsia"/>
                <w:b/>
              </w:rPr>
              <w:t>日期</w:t>
            </w:r>
          </w:p>
        </w:tc>
        <w:tc>
          <w:tcPr>
            <w:tcW w:w="1418" w:type="dxa"/>
            <w:shd w:val="clear" w:color="auto" w:fill="E0E0E0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批准人</w:t>
            </w:r>
          </w:p>
        </w:tc>
        <w:tc>
          <w:tcPr>
            <w:tcW w:w="1134" w:type="dxa"/>
            <w:shd w:val="clear" w:color="auto" w:fill="E0E0E0"/>
          </w:tcPr>
          <w:p w:rsidR="00B64A1B" w:rsidRPr="00B70F50" w:rsidRDefault="00B64A1B" w:rsidP="0093290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</w:tr>
      <w:tr w:rsidR="00B64A1B" w:rsidRPr="00B12AF9" w:rsidTr="00DD43E2">
        <w:trPr>
          <w:trHeight w:val="441"/>
        </w:trPr>
        <w:tc>
          <w:tcPr>
            <w:tcW w:w="993" w:type="dxa"/>
            <w:vAlign w:val="center"/>
          </w:tcPr>
          <w:p w:rsidR="00B64A1B" w:rsidRPr="00B12AF9" w:rsidRDefault="00895EF7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10" w:author="Microsoft" w:date="2015-01-09T11:23:00Z">
              <w:r>
                <w:rPr>
                  <w:rFonts w:ascii="宋体" w:hAnsi="宋体" w:hint="eastAsia"/>
                  <w:sz w:val="21"/>
                  <w:szCs w:val="21"/>
                  <w:lang w:eastAsia="zh-CN"/>
                </w:rPr>
                <w:t>1.0</w:t>
              </w:r>
            </w:ins>
          </w:p>
        </w:tc>
        <w:tc>
          <w:tcPr>
            <w:tcW w:w="3685" w:type="dxa"/>
          </w:tcPr>
          <w:p w:rsidR="00B64A1B" w:rsidRPr="00B12AF9" w:rsidRDefault="00895EF7" w:rsidP="00B01668">
            <w:pPr>
              <w:pStyle w:val="ad"/>
              <w:spacing w:after="0"/>
              <w:rPr>
                <w:rFonts w:ascii="宋体" w:hAnsi="宋体"/>
                <w:sz w:val="21"/>
                <w:szCs w:val="21"/>
                <w:lang w:eastAsia="zh-CN"/>
              </w:rPr>
            </w:pPr>
            <w:ins w:id="11" w:author="Microsoft" w:date="2016-02-16T13:55:00Z">
              <w:r>
                <w:rPr>
                  <w:rFonts w:ascii="宋体" w:hAnsi="宋体" w:hint="eastAsia"/>
                  <w:sz w:val="21"/>
                  <w:szCs w:val="21"/>
                  <w:lang w:eastAsia="zh-CN"/>
                </w:rPr>
                <w:t>初始文档</w:t>
              </w:r>
            </w:ins>
          </w:p>
        </w:tc>
        <w:tc>
          <w:tcPr>
            <w:tcW w:w="1843" w:type="dxa"/>
          </w:tcPr>
          <w:p w:rsidR="00B64A1B" w:rsidRPr="00E43791" w:rsidRDefault="00E43791" w:rsidP="00B01668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12" w:author="Microsoft" w:date="2015-01-09T11:23:00Z">
              <w:r>
                <w:rPr>
                  <w:rFonts w:ascii="宋体" w:hAnsi="宋体"/>
                  <w:sz w:val="21"/>
                  <w:szCs w:val="21"/>
                  <w:lang w:eastAsia="zh-CN"/>
                </w:rPr>
                <w:t>Tonglin</w:t>
              </w:r>
            </w:ins>
          </w:p>
        </w:tc>
        <w:tc>
          <w:tcPr>
            <w:tcW w:w="1701" w:type="dxa"/>
          </w:tcPr>
          <w:p w:rsidR="00272370" w:rsidRPr="00272370" w:rsidRDefault="00895EF7" w:rsidP="00135D09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13" w:author="Microsoft" w:date="2015-01-09T11:23:00Z">
              <w:r>
                <w:rPr>
                  <w:rFonts w:ascii="宋体" w:hAnsi="宋体" w:hint="eastAsia"/>
                  <w:sz w:val="21"/>
                  <w:szCs w:val="21"/>
                  <w:lang w:eastAsia="zh-CN"/>
                </w:rPr>
                <w:t>2016-02-16</w:t>
              </w:r>
            </w:ins>
          </w:p>
        </w:tc>
        <w:tc>
          <w:tcPr>
            <w:tcW w:w="1134" w:type="dxa"/>
          </w:tcPr>
          <w:p w:rsidR="00B64A1B" w:rsidRPr="00B12AF9" w:rsidRDefault="00B64A1B" w:rsidP="00196BAF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</w:tcPr>
          <w:p w:rsidR="00B64A1B" w:rsidRPr="00B12AF9" w:rsidRDefault="00B64A1B" w:rsidP="00196BAF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B12AF9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B12AF9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D06EC2" w:rsidRDefault="007017F4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14" w:author="Microsoft" w:date="2016-05-04T16:48:00Z">
              <w:r>
                <w:rPr>
                  <w:rFonts w:ascii="宋体" w:hAnsi="宋体" w:hint="eastAsia"/>
                  <w:sz w:val="21"/>
                  <w:szCs w:val="21"/>
                  <w:lang w:eastAsia="zh-CN"/>
                </w:rPr>
                <w:t>1.0.1</w:t>
              </w:r>
            </w:ins>
          </w:p>
        </w:tc>
        <w:tc>
          <w:tcPr>
            <w:tcW w:w="3685" w:type="dxa"/>
            <w:vAlign w:val="center"/>
          </w:tcPr>
          <w:p w:rsidR="00634BD7" w:rsidRPr="00D06EC2" w:rsidRDefault="007017F4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ins w:id="15" w:author="Microsoft" w:date="2016-05-04T16:48:00Z">
              <w:r>
                <w:rPr>
                  <w:rFonts w:ascii="宋体" w:hAnsi="宋体"/>
                  <w:sz w:val="21"/>
                  <w:szCs w:val="21"/>
                  <w:lang w:eastAsia="zh-CN"/>
                </w:rPr>
                <w:t>站点详情添加终端机和销售员列表</w:t>
              </w:r>
            </w:ins>
          </w:p>
        </w:tc>
        <w:tc>
          <w:tcPr>
            <w:tcW w:w="1843" w:type="dxa"/>
            <w:vAlign w:val="center"/>
          </w:tcPr>
          <w:p w:rsidR="00B64A1B" w:rsidRPr="00634BD7" w:rsidRDefault="007017F4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16" w:author="Microsoft" w:date="2016-05-04T16:48:00Z">
              <w:r>
                <w:rPr>
                  <w:rFonts w:ascii="宋体" w:hAnsi="宋体"/>
                  <w:sz w:val="21"/>
                  <w:szCs w:val="21"/>
                  <w:lang w:eastAsia="zh-CN"/>
                </w:rPr>
                <w:t>Tonglin</w:t>
              </w:r>
            </w:ins>
          </w:p>
        </w:tc>
        <w:tc>
          <w:tcPr>
            <w:tcW w:w="1701" w:type="dxa"/>
            <w:vAlign w:val="center"/>
          </w:tcPr>
          <w:p w:rsidR="00B64A1B" w:rsidRPr="00D06EC2" w:rsidRDefault="007017F4" w:rsidP="00554AF9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17" w:author="Microsoft" w:date="2016-05-04T16:48:00Z">
              <w:r>
                <w:rPr>
                  <w:rFonts w:ascii="宋体" w:hAnsi="宋体" w:hint="eastAsia"/>
                  <w:sz w:val="21"/>
                  <w:szCs w:val="21"/>
                  <w:lang w:eastAsia="zh-CN"/>
                </w:rPr>
                <w:t>2016-05-04</w:t>
              </w:r>
            </w:ins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232867" w:rsidRDefault="009A4375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18" w:author="Microsoft" w:date="2016-07-25T14:54:00Z">
              <w:r>
                <w:rPr>
                  <w:rFonts w:ascii="宋体" w:hAnsi="宋体" w:hint="eastAsia"/>
                  <w:sz w:val="21"/>
                  <w:szCs w:val="21"/>
                  <w:lang w:eastAsia="zh-CN"/>
                </w:rPr>
                <w:t>1</w:t>
              </w:r>
              <w:r>
                <w:rPr>
                  <w:rFonts w:ascii="宋体" w:hAnsi="宋体"/>
                  <w:sz w:val="21"/>
                  <w:szCs w:val="21"/>
                  <w:lang w:eastAsia="zh-CN"/>
                </w:rPr>
                <w:t>.1</w:t>
              </w:r>
            </w:ins>
          </w:p>
        </w:tc>
        <w:tc>
          <w:tcPr>
            <w:tcW w:w="3685" w:type="dxa"/>
            <w:vAlign w:val="center"/>
          </w:tcPr>
          <w:p w:rsidR="00B64A1B" w:rsidRPr="0019777D" w:rsidRDefault="009A4375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ins w:id="19" w:author="Microsoft" w:date="2016-07-25T14:54:00Z">
              <w:r>
                <w:rPr>
                  <w:rFonts w:ascii="宋体" w:hAnsi="宋体"/>
                  <w:sz w:val="21"/>
                  <w:szCs w:val="21"/>
                  <w:lang w:eastAsia="zh-CN"/>
                </w:rPr>
                <w:t>添加在线时长和巡检功能</w:t>
              </w:r>
            </w:ins>
          </w:p>
        </w:tc>
        <w:tc>
          <w:tcPr>
            <w:tcW w:w="1843" w:type="dxa"/>
            <w:vAlign w:val="center"/>
          </w:tcPr>
          <w:p w:rsidR="00B64A1B" w:rsidRPr="001D240B" w:rsidRDefault="009A4375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20" w:author="Microsoft" w:date="2016-07-25T14:54:00Z">
              <w:r>
                <w:rPr>
                  <w:rFonts w:ascii="宋体" w:hAnsi="宋体"/>
                  <w:sz w:val="21"/>
                  <w:szCs w:val="21"/>
                  <w:lang w:eastAsia="zh-CN"/>
                </w:rPr>
                <w:t>Tonglin</w:t>
              </w:r>
            </w:ins>
          </w:p>
        </w:tc>
        <w:tc>
          <w:tcPr>
            <w:tcW w:w="1701" w:type="dxa"/>
            <w:vAlign w:val="center"/>
          </w:tcPr>
          <w:p w:rsidR="00B64A1B" w:rsidRPr="0019777D" w:rsidRDefault="009A4375" w:rsidP="00E527B6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21" w:author="Microsoft" w:date="2016-07-25T14:54:00Z">
              <w:r>
                <w:rPr>
                  <w:rFonts w:ascii="宋体" w:hAnsi="宋体" w:hint="eastAsia"/>
                  <w:sz w:val="21"/>
                  <w:szCs w:val="21"/>
                  <w:lang w:eastAsia="zh-CN"/>
                </w:rPr>
                <w:t>2016-07-25</w:t>
              </w:r>
            </w:ins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232867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3685" w:type="dxa"/>
            <w:vAlign w:val="center"/>
          </w:tcPr>
          <w:p w:rsidR="00B64A1B" w:rsidRPr="0019777D" w:rsidRDefault="00B64A1B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  <w:vAlign w:val="center"/>
          </w:tcPr>
          <w:p w:rsidR="00B64A1B" w:rsidRPr="00BD5492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B64A1B" w:rsidRPr="0019777D" w:rsidRDefault="00B64A1B" w:rsidP="00E527B6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232867" w:rsidRDefault="00722C62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22" w:author="dongzhiguo" w:date="2015-06-25T14:36:00Z">
              <w:del w:id="23" w:author="Microsoft" w:date="2016-02-16T13:55:00Z">
                <w:r w:rsidDel="00895EF7">
                  <w:rPr>
                    <w:rFonts w:ascii="宋体" w:hAnsi="宋体" w:hint="eastAsia"/>
                    <w:sz w:val="21"/>
                    <w:szCs w:val="21"/>
                    <w:lang w:eastAsia="zh-CN"/>
                  </w:rPr>
                  <w:delText>1</w:delText>
                </w:r>
              </w:del>
            </w:ins>
            <w:ins w:id="24" w:author="dongzhiguo" w:date="2015-06-25T14:37:00Z">
              <w:del w:id="25" w:author="Microsoft" w:date="2016-02-16T13:55:00Z">
                <w:r w:rsidDel="00895EF7">
                  <w:rPr>
                    <w:rFonts w:ascii="宋体" w:hAnsi="宋体"/>
                    <w:sz w:val="21"/>
                    <w:szCs w:val="21"/>
                    <w:lang w:eastAsia="zh-CN"/>
                  </w:rPr>
                  <w:delText>.8.1</w:delText>
                </w:r>
              </w:del>
            </w:ins>
          </w:p>
        </w:tc>
        <w:tc>
          <w:tcPr>
            <w:tcW w:w="3685" w:type="dxa"/>
            <w:vAlign w:val="center"/>
          </w:tcPr>
          <w:p w:rsidR="00B64A1B" w:rsidRPr="0019777D" w:rsidRDefault="00722C62" w:rsidP="00E527B6">
            <w:pPr>
              <w:pStyle w:val="ad"/>
              <w:snapToGrid w:val="0"/>
              <w:spacing w:after="0"/>
              <w:ind w:left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ins w:id="26" w:author="dongzhiguo" w:date="2015-06-25T14:37:00Z">
              <w:del w:id="27" w:author="Microsoft" w:date="2016-02-16T13:55:00Z">
                <w:r w:rsidDel="00895EF7">
                  <w:rPr>
                    <w:rFonts w:ascii="宋体" w:hAnsi="宋体" w:hint="eastAsia"/>
                    <w:sz w:val="21"/>
                    <w:szCs w:val="21"/>
                    <w:lang w:eastAsia="zh-CN"/>
                  </w:rPr>
                  <w:delText>增加备注内容关于天天赢</w:delText>
                </w:r>
                <w:r w:rsidDel="00895EF7">
                  <w:rPr>
                    <w:rFonts w:ascii="宋体" w:hAnsi="宋体"/>
                    <w:sz w:val="21"/>
                    <w:szCs w:val="21"/>
                    <w:lang w:eastAsia="zh-CN"/>
                  </w:rPr>
                  <w:delText>信玩法描述</w:delText>
                </w:r>
              </w:del>
            </w:ins>
          </w:p>
        </w:tc>
        <w:tc>
          <w:tcPr>
            <w:tcW w:w="1843" w:type="dxa"/>
            <w:vAlign w:val="center"/>
          </w:tcPr>
          <w:p w:rsidR="00B64A1B" w:rsidRPr="00722C62" w:rsidRDefault="00722C62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  <w:ins w:id="28" w:author="dongzhiguo" w:date="2015-06-25T14:37:00Z">
              <w:del w:id="29" w:author="Microsoft" w:date="2016-02-16T13:55:00Z">
                <w:r w:rsidDel="00895EF7">
                  <w:rPr>
                    <w:rFonts w:ascii="宋体" w:hAnsi="宋体"/>
                    <w:sz w:val="21"/>
                    <w:szCs w:val="21"/>
                    <w:lang w:eastAsia="zh-CN"/>
                  </w:rPr>
                  <w:delText>Dzg</w:delText>
                </w:r>
              </w:del>
            </w:ins>
          </w:p>
        </w:tc>
        <w:tc>
          <w:tcPr>
            <w:tcW w:w="1701" w:type="dxa"/>
            <w:vAlign w:val="center"/>
          </w:tcPr>
          <w:p w:rsidR="00B64A1B" w:rsidRPr="0019777D" w:rsidRDefault="00722C62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  <w:ins w:id="30" w:author="dongzhiguo" w:date="2015-06-25T14:37:00Z">
              <w:del w:id="31" w:author="Microsoft" w:date="2016-02-16T13:55:00Z">
                <w:r w:rsidDel="00895EF7">
                  <w:rPr>
                    <w:rFonts w:ascii="宋体" w:hAnsi="宋体"/>
                    <w:sz w:val="21"/>
                    <w:szCs w:val="21"/>
                    <w:lang w:eastAsia="zh-CN"/>
                  </w:rPr>
                  <w:delText>2015-06-25</w:delText>
                </w:r>
              </w:del>
            </w:ins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41"/>
        </w:trPr>
        <w:tc>
          <w:tcPr>
            <w:tcW w:w="993" w:type="dxa"/>
            <w:vAlign w:val="center"/>
          </w:tcPr>
          <w:p w:rsidR="00B64A1B" w:rsidRPr="00232867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3685" w:type="dxa"/>
            <w:vAlign w:val="center"/>
          </w:tcPr>
          <w:p w:rsidR="00B64A1B" w:rsidRPr="0019777D" w:rsidRDefault="00B64A1B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  <w:tr w:rsidR="00DD43E2" w:rsidRPr="00B12AF9" w:rsidTr="00DD43E2">
        <w:trPr>
          <w:trHeight w:val="425"/>
        </w:trPr>
        <w:tc>
          <w:tcPr>
            <w:tcW w:w="993" w:type="dxa"/>
            <w:vAlign w:val="center"/>
          </w:tcPr>
          <w:p w:rsidR="00B64A1B" w:rsidRPr="00232867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3685" w:type="dxa"/>
            <w:vAlign w:val="center"/>
          </w:tcPr>
          <w:p w:rsidR="00B64A1B" w:rsidRPr="0019777D" w:rsidRDefault="00B64A1B" w:rsidP="00B01668">
            <w:pPr>
              <w:pStyle w:val="ad"/>
              <w:snapToGrid w:val="0"/>
              <w:spacing w:after="0"/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  <w:vAlign w:val="center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vAlign w:val="center"/>
          </w:tcPr>
          <w:p w:rsidR="00B64A1B" w:rsidRPr="0019777D" w:rsidRDefault="00B64A1B" w:rsidP="00B64A1B">
            <w:pPr>
              <w:pStyle w:val="ad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  <w:tc>
          <w:tcPr>
            <w:tcW w:w="1134" w:type="dxa"/>
          </w:tcPr>
          <w:p w:rsidR="00B64A1B" w:rsidRPr="0019777D" w:rsidRDefault="00B64A1B" w:rsidP="0093290C">
            <w:pPr>
              <w:pStyle w:val="ad"/>
              <w:jc w:val="center"/>
              <w:rPr>
                <w:rFonts w:ascii="宋体" w:hAnsi="宋体"/>
                <w:sz w:val="21"/>
                <w:szCs w:val="21"/>
                <w:lang w:eastAsia="zh-CN"/>
              </w:rPr>
            </w:pPr>
          </w:p>
        </w:tc>
      </w:tr>
    </w:tbl>
    <w:p w:rsidR="00CE4105" w:rsidRDefault="00CE4105" w:rsidP="00AB0AE2">
      <w:pPr>
        <w:spacing w:beforeLines="50" w:before="120" w:afterLines="50" w:after="120"/>
      </w:pPr>
    </w:p>
    <w:p w:rsidR="008F136A" w:rsidRDefault="008F136A">
      <w:pPr>
        <w:spacing w:beforeLines="100" w:before="240" w:afterLines="100" w:after="240"/>
        <w:jc w:val="center"/>
        <w:rPr>
          <w:rFonts w:ascii="黑体" w:eastAsia="黑体"/>
          <w:sz w:val="32"/>
          <w:szCs w:val="32"/>
        </w:rPr>
        <w:sectPr w:rsidR="008F136A" w:rsidSect="006F412C">
          <w:headerReference w:type="default" r:id="rId9"/>
          <w:footerReference w:type="default" r:id="rId10"/>
          <w:pgSz w:w="16839" w:h="11907" w:orient="landscape" w:code="9"/>
          <w:pgMar w:top="1423" w:right="1701" w:bottom="1469" w:left="1701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425"/>
          <w:docGrid w:linePitch="312"/>
        </w:sectPr>
      </w:pPr>
    </w:p>
    <w:p w:rsidR="00554AF9" w:rsidRDefault="00007F24">
      <w:pPr>
        <w:spacing w:beforeLines="200" w:before="480" w:afterLines="100" w:after="240"/>
        <w:jc w:val="center"/>
        <w:rPr>
          <w:rFonts w:ascii="黑体" w:eastAsia="黑体"/>
          <w:sz w:val="32"/>
          <w:szCs w:val="32"/>
        </w:rPr>
      </w:pPr>
      <w:r w:rsidRPr="00F86A4B">
        <w:rPr>
          <w:rFonts w:ascii="黑体" w:eastAsia="黑体" w:hint="eastAsia"/>
          <w:sz w:val="32"/>
          <w:szCs w:val="32"/>
        </w:rPr>
        <w:lastRenderedPageBreak/>
        <w:t>目   录</w:t>
      </w:r>
    </w:p>
    <w:p w:rsidR="007017F4" w:rsidRDefault="00220BC5">
      <w:pPr>
        <w:pStyle w:val="11"/>
        <w:rPr>
          <w:ins w:id="3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r>
        <w:fldChar w:fldCharType="begin"/>
      </w:r>
      <w:r w:rsidR="00007F24">
        <w:instrText xml:space="preserve"> TOC \o "1-5" \h \z \u </w:instrText>
      </w:r>
      <w:r>
        <w:fldChar w:fldCharType="separate"/>
      </w:r>
      <w:ins w:id="33" w:author="Microsoft" w:date="2016-05-04T16:48:00Z">
        <w:r w:rsidR="007017F4" w:rsidRPr="0054056C">
          <w:rPr>
            <w:rStyle w:val="a9"/>
            <w:noProof/>
          </w:rPr>
          <w:fldChar w:fldCharType="begin"/>
        </w:r>
        <w:r w:rsidR="007017F4" w:rsidRPr="0054056C">
          <w:rPr>
            <w:rStyle w:val="a9"/>
            <w:noProof/>
          </w:rPr>
          <w:instrText xml:space="preserve"> </w:instrText>
        </w:r>
        <w:r w:rsidR="007017F4">
          <w:rPr>
            <w:noProof/>
          </w:rPr>
          <w:instrText>HYPERLINK \l "_Toc450143863"</w:instrText>
        </w:r>
        <w:r w:rsidR="007017F4" w:rsidRPr="0054056C">
          <w:rPr>
            <w:rStyle w:val="a9"/>
            <w:noProof/>
          </w:rPr>
          <w:instrText xml:space="preserve"> </w:instrText>
        </w:r>
        <w:r w:rsidR="007017F4" w:rsidRPr="0054056C">
          <w:rPr>
            <w:rStyle w:val="a9"/>
            <w:noProof/>
          </w:rPr>
          <w:fldChar w:fldCharType="separate"/>
        </w:r>
        <w:r w:rsidR="007017F4" w:rsidRPr="0054056C">
          <w:rPr>
            <w:rStyle w:val="a9"/>
            <w:noProof/>
          </w:rPr>
          <w:t>1</w:t>
        </w:r>
        <w:r w:rsidR="007017F4" w:rsidRPr="0054056C">
          <w:rPr>
            <w:rStyle w:val="a9"/>
            <w:rFonts w:hint="eastAsia"/>
            <w:noProof/>
          </w:rPr>
          <w:t xml:space="preserve"> </w:t>
        </w:r>
        <w:r w:rsidR="007017F4" w:rsidRPr="0054056C">
          <w:rPr>
            <w:rStyle w:val="a9"/>
            <w:rFonts w:hint="eastAsia"/>
            <w:noProof/>
          </w:rPr>
          <w:t>文档引言</w:t>
        </w:r>
        <w:r w:rsidR="007017F4">
          <w:rPr>
            <w:noProof/>
            <w:webHidden/>
          </w:rPr>
          <w:tab/>
        </w:r>
        <w:r w:rsidR="007017F4">
          <w:rPr>
            <w:noProof/>
            <w:webHidden/>
          </w:rPr>
          <w:fldChar w:fldCharType="begin"/>
        </w:r>
        <w:r w:rsidR="007017F4">
          <w:rPr>
            <w:noProof/>
            <w:webHidden/>
          </w:rPr>
          <w:instrText xml:space="preserve"> PAGEREF _Toc450143863 \h </w:instrText>
        </w:r>
      </w:ins>
      <w:r w:rsidR="007017F4">
        <w:rPr>
          <w:noProof/>
          <w:webHidden/>
        </w:rPr>
      </w:r>
      <w:r w:rsidR="007017F4">
        <w:rPr>
          <w:noProof/>
          <w:webHidden/>
        </w:rPr>
        <w:fldChar w:fldCharType="separate"/>
      </w:r>
      <w:ins w:id="34" w:author="Microsoft" w:date="2016-05-04T16:48:00Z">
        <w:r w:rsidR="007017F4">
          <w:rPr>
            <w:noProof/>
            <w:webHidden/>
          </w:rPr>
          <w:t>1</w:t>
        </w:r>
        <w:r w:rsidR="007017F4">
          <w:rPr>
            <w:noProof/>
            <w:webHidden/>
          </w:rPr>
          <w:fldChar w:fldCharType="end"/>
        </w:r>
        <w:r w:rsidR="007017F4"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3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"_Toc450143864"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文档目的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_Toc450143864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7" w:author="Microsoft" w:date="2016-05-04T16:48:00Z"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3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"_Toc450143865"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预期读者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_Toc450143865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0" w:author="Microsoft" w:date="2016-05-04T16:48:00Z"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4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4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"_Toc450143866"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1.3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_Toc450143866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3" w:author="Microsoft" w:date="2016-05-04T16:48:00Z"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11"/>
        <w:rPr>
          <w:ins w:id="4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4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"_Toc450143867"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产品综述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_Toc450143867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6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4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4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"_Toc450143868"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产品背景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_Toc450143868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9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5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5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"_Toc450143869"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功能特性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_Toc450143869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2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5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5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2.3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角色定义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5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11"/>
        <w:rPr>
          <w:ins w:id="5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5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8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5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6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1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6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6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4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6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6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7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6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6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修改游戏普通规则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0" w:author="Microsoft" w:date="2016-05-04T16:48:00Z"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7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7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3.1.1.3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修改游戏控制参数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3" w:author="Microsoft" w:date="2016-05-04T16:48:00Z"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7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7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3.1.1.4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修改风控参数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6" w:author="Microsoft" w:date="2016-05-04T16:48:00Z"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7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7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3.1.1.5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修改奖级参数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9" w:author="Microsoft" w:date="2016-05-04T16:48:00Z"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8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8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"_Toc450143879"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_Toc450143879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2" w:author="Microsoft" w:date="2016-05-04T16:48:00Z"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8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8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奖池管理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5" w:author="Microsoft" w:date="2016-05-04T16:48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8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8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3.1.3.1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奖池流水列表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8" w:author="Microsoft" w:date="2016-05-04T16:48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8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9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3.1.3.2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奖池调整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1" w:author="Microsoft" w:date="2016-05-04T16:48:00Z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9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9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3.1.3.3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期次奖池信息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4" w:author="Microsoft" w:date="2016-05-04T16:48:00Z"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9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9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调节基金管理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7" w:author="Microsoft" w:date="2016-05-04T16:48:00Z"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9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9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3.1.4.1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调节基金流水列表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0" w:author="Microsoft" w:date="2016-05-04T16:48:00Z"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0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0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3.1.4.2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调节基金调整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3" w:author="Microsoft" w:date="2016-05-04T16:48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0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0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3.1.4.3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期次调节基金信息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6" w:author="Microsoft" w:date="2016-05-04T16:48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10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0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公益金管理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9" w:author="Microsoft" w:date="2016-05-04T16:48:00Z"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11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1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"_Toc450143889"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3.1.6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发行费管理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_Toc450143889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12" w:author="Microsoft" w:date="2016-05-04T16:48:00Z"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11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1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期次管理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15" w:author="Microsoft" w:date="2016-05-04T16:48:00Z"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11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1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游戏开奖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18" w:author="Microsoft" w:date="2016-05-04T16:48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1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2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选择游戏及期次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21" w:author="Microsoft" w:date="2016-05-04T16:48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2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2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确认备份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24" w:author="Microsoft" w:date="2016-05-04T16:48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2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2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录入开奖号码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27" w:author="Microsoft" w:date="2016-05-04T16:48:00Z"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2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2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显示匹配结果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0" w:author="Microsoft" w:date="2016-05-04T16:48:00Z"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3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3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调整奖级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3" w:author="Microsoft" w:date="2016-05-04T16:48:00Z"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3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3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确认算奖结果及奖级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6" w:author="Microsoft" w:date="2016-05-04T16:48:00Z"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3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3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3.2.1.7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开奖稽核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9" w:author="Microsoft" w:date="2016-05-04T16:48:00Z"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4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41" w:author="Microsoft" w:date="2016-05-04T16:48:00Z">
        <w:r w:rsidRPr="0054056C">
          <w:rPr>
            <w:rStyle w:val="a9"/>
            <w:noProof/>
          </w:rPr>
          <w:lastRenderedPageBreak/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"_Toc450143899"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3.2.1.8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确认开奖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_Toc450143899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42" w:author="Microsoft" w:date="2016-05-04T16:48:00Z"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4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4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3.2.1.9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重新开奖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45" w:author="Microsoft" w:date="2016-05-04T16:48:00Z"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14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4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期次列表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48" w:author="Microsoft" w:date="2016-05-04T16:48:00Z"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4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5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详情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51" w:author="Microsoft" w:date="2016-05-04T16:48:00Z"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5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5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打印开奖公告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54" w:author="Microsoft" w:date="2016-05-04T16:48:00Z"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5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5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发布期次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57" w:author="Microsoft" w:date="2016-05-04T16:48:00Z"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5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5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删除期次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0" w:author="Microsoft" w:date="2016-05-04T16:48:00Z"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6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6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撤销期次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3" w:author="Microsoft" w:date="2016-05-04T16:48:00Z"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6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6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修改期次奖金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6" w:author="Microsoft" w:date="2016-05-04T16:48:00Z"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6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6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3.2.2.7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修改算奖参数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9" w:author="Microsoft" w:date="2016-05-04T16:48:00Z"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7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7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"_Toc450143909"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3.2.2.8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期次参数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_Toc450143909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72" w:author="Microsoft" w:date="2016-05-04T16:48:00Z"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17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7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"_Toc450143910"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增加期次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_Toc450143910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75" w:author="Microsoft" w:date="2016-05-04T16:48:00Z"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7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7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"_Toc450143911"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3.2.3.1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预览调整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_Toc450143911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78" w:author="Microsoft" w:date="2016-05-04T16:48:00Z"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7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8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"_Toc450143912"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3.2.3.2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_Toc450143912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81" w:author="Microsoft" w:date="2016-05-04T16:48:00Z"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18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8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"_Toc450143913"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3.2.4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快速排期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_Toc450143913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84" w:author="Microsoft" w:date="2016-05-04T16:48:00Z"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18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8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"_Toc450143914"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业务管理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_Toc450143914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87" w:author="Microsoft" w:date="2016-05-04T16:48:00Z"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18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8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"_Toc450143915"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3.3.1</w:t>
        </w:r>
        <w:r w:rsidRPr="0054056C">
          <w:rPr>
            <w:rStyle w:val="a9"/>
            <w:rFonts w:hint="eastAsia"/>
            <w:noProof/>
          </w:rPr>
          <w:t>销售站配置管理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_Toc450143915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0" w:author="Microsoft" w:date="2016-05-04T16:48:00Z"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9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9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"_Toc450143964"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查询销售站信息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_Toc450143964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3" w:author="Microsoft" w:date="2016-05-04T16:48:00Z"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9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9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"_Toc450143965"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销售站详情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_Toc450143965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6" w:author="Microsoft" w:date="2016-05-04T16:48:00Z"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19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19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"_Toc450143966"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3.3.1.3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查询游戏授权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_Toc450143966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9" w:author="Microsoft" w:date="2016-05-04T16:48:00Z"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0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0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"_Toc450143967"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3.3.1.4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修改游戏授权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_Toc450143967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02" w:author="Microsoft" w:date="2016-05-04T16:48:00Z"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0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0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"_Toc450143968"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3.3.1.5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增加销售终端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_Toc450143968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05" w:author="Microsoft" w:date="2016-05-04T16:48:00Z"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0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0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"_Toc450143969"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3.3.1.6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增加销售员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_Toc450143969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08" w:author="Microsoft" w:date="2016-05-04T16:48:00Z"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20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1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部门配置管理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11" w:author="Microsoft" w:date="2016-05-04T16:48:00Z"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1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1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部门列表查询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14" w:author="Microsoft" w:date="2016-05-04T16:48:00Z"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1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1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游戏授权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17" w:author="Microsoft" w:date="2016-05-04T16:48:00Z"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1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1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3.3.2.2.1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显示部门游戏授权信息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20" w:author="Microsoft" w:date="2016-05-04T16:48:00Z"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2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2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3.3.2.2.2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修改部门游戏授权参数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23" w:author="Microsoft" w:date="2016-05-04T16:48:00Z"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22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2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销售终端管理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26" w:author="Microsoft" w:date="2016-05-04T16:48:00Z"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2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2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3.3.3.1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增加销售终端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29" w:author="Microsoft" w:date="2016-05-04T16:48:00Z"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3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3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3.3.3.2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查询销售终端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32" w:author="Microsoft" w:date="2016-05-04T16:48:00Z"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3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3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3.3.3.3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销售终端列表导出和打印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35" w:author="Microsoft" w:date="2016-05-04T16:48:00Z"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3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3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"_Toc450143979"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3.3.3.4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修改销售终端参数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_Toc450143979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38" w:author="Microsoft" w:date="2016-05-04T16:48:00Z"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3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4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"_Toc450143980"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3.3.3.5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销售终端退机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_Toc450143980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41" w:author="Microsoft" w:date="2016-05-04T16:48:00Z"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4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4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"_Toc450143981"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3.3.3.6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启用</w:t>
        </w:r>
        <w:r w:rsidRPr="0054056C">
          <w:rPr>
            <w:rStyle w:val="a9"/>
            <w:noProof/>
          </w:rPr>
          <w:t>/</w:t>
        </w:r>
        <w:r w:rsidRPr="0054056C">
          <w:rPr>
            <w:rStyle w:val="a9"/>
            <w:rFonts w:hint="eastAsia"/>
            <w:noProof/>
          </w:rPr>
          <w:t>禁用终端机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_Toc450143981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44" w:author="Microsoft" w:date="2016-05-04T16:48:00Z"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24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4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"_Toc450143982"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通知系统管理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_Toc450143982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47" w:author="Microsoft" w:date="2016-05-04T16:48:00Z"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4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4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"_Toc450143983"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3.3.4.1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销售站公告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_Toc450143983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50" w:author="Microsoft" w:date="2016-05-04T16:48:00Z"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5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5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"_Toc450143984"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3.3.4.1.1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发送销售站公告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_Toc450143984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53" w:author="Microsoft" w:date="2016-05-04T16:48:00Z"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5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5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"_Toc450143985"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3.3.4.1.2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查看销售站公告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_Toc450143985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56" w:author="Microsoft" w:date="2016-05-04T16:48:00Z"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5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58" w:author="Microsoft" w:date="2016-05-04T16:48:00Z">
        <w:r w:rsidRPr="0054056C">
          <w:rPr>
            <w:rStyle w:val="a9"/>
            <w:noProof/>
          </w:rPr>
          <w:lastRenderedPageBreak/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"_Toc450144018"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3.3.4.2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票面信息发布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_Toc450144018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59" w:author="Microsoft" w:date="2016-05-04T16:48:00Z"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26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6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"_Toc450144019"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终端版本管理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_Toc450144019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62" w:author="Microsoft" w:date="2016-05-04T16:48:00Z"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6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6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3.3.5.1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软件版本管理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65" w:author="Microsoft" w:date="2016-05-04T16:48:00Z"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6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6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软件版本列表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68" w:author="Microsoft" w:date="2016-05-04T16:48:00Z"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6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7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新增软件版本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71" w:author="Microsoft" w:date="2016-05-04T16:48:00Z"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7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7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3.3.5.1.3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修改软件版本有效性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74" w:author="Microsoft" w:date="2016-05-04T16:48:00Z"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7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7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3.3.5.2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升级计划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77" w:author="Microsoft" w:date="2016-05-04T16:48:00Z"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7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7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升级计划列表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80" w:author="Microsoft" w:date="2016-05-04T16:48:00Z"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8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8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新增升级计划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83" w:author="Microsoft" w:date="2016-05-04T16:48:00Z"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8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8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3.3.5.2.3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修改升级计划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86" w:author="Microsoft" w:date="2016-05-04T16:48:00Z"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8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8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3.3.5.2.4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执行升级计划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89" w:author="Microsoft" w:date="2016-05-04T16:48:00Z"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9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9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"_Toc450144029"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3.3.5.2.5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查看升级过程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_Toc450144029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92" w:author="Microsoft" w:date="2016-05-04T16:48:00Z"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9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9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3.3.5.2.6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取消升级计划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95" w:author="Microsoft" w:date="2016-05-04T16:48:00Z"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50"/>
        <w:tabs>
          <w:tab w:val="right" w:leader="dot" w:pos="9039"/>
        </w:tabs>
        <w:rPr>
          <w:ins w:id="29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29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rFonts w:cs="Arial"/>
            <w:noProof/>
          </w:rPr>
          <w:t>3.3.5.2.7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修改更新时间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98" w:author="Microsoft" w:date="2016-05-04T16:48:00Z"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29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0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3.3.5.3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终端软件信息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01" w:author="Microsoft" w:date="2016-05-04T16:48:00Z"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0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0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3.3.6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系统参数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04" w:author="Microsoft" w:date="2016-05-04T16:48:00Z"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30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0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彩票管理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07" w:author="Microsoft" w:date="2016-05-04T16:48:00Z"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0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0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中心查询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10" w:author="Microsoft" w:date="2016-05-04T16:48:00Z"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1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1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中心兑奖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13" w:author="Microsoft" w:date="2016-05-04T16:48:00Z"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1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1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兑奖记录查询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16" w:author="Microsoft" w:date="2016-05-04T16:48:00Z"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1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1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3.4.3.1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重打兑奖凭证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19" w:author="Microsoft" w:date="2016-05-04T16:48:00Z"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2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2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"_Toc450144039"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中心退票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_Toc450144039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22" w:author="Microsoft" w:date="2016-05-04T16:48:00Z"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2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2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退票记录查询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25" w:author="Microsoft" w:date="2016-05-04T16:48:00Z"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2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2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3.4.5.1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重打退票凭证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28" w:author="Microsoft" w:date="2016-05-04T16:48:00Z"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2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3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3.4.6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弃奖查询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31" w:author="Microsoft" w:date="2016-05-04T16:48:00Z"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33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3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监控平台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34" w:author="Microsoft" w:date="2016-05-04T16:48:00Z"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3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3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期次监控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37" w:author="Microsoft" w:date="2016-05-04T16:48:00Z"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3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3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游戏期次列表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40" w:author="Microsoft" w:date="2016-05-04T16:48:00Z"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4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4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游戏期次详情信息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43" w:author="Microsoft" w:date="2016-05-04T16:48:00Z"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4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45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终端机上线监控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46" w:author="Microsoft" w:date="2016-05-04T16:48:00Z"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4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4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终端机上线数量监控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49" w:author="Microsoft" w:date="2016-05-04T16:48:00Z"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5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5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"_Toc450144049"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当前终端机上线占比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_Toc450144049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52" w:author="Microsoft" w:date="2016-05-04T16:48:00Z"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5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5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3.5.2.3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上线率曲线图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55" w:author="Microsoft" w:date="2016-05-04T16:48:00Z"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5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5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事件监控台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58" w:author="Microsoft" w:date="2016-05-04T16:48:00Z"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5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6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3.5.3.1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事件控制台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61" w:author="Microsoft" w:date="2016-05-04T16:48:00Z"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6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6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"_Toc450144053"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3.5.3.2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结算日志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64" w:author="Microsoft" w:date="2016-05-04T16:48:00Z"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6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6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3.5.3.3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上传日志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67" w:author="Microsoft" w:date="2016-05-04T16:48:00Z"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22"/>
        <w:tabs>
          <w:tab w:val="right" w:leader="dot" w:pos="9039"/>
        </w:tabs>
        <w:rPr>
          <w:ins w:id="36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6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销售报表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70" w:author="Microsoft" w:date="2016-05-04T16:48:00Z"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71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72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其他报表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73" w:author="Microsoft" w:date="2016-05-04T16:48:00Z"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74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75" w:author="Microsoft" w:date="2016-05-04T16:48:00Z">
        <w:r w:rsidRPr="0054056C">
          <w:rPr>
            <w:rStyle w:val="a9"/>
            <w:noProof/>
          </w:rPr>
          <w:lastRenderedPageBreak/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"_Toc450144057"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3.6.1.1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中奖统计表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76" w:author="Microsoft" w:date="2016-05-04T16:48:00Z"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77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78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"_Toc450144058"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3.6.1.2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兑奖统计表（按奖等统计）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79" w:author="Microsoft" w:date="2016-05-04T16:48:00Z"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80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81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"_Toc450144059"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3.6.1.3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兑奖统计表（按奖金统计）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_Toc450144059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82" w:author="Microsoft" w:date="2016-05-04T16:48:00Z"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83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84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"_Toc450144060"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3.6.1.4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弃奖统计表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_Toc450144060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85" w:author="Microsoft" w:date="2016-05-04T16:48:00Z"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86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87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"_Toc450144061"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3.6.1.5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奖金动态表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_Toc450144061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88" w:author="Microsoft" w:date="2016-05-04T16:48:00Z"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30"/>
        <w:tabs>
          <w:tab w:val="right" w:leader="dot" w:pos="9039"/>
        </w:tabs>
        <w:rPr>
          <w:ins w:id="389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90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"_Toc450144062"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资金报表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_Toc450144062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91" w:author="Microsoft" w:date="2016-05-04T16:48:00Z"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92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93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"_Toc450144064"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3.6.2.1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部门资金统计报表（按类型统计）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_Toc450144064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94" w:author="Microsoft" w:date="2016-05-04T16:48:00Z"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95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96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"_Toc450144065"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3.6.2.2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部门应缴款报表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_Toc450144065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97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7017F4" w:rsidRDefault="007017F4">
      <w:pPr>
        <w:pStyle w:val="40"/>
        <w:tabs>
          <w:tab w:val="right" w:leader="dot" w:pos="9039"/>
        </w:tabs>
        <w:rPr>
          <w:ins w:id="398" w:author="Microsoft" w:date="2016-05-04T16:48:00Z"/>
          <w:rFonts w:asciiTheme="minorHAnsi" w:eastAsiaTheme="minorEastAsia" w:hAnsiTheme="minorHAnsi" w:cstheme="minorBidi"/>
          <w:noProof/>
          <w:kern w:val="2"/>
          <w:szCs w:val="36"/>
          <w:lang w:bidi="km-KH"/>
        </w:rPr>
      </w:pPr>
      <w:ins w:id="399" w:author="Microsoft" w:date="2016-05-04T16:48:00Z">
        <w:r w:rsidRPr="0054056C">
          <w:rPr>
            <w:rStyle w:val="a9"/>
            <w:noProof/>
          </w:rPr>
          <w:fldChar w:fldCharType="begin"/>
        </w:r>
        <w:r w:rsidRPr="0054056C">
          <w:rPr>
            <w:rStyle w:val="a9"/>
            <w:noProof/>
          </w:rPr>
          <w:instrText xml:space="preserve"> </w:instrText>
        </w:r>
        <w:r>
          <w:rPr>
            <w:noProof/>
          </w:rPr>
          <w:instrText>HYPERLINK \l "_Toc450144066"</w:instrText>
        </w:r>
        <w:r w:rsidRPr="0054056C">
          <w:rPr>
            <w:rStyle w:val="a9"/>
            <w:noProof/>
          </w:rPr>
          <w:instrText xml:space="preserve"> </w:instrText>
        </w:r>
        <w:r w:rsidRPr="0054056C">
          <w:rPr>
            <w:rStyle w:val="a9"/>
            <w:noProof/>
          </w:rPr>
          <w:fldChar w:fldCharType="separate"/>
        </w:r>
        <w:r w:rsidRPr="0054056C">
          <w:rPr>
            <w:rStyle w:val="a9"/>
            <w:noProof/>
          </w:rPr>
          <w:t>3.6.2.3</w:t>
        </w:r>
        <w:r w:rsidRPr="0054056C">
          <w:rPr>
            <w:rStyle w:val="a9"/>
            <w:rFonts w:hint="eastAsia"/>
            <w:noProof/>
          </w:rPr>
          <w:t xml:space="preserve"> </w:t>
        </w:r>
        <w:r w:rsidRPr="0054056C">
          <w:rPr>
            <w:rStyle w:val="a9"/>
            <w:rFonts w:hint="eastAsia"/>
            <w:noProof/>
          </w:rPr>
          <w:t>代理商资金报表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_Toc450144066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00" w:author="Microsoft" w:date="2016-05-04T16:48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54056C">
          <w:rPr>
            <w:rStyle w:val="a9"/>
            <w:noProof/>
          </w:rPr>
          <w:fldChar w:fldCharType="end"/>
        </w:r>
      </w:ins>
    </w:p>
    <w:p w:rsidR="00A33D6E" w:rsidDel="00895EF7" w:rsidRDefault="00A33D6E">
      <w:pPr>
        <w:pStyle w:val="11"/>
        <w:rPr>
          <w:del w:id="40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02" w:author="Microsoft" w:date="2016-02-16T13:55:00Z">
        <w:r w:rsidRPr="00895EF7" w:rsidDel="00895EF7">
          <w:rPr>
            <w:rPrChange w:id="403" w:author="Microsoft" w:date="2016-02-16T13:55:00Z">
              <w:rPr>
                <w:rStyle w:val="a9"/>
                <w:noProof/>
              </w:rPr>
            </w:rPrChange>
          </w:rPr>
          <w:delText xml:space="preserve">1 </w:delText>
        </w:r>
        <w:r w:rsidRPr="00895EF7" w:rsidDel="00895EF7">
          <w:rPr>
            <w:rFonts w:hint="eastAsia"/>
            <w:rPrChange w:id="40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文档引言</w:delText>
        </w:r>
        <w:r w:rsidDel="00895EF7">
          <w:rPr>
            <w:noProof/>
            <w:webHidden/>
          </w:rPr>
          <w:tab/>
          <w:delText>1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40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06" w:author="Microsoft" w:date="2016-02-16T13:55:00Z">
        <w:r w:rsidRPr="00895EF7" w:rsidDel="00895EF7">
          <w:rPr>
            <w:rPrChange w:id="407" w:author="Microsoft" w:date="2016-02-16T13:55:00Z">
              <w:rPr>
                <w:rStyle w:val="a9"/>
                <w:noProof/>
              </w:rPr>
            </w:rPrChange>
          </w:rPr>
          <w:delText xml:space="preserve">1.1 </w:delText>
        </w:r>
        <w:r w:rsidRPr="00895EF7" w:rsidDel="00895EF7">
          <w:rPr>
            <w:rFonts w:hint="eastAsia"/>
            <w:rPrChange w:id="40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文档目的</w:delText>
        </w:r>
        <w:r w:rsidDel="00895EF7">
          <w:rPr>
            <w:noProof/>
            <w:webHidden/>
          </w:rPr>
          <w:tab/>
          <w:delText>1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40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10" w:author="Microsoft" w:date="2016-02-16T13:55:00Z">
        <w:r w:rsidRPr="00895EF7" w:rsidDel="00895EF7">
          <w:rPr>
            <w:rPrChange w:id="411" w:author="Microsoft" w:date="2016-02-16T13:55:00Z">
              <w:rPr>
                <w:rStyle w:val="a9"/>
                <w:noProof/>
              </w:rPr>
            </w:rPrChange>
          </w:rPr>
          <w:delText xml:space="preserve">1.2 </w:delText>
        </w:r>
        <w:r w:rsidRPr="00895EF7" w:rsidDel="00895EF7">
          <w:rPr>
            <w:rFonts w:hint="eastAsia"/>
            <w:rPrChange w:id="41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预期读者</w:delText>
        </w:r>
        <w:r w:rsidDel="00895EF7">
          <w:rPr>
            <w:noProof/>
            <w:webHidden/>
          </w:rPr>
          <w:tab/>
          <w:delText>1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41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14" w:author="Microsoft" w:date="2016-02-16T13:55:00Z">
        <w:r w:rsidRPr="00895EF7" w:rsidDel="00895EF7">
          <w:rPr>
            <w:rPrChange w:id="415" w:author="Microsoft" w:date="2016-02-16T13:55:00Z">
              <w:rPr>
                <w:rStyle w:val="a9"/>
                <w:noProof/>
              </w:rPr>
            </w:rPrChange>
          </w:rPr>
          <w:delText xml:space="preserve">1.3 </w:delText>
        </w:r>
        <w:r w:rsidRPr="00895EF7" w:rsidDel="00895EF7">
          <w:rPr>
            <w:rFonts w:hint="eastAsia"/>
            <w:rPrChange w:id="41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参考文献</w:delText>
        </w:r>
        <w:r w:rsidDel="00895EF7">
          <w:rPr>
            <w:noProof/>
            <w:webHidden/>
          </w:rPr>
          <w:tab/>
          <w:delText>1</w:delText>
        </w:r>
      </w:del>
    </w:p>
    <w:p w:rsidR="00A33D6E" w:rsidDel="00895EF7" w:rsidRDefault="00A33D6E">
      <w:pPr>
        <w:pStyle w:val="11"/>
        <w:rPr>
          <w:del w:id="41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18" w:author="Microsoft" w:date="2016-02-16T13:55:00Z">
        <w:r w:rsidRPr="00895EF7" w:rsidDel="00895EF7">
          <w:rPr>
            <w:rPrChange w:id="419" w:author="Microsoft" w:date="2016-02-16T13:55:00Z">
              <w:rPr>
                <w:rStyle w:val="a9"/>
                <w:noProof/>
              </w:rPr>
            </w:rPrChange>
          </w:rPr>
          <w:delText xml:space="preserve">2 </w:delText>
        </w:r>
        <w:r w:rsidRPr="00895EF7" w:rsidDel="00895EF7">
          <w:rPr>
            <w:rFonts w:hint="eastAsia"/>
            <w:rPrChange w:id="42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产品综述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42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22" w:author="Microsoft" w:date="2016-02-16T13:55:00Z">
        <w:r w:rsidRPr="00895EF7" w:rsidDel="00895EF7">
          <w:rPr>
            <w:rPrChange w:id="423" w:author="Microsoft" w:date="2016-02-16T13:55:00Z">
              <w:rPr>
                <w:rStyle w:val="a9"/>
                <w:noProof/>
              </w:rPr>
            </w:rPrChange>
          </w:rPr>
          <w:delText xml:space="preserve">2.1 </w:delText>
        </w:r>
        <w:r w:rsidRPr="00895EF7" w:rsidDel="00895EF7">
          <w:rPr>
            <w:rFonts w:hint="eastAsia"/>
            <w:rPrChange w:id="42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产品背景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42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26" w:author="Microsoft" w:date="2016-02-16T13:55:00Z">
        <w:r w:rsidRPr="00895EF7" w:rsidDel="00895EF7">
          <w:rPr>
            <w:rPrChange w:id="427" w:author="Microsoft" w:date="2016-02-16T13:55:00Z">
              <w:rPr>
                <w:rStyle w:val="a9"/>
                <w:noProof/>
              </w:rPr>
            </w:rPrChange>
          </w:rPr>
          <w:delText xml:space="preserve">2.2 </w:delText>
        </w:r>
        <w:r w:rsidRPr="00895EF7" w:rsidDel="00895EF7">
          <w:rPr>
            <w:rFonts w:hint="eastAsia"/>
            <w:rPrChange w:id="42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功能特性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42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30" w:author="Microsoft" w:date="2016-02-16T13:55:00Z">
        <w:r w:rsidRPr="00895EF7" w:rsidDel="00895EF7">
          <w:rPr>
            <w:rPrChange w:id="431" w:author="Microsoft" w:date="2016-02-16T13:55:00Z">
              <w:rPr>
                <w:rStyle w:val="a9"/>
                <w:noProof/>
              </w:rPr>
            </w:rPrChange>
          </w:rPr>
          <w:delText xml:space="preserve">2.3 </w:delText>
        </w:r>
        <w:r w:rsidRPr="00895EF7" w:rsidDel="00895EF7">
          <w:rPr>
            <w:rFonts w:hint="eastAsia"/>
            <w:rPrChange w:id="43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角色定义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11"/>
        <w:rPr>
          <w:del w:id="43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34" w:author="Microsoft" w:date="2016-02-16T13:55:00Z">
        <w:r w:rsidRPr="00895EF7" w:rsidDel="00895EF7">
          <w:rPr>
            <w:rPrChange w:id="435" w:author="Microsoft" w:date="2016-02-16T13:55:00Z">
              <w:rPr>
                <w:rStyle w:val="a9"/>
                <w:noProof/>
              </w:rPr>
            </w:rPrChange>
          </w:rPr>
          <w:delText xml:space="preserve">3 </w:delText>
        </w:r>
        <w:r w:rsidRPr="00895EF7" w:rsidDel="00895EF7">
          <w:rPr>
            <w:rFonts w:hint="eastAsia"/>
            <w:rPrChange w:id="43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功能需求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43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38" w:author="Microsoft" w:date="2016-02-16T13:55:00Z">
        <w:r w:rsidRPr="00895EF7" w:rsidDel="00895EF7">
          <w:rPr>
            <w:rPrChange w:id="439" w:author="Microsoft" w:date="2016-02-16T13:55:00Z">
              <w:rPr>
                <w:rStyle w:val="a9"/>
                <w:noProof/>
              </w:rPr>
            </w:rPrChange>
          </w:rPr>
          <w:delText xml:space="preserve">3.1 </w:delText>
        </w:r>
        <w:r w:rsidRPr="00895EF7" w:rsidDel="00895EF7">
          <w:rPr>
            <w:rFonts w:hint="eastAsia"/>
            <w:rPrChange w:id="44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游戏管理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44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42" w:author="Microsoft" w:date="2016-02-16T13:55:00Z">
        <w:r w:rsidRPr="00895EF7" w:rsidDel="00895EF7">
          <w:rPr>
            <w:rPrChange w:id="443" w:author="Microsoft" w:date="2016-02-16T13:55:00Z">
              <w:rPr>
                <w:rStyle w:val="a9"/>
                <w:noProof/>
              </w:rPr>
            </w:rPrChange>
          </w:rPr>
          <w:delText xml:space="preserve">3.1.1 </w:delText>
        </w:r>
        <w:r w:rsidRPr="00895EF7" w:rsidDel="00895EF7">
          <w:rPr>
            <w:rFonts w:hint="eastAsia"/>
            <w:rPrChange w:id="44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游戏参数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4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46" w:author="Microsoft" w:date="2016-02-16T13:55:00Z">
        <w:r w:rsidRPr="00895EF7" w:rsidDel="00895EF7">
          <w:rPr>
            <w:rPrChange w:id="447" w:author="Microsoft" w:date="2016-02-16T13:55:00Z">
              <w:rPr>
                <w:rStyle w:val="a9"/>
                <w:noProof/>
              </w:rPr>
            </w:rPrChange>
          </w:rPr>
          <w:delText xml:space="preserve">3.1.1.1 </w:delText>
        </w:r>
        <w:r w:rsidRPr="00895EF7" w:rsidDel="00895EF7">
          <w:rPr>
            <w:rFonts w:hint="eastAsia"/>
            <w:rPrChange w:id="44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游戏配置</w:delText>
        </w:r>
        <w:r w:rsidDel="00895EF7">
          <w:rPr>
            <w:noProof/>
            <w:webHidden/>
          </w:rPr>
          <w:tab/>
          <w:delText>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4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50" w:author="Microsoft" w:date="2016-02-16T13:55:00Z">
        <w:r w:rsidRPr="00895EF7" w:rsidDel="00895EF7">
          <w:rPr>
            <w:rPrChange w:id="451" w:author="Microsoft" w:date="2016-02-16T13:55:00Z">
              <w:rPr>
                <w:rStyle w:val="a9"/>
                <w:noProof/>
              </w:rPr>
            </w:rPrChange>
          </w:rPr>
          <w:delText xml:space="preserve">3.1.1.2 </w:delText>
        </w:r>
        <w:r w:rsidRPr="00895EF7" w:rsidDel="00895EF7">
          <w:rPr>
            <w:rFonts w:hint="eastAsia"/>
            <w:rPrChange w:id="45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修改游戏普通规则</w:delText>
        </w:r>
        <w:r w:rsidDel="00895EF7">
          <w:rPr>
            <w:noProof/>
            <w:webHidden/>
          </w:rPr>
          <w:tab/>
          <w:delText>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5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54" w:author="Microsoft" w:date="2016-02-16T13:55:00Z">
        <w:r w:rsidRPr="00895EF7" w:rsidDel="00895EF7">
          <w:rPr>
            <w:rPrChange w:id="455" w:author="Microsoft" w:date="2016-02-16T13:55:00Z">
              <w:rPr>
                <w:rStyle w:val="a9"/>
                <w:noProof/>
              </w:rPr>
            </w:rPrChange>
          </w:rPr>
          <w:delText xml:space="preserve">3.1.1.3 </w:delText>
        </w:r>
        <w:r w:rsidRPr="00895EF7" w:rsidDel="00895EF7">
          <w:rPr>
            <w:rFonts w:hint="eastAsia"/>
            <w:rPrChange w:id="45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修改游戏控制参数</w:delText>
        </w:r>
        <w:r w:rsidDel="00895EF7">
          <w:rPr>
            <w:noProof/>
            <w:webHidden/>
          </w:rPr>
          <w:tab/>
          <w:delText>5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5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58" w:author="Microsoft" w:date="2016-02-16T13:55:00Z">
        <w:r w:rsidRPr="00895EF7" w:rsidDel="00895EF7">
          <w:rPr>
            <w:rPrChange w:id="459" w:author="Microsoft" w:date="2016-02-16T13:55:00Z">
              <w:rPr>
                <w:rStyle w:val="a9"/>
                <w:noProof/>
              </w:rPr>
            </w:rPrChange>
          </w:rPr>
          <w:delText xml:space="preserve">3.1.1.4 </w:delText>
        </w:r>
        <w:r w:rsidRPr="00895EF7" w:rsidDel="00895EF7">
          <w:rPr>
            <w:rFonts w:hint="eastAsia"/>
            <w:rPrChange w:id="46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修改风控参数</w:delText>
        </w:r>
        <w:r w:rsidDel="00895EF7">
          <w:rPr>
            <w:noProof/>
            <w:webHidden/>
          </w:rPr>
          <w:tab/>
          <w:delText>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6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62" w:author="Microsoft" w:date="2016-02-16T13:55:00Z">
        <w:r w:rsidRPr="00895EF7" w:rsidDel="00895EF7">
          <w:rPr>
            <w:rPrChange w:id="463" w:author="Microsoft" w:date="2016-02-16T13:55:00Z">
              <w:rPr>
                <w:rStyle w:val="a9"/>
                <w:noProof/>
              </w:rPr>
            </w:rPrChange>
          </w:rPr>
          <w:delText xml:space="preserve">3.1.1.5 </w:delText>
        </w:r>
        <w:r w:rsidRPr="00895EF7" w:rsidDel="00895EF7">
          <w:rPr>
            <w:rFonts w:hint="eastAsia"/>
            <w:rPrChange w:id="46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修改奖级参数</w:delText>
        </w:r>
        <w:r w:rsidDel="00895EF7">
          <w:rPr>
            <w:noProof/>
            <w:webHidden/>
          </w:rPr>
          <w:tab/>
          <w:delText>6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46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66" w:author="Microsoft" w:date="2016-02-16T13:55:00Z">
        <w:r w:rsidRPr="00895EF7" w:rsidDel="00895EF7">
          <w:rPr>
            <w:rPrChange w:id="467" w:author="Microsoft" w:date="2016-02-16T13:55:00Z">
              <w:rPr>
                <w:rStyle w:val="a9"/>
                <w:noProof/>
              </w:rPr>
            </w:rPrChange>
          </w:rPr>
          <w:delText xml:space="preserve">3.1.2 </w:delText>
        </w:r>
        <w:r w:rsidRPr="00895EF7" w:rsidDel="00895EF7">
          <w:rPr>
            <w:rFonts w:hint="eastAsia"/>
            <w:rPrChange w:id="46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开奖设备查询</w:delText>
        </w:r>
        <w:r w:rsidDel="00895EF7">
          <w:rPr>
            <w:noProof/>
            <w:webHidden/>
          </w:rPr>
          <w:tab/>
          <w:delText>7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46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70" w:author="Microsoft" w:date="2016-02-16T13:55:00Z">
        <w:r w:rsidRPr="00895EF7" w:rsidDel="00895EF7">
          <w:rPr>
            <w:rPrChange w:id="471" w:author="Microsoft" w:date="2016-02-16T13:55:00Z">
              <w:rPr>
                <w:rStyle w:val="a9"/>
                <w:noProof/>
              </w:rPr>
            </w:rPrChange>
          </w:rPr>
          <w:delText xml:space="preserve">3.1.3 </w:delText>
        </w:r>
        <w:r w:rsidRPr="00895EF7" w:rsidDel="00895EF7">
          <w:rPr>
            <w:rFonts w:hint="eastAsia"/>
            <w:rPrChange w:id="47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游戏控制</w:delText>
        </w:r>
        <w:r w:rsidDel="00895EF7">
          <w:rPr>
            <w:noProof/>
            <w:webHidden/>
          </w:rPr>
          <w:tab/>
          <w:delText>8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47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74" w:author="Microsoft" w:date="2016-02-16T13:55:00Z">
        <w:r w:rsidRPr="00895EF7" w:rsidDel="00895EF7">
          <w:rPr>
            <w:rPrChange w:id="475" w:author="Microsoft" w:date="2016-02-16T13:55:00Z">
              <w:rPr>
                <w:rStyle w:val="a9"/>
                <w:noProof/>
              </w:rPr>
            </w:rPrChange>
          </w:rPr>
          <w:delText xml:space="preserve">3.1.4 </w:delText>
        </w:r>
        <w:r w:rsidRPr="00895EF7" w:rsidDel="00895EF7">
          <w:rPr>
            <w:rFonts w:hint="eastAsia"/>
            <w:rPrChange w:id="47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奖池管理</w:delText>
        </w:r>
        <w:r w:rsidDel="00895EF7">
          <w:rPr>
            <w:noProof/>
            <w:webHidden/>
          </w:rPr>
          <w:tab/>
          <w:delText>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7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78" w:author="Microsoft" w:date="2016-02-16T13:55:00Z">
        <w:r w:rsidRPr="00895EF7" w:rsidDel="00895EF7">
          <w:rPr>
            <w:rPrChange w:id="479" w:author="Microsoft" w:date="2016-02-16T13:55:00Z">
              <w:rPr>
                <w:rStyle w:val="a9"/>
                <w:noProof/>
              </w:rPr>
            </w:rPrChange>
          </w:rPr>
          <w:delText xml:space="preserve">3.1.4.1 </w:delText>
        </w:r>
        <w:r w:rsidRPr="00895EF7" w:rsidDel="00895EF7">
          <w:rPr>
            <w:rFonts w:hint="eastAsia"/>
            <w:rPrChange w:id="48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奖池流水列表</w:delText>
        </w:r>
        <w:r w:rsidDel="00895EF7">
          <w:rPr>
            <w:noProof/>
            <w:webHidden/>
          </w:rPr>
          <w:tab/>
          <w:delText>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8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82" w:author="Microsoft" w:date="2016-02-16T13:55:00Z">
        <w:r w:rsidRPr="00895EF7" w:rsidDel="00895EF7">
          <w:rPr>
            <w:rPrChange w:id="483" w:author="Microsoft" w:date="2016-02-16T13:55:00Z">
              <w:rPr>
                <w:rStyle w:val="a9"/>
                <w:noProof/>
              </w:rPr>
            </w:rPrChange>
          </w:rPr>
          <w:delText xml:space="preserve">3.1.4.2 </w:delText>
        </w:r>
        <w:r w:rsidRPr="00895EF7" w:rsidDel="00895EF7">
          <w:rPr>
            <w:rFonts w:hint="eastAsia"/>
            <w:rPrChange w:id="48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奖池调整</w:delText>
        </w:r>
        <w:r w:rsidDel="00895EF7">
          <w:rPr>
            <w:noProof/>
            <w:webHidden/>
          </w:rPr>
          <w:tab/>
          <w:delText>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8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86" w:author="Microsoft" w:date="2016-02-16T13:55:00Z">
        <w:r w:rsidRPr="00895EF7" w:rsidDel="00895EF7">
          <w:rPr>
            <w:rPrChange w:id="487" w:author="Microsoft" w:date="2016-02-16T13:55:00Z">
              <w:rPr>
                <w:rStyle w:val="a9"/>
                <w:noProof/>
              </w:rPr>
            </w:rPrChange>
          </w:rPr>
          <w:delText xml:space="preserve">3.1.4.3 </w:delText>
        </w:r>
        <w:r w:rsidRPr="00895EF7" w:rsidDel="00895EF7">
          <w:rPr>
            <w:rFonts w:hint="eastAsia"/>
            <w:rPrChange w:id="48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期次奖池信息</w:delText>
        </w:r>
        <w:r w:rsidDel="00895EF7">
          <w:rPr>
            <w:noProof/>
            <w:webHidden/>
          </w:rPr>
          <w:tab/>
          <w:delText>10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48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90" w:author="Microsoft" w:date="2016-02-16T13:55:00Z">
        <w:r w:rsidRPr="00895EF7" w:rsidDel="00895EF7">
          <w:rPr>
            <w:rPrChange w:id="491" w:author="Microsoft" w:date="2016-02-16T13:55:00Z">
              <w:rPr>
                <w:rStyle w:val="a9"/>
                <w:noProof/>
              </w:rPr>
            </w:rPrChange>
          </w:rPr>
          <w:delText xml:space="preserve">3.1.5 </w:delText>
        </w:r>
        <w:r w:rsidRPr="00895EF7" w:rsidDel="00895EF7">
          <w:rPr>
            <w:rFonts w:hint="eastAsia"/>
            <w:rPrChange w:id="49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调节基金管理</w:delText>
        </w:r>
        <w:r w:rsidDel="00895EF7">
          <w:rPr>
            <w:noProof/>
            <w:webHidden/>
          </w:rPr>
          <w:tab/>
          <w:delText>11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9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94" w:author="Microsoft" w:date="2016-02-16T13:55:00Z">
        <w:r w:rsidRPr="00895EF7" w:rsidDel="00895EF7">
          <w:rPr>
            <w:rPrChange w:id="495" w:author="Microsoft" w:date="2016-02-16T13:55:00Z">
              <w:rPr>
                <w:rStyle w:val="a9"/>
                <w:noProof/>
              </w:rPr>
            </w:rPrChange>
          </w:rPr>
          <w:delText xml:space="preserve">3.1.5.1 </w:delText>
        </w:r>
        <w:r w:rsidRPr="00895EF7" w:rsidDel="00895EF7">
          <w:rPr>
            <w:rFonts w:hint="eastAsia"/>
            <w:rPrChange w:id="49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调节基金流水列表</w:delText>
        </w:r>
        <w:r w:rsidDel="00895EF7">
          <w:rPr>
            <w:noProof/>
            <w:webHidden/>
          </w:rPr>
          <w:tab/>
          <w:delText>11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49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498" w:author="Microsoft" w:date="2016-02-16T13:55:00Z">
        <w:r w:rsidRPr="00895EF7" w:rsidDel="00895EF7">
          <w:rPr>
            <w:rPrChange w:id="499" w:author="Microsoft" w:date="2016-02-16T13:55:00Z">
              <w:rPr>
                <w:rStyle w:val="a9"/>
                <w:noProof/>
              </w:rPr>
            </w:rPrChange>
          </w:rPr>
          <w:delText xml:space="preserve">3.1.5.2 </w:delText>
        </w:r>
        <w:r w:rsidRPr="00895EF7" w:rsidDel="00895EF7">
          <w:rPr>
            <w:rFonts w:hint="eastAsia"/>
            <w:rPrChange w:id="50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调节基金调整</w:delText>
        </w:r>
        <w:r w:rsidDel="00895EF7">
          <w:rPr>
            <w:noProof/>
            <w:webHidden/>
          </w:rPr>
          <w:tab/>
          <w:delText>12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0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02" w:author="Microsoft" w:date="2016-02-16T13:55:00Z">
        <w:r w:rsidRPr="00895EF7" w:rsidDel="00895EF7">
          <w:rPr>
            <w:rPrChange w:id="503" w:author="Microsoft" w:date="2016-02-16T13:55:00Z">
              <w:rPr>
                <w:rStyle w:val="a9"/>
                <w:noProof/>
              </w:rPr>
            </w:rPrChange>
          </w:rPr>
          <w:delText xml:space="preserve">3.1.5.3 </w:delText>
        </w:r>
        <w:r w:rsidRPr="00895EF7" w:rsidDel="00895EF7">
          <w:rPr>
            <w:rFonts w:hint="eastAsia"/>
            <w:rPrChange w:id="50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期次调节基金信息</w:delText>
        </w:r>
        <w:r w:rsidDel="00895EF7">
          <w:rPr>
            <w:noProof/>
            <w:webHidden/>
          </w:rPr>
          <w:tab/>
          <w:delText>12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50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06" w:author="Microsoft" w:date="2016-02-16T13:55:00Z">
        <w:r w:rsidRPr="00895EF7" w:rsidDel="00895EF7">
          <w:rPr>
            <w:rPrChange w:id="507" w:author="Microsoft" w:date="2016-02-16T13:55:00Z">
              <w:rPr>
                <w:rStyle w:val="a9"/>
                <w:noProof/>
              </w:rPr>
            </w:rPrChange>
          </w:rPr>
          <w:delText xml:space="preserve">3.1.6 </w:delText>
        </w:r>
        <w:r w:rsidRPr="00895EF7" w:rsidDel="00895EF7">
          <w:rPr>
            <w:rFonts w:hint="eastAsia"/>
            <w:rPrChange w:id="50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公益金管理</w:delText>
        </w:r>
        <w:r w:rsidDel="00895EF7">
          <w:rPr>
            <w:noProof/>
            <w:webHidden/>
          </w:rPr>
          <w:tab/>
          <w:delText>13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50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10" w:author="Microsoft" w:date="2016-02-16T13:55:00Z">
        <w:r w:rsidRPr="00895EF7" w:rsidDel="00895EF7">
          <w:rPr>
            <w:rPrChange w:id="511" w:author="Microsoft" w:date="2016-02-16T13:55:00Z">
              <w:rPr>
                <w:rStyle w:val="a9"/>
                <w:noProof/>
              </w:rPr>
            </w:rPrChange>
          </w:rPr>
          <w:delText xml:space="preserve">3.1.7 </w:delText>
        </w:r>
        <w:r w:rsidRPr="00895EF7" w:rsidDel="00895EF7">
          <w:rPr>
            <w:rFonts w:hint="eastAsia"/>
            <w:rPrChange w:id="51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发行费管理</w:delText>
        </w:r>
        <w:r w:rsidDel="00895EF7">
          <w:rPr>
            <w:noProof/>
            <w:webHidden/>
          </w:rPr>
          <w:tab/>
          <w:delText>14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51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14" w:author="Microsoft" w:date="2016-02-16T13:55:00Z">
        <w:r w:rsidRPr="00895EF7" w:rsidDel="00895EF7">
          <w:rPr>
            <w:rPrChange w:id="515" w:author="Microsoft" w:date="2016-02-16T13:55:00Z">
              <w:rPr>
                <w:rStyle w:val="a9"/>
                <w:noProof/>
              </w:rPr>
            </w:rPrChange>
          </w:rPr>
          <w:delText xml:space="preserve">3.2 </w:delText>
        </w:r>
        <w:r w:rsidRPr="00895EF7" w:rsidDel="00895EF7">
          <w:rPr>
            <w:rFonts w:hint="eastAsia"/>
            <w:rPrChange w:id="51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期次管理</w:delText>
        </w:r>
        <w:r w:rsidDel="00895EF7">
          <w:rPr>
            <w:noProof/>
            <w:webHidden/>
          </w:rPr>
          <w:tab/>
          <w:delText>14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51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18" w:author="Microsoft" w:date="2016-02-16T13:55:00Z">
        <w:r w:rsidRPr="00895EF7" w:rsidDel="00895EF7">
          <w:rPr>
            <w:rPrChange w:id="519" w:author="Microsoft" w:date="2016-02-16T13:55:00Z">
              <w:rPr>
                <w:rStyle w:val="a9"/>
                <w:noProof/>
              </w:rPr>
            </w:rPrChange>
          </w:rPr>
          <w:delText xml:space="preserve">3.2.1 </w:delText>
        </w:r>
        <w:r w:rsidRPr="00895EF7" w:rsidDel="00895EF7">
          <w:rPr>
            <w:rFonts w:hint="eastAsia"/>
            <w:rPrChange w:id="52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游戏开奖</w:delText>
        </w:r>
        <w:r w:rsidDel="00895EF7">
          <w:rPr>
            <w:noProof/>
            <w:webHidden/>
          </w:rPr>
          <w:tab/>
          <w:delText>14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2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22" w:author="Microsoft" w:date="2016-02-16T13:55:00Z">
        <w:r w:rsidRPr="00895EF7" w:rsidDel="00895EF7">
          <w:rPr>
            <w:rPrChange w:id="523" w:author="Microsoft" w:date="2016-02-16T13:55:00Z">
              <w:rPr>
                <w:rStyle w:val="a9"/>
                <w:noProof/>
              </w:rPr>
            </w:rPrChange>
          </w:rPr>
          <w:delText xml:space="preserve">3.2.1.1 </w:delText>
        </w:r>
        <w:r w:rsidRPr="00895EF7" w:rsidDel="00895EF7">
          <w:rPr>
            <w:rFonts w:hint="eastAsia"/>
            <w:rPrChange w:id="52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选择游戏及期次</w:delText>
        </w:r>
        <w:r w:rsidDel="00895EF7">
          <w:rPr>
            <w:noProof/>
            <w:webHidden/>
          </w:rPr>
          <w:tab/>
          <w:delText>15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2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26" w:author="Microsoft" w:date="2016-02-16T13:55:00Z">
        <w:r w:rsidRPr="00895EF7" w:rsidDel="00895EF7">
          <w:rPr>
            <w:rPrChange w:id="527" w:author="Microsoft" w:date="2016-02-16T13:55:00Z">
              <w:rPr>
                <w:rStyle w:val="a9"/>
                <w:noProof/>
              </w:rPr>
            </w:rPrChange>
          </w:rPr>
          <w:delText xml:space="preserve">3.2.1.2 </w:delText>
        </w:r>
        <w:r w:rsidRPr="00895EF7" w:rsidDel="00895EF7">
          <w:rPr>
            <w:rFonts w:hint="eastAsia"/>
            <w:rPrChange w:id="52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确认备份</w:delText>
        </w:r>
        <w:r w:rsidDel="00895EF7">
          <w:rPr>
            <w:noProof/>
            <w:webHidden/>
          </w:rPr>
          <w:tab/>
          <w:delText>15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2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30" w:author="Microsoft" w:date="2016-02-16T13:55:00Z">
        <w:r w:rsidRPr="00895EF7" w:rsidDel="00895EF7">
          <w:rPr>
            <w:rPrChange w:id="531" w:author="Microsoft" w:date="2016-02-16T13:55:00Z">
              <w:rPr>
                <w:rStyle w:val="a9"/>
                <w:noProof/>
              </w:rPr>
            </w:rPrChange>
          </w:rPr>
          <w:delText xml:space="preserve">3.2.1.3 </w:delText>
        </w:r>
        <w:r w:rsidRPr="00895EF7" w:rsidDel="00895EF7">
          <w:rPr>
            <w:rFonts w:hint="eastAsia"/>
            <w:rPrChange w:id="53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录入开奖号码</w:delText>
        </w:r>
        <w:r w:rsidDel="00895EF7">
          <w:rPr>
            <w:noProof/>
            <w:webHidden/>
          </w:rPr>
          <w:tab/>
          <w:delText>16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3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34" w:author="Microsoft" w:date="2016-02-16T13:55:00Z">
        <w:r w:rsidRPr="00895EF7" w:rsidDel="00895EF7">
          <w:rPr>
            <w:rPrChange w:id="535" w:author="Microsoft" w:date="2016-02-16T13:55:00Z">
              <w:rPr>
                <w:rStyle w:val="a9"/>
                <w:noProof/>
              </w:rPr>
            </w:rPrChange>
          </w:rPr>
          <w:delText xml:space="preserve">3.2.1.4 </w:delText>
        </w:r>
        <w:r w:rsidRPr="00895EF7" w:rsidDel="00895EF7">
          <w:rPr>
            <w:rFonts w:hint="eastAsia"/>
            <w:rPrChange w:id="53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显示匹配结果</w:delText>
        </w:r>
        <w:r w:rsidDel="00895EF7">
          <w:rPr>
            <w:noProof/>
            <w:webHidden/>
          </w:rPr>
          <w:tab/>
          <w:delText>17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3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38" w:author="Microsoft" w:date="2016-02-16T13:55:00Z">
        <w:r w:rsidRPr="00895EF7" w:rsidDel="00895EF7">
          <w:rPr>
            <w:rPrChange w:id="539" w:author="Microsoft" w:date="2016-02-16T13:55:00Z">
              <w:rPr>
                <w:rStyle w:val="a9"/>
                <w:noProof/>
              </w:rPr>
            </w:rPrChange>
          </w:rPr>
          <w:delText xml:space="preserve">3.2.1.5 </w:delText>
        </w:r>
        <w:r w:rsidRPr="00895EF7" w:rsidDel="00895EF7">
          <w:rPr>
            <w:rFonts w:hint="eastAsia"/>
            <w:rPrChange w:id="54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调整奖级</w:delText>
        </w:r>
        <w:r w:rsidDel="00895EF7">
          <w:rPr>
            <w:noProof/>
            <w:webHidden/>
          </w:rPr>
          <w:tab/>
          <w:delText>17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4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42" w:author="Microsoft" w:date="2016-02-16T13:55:00Z">
        <w:r w:rsidRPr="00895EF7" w:rsidDel="00895EF7">
          <w:rPr>
            <w:rPrChange w:id="543" w:author="Microsoft" w:date="2016-02-16T13:55:00Z">
              <w:rPr>
                <w:rStyle w:val="a9"/>
                <w:noProof/>
              </w:rPr>
            </w:rPrChange>
          </w:rPr>
          <w:delText xml:space="preserve">3.2.1.6 </w:delText>
        </w:r>
        <w:r w:rsidRPr="00895EF7" w:rsidDel="00895EF7">
          <w:rPr>
            <w:rFonts w:hint="eastAsia"/>
            <w:rPrChange w:id="54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确认算奖结果及奖级</w:delText>
        </w:r>
        <w:r w:rsidDel="00895EF7">
          <w:rPr>
            <w:noProof/>
            <w:webHidden/>
          </w:rPr>
          <w:tab/>
          <w:delText>18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4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46" w:author="Microsoft" w:date="2016-02-16T13:55:00Z">
        <w:r w:rsidRPr="00895EF7" w:rsidDel="00895EF7">
          <w:rPr>
            <w:rPrChange w:id="547" w:author="Microsoft" w:date="2016-02-16T13:55:00Z">
              <w:rPr>
                <w:rStyle w:val="a9"/>
                <w:noProof/>
              </w:rPr>
            </w:rPrChange>
          </w:rPr>
          <w:delText xml:space="preserve">3.2.1.7 </w:delText>
        </w:r>
        <w:r w:rsidRPr="00895EF7" w:rsidDel="00895EF7">
          <w:rPr>
            <w:rFonts w:hint="eastAsia"/>
            <w:rPrChange w:id="54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开奖稽核</w:delText>
        </w:r>
        <w:r w:rsidDel="00895EF7">
          <w:rPr>
            <w:noProof/>
            <w:webHidden/>
          </w:rPr>
          <w:tab/>
          <w:delText>18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4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50" w:author="Microsoft" w:date="2016-02-16T13:55:00Z">
        <w:r w:rsidRPr="00895EF7" w:rsidDel="00895EF7">
          <w:rPr>
            <w:rPrChange w:id="551" w:author="Microsoft" w:date="2016-02-16T13:55:00Z">
              <w:rPr>
                <w:rStyle w:val="a9"/>
                <w:noProof/>
              </w:rPr>
            </w:rPrChange>
          </w:rPr>
          <w:delText xml:space="preserve">3.2.1.8 </w:delText>
        </w:r>
        <w:r w:rsidRPr="00895EF7" w:rsidDel="00895EF7">
          <w:rPr>
            <w:rFonts w:hint="eastAsia"/>
            <w:rPrChange w:id="55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确认开奖</w:delText>
        </w:r>
        <w:r w:rsidDel="00895EF7">
          <w:rPr>
            <w:noProof/>
            <w:webHidden/>
          </w:rPr>
          <w:tab/>
          <w:delText>19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5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54" w:author="Microsoft" w:date="2016-02-16T13:55:00Z">
        <w:r w:rsidRPr="00895EF7" w:rsidDel="00895EF7">
          <w:rPr>
            <w:rPrChange w:id="555" w:author="Microsoft" w:date="2016-02-16T13:55:00Z">
              <w:rPr>
                <w:rStyle w:val="a9"/>
                <w:noProof/>
              </w:rPr>
            </w:rPrChange>
          </w:rPr>
          <w:delText xml:space="preserve">3.2.1.9 </w:delText>
        </w:r>
        <w:r w:rsidRPr="00895EF7" w:rsidDel="00895EF7">
          <w:rPr>
            <w:rFonts w:hint="eastAsia"/>
            <w:rPrChange w:id="55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重新开奖</w:delText>
        </w:r>
        <w:r w:rsidDel="00895EF7">
          <w:rPr>
            <w:noProof/>
            <w:webHidden/>
          </w:rPr>
          <w:tab/>
          <w:delText>19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55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58" w:author="Microsoft" w:date="2016-02-16T13:55:00Z">
        <w:r w:rsidRPr="00895EF7" w:rsidDel="00895EF7">
          <w:rPr>
            <w:rPrChange w:id="559" w:author="Microsoft" w:date="2016-02-16T13:55:00Z">
              <w:rPr>
                <w:rStyle w:val="a9"/>
                <w:noProof/>
              </w:rPr>
            </w:rPrChange>
          </w:rPr>
          <w:delText xml:space="preserve">3.2.2 </w:delText>
        </w:r>
        <w:r w:rsidRPr="00895EF7" w:rsidDel="00895EF7">
          <w:rPr>
            <w:rFonts w:hint="eastAsia"/>
            <w:rPrChange w:id="56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期次列表</w:delText>
        </w:r>
        <w:r w:rsidDel="00895EF7">
          <w:rPr>
            <w:noProof/>
            <w:webHidden/>
          </w:rPr>
          <w:tab/>
          <w:delText>20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6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62" w:author="Microsoft" w:date="2016-02-16T13:55:00Z">
        <w:r w:rsidRPr="00895EF7" w:rsidDel="00895EF7">
          <w:rPr>
            <w:rPrChange w:id="563" w:author="Microsoft" w:date="2016-02-16T13:55:00Z">
              <w:rPr>
                <w:rStyle w:val="a9"/>
                <w:noProof/>
              </w:rPr>
            </w:rPrChange>
          </w:rPr>
          <w:delText xml:space="preserve">3.2.2.1 </w:delText>
        </w:r>
        <w:r w:rsidRPr="00895EF7" w:rsidDel="00895EF7">
          <w:rPr>
            <w:rFonts w:hint="eastAsia"/>
            <w:rPrChange w:id="56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详情</w:delText>
        </w:r>
        <w:r w:rsidDel="00895EF7">
          <w:rPr>
            <w:noProof/>
            <w:webHidden/>
          </w:rPr>
          <w:tab/>
          <w:delText>21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6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66" w:author="Microsoft" w:date="2016-02-16T13:55:00Z">
        <w:r w:rsidRPr="00895EF7" w:rsidDel="00895EF7">
          <w:rPr>
            <w:rPrChange w:id="567" w:author="Microsoft" w:date="2016-02-16T13:55:00Z">
              <w:rPr>
                <w:rStyle w:val="a9"/>
                <w:noProof/>
              </w:rPr>
            </w:rPrChange>
          </w:rPr>
          <w:delText xml:space="preserve">3.2.2.2 </w:delText>
        </w:r>
        <w:r w:rsidRPr="00895EF7" w:rsidDel="00895EF7">
          <w:rPr>
            <w:rFonts w:hint="eastAsia"/>
            <w:rPrChange w:id="56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打印开奖公告</w:delText>
        </w:r>
        <w:r w:rsidDel="00895EF7">
          <w:rPr>
            <w:noProof/>
            <w:webHidden/>
          </w:rPr>
          <w:tab/>
          <w:delText>22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6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70" w:author="Microsoft" w:date="2016-02-16T13:55:00Z">
        <w:r w:rsidRPr="00895EF7" w:rsidDel="00895EF7">
          <w:rPr>
            <w:rPrChange w:id="571" w:author="Microsoft" w:date="2016-02-16T13:55:00Z">
              <w:rPr>
                <w:rStyle w:val="a9"/>
                <w:noProof/>
              </w:rPr>
            </w:rPrChange>
          </w:rPr>
          <w:delText xml:space="preserve">3.2.2.3 </w:delText>
        </w:r>
        <w:r w:rsidRPr="00895EF7" w:rsidDel="00895EF7">
          <w:rPr>
            <w:rFonts w:hint="eastAsia"/>
            <w:rPrChange w:id="57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发布期次</w:delText>
        </w:r>
        <w:r w:rsidDel="00895EF7">
          <w:rPr>
            <w:noProof/>
            <w:webHidden/>
          </w:rPr>
          <w:tab/>
          <w:delText>22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7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74" w:author="Microsoft" w:date="2016-02-16T13:55:00Z">
        <w:r w:rsidRPr="00895EF7" w:rsidDel="00895EF7">
          <w:rPr>
            <w:rPrChange w:id="575" w:author="Microsoft" w:date="2016-02-16T13:55:00Z">
              <w:rPr>
                <w:rStyle w:val="a9"/>
                <w:noProof/>
              </w:rPr>
            </w:rPrChange>
          </w:rPr>
          <w:delText xml:space="preserve">3.2.2.4 </w:delText>
        </w:r>
        <w:r w:rsidRPr="00895EF7" w:rsidDel="00895EF7">
          <w:rPr>
            <w:rFonts w:hint="eastAsia"/>
            <w:rPrChange w:id="57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删除期次</w:delText>
        </w:r>
        <w:r w:rsidDel="00895EF7">
          <w:rPr>
            <w:noProof/>
            <w:webHidden/>
          </w:rPr>
          <w:tab/>
          <w:delText>23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7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78" w:author="Microsoft" w:date="2016-02-16T13:55:00Z">
        <w:r w:rsidRPr="00895EF7" w:rsidDel="00895EF7">
          <w:rPr>
            <w:rPrChange w:id="579" w:author="Microsoft" w:date="2016-02-16T13:55:00Z">
              <w:rPr>
                <w:rStyle w:val="a9"/>
                <w:noProof/>
              </w:rPr>
            </w:rPrChange>
          </w:rPr>
          <w:delText xml:space="preserve">3.2.2.5 </w:delText>
        </w:r>
        <w:r w:rsidRPr="00895EF7" w:rsidDel="00895EF7">
          <w:rPr>
            <w:rFonts w:hint="eastAsia"/>
            <w:rPrChange w:id="58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撤销期次</w:delText>
        </w:r>
        <w:r w:rsidDel="00895EF7">
          <w:rPr>
            <w:noProof/>
            <w:webHidden/>
          </w:rPr>
          <w:tab/>
          <w:delText>23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8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82" w:author="Microsoft" w:date="2016-02-16T13:55:00Z">
        <w:r w:rsidRPr="00895EF7" w:rsidDel="00895EF7">
          <w:rPr>
            <w:rPrChange w:id="583" w:author="Microsoft" w:date="2016-02-16T13:55:00Z">
              <w:rPr>
                <w:rStyle w:val="a9"/>
                <w:noProof/>
              </w:rPr>
            </w:rPrChange>
          </w:rPr>
          <w:delText xml:space="preserve">3.2.2.6 </w:delText>
        </w:r>
        <w:r w:rsidRPr="00895EF7" w:rsidDel="00895EF7">
          <w:rPr>
            <w:rFonts w:hint="eastAsia"/>
            <w:rPrChange w:id="58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修改期次奖金</w:delText>
        </w:r>
        <w:r w:rsidDel="00895EF7">
          <w:rPr>
            <w:noProof/>
            <w:webHidden/>
          </w:rPr>
          <w:tab/>
          <w:delText>23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8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86" w:author="Microsoft" w:date="2016-02-16T13:55:00Z">
        <w:r w:rsidRPr="00895EF7" w:rsidDel="00895EF7">
          <w:rPr>
            <w:rPrChange w:id="587" w:author="Microsoft" w:date="2016-02-16T13:55:00Z">
              <w:rPr>
                <w:rStyle w:val="a9"/>
                <w:noProof/>
              </w:rPr>
            </w:rPrChange>
          </w:rPr>
          <w:delText xml:space="preserve">3.2.2.7 </w:delText>
        </w:r>
        <w:r w:rsidRPr="00895EF7" w:rsidDel="00895EF7">
          <w:rPr>
            <w:rFonts w:hint="eastAsia"/>
            <w:rPrChange w:id="58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修改算奖参数</w:delText>
        </w:r>
        <w:r w:rsidDel="00895EF7">
          <w:rPr>
            <w:noProof/>
            <w:webHidden/>
          </w:rPr>
          <w:tab/>
          <w:delText>24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8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90" w:author="Microsoft" w:date="2016-02-16T13:55:00Z">
        <w:r w:rsidRPr="00895EF7" w:rsidDel="00895EF7">
          <w:rPr>
            <w:rPrChange w:id="591" w:author="Microsoft" w:date="2016-02-16T13:55:00Z">
              <w:rPr>
                <w:rStyle w:val="a9"/>
                <w:noProof/>
              </w:rPr>
            </w:rPrChange>
          </w:rPr>
          <w:delText xml:space="preserve">3.2.2.8 </w:delText>
        </w:r>
        <w:r w:rsidRPr="00895EF7" w:rsidDel="00895EF7">
          <w:rPr>
            <w:rFonts w:hint="eastAsia"/>
            <w:rPrChange w:id="59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期次参数</w:delText>
        </w:r>
        <w:r w:rsidDel="00895EF7">
          <w:rPr>
            <w:noProof/>
            <w:webHidden/>
          </w:rPr>
          <w:tab/>
          <w:delText>24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59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94" w:author="Microsoft" w:date="2016-02-16T13:55:00Z">
        <w:r w:rsidRPr="00895EF7" w:rsidDel="00895EF7">
          <w:rPr>
            <w:rPrChange w:id="595" w:author="Microsoft" w:date="2016-02-16T13:55:00Z">
              <w:rPr>
                <w:rStyle w:val="a9"/>
                <w:noProof/>
              </w:rPr>
            </w:rPrChange>
          </w:rPr>
          <w:delText xml:space="preserve">3.2.3 </w:delText>
        </w:r>
        <w:r w:rsidRPr="00895EF7" w:rsidDel="00895EF7">
          <w:rPr>
            <w:rFonts w:hint="eastAsia"/>
            <w:rPrChange w:id="59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增加期次</w:delText>
        </w:r>
        <w:r w:rsidDel="00895EF7">
          <w:rPr>
            <w:noProof/>
            <w:webHidden/>
          </w:rPr>
          <w:tab/>
          <w:delText>26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59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598" w:author="Microsoft" w:date="2016-02-16T13:55:00Z">
        <w:r w:rsidRPr="00895EF7" w:rsidDel="00895EF7">
          <w:rPr>
            <w:rPrChange w:id="599" w:author="Microsoft" w:date="2016-02-16T13:55:00Z">
              <w:rPr>
                <w:rStyle w:val="a9"/>
                <w:noProof/>
              </w:rPr>
            </w:rPrChange>
          </w:rPr>
          <w:delText xml:space="preserve">3.2.3.1 </w:delText>
        </w:r>
        <w:r w:rsidRPr="00895EF7" w:rsidDel="00895EF7">
          <w:rPr>
            <w:rFonts w:hint="eastAsia"/>
            <w:rPrChange w:id="60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预览调整</w:delText>
        </w:r>
        <w:r w:rsidDel="00895EF7">
          <w:rPr>
            <w:noProof/>
            <w:webHidden/>
          </w:rPr>
          <w:tab/>
          <w:delText>28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0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02" w:author="Microsoft" w:date="2016-02-16T13:55:00Z">
        <w:r w:rsidRPr="00895EF7" w:rsidDel="00895EF7">
          <w:rPr>
            <w:rPrChange w:id="603" w:author="Microsoft" w:date="2016-02-16T13:55:00Z">
              <w:rPr>
                <w:rStyle w:val="a9"/>
                <w:noProof/>
              </w:rPr>
            </w:rPrChange>
          </w:rPr>
          <w:delText xml:space="preserve">3.2.3.2 </w:delText>
        </w:r>
        <w:r w:rsidRPr="00895EF7" w:rsidDel="00895EF7">
          <w:rPr>
            <w:rFonts w:hint="eastAsia"/>
            <w:rPrChange w:id="60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确认</w:delText>
        </w:r>
        <w:r w:rsidDel="00895EF7">
          <w:rPr>
            <w:noProof/>
            <w:webHidden/>
          </w:rPr>
          <w:tab/>
          <w:delText>28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60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06" w:author="Microsoft" w:date="2016-02-16T13:55:00Z">
        <w:r w:rsidRPr="00895EF7" w:rsidDel="00895EF7">
          <w:rPr>
            <w:rPrChange w:id="607" w:author="Microsoft" w:date="2016-02-16T13:55:00Z">
              <w:rPr>
                <w:rStyle w:val="a9"/>
                <w:noProof/>
              </w:rPr>
            </w:rPrChange>
          </w:rPr>
          <w:delText xml:space="preserve">3.3 </w:delText>
        </w:r>
        <w:r w:rsidRPr="00895EF7" w:rsidDel="00895EF7">
          <w:rPr>
            <w:rFonts w:hint="eastAsia"/>
            <w:rPrChange w:id="60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业务管理</w:delText>
        </w:r>
        <w:r w:rsidDel="00895EF7">
          <w:rPr>
            <w:noProof/>
            <w:webHidden/>
          </w:rPr>
          <w:tab/>
          <w:delText>29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60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10" w:author="Microsoft" w:date="2016-02-16T13:55:00Z">
        <w:r w:rsidRPr="00895EF7" w:rsidDel="00895EF7">
          <w:rPr>
            <w:rPrChange w:id="611" w:author="Microsoft" w:date="2016-02-16T13:55:00Z">
              <w:rPr>
                <w:rStyle w:val="a9"/>
                <w:noProof/>
              </w:rPr>
            </w:rPrChange>
          </w:rPr>
          <w:delText xml:space="preserve">3.3.1 </w:delText>
        </w:r>
        <w:r w:rsidRPr="00895EF7" w:rsidDel="00895EF7">
          <w:rPr>
            <w:rFonts w:hint="eastAsia"/>
            <w:rPrChange w:id="61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区域管理</w:delText>
        </w:r>
        <w:r w:rsidDel="00895EF7">
          <w:rPr>
            <w:noProof/>
            <w:webHidden/>
          </w:rPr>
          <w:tab/>
          <w:delText>29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1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14" w:author="Microsoft" w:date="2016-02-16T13:55:00Z">
        <w:r w:rsidRPr="00895EF7" w:rsidDel="00895EF7">
          <w:rPr>
            <w:rPrChange w:id="615" w:author="Microsoft" w:date="2016-02-16T13:55:00Z">
              <w:rPr>
                <w:rStyle w:val="a9"/>
                <w:noProof/>
              </w:rPr>
            </w:rPrChange>
          </w:rPr>
          <w:delText xml:space="preserve">3.3.1.1 </w:delText>
        </w:r>
        <w:r w:rsidRPr="00895EF7" w:rsidDel="00895EF7">
          <w:rPr>
            <w:rFonts w:hint="eastAsia"/>
            <w:rPrChange w:id="61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新增区域</w:delText>
        </w:r>
        <w:r w:rsidDel="00895EF7">
          <w:rPr>
            <w:noProof/>
            <w:webHidden/>
          </w:rPr>
          <w:tab/>
          <w:delText>29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1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18" w:author="Microsoft" w:date="2016-02-16T13:55:00Z">
        <w:r w:rsidRPr="00895EF7" w:rsidDel="00895EF7">
          <w:rPr>
            <w:rPrChange w:id="619" w:author="Microsoft" w:date="2016-02-16T13:55:00Z">
              <w:rPr>
                <w:rStyle w:val="a9"/>
                <w:noProof/>
              </w:rPr>
            </w:rPrChange>
          </w:rPr>
          <w:delText xml:space="preserve">3.3.1.2 </w:delText>
        </w:r>
        <w:r w:rsidRPr="00895EF7" w:rsidDel="00895EF7">
          <w:rPr>
            <w:rFonts w:hint="eastAsia"/>
            <w:rPrChange w:id="62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修改区域</w:delText>
        </w:r>
        <w:r w:rsidDel="00895EF7">
          <w:rPr>
            <w:noProof/>
            <w:webHidden/>
          </w:rPr>
          <w:tab/>
          <w:delText>30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2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22" w:author="Microsoft" w:date="2016-02-16T13:55:00Z">
        <w:r w:rsidRPr="00895EF7" w:rsidDel="00895EF7">
          <w:rPr>
            <w:rPrChange w:id="623" w:author="Microsoft" w:date="2016-02-16T13:55:00Z">
              <w:rPr>
                <w:rStyle w:val="a9"/>
                <w:noProof/>
              </w:rPr>
            </w:rPrChange>
          </w:rPr>
          <w:delText xml:space="preserve">3.3.1.3 </w:delText>
        </w:r>
        <w:r w:rsidRPr="00895EF7" w:rsidDel="00895EF7">
          <w:rPr>
            <w:rFonts w:hint="eastAsia"/>
            <w:rPrChange w:id="62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删除区域</w:delText>
        </w:r>
        <w:r w:rsidDel="00895EF7">
          <w:rPr>
            <w:noProof/>
            <w:webHidden/>
          </w:rPr>
          <w:tab/>
          <w:delText>31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2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26" w:author="Microsoft" w:date="2016-02-16T13:55:00Z">
        <w:r w:rsidRPr="00895EF7" w:rsidDel="00895EF7">
          <w:rPr>
            <w:rPrChange w:id="627" w:author="Microsoft" w:date="2016-02-16T13:55:00Z">
              <w:rPr>
                <w:rStyle w:val="a9"/>
                <w:noProof/>
              </w:rPr>
            </w:rPrChange>
          </w:rPr>
          <w:delText xml:space="preserve">3.3.1.4 </w:delText>
        </w:r>
        <w:r w:rsidRPr="00895EF7" w:rsidDel="00895EF7">
          <w:rPr>
            <w:rFonts w:hint="eastAsia"/>
            <w:rPrChange w:id="62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区域列表查询</w:delText>
        </w:r>
        <w:r w:rsidDel="00895EF7">
          <w:rPr>
            <w:noProof/>
            <w:webHidden/>
          </w:rPr>
          <w:tab/>
          <w:delText>31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2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30" w:author="Microsoft" w:date="2016-02-16T13:55:00Z">
        <w:r w:rsidRPr="00895EF7" w:rsidDel="00895EF7">
          <w:rPr>
            <w:rPrChange w:id="631" w:author="Microsoft" w:date="2016-02-16T13:55:00Z">
              <w:rPr>
                <w:rStyle w:val="a9"/>
                <w:noProof/>
              </w:rPr>
            </w:rPrChange>
          </w:rPr>
          <w:delText xml:space="preserve">3.3.1.5 </w:delText>
        </w:r>
        <w:r w:rsidRPr="00895EF7" w:rsidDel="00895EF7">
          <w:rPr>
            <w:rFonts w:hint="eastAsia"/>
            <w:rPrChange w:id="63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区域列表导出和打印</w:delText>
        </w:r>
        <w:r w:rsidDel="00895EF7">
          <w:rPr>
            <w:noProof/>
            <w:webHidden/>
          </w:rPr>
          <w:tab/>
          <w:delText>32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3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34" w:author="Microsoft" w:date="2016-02-16T13:55:00Z">
        <w:r w:rsidRPr="00895EF7" w:rsidDel="00895EF7">
          <w:rPr>
            <w:rPrChange w:id="635" w:author="Microsoft" w:date="2016-02-16T13:55:00Z">
              <w:rPr>
                <w:rStyle w:val="a9"/>
                <w:noProof/>
              </w:rPr>
            </w:rPrChange>
          </w:rPr>
          <w:delText xml:space="preserve">3.3.1.6 </w:delText>
        </w:r>
        <w:r w:rsidRPr="00895EF7" w:rsidDel="00895EF7">
          <w:rPr>
            <w:rFonts w:hint="eastAsia"/>
            <w:rPrChange w:id="63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游戏授权</w:delText>
        </w:r>
        <w:r w:rsidDel="00895EF7">
          <w:rPr>
            <w:noProof/>
            <w:webHidden/>
          </w:rPr>
          <w:tab/>
          <w:delText>32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63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38" w:author="Microsoft" w:date="2016-02-16T13:55:00Z">
        <w:r w:rsidRPr="00895EF7" w:rsidDel="00895EF7">
          <w:rPr>
            <w:rPrChange w:id="639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3.3.1.6.1 </w:delText>
        </w:r>
        <w:r w:rsidRPr="00895EF7" w:rsidDel="00895EF7">
          <w:rPr>
            <w:rFonts w:hint="eastAsia"/>
            <w:rPrChange w:id="64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显示区域游戏授权信息</w:delText>
        </w:r>
        <w:r w:rsidDel="00895EF7">
          <w:rPr>
            <w:noProof/>
            <w:webHidden/>
          </w:rPr>
          <w:tab/>
          <w:delText>33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64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42" w:author="Microsoft" w:date="2016-02-16T13:55:00Z">
        <w:r w:rsidRPr="00895EF7" w:rsidDel="00895EF7">
          <w:rPr>
            <w:rPrChange w:id="643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3.3.1.6.2 </w:delText>
        </w:r>
        <w:r w:rsidRPr="00895EF7" w:rsidDel="00895EF7">
          <w:rPr>
            <w:rFonts w:hint="eastAsia"/>
            <w:rPrChange w:id="64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修改区域游戏授权参数</w:delText>
        </w:r>
        <w:r w:rsidDel="00895EF7">
          <w:rPr>
            <w:noProof/>
            <w:webHidden/>
          </w:rPr>
          <w:tab/>
          <w:delText>33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64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46" w:author="Microsoft" w:date="2016-02-16T13:55:00Z">
        <w:r w:rsidRPr="00895EF7" w:rsidDel="00895EF7">
          <w:rPr>
            <w:rPrChange w:id="647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3.3.1.6.3 </w:delText>
        </w:r>
        <w:r w:rsidRPr="00895EF7" w:rsidDel="00895EF7">
          <w:rPr>
            <w:rFonts w:hint="eastAsia"/>
            <w:rPrChange w:id="64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批量修改区域游戏授权信息</w:delText>
        </w:r>
        <w:r w:rsidDel="00895EF7">
          <w:rPr>
            <w:noProof/>
            <w:webHidden/>
          </w:rPr>
          <w:tab/>
          <w:delText>34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64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50" w:author="Microsoft" w:date="2016-02-16T13:55:00Z">
        <w:r w:rsidRPr="00895EF7" w:rsidDel="00895EF7">
          <w:rPr>
            <w:rPrChange w:id="651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3.3.1.6.4 </w:delText>
        </w:r>
        <w:r w:rsidRPr="00895EF7" w:rsidDel="00895EF7">
          <w:rPr>
            <w:rFonts w:hint="eastAsia"/>
            <w:rPrChange w:id="65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批量修改销售站游戏授权信息</w:delText>
        </w:r>
        <w:r w:rsidDel="00895EF7">
          <w:rPr>
            <w:noProof/>
            <w:webHidden/>
          </w:rPr>
          <w:tab/>
          <w:delText>34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5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54" w:author="Microsoft" w:date="2016-02-16T13:55:00Z">
        <w:r w:rsidRPr="00895EF7" w:rsidDel="00895EF7">
          <w:rPr>
            <w:rPrChange w:id="655" w:author="Microsoft" w:date="2016-02-16T13:55:00Z">
              <w:rPr>
                <w:rStyle w:val="a9"/>
                <w:noProof/>
              </w:rPr>
            </w:rPrChange>
          </w:rPr>
          <w:delText xml:space="preserve">3.3.1.7 </w:delText>
        </w:r>
        <w:r w:rsidRPr="00895EF7" w:rsidDel="00895EF7">
          <w:rPr>
            <w:rFonts w:hint="eastAsia"/>
            <w:rPrChange w:id="65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新增销售站</w:delText>
        </w:r>
        <w:r w:rsidDel="00895EF7">
          <w:rPr>
            <w:noProof/>
            <w:webHidden/>
          </w:rPr>
          <w:tab/>
          <w:delText>35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65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58" w:author="Microsoft" w:date="2016-02-16T13:55:00Z">
        <w:r w:rsidRPr="00895EF7" w:rsidDel="00895EF7">
          <w:rPr>
            <w:rPrChange w:id="659" w:author="Microsoft" w:date="2016-02-16T13:55:00Z">
              <w:rPr>
                <w:rStyle w:val="a9"/>
                <w:noProof/>
              </w:rPr>
            </w:rPrChange>
          </w:rPr>
          <w:delText xml:space="preserve">3.3.2 </w:delText>
        </w:r>
        <w:r w:rsidRPr="00895EF7" w:rsidDel="00895EF7">
          <w:rPr>
            <w:rFonts w:hint="eastAsia"/>
            <w:rPrChange w:id="66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销售站配置管理</w:delText>
        </w:r>
        <w:r w:rsidDel="00895EF7">
          <w:rPr>
            <w:noProof/>
            <w:webHidden/>
          </w:rPr>
          <w:tab/>
          <w:delText>36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6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62" w:author="Microsoft" w:date="2016-02-16T13:55:00Z">
        <w:r w:rsidRPr="00895EF7" w:rsidDel="00895EF7">
          <w:rPr>
            <w:rPrChange w:id="663" w:author="Microsoft" w:date="2016-02-16T13:55:00Z">
              <w:rPr>
                <w:rStyle w:val="a9"/>
                <w:noProof/>
              </w:rPr>
            </w:rPrChange>
          </w:rPr>
          <w:delText xml:space="preserve">3.3.2.1 </w:delText>
        </w:r>
        <w:r w:rsidRPr="00895EF7" w:rsidDel="00895EF7">
          <w:rPr>
            <w:rFonts w:hint="eastAsia"/>
            <w:rPrChange w:id="66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新增销售站</w:delText>
        </w:r>
        <w:r w:rsidDel="00895EF7">
          <w:rPr>
            <w:noProof/>
            <w:webHidden/>
          </w:rPr>
          <w:tab/>
          <w:delText>36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6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66" w:author="Microsoft" w:date="2016-02-16T13:55:00Z">
        <w:r w:rsidRPr="00895EF7" w:rsidDel="00895EF7">
          <w:rPr>
            <w:rPrChange w:id="667" w:author="Microsoft" w:date="2016-02-16T13:55:00Z">
              <w:rPr>
                <w:rStyle w:val="a9"/>
                <w:noProof/>
              </w:rPr>
            </w:rPrChange>
          </w:rPr>
          <w:delText xml:space="preserve">3.3.2.2 </w:delText>
        </w:r>
        <w:r w:rsidRPr="00895EF7" w:rsidDel="00895EF7">
          <w:rPr>
            <w:rFonts w:hint="eastAsia"/>
            <w:rPrChange w:id="66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查询销售站信息</w:delText>
        </w:r>
        <w:r w:rsidDel="00895EF7">
          <w:rPr>
            <w:noProof/>
            <w:webHidden/>
          </w:rPr>
          <w:tab/>
          <w:delText>37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6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70" w:author="Microsoft" w:date="2016-02-16T13:55:00Z">
        <w:r w:rsidRPr="00895EF7" w:rsidDel="00895EF7">
          <w:rPr>
            <w:rPrChange w:id="671" w:author="Microsoft" w:date="2016-02-16T13:55:00Z">
              <w:rPr>
                <w:rStyle w:val="a9"/>
                <w:noProof/>
              </w:rPr>
            </w:rPrChange>
          </w:rPr>
          <w:delText xml:space="preserve">3.3.2.3 </w:delText>
        </w:r>
        <w:r w:rsidRPr="00895EF7" w:rsidDel="00895EF7">
          <w:rPr>
            <w:rFonts w:hint="eastAsia"/>
            <w:rPrChange w:id="67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销售站详情</w:delText>
        </w:r>
        <w:r w:rsidDel="00895EF7">
          <w:rPr>
            <w:noProof/>
            <w:webHidden/>
          </w:rPr>
          <w:tab/>
          <w:delText>37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7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74" w:author="Microsoft" w:date="2016-02-16T13:55:00Z">
        <w:r w:rsidRPr="00895EF7" w:rsidDel="00895EF7">
          <w:rPr>
            <w:rPrChange w:id="675" w:author="Microsoft" w:date="2016-02-16T13:55:00Z">
              <w:rPr>
                <w:rStyle w:val="a9"/>
                <w:noProof/>
              </w:rPr>
            </w:rPrChange>
          </w:rPr>
          <w:delText xml:space="preserve">3.3.2.4 </w:delText>
        </w:r>
        <w:r w:rsidRPr="00895EF7" w:rsidDel="00895EF7">
          <w:rPr>
            <w:rFonts w:hint="eastAsia"/>
            <w:rPrChange w:id="67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修改销售站</w:delText>
        </w:r>
        <w:r w:rsidDel="00895EF7">
          <w:rPr>
            <w:noProof/>
            <w:webHidden/>
          </w:rPr>
          <w:tab/>
          <w:delText>38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7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78" w:author="Microsoft" w:date="2016-02-16T13:55:00Z">
        <w:r w:rsidRPr="00895EF7" w:rsidDel="00895EF7">
          <w:rPr>
            <w:rPrChange w:id="679" w:author="Microsoft" w:date="2016-02-16T13:55:00Z">
              <w:rPr>
                <w:rStyle w:val="a9"/>
                <w:noProof/>
              </w:rPr>
            </w:rPrChange>
          </w:rPr>
          <w:delText xml:space="preserve">3.3.2.5 </w:delText>
        </w:r>
        <w:r w:rsidRPr="00895EF7" w:rsidDel="00895EF7">
          <w:rPr>
            <w:rFonts w:hint="eastAsia"/>
            <w:rPrChange w:id="68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清退销售站</w:delText>
        </w:r>
        <w:r w:rsidDel="00895EF7">
          <w:rPr>
            <w:noProof/>
            <w:webHidden/>
          </w:rPr>
          <w:tab/>
          <w:delText>39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8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82" w:author="Microsoft" w:date="2016-02-16T13:55:00Z">
        <w:r w:rsidRPr="00895EF7" w:rsidDel="00895EF7">
          <w:rPr>
            <w:rPrChange w:id="683" w:author="Microsoft" w:date="2016-02-16T13:55:00Z">
              <w:rPr>
                <w:rStyle w:val="a9"/>
                <w:noProof/>
              </w:rPr>
            </w:rPrChange>
          </w:rPr>
          <w:delText xml:space="preserve">3.3.2.6 </w:delText>
        </w:r>
        <w:r w:rsidRPr="00895EF7" w:rsidDel="00895EF7">
          <w:rPr>
            <w:rFonts w:hint="eastAsia"/>
            <w:rPrChange w:id="68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重打清退凭证</w:delText>
        </w:r>
        <w:r w:rsidDel="00895EF7">
          <w:rPr>
            <w:noProof/>
            <w:webHidden/>
          </w:rPr>
          <w:tab/>
          <w:delText>39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8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86" w:author="Microsoft" w:date="2016-02-16T13:55:00Z">
        <w:r w:rsidRPr="00895EF7" w:rsidDel="00895EF7">
          <w:rPr>
            <w:rPrChange w:id="687" w:author="Microsoft" w:date="2016-02-16T13:55:00Z">
              <w:rPr>
                <w:rStyle w:val="a9"/>
                <w:noProof/>
              </w:rPr>
            </w:rPrChange>
          </w:rPr>
          <w:delText xml:space="preserve">3.3.2.7 </w:delText>
        </w:r>
        <w:r w:rsidRPr="00895EF7" w:rsidDel="00895EF7">
          <w:rPr>
            <w:rFonts w:hint="eastAsia"/>
            <w:rPrChange w:id="68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启用</w:delText>
        </w:r>
        <w:r w:rsidRPr="00895EF7" w:rsidDel="00895EF7">
          <w:rPr>
            <w:rPrChange w:id="689" w:author="Microsoft" w:date="2016-02-16T13:55:00Z">
              <w:rPr>
                <w:rStyle w:val="a9"/>
                <w:noProof/>
              </w:rPr>
            </w:rPrChange>
          </w:rPr>
          <w:delText>/</w:delText>
        </w:r>
        <w:r w:rsidRPr="00895EF7" w:rsidDel="00895EF7">
          <w:rPr>
            <w:rFonts w:hint="eastAsia"/>
            <w:rPrChange w:id="69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禁用销售站</w:delText>
        </w:r>
        <w:r w:rsidDel="00895EF7">
          <w:rPr>
            <w:noProof/>
            <w:webHidden/>
          </w:rPr>
          <w:tab/>
          <w:delText>39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9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92" w:author="Microsoft" w:date="2016-02-16T13:55:00Z">
        <w:r w:rsidRPr="00895EF7" w:rsidDel="00895EF7">
          <w:rPr>
            <w:rPrChange w:id="693" w:author="Microsoft" w:date="2016-02-16T13:55:00Z">
              <w:rPr>
                <w:rStyle w:val="a9"/>
                <w:noProof/>
              </w:rPr>
            </w:rPrChange>
          </w:rPr>
          <w:delText xml:space="preserve">3.3.2.8 </w:delText>
        </w:r>
        <w:r w:rsidRPr="00895EF7" w:rsidDel="00895EF7">
          <w:rPr>
            <w:rFonts w:hint="eastAsia"/>
            <w:rPrChange w:id="69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修改信用额度</w:delText>
        </w:r>
        <w:r w:rsidDel="00895EF7">
          <w:rPr>
            <w:noProof/>
            <w:webHidden/>
          </w:rPr>
          <w:tab/>
          <w:delText>40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9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696" w:author="Microsoft" w:date="2016-02-16T13:55:00Z">
        <w:r w:rsidRPr="00895EF7" w:rsidDel="00895EF7">
          <w:rPr>
            <w:rPrChange w:id="697" w:author="Microsoft" w:date="2016-02-16T13:55:00Z">
              <w:rPr>
                <w:rStyle w:val="a9"/>
                <w:noProof/>
              </w:rPr>
            </w:rPrChange>
          </w:rPr>
          <w:delText xml:space="preserve">3.3.2.9 </w:delText>
        </w:r>
        <w:r w:rsidRPr="00895EF7" w:rsidDel="00895EF7">
          <w:rPr>
            <w:rFonts w:hint="eastAsia"/>
            <w:rPrChange w:id="69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查询游戏授权</w:delText>
        </w:r>
        <w:r w:rsidDel="00895EF7">
          <w:rPr>
            <w:noProof/>
            <w:webHidden/>
          </w:rPr>
          <w:tab/>
          <w:delText>40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69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00" w:author="Microsoft" w:date="2016-02-16T13:55:00Z">
        <w:r w:rsidRPr="00895EF7" w:rsidDel="00895EF7">
          <w:rPr>
            <w:rPrChange w:id="701" w:author="Microsoft" w:date="2016-02-16T13:55:00Z">
              <w:rPr>
                <w:rStyle w:val="a9"/>
                <w:noProof/>
              </w:rPr>
            </w:rPrChange>
          </w:rPr>
          <w:delText xml:space="preserve">3.3.2.10 </w:delText>
        </w:r>
        <w:r w:rsidRPr="00895EF7" w:rsidDel="00895EF7">
          <w:rPr>
            <w:rFonts w:hint="eastAsia"/>
            <w:rPrChange w:id="70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修改游戏授权</w:delText>
        </w:r>
        <w:r w:rsidDel="00895EF7">
          <w:rPr>
            <w:noProof/>
            <w:webHidden/>
          </w:rPr>
          <w:tab/>
          <w:delText>41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0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04" w:author="Microsoft" w:date="2016-02-16T13:55:00Z">
        <w:r w:rsidRPr="00895EF7" w:rsidDel="00895EF7">
          <w:rPr>
            <w:rPrChange w:id="705" w:author="Microsoft" w:date="2016-02-16T13:55:00Z">
              <w:rPr>
                <w:rStyle w:val="a9"/>
                <w:noProof/>
              </w:rPr>
            </w:rPrChange>
          </w:rPr>
          <w:delText xml:space="preserve">3.3.2.11 </w:delText>
        </w:r>
        <w:r w:rsidRPr="00895EF7" w:rsidDel="00895EF7">
          <w:rPr>
            <w:rFonts w:hint="eastAsia"/>
            <w:rPrChange w:id="70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增加销售终端</w:delText>
        </w:r>
        <w:r w:rsidDel="00895EF7">
          <w:rPr>
            <w:noProof/>
            <w:webHidden/>
          </w:rPr>
          <w:tab/>
          <w:delText>41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0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08" w:author="Microsoft" w:date="2016-02-16T13:55:00Z">
        <w:r w:rsidRPr="00895EF7" w:rsidDel="00895EF7">
          <w:rPr>
            <w:rPrChange w:id="709" w:author="Microsoft" w:date="2016-02-16T13:55:00Z">
              <w:rPr>
                <w:rStyle w:val="a9"/>
                <w:noProof/>
              </w:rPr>
            </w:rPrChange>
          </w:rPr>
          <w:delText xml:space="preserve">3.3.2.12 </w:delText>
        </w:r>
        <w:r w:rsidRPr="00895EF7" w:rsidDel="00895EF7">
          <w:rPr>
            <w:rFonts w:hint="eastAsia"/>
            <w:rPrChange w:id="71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增加销售员</w:delText>
        </w:r>
        <w:r w:rsidDel="00895EF7">
          <w:rPr>
            <w:noProof/>
            <w:webHidden/>
          </w:rPr>
          <w:tab/>
          <w:delText>42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71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12" w:author="Microsoft" w:date="2016-02-16T13:55:00Z">
        <w:r w:rsidRPr="00895EF7" w:rsidDel="00895EF7">
          <w:rPr>
            <w:rPrChange w:id="713" w:author="Microsoft" w:date="2016-02-16T13:55:00Z">
              <w:rPr>
                <w:rStyle w:val="a9"/>
                <w:noProof/>
              </w:rPr>
            </w:rPrChange>
          </w:rPr>
          <w:delText xml:space="preserve">3.3.3 </w:delText>
        </w:r>
        <w:r w:rsidRPr="00895EF7" w:rsidDel="00895EF7">
          <w:rPr>
            <w:rFonts w:hint="eastAsia"/>
            <w:rPrChange w:id="71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销售终端管理</w:delText>
        </w:r>
        <w:r w:rsidDel="00895EF7">
          <w:rPr>
            <w:noProof/>
            <w:webHidden/>
          </w:rPr>
          <w:tab/>
          <w:delText>42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1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16" w:author="Microsoft" w:date="2016-02-16T13:55:00Z">
        <w:r w:rsidRPr="00895EF7" w:rsidDel="00895EF7">
          <w:rPr>
            <w:rPrChange w:id="717" w:author="Microsoft" w:date="2016-02-16T13:55:00Z">
              <w:rPr>
                <w:rStyle w:val="a9"/>
                <w:noProof/>
              </w:rPr>
            </w:rPrChange>
          </w:rPr>
          <w:delText xml:space="preserve">3.3.3.1 </w:delText>
        </w:r>
        <w:r w:rsidRPr="00895EF7" w:rsidDel="00895EF7">
          <w:rPr>
            <w:rFonts w:hint="eastAsia"/>
            <w:rPrChange w:id="71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增加销售终端</w:delText>
        </w:r>
        <w:r w:rsidDel="00895EF7">
          <w:rPr>
            <w:noProof/>
            <w:webHidden/>
          </w:rPr>
          <w:tab/>
          <w:delText>42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1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20" w:author="Microsoft" w:date="2016-02-16T13:55:00Z">
        <w:r w:rsidRPr="00895EF7" w:rsidDel="00895EF7">
          <w:rPr>
            <w:rPrChange w:id="721" w:author="Microsoft" w:date="2016-02-16T13:55:00Z">
              <w:rPr>
                <w:rStyle w:val="a9"/>
                <w:noProof/>
              </w:rPr>
            </w:rPrChange>
          </w:rPr>
          <w:delText xml:space="preserve">3.3.3.2 </w:delText>
        </w:r>
        <w:r w:rsidRPr="00895EF7" w:rsidDel="00895EF7">
          <w:rPr>
            <w:rFonts w:hint="eastAsia"/>
            <w:rPrChange w:id="72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查询销售终端</w:delText>
        </w:r>
        <w:r w:rsidDel="00895EF7">
          <w:rPr>
            <w:noProof/>
            <w:webHidden/>
          </w:rPr>
          <w:tab/>
          <w:delText>43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2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24" w:author="Microsoft" w:date="2016-02-16T13:55:00Z">
        <w:r w:rsidRPr="00895EF7" w:rsidDel="00895EF7">
          <w:rPr>
            <w:rPrChange w:id="725" w:author="Microsoft" w:date="2016-02-16T13:55:00Z">
              <w:rPr>
                <w:rStyle w:val="a9"/>
                <w:noProof/>
              </w:rPr>
            </w:rPrChange>
          </w:rPr>
          <w:delText xml:space="preserve">3.3.3.3 </w:delText>
        </w:r>
        <w:r w:rsidRPr="00895EF7" w:rsidDel="00895EF7">
          <w:rPr>
            <w:rFonts w:hint="eastAsia"/>
            <w:rPrChange w:id="72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销售终端列表导出和打印</w:delText>
        </w:r>
        <w:r w:rsidDel="00895EF7">
          <w:rPr>
            <w:noProof/>
            <w:webHidden/>
          </w:rPr>
          <w:tab/>
          <w:delText>44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2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28" w:author="Microsoft" w:date="2016-02-16T13:55:00Z">
        <w:r w:rsidRPr="00895EF7" w:rsidDel="00895EF7">
          <w:rPr>
            <w:rPrChange w:id="729" w:author="Microsoft" w:date="2016-02-16T13:55:00Z">
              <w:rPr>
                <w:rStyle w:val="a9"/>
                <w:noProof/>
              </w:rPr>
            </w:rPrChange>
          </w:rPr>
          <w:delText xml:space="preserve">3.3.3.4 </w:delText>
        </w:r>
        <w:r w:rsidRPr="00895EF7" w:rsidDel="00895EF7">
          <w:rPr>
            <w:rFonts w:hint="eastAsia"/>
            <w:rPrChange w:id="73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修改销售终端参数</w:delText>
        </w:r>
        <w:r w:rsidDel="00895EF7">
          <w:rPr>
            <w:noProof/>
            <w:webHidden/>
          </w:rPr>
          <w:tab/>
          <w:delText>44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3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32" w:author="Microsoft" w:date="2016-02-16T13:55:00Z">
        <w:r w:rsidRPr="00895EF7" w:rsidDel="00895EF7">
          <w:rPr>
            <w:rPrChange w:id="733" w:author="Microsoft" w:date="2016-02-16T13:55:00Z">
              <w:rPr>
                <w:rStyle w:val="a9"/>
                <w:noProof/>
              </w:rPr>
            </w:rPrChange>
          </w:rPr>
          <w:delText xml:space="preserve">3.3.3.5 </w:delText>
        </w:r>
        <w:r w:rsidRPr="00895EF7" w:rsidDel="00895EF7">
          <w:rPr>
            <w:rFonts w:hint="eastAsia"/>
            <w:rPrChange w:id="73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销售终端退机</w:delText>
        </w:r>
        <w:r w:rsidDel="00895EF7">
          <w:rPr>
            <w:noProof/>
            <w:webHidden/>
          </w:rPr>
          <w:tab/>
          <w:delText>45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3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36" w:author="Microsoft" w:date="2016-02-16T13:55:00Z">
        <w:r w:rsidRPr="00895EF7" w:rsidDel="00895EF7">
          <w:rPr>
            <w:rPrChange w:id="737" w:author="Microsoft" w:date="2016-02-16T13:55:00Z">
              <w:rPr>
                <w:rStyle w:val="a9"/>
                <w:noProof/>
              </w:rPr>
            </w:rPrChange>
          </w:rPr>
          <w:delText xml:space="preserve">3.3.3.6 </w:delText>
        </w:r>
        <w:r w:rsidRPr="00895EF7" w:rsidDel="00895EF7">
          <w:rPr>
            <w:rFonts w:hint="eastAsia"/>
            <w:rPrChange w:id="73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启用</w:delText>
        </w:r>
        <w:r w:rsidRPr="00895EF7" w:rsidDel="00895EF7">
          <w:rPr>
            <w:rPrChange w:id="739" w:author="Microsoft" w:date="2016-02-16T13:55:00Z">
              <w:rPr>
                <w:rStyle w:val="a9"/>
                <w:noProof/>
              </w:rPr>
            </w:rPrChange>
          </w:rPr>
          <w:delText>/</w:delText>
        </w:r>
        <w:r w:rsidRPr="00895EF7" w:rsidDel="00895EF7">
          <w:rPr>
            <w:rFonts w:hint="eastAsia"/>
            <w:rPrChange w:id="74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禁用终端机</w:delText>
        </w:r>
        <w:r w:rsidDel="00895EF7">
          <w:rPr>
            <w:noProof/>
            <w:webHidden/>
          </w:rPr>
          <w:tab/>
          <w:delText>45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74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42" w:author="Microsoft" w:date="2016-02-16T13:55:00Z">
        <w:r w:rsidRPr="00895EF7" w:rsidDel="00895EF7">
          <w:rPr>
            <w:rPrChange w:id="743" w:author="Microsoft" w:date="2016-02-16T13:55:00Z">
              <w:rPr>
                <w:rStyle w:val="a9"/>
                <w:noProof/>
              </w:rPr>
            </w:rPrChange>
          </w:rPr>
          <w:delText xml:space="preserve">3.3.4 </w:delText>
        </w:r>
        <w:r w:rsidRPr="00895EF7" w:rsidDel="00895EF7">
          <w:rPr>
            <w:rFonts w:hint="eastAsia"/>
            <w:rPrChange w:id="74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销售员管理</w:delText>
        </w:r>
        <w:r w:rsidDel="00895EF7">
          <w:rPr>
            <w:noProof/>
            <w:webHidden/>
          </w:rPr>
          <w:tab/>
          <w:delText>46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4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46" w:author="Microsoft" w:date="2016-02-16T13:55:00Z">
        <w:r w:rsidRPr="00895EF7" w:rsidDel="00895EF7">
          <w:rPr>
            <w:rPrChange w:id="747" w:author="Microsoft" w:date="2016-02-16T13:55:00Z">
              <w:rPr>
                <w:rStyle w:val="a9"/>
                <w:noProof/>
              </w:rPr>
            </w:rPrChange>
          </w:rPr>
          <w:delText xml:space="preserve">3.3.4.1 </w:delText>
        </w:r>
        <w:r w:rsidRPr="00895EF7" w:rsidDel="00895EF7">
          <w:rPr>
            <w:rFonts w:hint="eastAsia"/>
            <w:rPrChange w:id="74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增加销售员</w:delText>
        </w:r>
        <w:r w:rsidDel="00895EF7">
          <w:rPr>
            <w:noProof/>
            <w:webHidden/>
          </w:rPr>
          <w:tab/>
          <w:delText>46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4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50" w:author="Microsoft" w:date="2016-02-16T13:55:00Z">
        <w:r w:rsidRPr="00895EF7" w:rsidDel="00895EF7">
          <w:rPr>
            <w:rPrChange w:id="751" w:author="Microsoft" w:date="2016-02-16T13:55:00Z">
              <w:rPr>
                <w:rStyle w:val="a9"/>
                <w:noProof/>
              </w:rPr>
            </w:rPrChange>
          </w:rPr>
          <w:delText xml:space="preserve">3.3.4.2 </w:delText>
        </w:r>
        <w:r w:rsidRPr="00895EF7" w:rsidDel="00895EF7">
          <w:rPr>
            <w:rFonts w:hint="eastAsia"/>
            <w:rPrChange w:id="75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查询销售员列表</w:delText>
        </w:r>
        <w:r w:rsidDel="00895EF7">
          <w:rPr>
            <w:noProof/>
            <w:webHidden/>
          </w:rPr>
          <w:tab/>
          <w:delText>46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5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54" w:author="Microsoft" w:date="2016-02-16T13:55:00Z">
        <w:r w:rsidRPr="00895EF7" w:rsidDel="00895EF7">
          <w:rPr>
            <w:rPrChange w:id="755" w:author="Microsoft" w:date="2016-02-16T13:55:00Z">
              <w:rPr>
                <w:rStyle w:val="a9"/>
                <w:noProof/>
              </w:rPr>
            </w:rPrChange>
          </w:rPr>
          <w:delText xml:space="preserve">3.3.4.3 </w:delText>
        </w:r>
        <w:r w:rsidRPr="00895EF7" w:rsidDel="00895EF7">
          <w:rPr>
            <w:rFonts w:hint="eastAsia"/>
            <w:rPrChange w:id="75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销售员列表导出和打印</w:delText>
        </w:r>
        <w:r w:rsidDel="00895EF7">
          <w:rPr>
            <w:noProof/>
            <w:webHidden/>
          </w:rPr>
          <w:tab/>
          <w:delText>47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5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58" w:author="Microsoft" w:date="2016-02-16T13:55:00Z">
        <w:r w:rsidRPr="00895EF7" w:rsidDel="00895EF7">
          <w:rPr>
            <w:rPrChange w:id="759" w:author="Microsoft" w:date="2016-02-16T13:55:00Z">
              <w:rPr>
                <w:rStyle w:val="a9"/>
                <w:noProof/>
              </w:rPr>
            </w:rPrChange>
          </w:rPr>
          <w:delText xml:space="preserve">3.3.4.4 </w:delText>
        </w:r>
        <w:r w:rsidRPr="00895EF7" w:rsidDel="00895EF7">
          <w:rPr>
            <w:rFonts w:hint="eastAsia"/>
            <w:rPrChange w:id="76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修改销售员信息</w:delText>
        </w:r>
        <w:r w:rsidDel="00895EF7">
          <w:rPr>
            <w:noProof/>
            <w:webHidden/>
          </w:rPr>
          <w:tab/>
          <w:delText>47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6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62" w:author="Microsoft" w:date="2016-02-16T13:55:00Z">
        <w:r w:rsidRPr="00895EF7" w:rsidDel="00895EF7">
          <w:rPr>
            <w:rPrChange w:id="763" w:author="Microsoft" w:date="2016-02-16T13:55:00Z">
              <w:rPr>
                <w:rStyle w:val="a9"/>
                <w:noProof/>
              </w:rPr>
            </w:rPrChange>
          </w:rPr>
          <w:delText xml:space="preserve">3.3.4.5 </w:delText>
        </w:r>
        <w:r w:rsidRPr="00895EF7" w:rsidDel="00895EF7">
          <w:rPr>
            <w:rFonts w:hint="eastAsia"/>
            <w:rPrChange w:id="76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删除销售员</w:delText>
        </w:r>
        <w:r w:rsidDel="00895EF7">
          <w:rPr>
            <w:noProof/>
            <w:webHidden/>
          </w:rPr>
          <w:tab/>
          <w:delText>48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6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66" w:author="Microsoft" w:date="2016-02-16T13:55:00Z">
        <w:r w:rsidRPr="00895EF7" w:rsidDel="00895EF7">
          <w:rPr>
            <w:rPrChange w:id="767" w:author="Microsoft" w:date="2016-02-16T13:55:00Z">
              <w:rPr>
                <w:rStyle w:val="a9"/>
                <w:noProof/>
              </w:rPr>
            </w:rPrChange>
          </w:rPr>
          <w:delText xml:space="preserve">3.3.4.6 </w:delText>
        </w:r>
        <w:r w:rsidRPr="00895EF7" w:rsidDel="00895EF7">
          <w:rPr>
            <w:rFonts w:hint="eastAsia"/>
            <w:rPrChange w:id="76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重置销售员密码</w:delText>
        </w:r>
        <w:r w:rsidDel="00895EF7">
          <w:rPr>
            <w:noProof/>
            <w:webHidden/>
          </w:rPr>
          <w:tab/>
          <w:delText>48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6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70" w:author="Microsoft" w:date="2016-02-16T13:55:00Z">
        <w:r w:rsidRPr="00895EF7" w:rsidDel="00895EF7">
          <w:rPr>
            <w:rPrChange w:id="771" w:author="Microsoft" w:date="2016-02-16T13:55:00Z">
              <w:rPr>
                <w:rStyle w:val="a9"/>
                <w:noProof/>
              </w:rPr>
            </w:rPrChange>
          </w:rPr>
          <w:delText xml:space="preserve">3.3.4.7 </w:delText>
        </w:r>
        <w:r w:rsidRPr="00895EF7" w:rsidDel="00895EF7">
          <w:rPr>
            <w:rFonts w:hint="eastAsia"/>
            <w:rPrChange w:id="77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启用</w:delText>
        </w:r>
        <w:r w:rsidRPr="00895EF7" w:rsidDel="00895EF7">
          <w:rPr>
            <w:rPrChange w:id="773" w:author="Microsoft" w:date="2016-02-16T13:55:00Z">
              <w:rPr>
                <w:rStyle w:val="a9"/>
                <w:noProof/>
              </w:rPr>
            </w:rPrChange>
          </w:rPr>
          <w:delText>/</w:delText>
        </w:r>
        <w:r w:rsidRPr="00895EF7" w:rsidDel="00895EF7">
          <w:rPr>
            <w:rFonts w:hint="eastAsia"/>
            <w:rPrChange w:id="77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禁用销售员</w:delText>
        </w:r>
        <w:r w:rsidDel="00895EF7">
          <w:rPr>
            <w:noProof/>
            <w:webHidden/>
          </w:rPr>
          <w:tab/>
          <w:delText>48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77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76" w:author="Microsoft" w:date="2016-02-16T13:55:00Z">
        <w:r w:rsidRPr="00895EF7" w:rsidDel="00895EF7">
          <w:rPr>
            <w:rPrChange w:id="777" w:author="Microsoft" w:date="2016-02-16T13:55:00Z">
              <w:rPr>
                <w:rStyle w:val="a9"/>
                <w:noProof/>
              </w:rPr>
            </w:rPrChange>
          </w:rPr>
          <w:delText xml:space="preserve">3.3.5 </w:delText>
        </w:r>
        <w:r w:rsidRPr="00895EF7" w:rsidDel="00895EF7">
          <w:rPr>
            <w:rFonts w:hint="eastAsia"/>
            <w:rPrChange w:id="77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通知系统管理</w:delText>
        </w:r>
        <w:r w:rsidDel="00895EF7">
          <w:rPr>
            <w:noProof/>
            <w:webHidden/>
          </w:rPr>
          <w:tab/>
          <w:delText>49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7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80" w:author="Microsoft" w:date="2016-02-16T13:55:00Z">
        <w:r w:rsidRPr="00895EF7" w:rsidDel="00895EF7">
          <w:rPr>
            <w:rPrChange w:id="781" w:author="Microsoft" w:date="2016-02-16T13:55:00Z">
              <w:rPr>
                <w:rStyle w:val="a9"/>
                <w:noProof/>
              </w:rPr>
            </w:rPrChange>
          </w:rPr>
          <w:delText xml:space="preserve">3.3.5.1 </w:delText>
        </w:r>
        <w:r w:rsidRPr="00895EF7" w:rsidDel="00895EF7">
          <w:rPr>
            <w:rFonts w:hint="eastAsia"/>
            <w:rPrChange w:id="78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销售站公告</w:delText>
        </w:r>
        <w:r w:rsidDel="00895EF7">
          <w:rPr>
            <w:noProof/>
            <w:webHidden/>
          </w:rPr>
          <w:tab/>
          <w:delText>49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78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84" w:author="Microsoft" w:date="2016-02-16T13:55:00Z">
        <w:r w:rsidRPr="00895EF7" w:rsidDel="00895EF7">
          <w:rPr>
            <w:rPrChange w:id="785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3.3.5.1.1 </w:delText>
        </w:r>
        <w:r w:rsidRPr="00895EF7" w:rsidDel="00895EF7">
          <w:rPr>
            <w:rFonts w:hint="eastAsia"/>
            <w:rPrChange w:id="78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发送销售站公告</w:delText>
        </w:r>
        <w:r w:rsidDel="00895EF7">
          <w:rPr>
            <w:noProof/>
            <w:webHidden/>
          </w:rPr>
          <w:tab/>
          <w:delText>49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78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88" w:author="Microsoft" w:date="2016-02-16T13:55:00Z">
        <w:r w:rsidRPr="00895EF7" w:rsidDel="00895EF7">
          <w:rPr>
            <w:rPrChange w:id="789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3.3.5.1.2 </w:delText>
        </w:r>
        <w:r w:rsidRPr="00895EF7" w:rsidDel="00895EF7">
          <w:rPr>
            <w:rFonts w:hint="eastAsia"/>
            <w:rPrChange w:id="79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查看销售站公告</w:delText>
        </w:r>
        <w:r w:rsidDel="00895EF7">
          <w:rPr>
            <w:noProof/>
            <w:webHidden/>
          </w:rPr>
          <w:tab/>
          <w:delText>49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9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92" w:author="Microsoft" w:date="2016-02-16T13:55:00Z">
        <w:r w:rsidRPr="00895EF7" w:rsidDel="00895EF7">
          <w:rPr>
            <w:rPrChange w:id="793" w:author="Microsoft" w:date="2016-02-16T13:55:00Z">
              <w:rPr>
                <w:rStyle w:val="a9"/>
                <w:noProof/>
              </w:rPr>
            </w:rPrChange>
          </w:rPr>
          <w:delText xml:space="preserve">3.3.5.2 </w:delText>
        </w:r>
        <w:r w:rsidRPr="00895EF7" w:rsidDel="00895EF7">
          <w:rPr>
            <w:rFonts w:hint="eastAsia"/>
            <w:rPrChange w:id="79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即时消息</w:delText>
        </w:r>
        <w:r w:rsidDel="00895EF7">
          <w:rPr>
            <w:noProof/>
            <w:webHidden/>
          </w:rPr>
          <w:tab/>
          <w:delText>50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79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796" w:author="Microsoft" w:date="2016-02-16T13:55:00Z">
        <w:r w:rsidRPr="00895EF7" w:rsidDel="00895EF7">
          <w:rPr>
            <w:rPrChange w:id="797" w:author="Microsoft" w:date="2016-02-16T13:55:00Z">
              <w:rPr>
                <w:rStyle w:val="a9"/>
                <w:noProof/>
              </w:rPr>
            </w:rPrChange>
          </w:rPr>
          <w:delText xml:space="preserve">3.3.5.3 </w:delText>
        </w:r>
        <w:r w:rsidRPr="00895EF7" w:rsidDel="00895EF7">
          <w:rPr>
            <w:rFonts w:hint="eastAsia"/>
            <w:rPrChange w:id="79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票面信息发布</w:delText>
        </w:r>
        <w:r w:rsidDel="00895EF7">
          <w:rPr>
            <w:noProof/>
            <w:webHidden/>
          </w:rPr>
          <w:tab/>
          <w:delText>50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79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00" w:author="Microsoft" w:date="2016-02-16T13:55:00Z">
        <w:r w:rsidRPr="00895EF7" w:rsidDel="00895EF7">
          <w:rPr>
            <w:rPrChange w:id="801" w:author="Microsoft" w:date="2016-02-16T13:55:00Z">
              <w:rPr>
                <w:rStyle w:val="a9"/>
                <w:noProof/>
              </w:rPr>
            </w:rPrChange>
          </w:rPr>
          <w:delText xml:space="preserve">3.3.6 </w:delText>
        </w:r>
        <w:r w:rsidRPr="00895EF7" w:rsidDel="00895EF7">
          <w:rPr>
            <w:rFonts w:hint="eastAsia"/>
            <w:rPrChange w:id="80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终端版本管理</w:delText>
        </w:r>
        <w:r w:rsidDel="00895EF7">
          <w:rPr>
            <w:noProof/>
            <w:webHidden/>
          </w:rPr>
          <w:tab/>
          <w:delText>51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80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04" w:author="Microsoft" w:date="2016-02-16T13:55:00Z">
        <w:r w:rsidRPr="00895EF7" w:rsidDel="00895EF7">
          <w:rPr>
            <w:rPrChange w:id="805" w:author="Microsoft" w:date="2016-02-16T13:55:00Z">
              <w:rPr>
                <w:rStyle w:val="a9"/>
                <w:noProof/>
              </w:rPr>
            </w:rPrChange>
          </w:rPr>
          <w:delText xml:space="preserve">3.3.6.1 </w:delText>
        </w:r>
        <w:r w:rsidRPr="00895EF7" w:rsidDel="00895EF7">
          <w:rPr>
            <w:rFonts w:hint="eastAsia"/>
            <w:rPrChange w:id="80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软件版本管理</w:delText>
        </w:r>
        <w:r w:rsidDel="00895EF7">
          <w:rPr>
            <w:noProof/>
            <w:webHidden/>
          </w:rPr>
          <w:tab/>
          <w:delText>51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0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08" w:author="Microsoft" w:date="2016-02-16T13:55:00Z">
        <w:r w:rsidRPr="00895EF7" w:rsidDel="00895EF7">
          <w:rPr>
            <w:rPrChange w:id="809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3.3.6.1.1 </w:delText>
        </w:r>
        <w:r w:rsidRPr="00895EF7" w:rsidDel="00895EF7">
          <w:rPr>
            <w:rFonts w:hint="eastAsia"/>
            <w:rPrChange w:id="81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软件版本列表</w:delText>
        </w:r>
        <w:r w:rsidDel="00895EF7">
          <w:rPr>
            <w:noProof/>
            <w:webHidden/>
          </w:rPr>
          <w:tab/>
          <w:delText>51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1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12" w:author="Microsoft" w:date="2016-02-16T13:55:00Z">
        <w:r w:rsidRPr="00895EF7" w:rsidDel="00895EF7">
          <w:rPr>
            <w:rPrChange w:id="813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3.3.6.1.2 </w:delText>
        </w:r>
        <w:r w:rsidRPr="00895EF7" w:rsidDel="00895EF7">
          <w:rPr>
            <w:rFonts w:hint="eastAsia"/>
            <w:rPrChange w:id="81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新增软件版本</w:delText>
        </w:r>
        <w:r w:rsidDel="00895EF7">
          <w:rPr>
            <w:noProof/>
            <w:webHidden/>
          </w:rPr>
          <w:tab/>
          <w:delText>51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1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16" w:author="Microsoft" w:date="2016-02-16T13:55:00Z">
        <w:r w:rsidRPr="00895EF7" w:rsidDel="00895EF7">
          <w:rPr>
            <w:rPrChange w:id="817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3.3.6.1.3 </w:delText>
        </w:r>
        <w:r w:rsidRPr="00895EF7" w:rsidDel="00895EF7">
          <w:rPr>
            <w:rFonts w:hint="eastAsia"/>
            <w:rPrChange w:id="81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修改软件版本有效性</w:delText>
        </w:r>
        <w:r w:rsidDel="00895EF7">
          <w:rPr>
            <w:noProof/>
            <w:webHidden/>
          </w:rPr>
          <w:tab/>
          <w:delText>52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81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20" w:author="Microsoft" w:date="2016-02-16T13:55:00Z">
        <w:r w:rsidRPr="00895EF7" w:rsidDel="00895EF7">
          <w:rPr>
            <w:rPrChange w:id="821" w:author="Microsoft" w:date="2016-02-16T13:55:00Z">
              <w:rPr>
                <w:rStyle w:val="a9"/>
                <w:noProof/>
              </w:rPr>
            </w:rPrChange>
          </w:rPr>
          <w:delText xml:space="preserve">3.3.6.2 </w:delText>
        </w:r>
        <w:r w:rsidRPr="00895EF7" w:rsidDel="00895EF7">
          <w:rPr>
            <w:rFonts w:hint="eastAsia"/>
            <w:rPrChange w:id="82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升级计划</w:delText>
        </w:r>
        <w:r w:rsidDel="00895EF7">
          <w:rPr>
            <w:noProof/>
            <w:webHidden/>
          </w:rPr>
          <w:tab/>
          <w:delText>52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2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24" w:author="Microsoft" w:date="2016-02-16T13:55:00Z">
        <w:r w:rsidRPr="00895EF7" w:rsidDel="00895EF7">
          <w:rPr>
            <w:rPrChange w:id="825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3.3.6.2.1 </w:delText>
        </w:r>
        <w:r w:rsidRPr="00895EF7" w:rsidDel="00895EF7">
          <w:rPr>
            <w:rFonts w:hint="eastAsia"/>
            <w:rPrChange w:id="82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升级计划列表</w:delText>
        </w:r>
        <w:r w:rsidDel="00895EF7">
          <w:rPr>
            <w:noProof/>
            <w:webHidden/>
          </w:rPr>
          <w:tab/>
          <w:delText>52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2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28" w:author="Microsoft" w:date="2016-02-16T13:55:00Z">
        <w:r w:rsidRPr="00895EF7" w:rsidDel="00895EF7">
          <w:rPr>
            <w:rPrChange w:id="829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3.3.6.2.2 </w:delText>
        </w:r>
        <w:r w:rsidRPr="00895EF7" w:rsidDel="00895EF7">
          <w:rPr>
            <w:rFonts w:hint="eastAsia"/>
            <w:rPrChange w:id="83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新增升级计划</w:delText>
        </w:r>
        <w:r w:rsidDel="00895EF7">
          <w:rPr>
            <w:noProof/>
            <w:webHidden/>
          </w:rPr>
          <w:tab/>
          <w:delText>53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3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32" w:author="Microsoft" w:date="2016-02-16T13:55:00Z">
        <w:r w:rsidRPr="00895EF7" w:rsidDel="00895EF7">
          <w:rPr>
            <w:rPrChange w:id="833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3.3.6.2.3 </w:delText>
        </w:r>
        <w:r w:rsidRPr="00895EF7" w:rsidDel="00895EF7">
          <w:rPr>
            <w:rFonts w:hint="eastAsia"/>
            <w:rPrChange w:id="83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修改升级计划</w:delText>
        </w:r>
        <w:r w:rsidDel="00895EF7">
          <w:rPr>
            <w:noProof/>
            <w:webHidden/>
          </w:rPr>
          <w:tab/>
          <w:delText>53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3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36" w:author="Microsoft" w:date="2016-02-16T13:55:00Z">
        <w:r w:rsidRPr="00895EF7" w:rsidDel="00895EF7">
          <w:rPr>
            <w:rPrChange w:id="837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3.3.6.2.4 </w:delText>
        </w:r>
        <w:r w:rsidRPr="00895EF7" w:rsidDel="00895EF7">
          <w:rPr>
            <w:rFonts w:hint="eastAsia"/>
            <w:rPrChange w:id="83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执行升级计划</w:delText>
        </w:r>
        <w:r w:rsidDel="00895EF7">
          <w:rPr>
            <w:noProof/>
            <w:webHidden/>
          </w:rPr>
          <w:tab/>
          <w:delText>54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3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40" w:author="Microsoft" w:date="2016-02-16T13:55:00Z">
        <w:r w:rsidRPr="00895EF7" w:rsidDel="00895EF7">
          <w:rPr>
            <w:rPrChange w:id="841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3.3.6.2.5 </w:delText>
        </w:r>
        <w:r w:rsidRPr="00895EF7" w:rsidDel="00895EF7">
          <w:rPr>
            <w:rFonts w:hint="eastAsia"/>
            <w:rPrChange w:id="84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查看升级过程</w:delText>
        </w:r>
        <w:r w:rsidDel="00895EF7">
          <w:rPr>
            <w:noProof/>
            <w:webHidden/>
          </w:rPr>
          <w:tab/>
          <w:delText>54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4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44" w:author="Microsoft" w:date="2016-02-16T13:55:00Z">
        <w:r w:rsidRPr="00895EF7" w:rsidDel="00895EF7">
          <w:rPr>
            <w:rPrChange w:id="845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3.3.6.2.6 </w:delText>
        </w:r>
        <w:r w:rsidRPr="00895EF7" w:rsidDel="00895EF7">
          <w:rPr>
            <w:rFonts w:hint="eastAsia"/>
            <w:rPrChange w:id="84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取消升级计划</w:delText>
        </w:r>
        <w:r w:rsidDel="00895EF7">
          <w:rPr>
            <w:noProof/>
            <w:webHidden/>
          </w:rPr>
          <w:tab/>
          <w:delText>55</w:delText>
        </w:r>
      </w:del>
    </w:p>
    <w:p w:rsidR="00A33D6E" w:rsidDel="00895EF7" w:rsidRDefault="00A33D6E">
      <w:pPr>
        <w:pStyle w:val="50"/>
        <w:tabs>
          <w:tab w:val="right" w:leader="dot" w:pos="9039"/>
        </w:tabs>
        <w:rPr>
          <w:del w:id="84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48" w:author="Microsoft" w:date="2016-02-16T13:55:00Z">
        <w:r w:rsidRPr="00895EF7" w:rsidDel="00895EF7">
          <w:rPr>
            <w:rPrChange w:id="849" w:author="Microsoft" w:date="2016-02-16T13:55:00Z">
              <w:rPr>
                <w:rStyle w:val="a9"/>
                <w:rFonts w:cs="Arial"/>
                <w:noProof/>
              </w:rPr>
            </w:rPrChange>
          </w:rPr>
          <w:delText xml:space="preserve">3.3.6.2.7 </w:delText>
        </w:r>
        <w:r w:rsidRPr="00895EF7" w:rsidDel="00895EF7">
          <w:rPr>
            <w:rFonts w:hint="eastAsia"/>
            <w:rPrChange w:id="85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修改更新时间</w:delText>
        </w:r>
        <w:r w:rsidDel="00895EF7">
          <w:rPr>
            <w:noProof/>
            <w:webHidden/>
          </w:rPr>
          <w:tab/>
          <w:delText>55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85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52" w:author="Microsoft" w:date="2016-02-16T13:55:00Z">
        <w:r w:rsidRPr="00895EF7" w:rsidDel="00895EF7">
          <w:rPr>
            <w:rPrChange w:id="853" w:author="Microsoft" w:date="2016-02-16T13:55:00Z">
              <w:rPr>
                <w:rStyle w:val="a9"/>
                <w:noProof/>
              </w:rPr>
            </w:rPrChange>
          </w:rPr>
          <w:delText xml:space="preserve">3.3.6.3 </w:delText>
        </w:r>
        <w:r w:rsidRPr="00895EF7" w:rsidDel="00895EF7">
          <w:rPr>
            <w:rFonts w:hint="eastAsia"/>
            <w:rPrChange w:id="85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终端软件信息</w:delText>
        </w:r>
        <w:r w:rsidDel="00895EF7">
          <w:rPr>
            <w:noProof/>
            <w:webHidden/>
          </w:rPr>
          <w:tab/>
          <w:delText>55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85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56" w:author="Microsoft" w:date="2016-02-16T13:55:00Z">
        <w:r w:rsidRPr="00895EF7" w:rsidDel="00895EF7">
          <w:rPr>
            <w:rPrChange w:id="857" w:author="Microsoft" w:date="2016-02-16T13:55:00Z">
              <w:rPr>
                <w:rStyle w:val="a9"/>
                <w:noProof/>
              </w:rPr>
            </w:rPrChange>
          </w:rPr>
          <w:delText xml:space="preserve">3.4 </w:delText>
        </w:r>
        <w:r w:rsidRPr="00895EF7" w:rsidDel="00895EF7">
          <w:rPr>
            <w:rFonts w:hint="eastAsia"/>
            <w:rPrChange w:id="85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弃奖查询</w:delText>
        </w:r>
        <w:r w:rsidDel="00895EF7">
          <w:rPr>
            <w:noProof/>
            <w:webHidden/>
          </w:rPr>
          <w:tab/>
          <w:delText>56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85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60" w:author="Microsoft" w:date="2016-02-16T13:55:00Z">
        <w:r w:rsidRPr="00895EF7" w:rsidDel="00895EF7">
          <w:rPr>
            <w:rPrChange w:id="861" w:author="Microsoft" w:date="2016-02-16T13:55:00Z">
              <w:rPr>
                <w:rStyle w:val="a9"/>
                <w:noProof/>
              </w:rPr>
            </w:rPrChange>
          </w:rPr>
          <w:delText xml:space="preserve">3.5 </w:delText>
        </w:r>
        <w:r w:rsidRPr="00895EF7" w:rsidDel="00895EF7">
          <w:rPr>
            <w:rFonts w:hint="eastAsia"/>
            <w:rPrChange w:id="86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彩票管理</w:delText>
        </w:r>
        <w:r w:rsidDel="00895EF7">
          <w:rPr>
            <w:noProof/>
            <w:webHidden/>
          </w:rPr>
          <w:tab/>
          <w:delText>57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86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64" w:author="Microsoft" w:date="2016-02-16T13:55:00Z">
        <w:r w:rsidRPr="00895EF7" w:rsidDel="00895EF7">
          <w:rPr>
            <w:rPrChange w:id="865" w:author="Microsoft" w:date="2016-02-16T13:55:00Z">
              <w:rPr>
                <w:rStyle w:val="a9"/>
                <w:noProof/>
              </w:rPr>
            </w:rPrChange>
          </w:rPr>
          <w:delText xml:space="preserve">3.5.1 </w:delText>
        </w:r>
        <w:r w:rsidRPr="00895EF7" w:rsidDel="00895EF7">
          <w:rPr>
            <w:rFonts w:hint="eastAsia"/>
            <w:rPrChange w:id="86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中心查询</w:delText>
        </w:r>
        <w:r w:rsidDel="00895EF7">
          <w:rPr>
            <w:noProof/>
            <w:webHidden/>
          </w:rPr>
          <w:tab/>
          <w:delText>57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86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68" w:author="Microsoft" w:date="2016-02-16T13:55:00Z">
        <w:r w:rsidRPr="00895EF7" w:rsidDel="00895EF7">
          <w:rPr>
            <w:rPrChange w:id="869" w:author="Microsoft" w:date="2016-02-16T13:55:00Z">
              <w:rPr>
                <w:rStyle w:val="a9"/>
                <w:noProof/>
              </w:rPr>
            </w:rPrChange>
          </w:rPr>
          <w:delText xml:space="preserve">3.5.2 </w:delText>
        </w:r>
        <w:r w:rsidRPr="00895EF7" w:rsidDel="00895EF7">
          <w:rPr>
            <w:rFonts w:hint="eastAsia"/>
            <w:rPrChange w:id="87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中心兑奖</w:delText>
        </w:r>
        <w:r w:rsidDel="00895EF7">
          <w:rPr>
            <w:noProof/>
            <w:webHidden/>
          </w:rPr>
          <w:tab/>
          <w:delText>58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87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72" w:author="Microsoft" w:date="2016-02-16T13:55:00Z">
        <w:r w:rsidRPr="00895EF7" w:rsidDel="00895EF7">
          <w:rPr>
            <w:rPrChange w:id="873" w:author="Microsoft" w:date="2016-02-16T13:55:00Z">
              <w:rPr>
                <w:rStyle w:val="a9"/>
                <w:noProof/>
              </w:rPr>
            </w:rPrChange>
          </w:rPr>
          <w:delText xml:space="preserve">3.5.3 </w:delText>
        </w:r>
        <w:r w:rsidRPr="00895EF7" w:rsidDel="00895EF7">
          <w:rPr>
            <w:rFonts w:hint="eastAsia"/>
            <w:rPrChange w:id="87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兑奖记录查询</w:delText>
        </w:r>
        <w:r w:rsidDel="00895EF7">
          <w:rPr>
            <w:noProof/>
            <w:webHidden/>
          </w:rPr>
          <w:tab/>
          <w:delText>58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87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76" w:author="Microsoft" w:date="2016-02-16T13:55:00Z">
        <w:r w:rsidRPr="00895EF7" w:rsidDel="00895EF7">
          <w:rPr>
            <w:rPrChange w:id="877" w:author="Microsoft" w:date="2016-02-16T13:55:00Z">
              <w:rPr>
                <w:rStyle w:val="a9"/>
                <w:noProof/>
              </w:rPr>
            </w:rPrChange>
          </w:rPr>
          <w:delText xml:space="preserve">3.5.3.1 </w:delText>
        </w:r>
        <w:r w:rsidRPr="00895EF7" w:rsidDel="00895EF7">
          <w:rPr>
            <w:rFonts w:hint="eastAsia"/>
            <w:rPrChange w:id="87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重打兑奖凭证</w:delText>
        </w:r>
        <w:r w:rsidDel="00895EF7">
          <w:rPr>
            <w:noProof/>
            <w:webHidden/>
          </w:rPr>
          <w:tab/>
          <w:delText>59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87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80" w:author="Microsoft" w:date="2016-02-16T13:55:00Z">
        <w:r w:rsidRPr="00895EF7" w:rsidDel="00895EF7">
          <w:rPr>
            <w:rPrChange w:id="881" w:author="Microsoft" w:date="2016-02-16T13:55:00Z">
              <w:rPr>
                <w:rStyle w:val="a9"/>
                <w:noProof/>
              </w:rPr>
            </w:rPrChange>
          </w:rPr>
          <w:delText xml:space="preserve">3.5.4 </w:delText>
        </w:r>
        <w:r w:rsidRPr="00895EF7" w:rsidDel="00895EF7">
          <w:rPr>
            <w:rFonts w:hint="eastAsia"/>
            <w:rPrChange w:id="88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中心退票</w:delText>
        </w:r>
        <w:r w:rsidDel="00895EF7">
          <w:rPr>
            <w:noProof/>
            <w:webHidden/>
          </w:rPr>
          <w:tab/>
          <w:delText>59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88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84" w:author="Microsoft" w:date="2016-02-16T13:55:00Z">
        <w:r w:rsidRPr="00895EF7" w:rsidDel="00895EF7">
          <w:rPr>
            <w:rPrChange w:id="885" w:author="Microsoft" w:date="2016-02-16T13:55:00Z">
              <w:rPr>
                <w:rStyle w:val="a9"/>
                <w:noProof/>
              </w:rPr>
            </w:rPrChange>
          </w:rPr>
          <w:delText xml:space="preserve">3.5.5 </w:delText>
        </w:r>
        <w:r w:rsidRPr="00895EF7" w:rsidDel="00895EF7">
          <w:rPr>
            <w:rFonts w:hint="eastAsia"/>
            <w:rPrChange w:id="88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退票记录查询</w:delText>
        </w:r>
        <w:r w:rsidDel="00895EF7">
          <w:rPr>
            <w:noProof/>
            <w:webHidden/>
          </w:rPr>
          <w:tab/>
          <w:delText>60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88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88" w:author="Microsoft" w:date="2016-02-16T13:55:00Z">
        <w:r w:rsidRPr="00895EF7" w:rsidDel="00895EF7">
          <w:rPr>
            <w:rPrChange w:id="889" w:author="Microsoft" w:date="2016-02-16T13:55:00Z">
              <w:rPr>
                <w:rStyle w:val="a9"/>
                <w:noProof/>
              </w:rPr>
            </w:rPrChange>
          </w:rPr>
          <w:delText xml:space="preserve">3.5.5.1 </w:delText>
        </w:r>
        <w:r w:rsidRPr="00895EF7" w:rsidDel="00895EF7">
          <w:rPr>
            <w:rFonts w:hint="eastAsia"/>
            <w:rPrChange w:id="89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重打退票凭证</w:delText>
        </w:r>
        <w:r w:rsidDel="00895EF7">
          <w:rPr>
            <w:noProof/>
            <w:webHidden/>
          </w:rPr>
          <w:tab/>
          <w:delText>60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89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92" w:author="Microsoft" w:date="2016-02-16T13:55:00Z">
        <w:r w:rsidRPr="00895EF7" w:rsidDel="00895EF7">
          <w:rPr>
            <w:rPrChange w:id="893" w:author="Microsoft" w:date="2016-02-16T13:55:00Z">
              <w:rPr>
                <w:rStyle w:val="a9"/>
                <w:noProof/>
              </w:rPr>
            </w:rPrChange>
          </w:rPr>
          <w:delText xml:space="preserve">3.6 </w:delText>
        </w:r>
        <w:r w:rsidRPr="00895EF7" w:rsidDel="00895EF7">
          <w:rPr>
            <w:rFonts w:hint="eastAsia"/>
            <w:rPrChange w:id="89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缴款记录</w:delText>
        </w:r>
        <w:r w:rsidDel="00895EF7">
          <w:rPr>
            <w:noProof/>
            <w:webHidden/>
          </w:rPr>
          <w:tab/>
          <w:delText>61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89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896" w:author="Microsoft" w:date="2016-02-16T13:55:00Z">
        <w:r w:rsidRPr="00895EF7" w:rsidDel="00895EF7">
          <w:rPr>
            <w:rPrChange w:id="897" w:author="Microsoft" w:date="2016-02-16T13:55:00Z">
              <w:rPr>
                <w:rStyle w:val="a9"/>
                <w:noProof/>
              </w:rPr>
            </w:rPrChange>
          </w:rPr>
          <w:delText xml:space="preserve">3.6.1 </w:delText>
        </w:r>
        <w:r w:rsidRPr="00895EF7" w:rsidDel="00895EF7">
          <w:rPr>
            <w:rFonts w:hint="eastAsia"/>
            <w:rPrChange w:id="89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销售站账户缴款记录</w:delText>
        </w:r>
        <w:r w:rsidDel="00895EF7">
          <w:rPr>
            <w:noProof/>
            <w:webHidden/>
          </w:rPr>
          <w:tab/>
          <w:delText>61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89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00" w:author="Microsoft" w:date="2016-02-16T13:55:00Z">
        <w:r w:rsidRPr="00895EF7" w:rsidDel="00895EF7">
          <w:rPr>
            <w:rPrChange w:id="901" w:author="Microsoft" w:date="2016-02-16T13:55:00Z">
              <w:rPr>
                <w:rStyle w:val="a9"/>
                <w:noProof/>
              </w:rPr>
            </w:rPrChange>
          </w:rPr>
          <w:delText xml:space="preserve">3.7 </w:delText>
        </w:r>
        <w:r w:rsidRPr="00895EF7" w:rsidDel="00895EF7">
          <w:rPr>
            <w:rFonts w:hint="eastAsia"/>
            <w:rPrChange w:id="90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系统参数</w:delText>
        </w:r>
        <w:r w:rsidDel="00895EF7">
          <w:rPr>
            <w:noProof/>
            <w:webHidden/>
          </w:rPr>
          <w:tab/>
          <w:delText>61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90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04" w:author="Microsoft" w:date="2016-02-16T13:55:00Z">
        <w:r w:rsidRPr="00895EF7" w:rsidDel="00895EF7">
          <w:rPr>
            <w:rPrChange w:id="905" w:author="Microsoft" w:date="2016-02-16T13:55:00Z">
              <w:rPr>
                <w:rStyle w:val="a9"/>
                <w:noProof/>
              </w:rPr>
            </w:rPrChange>
          </w:rPr>
          <w:delText xml:space="preserve">3.8 </w:delText>
        </w:r>
        <w:r w:rsidRPr="00895EF7" w:rsidDel="00895EF7">
          <w:rPr>
            <w:rFonts w:hint="eastAsia"/>
            <w:rPrChange w:id="90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用户管理</w:delText>
        </w:r>
        <w:r w:rsidDel="00895EF7">
          <w:rPr>
            <w:noProof/>
            <w:webHidden/>
          </w:rPr>
          <w:tab/>
          <w:delText>62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0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08" w:author="Microsoft" w:date="2016-02-16T13:55:00Z">
        <w:r w:rsidRPr="00895EF7" w:rsidDel="00895EF7">
          <w:rPr>
            <w:rPrChange w:id="909" w:author="Microsoft" w:date="2016-02-16T13:55:00Z">
              <w:rPr>
                <w:rStyle w:val="a9"/>
                <w:noProof/>
              </w:rPr>
            </w:rPrChange>
          </w:rPr>
          <w:delText xml:space="preserve">3.8.1 </w:delText>
        </w:r>
        <w:r w:rsidRPr="00895EF7" w:rsidDel="00895EF7">
          <w:rPr>
            <w:rFonts w:hint="eastAsia"/>
            <w:rPrChange w:id="91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用户列表</w:delText>
        </w:r>
        <w:r w:rsidDel="00895EF7">
          <w:rPr>
            <w:noProof/>
            <w:webHidden/>
          </w:rPr>
          <w:tab/>
          <w:delText>62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1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12" w:author="Microsoft" w:date="2016-02-16T13:55:00Z">
        <w:r w:rsidRPr="00895EF7" w:rsidDel="00895EF7">
          <w:rPr>
            <w:rPrChange w:id="913" w:author="Microsoft" w:date="2016-02-16T13:55:00Z">
              <w:rPr>
                <w:rStyle w:val="a9"/>
                <w:noProof/>
              </w:rPr>
            </w:rPrChange>
          </w:rPr>
          <w:delText xml:space="preserve">3.8.1.1 </w:delText>
        </w:r>
        <w:r w:rsidRPr="00895EF7" w:rsidDel="00895EF7">
          <w:rPr>
            <w:rFonts w:hint="eastAsia"/>
            <w:rPrChange w:id="91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增加用户</w:delText>
        </w:r>
        <w:r w:rsidDel="00895EF7">
          <w:rPr>
            <w:noProof/>
            <w:webHidden/>
          </w:rPr>
          <w:tab/>
          <w:delText>63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1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16" w:author="Microsoft" w:date="2016-02-16T13:55:00Z">
        <w:r w:rsidRPr="00895EF7" w:rsidDel="00895EF7">
          <w:rPr>
            <w:rPrChange w:id="917" w:author="Microsoft" w:date="2016-02-16T13:55:00Z">
              <w:rPr>
                <w:rStyle w:val="a9"/>
                <w:noProof/>
              </w:rPr>
            </w:rPrChange>
          </w:rPr>
          <w:delText xml:space="preserve">3.8.1.2 </w:delText>
        </w:r>
        <w:r w:rsidRPr="00895EF7" w:rsidDel="00895EF7">
          <w:rPr>
            <w:rFonts w:hint="eastAsia"/>
            <w:rPrChange w:id="91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指定角色</w:delText>
        </w:r>
        <w:r w:rsidDel="00895EF7">
          <w:rPr>
            <w:noProof/>
            <w:webHidden/>
          </w:rPr>
          <w:tab/>
          <w:delText>63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1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20" w:author="Microsoft" w:date="2016-02-16T13:55:00Z">
        <w:r w:rsidRPr="00895EF7" w:rsidDel="00895EF7">
          <w:rPr>
            <w:rPrChange w:id="921" w:author="Microsoft" w:date="2016-02-16T13:55:00Z">
              <w:rPr>
                <w:rStyle w:val="a9"/>
                <w:noProof/>
              </w:rPr>
            </w:rPrChange>
          </w:rPr>
          <w:delText xml:space="preserve">3.8.1.3 </w:delText>
        </w:r>
        <w:r w:rsidRPr="00895EF7" w:rsidDel="00895EF7">
          <w:rPr>
            <w:rFonts w:hint="eastAsia"/>
            <w:rPrChange w:id="92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手工锁定用户</w:delText>
        </w:r>
        <w:r w:rsidDel="00895EF7">
          <w:rPr>
            <w:noProof/>
            <w:webHidden/>
          </w:rPr>
          <w:tab/>
          <w:delText>64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2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24" w:author="Microsoft" w:date="2016-02-16T13:55:00Z">
        <w:r w:rsidRPr="00895EF7" w:rsidDel="00895EF7">
          <w:rPr>
            <w:rPrChange w:id="925" w:author="Microsoft" w:date="2016-02-16T13:55:00Z">
              <w:rPr>
                <w:rStyle w:val="a9"/>
                <w:noProof/>
              </w:rPr>
            </w:rPrChange>
          </w:rPr>
          <w:delText xml:space="preserve">3.8.1.4 </w:delText>
        </w:r>
        <w:r w:rsidRPr="00895EF7" w:rsidDel="00895EF7">
          <w:rPr>
            <w:rFonts w:hint="eastAsia"/>
            <w:rPrChange w:id="92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修改用户信息</w:delText>
        </w:r>
        <w:r w:rsidDel="00895EF7">
          <w:rPr>
            <w:noProof/>
            <w:webHidden/>
          </w:rPr>
          <w:tab/>
          <w:delText>64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2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28" w:author="Microsoft" w:date="2016-02-16T13:55:00Z">
        <w:r w:rsidRPr="00895EF7" w:rsidDel="00895EF7">
          <w:rPr>
            <w:rPrChange w:id="929" w:author="Microsoft" w:date="2016-02-16T13:55:00Z">
              <w:rPr>
                <w:rStyle w:val="a9"/>
                <w:noProof/>
              </w:rPr>
            </w:rPrChange>
          </w:rPr>
          <w:delText xml:space="preserve">3.8.1.5 </w:delText>
        </w:r>
        <w:r w:rsidRPr="00895EF7" w:rsidDel="00895EF7">
          <w:rPr>
            <w:rFonts w:hint="eastAsia"/>
            <w:rPrChange w:id="93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解锁用户</w:delText>
        </w:r>
        <w:r w:rsidDel="00895EF7">
          <w:rPr>
            <w:noProof/>
            <w:webHidden/>
          </w:rPr>
          <w:tab/>
          <w:delText>65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3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32" w:author="Microsoft" w:date="2016-02-16T13:55:00Z">
        <w:r w:rsidRPr="00895EF7" w:rsidDel="00895EF7">
          <w:rPr>
            <w:rPrChange w:id="933" w:author="Microsoft" w:date="2016-02-16T13:55:00Z">
              <w:rPr>
                <w:rStyle w:val="a9"/>
                <w:noProof/>
              </w:rPr>
            </w:rPrChange>
          </w:rPr>
          <w:delText xml:space="preserve">3.8.1.6 </w:delText>
        </w:r>
        <w:r w:rsidRPr="00895EF7" w:rsidDel="00895EF7">
          <w:rPr>
            <w:rFonts w:hint="eastAsia"/>
            <w:rPrChange w:id="93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删除用户</w:delText>
        </w:r>
        <w:r w:rsidDel="00895EF7">
          <w:rPr>
            <w:noProof/>
            <w:webHidden/>
          </w:rPr>
          <w:tab/>
          <w:delText>65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3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36" w:author="Microsoft" w:date="2016-02-16T13:55:00Z">
        <w:r w:rsidRPr="00895EF7" w:rsidDel="00895EF7">
          <w:rPr>
            <w:rPrChange w:id="937" w:author="Microsoft" w:date="2016-02-16T13:55:00Z">
              <w:rPr>
                <w:rStyle w:val="a9"/>
                <w:noProof/>
              </w:rPr>
            </w:rPrChange>
          </w:rPr>
          <w:delText xml:space="preserve">3.8.1.7 </w:delText>
        </w:r>
        <w:r w:rsidRPr="00895EF7" w:rsidDel="00895EF7">
          <w:rPr>
            <w:rFonts w:hint="eastAsia"/>
            <w:rPrChange w:id="93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重置用户密码</w:delText>
        </w:r>
        <w:r w:rsidDel="00895EF7">
          <w:rPr>
            <w:noProof/>
            <w:webHidden/>
          </w:rPr>
          <w:tab/>
          <w:delText>66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3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40" w:author="Microsoft" w:date="2016-02-16T13:55:00Z">
        <w:r w:rsidRPr="00895EF7" w:rsidDel="00895EF7">
          <w:rPr>
            <w:rPrChange w:id="941" w:author="Microsoft" w:date="2016-02-16T13:55:00Z">
              <w:rPr>
                <w:rStyle w:val="a9"/>
                <w:noProof/>
              </w:rPr>
            </w:rPrChange>
          </w:rPr>
          <w:delText xml:space="preserve">3.8.2 </w:delText>
        </w:r>
        <w:r w:rsidRPr="00895EF7" w:rsidDel="00895EF7">
          <w:rPr>
            <w:rFonts w:hint="eastAsia"/>
            <w:rPrChange w:id="94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角色列表</w:delText>
        </w:r>
        <w:r w:rsidDel="00895EF7">
          <w:rPr>
            <w:noProof/>
            <w:webHidden/>
          </w:rPr>
          <w:tab/>
          <w:delText>66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4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44" w:author="Microsoft" w:date="2016-02-16T13:55:00Z">
        <w:r w:rsidRPr="00895EF7" w:rsidDel="00895EF7">
          <w:rPr>
            <w:rPrChange w:id="945" w:author="Microsoft" w:date="2016-02-16T13:55:00Z">
              <w:rPr>
                <w:rStyle w:val="a9"/>
                <w:noProof/>
              </w:rPr>
            </w:rPrChange>
          </w:rPr>
          <w:delText xml:space="preserve">3.8.2.1 </w:delText>
        </w:r>
        <w:r w:rsidRPr="00895EF7" w:rsidDel="00895EF7">
          <w:rPr>
            <w:rFonts w:hint="eastAsia"/>
            <w:rPrChange w:id="94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增加角色</w:delText>
        </w:r>
        <w:r w:rsidDel="00895EF7">
          <w:rPr>
            <w:noProof/>
            <w:webHidden/>
          </w:rPr>
          <w:tab/>
          <w:delText>67</w:delText>
        </w:r>
      </w:del>
    </w:p>
    <w:p w:rsidR="00A33D6E" w:rsidDel="00895EF7" w:rsidRDefault="00A33D6E">
      <w:pPr>
        <w:pStyle w:val="40"/>
        <w:tabs>
          <w:tab w:val="right" w:leader="dot" w:pos="9039"/>
        </w:tabs>
        <w:rPr>
          <w:del w:id="94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48" w:author="Microsoft" w:date="2016-02-16T13:55:00Z">
        <w:r w:rsidRPr="00895EF7" w:rsidDel="00895EF7">
          <w:rPr>
            <w:rPrChange w:id="949" w:author="Microsoft" w:date="2016-02-16T13:55:00Z">
              <w:rPr>
                <w:rStyle w:val="a9"/>
                <w:noProof/>
              </w:rPr>
            </w:rPrChange>
          </w:rPr>
          <w:delText xml:space="preserve">3.8.2.2 </w:delText>
        </w:r>
        <w:r w:rsidRPr="00895EF7" w:rsidDel="00895EF7">
          <w:rPr>
            <w:rFonts w:hint="eastAsia"/>
            <w:rPrChange w:id="95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编辑角色</w:delText>
        </w:r>
        <w:r w:rsidDel="00895EF7">
          <w:rPr>
            <w:noProof/>
            <w:webHidden/>
          </w:rPr>
          <w:tab/>
          <w:delText>67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5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52" w:author="Microsoft" w:date="2016-02-16T13:55:00Z">
        <w:r w:rsidRPr="00895EF7" w:rsidDel="00895EF7">
          <w:rPr>
            <w:rPrChange w:id="953" w:author="Microsoft" w:date="2016-02-16T13:55:00Z">
              <w:rPr>
                <w:rStyle w:val="a9"/>
                <w:noProof/>
              </w:rPr>
            </w:rPrChange>
          </w:rPr>
          <w:delText xml:space="preserve">3.8.3 </w:delText>
        </w:r>
        <w:r w:rsidRPr="00895EF7" w:rsidDel="00895EF7">
          <w:rPr>
            <w:rFonts w:hint="eastAsia"/>
            <w:rPrChange w:id="95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操作日志查询</w:delText>
        </w:r>
        <w:r w:rsidDel="00895EF7">
          <w:rPr>
            <w:noProof/>
            <w:webHidden/>
          </w:rPr>
          <w:tab/>
          <w:delText>68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5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56" w:author="Microsoft" w:date="2016-02-16T13:55:00Z">
        <w:r w:rsidRPr="00895EF7" w:rsidDel="00895EF7">
          <w:rPr>
            <w:rPrChange w:id="957" w:author="Microsoft" w:date="2016-02-16T13:55:00Z">
              <w:rPr>
                <w:rStyle w:val="a9"/>
                <w:noProof/>
              </w:rPr>
            </w:rPrChange>
          </w:rPr>
          <w:delText xml:space="preserve">3.8.4 </w:delText>
        </w:r>
        <w:r w:rsidRPr="00895EF7" w:rsidDel="00895EF7">
          <w:rPr>
            <w:rFonts w:hint="eastAsia"/>
            <w:rPrChange w:id="95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修改密码</w:delText>
        </w:r>
        <w:r w:rsidDel="00895EF7">
          <w:rPr>
            <w:noProof/>
            <w:webHidden/>
          </w:rPr>
          <w:tab/>
          <w:delText>68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5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60" w:author="Microsoft" w:date="2016-02-16T13:55:00Z">
        <w:r w:rsidRPr="00895EF7" w:rsidDel="00895EF7">
          <w:rPr>
            <w:rPrChange w:id="961" w:author="Microsoft" w:date="2016-02-16T13:55:00Z">
              <w:rPr>
                <w:rStyle w:val="a9"/>
                <w:noProof/>
              </w:rPr>
            </w:rPrChange>
          </w:rPr>
          <w:delText xml:space="preserve">3.8.5 </w:delText>
        </w:r>
        <w:r w:rsidRPr="00895EF7" w:rsidDel="00895EF7">
          <w:rPr>
            <w:rFonts w:hint="eastAsia"/>
            <w:rPrChange w:id="96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维护个人信息</w:delText>
        </w:r>
        <w:r w:rsidDel="00895EF7">
          <w:rPr>
            <w:noProof/>
            <w:webHidden/>
          </w:rPr>
          <w:tab/>
          <w:delText>69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96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64" w:author="Microsoft" w:date="2016-02-16T13:55:00Z">
        <w:r w:rsidRPr="00895EF7" w:rsidDel="00895EF7">
          <w:rPr>
            <w:rPrChange w:id="965" w:author="Microsoft" w:date="2016-02-16T13:55:00Z">
              <w:rPr>
                <w:rStyle w:val="a9"/>
                <w:noProof/>
              </w:rPr>
            </w:rPrChange>
          </w:rPr>
          <w:delText xml:space="preserve">3.9 </w:delText>
        </w:r>
        <w:r w:rsidRPr="00895EF7" w:rsidDel="00895EF7">
          <w:rPr>
            <w:rFonts w:hint="eastAsia"/>
            <w:rPrChange w:id="96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用户认证</w:delText>
        </w:r>
        <w:r w:rsidDel="00895EF7">
          <w:rPr>
            <w:noProof/>
            <w:webHidden/>
          </w:rPr>
          <w:tab/>
          <w:delText>69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6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68" w:author="Microsoft" w:date="2016-02-16T13:55:00Z">
        <w:r w:rsidRPr="00895EF7" w:rsidDel="00895EF7">
          <w:rPr>
            <w:rPrChange w:id="969" w:author="Microsoft" w:date="2016-02-16T13:55:00Z">
              <w:rPr>
                <w:rStyle w:val="a9"/>
                <w:noProof/>
              </w:rPr>
            </w:rPrChange>
          </w:rPr>
          <w:delText xml:space="preserve">3.9.1 </w:delText>
        </w:r>
        <w:r w:rsidRPr="00895EF7" w:rsidDel="00895EF7">
          <w:rPr>
            <w:rFonts w:hint="eastAsia"/>
            <w:rPrChange w:id="97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登录</w:delText>
        </w:r>
        <w:r w:rsidDel="00895EF7">
          <w:rPr>
            <w:noProof/>
            <w:webHidden/>
          </w:rPr>
          <w:tab/>
          <w:delText>69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7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72" w:author="Microsoft" w:date="2016-02-16T13:55:00Z">
        <w:r w:rsidRPr="00895EF7" w:rsidDel="00895EF7">
          <w:rPr>
            <w:rPrChange w:id="973" w:author="Microsoft" w:date="2016-02-16T13:55:00Z">
              <w:rPr>
                <w:rStyle w:val="a9"/>
                <w:noProof/>
              </w:rPr>
            </w:rPrChange>
          </w:rPr>
          <w:delText xml:space="preserve">3.9.2 </w:delText>
        </w:r>
        <w:r w:rsidRPr="00895EF7" w:rsidDel="00895EF7">
          <w:rPr>
            <w:rFonts w:hint="eastAsia"/>
            <w:rPrChange w:id="97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注销登录</w:delText>
        </w:r>
        <w:r w:rsidDel="00895EF7">
          <w:rPr>
            <w:noProof/>
            <w:webHidden/>
          </w:rPr>
          <w:tab/>
          <w:delText>70</w:delText>
        </w:r>
      </w:del>
    </w:p>
    <w:p w:rsidR="00A33D6E" w:rsidDel="00895EF7" w:rsidRDefault="00A33D6E">
      <w:pPr>
        <w:pStyle w:val="11"/>
        <w:rPr>
          <w:del w:id="97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76" w:author="Microsoft" w:date="2016-02-16T13:55:00Z">
        <w:r w:rsidRPr="00895EF7" w:rsidDel="00895EF7">
          <w:rPr>
            <w:rPrChange w:id="977" w:author="Microsoft" w:date="2016-02-16T13:55:00Z">
              <w:rPr>
                <w:rStyle w:val="a9"/>
                <w:noProof/>
              </w:rPr>
            </w:rPrChange>
          </w:rPr>
          <w:delText xml:space="preserve">4 </w:delText>
        </w:r>
        <w:r w:rsidRPr="00895EF7" w:rsidDel="00895EF7">
          <w:rPr>
            <w:rFonts w:hint="eastAsia"/>
            <w:rPrChange w:id="97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附录</w:delText>
        </w:r>
        <w:r w:rsidDel="00895EF7">
          <w:rPr>
            <w:noProof/>
            <w:webHidden/>
          </w:rPr>
          <w:tab/>
          <w:delText>70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97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80" w:author="Microsoft" w:date="2016-02-16T13:55:00Z">
        <w:r w:rsidRPr="00895EF7" w:rsidDel="00895EF7">
          <w:rPr>
            <w:rPrChange w:id="981" w:author="Microsoft" w:date="2016-02-16T13:55:00Z">
              <w:rPr>
                <w:rStyle w:val="a9"/>
                <w:noProof/>
              </w:rPr>
            </w:rPrChange>
          </w:rPr>
          <w:delText xml:space="preserve">4.1 </w:delText>
        </w:r>
        <w:r w:rsidRPr="00895EF7" w:rsidDel="00895EF7">
          <w:rPr>
            <w:rFonts w:hint="eastAsia"/>
            <w:rPrChange w:id="98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初始化数据</w:delText>
        </w:r>
        <w:r w:rsidDel="00895EF7">
          <w:rPr>
            <w:noProof/>
            <w:webHidden/>
          </w:rPr>
          <w:tab/>
          <w:delText>70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8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84" w:author="Microsoft" w:date="2016-02-16T13:55:00Z">
        <w:r w:rsidRPr="00895EF7" w:rsidDel="00895EF7">
          <w:rPr>
            <w:rPrChange w:id="985" w:author="Microsoft" w:date="2016-02-16T13:55:00Z">
              <w:rPr>
                <w:rStyle w:val="a9"/>
                <w:noProof/>
              </w:rPr>
            </w:rPrChange>
          </w:rPr>
          <w:delText xml:space="preserve">4.1.1 </w:delText>
        </w:r>
        <w:r w:rsidRPr="00895EF7" w:rsidDel="00895EF7">
          <w:rPr>
            <w:rFonts w:hint="eastAsia"/>
            <w:rPrChange w:id="98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系统用户数据</w:delText>
        </w:r>
        <w:r w:rsidDel="00895EF7">
          <w:rPr>
            <w:noProof/>
            <w:webHidden/>
          </w:rPr>
          <w:tab/>
          <w:delText>70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8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88" w:author="Microsoft" w:date="2016-02-16T13:55:00Z">
        <w:r w:rsidRPr="00895EF7" w:rsidDel="00895EF7">
          <w:rPr>
            <w:rPrChange w:id="989" w:author="Microsoft" w:date="2016-02-16T13:55:00Z">
              <w:rPr>
                <w:rStyle w:val="a9"/>
                <w:noProof/>
              </w:rPr>
            </w:rPrChange>
          </w:rPr>
          <w:delText xml:space="preserve">4.1.2 </w:delText>
        </w:r>
        <w:r w:rsidRPr="00895EF7" w:rsidDel="00895EF7">
          <w:rPr>
            <w:rFonts w:hint="eastAsia"/>
            <w:rPrChange w:id="99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区域数据</w:delText>
        </w:r>
        <w:r w:rsidDel="00895EF7">
          <w:rPr>
            <w:noProof/>
            <w:webHidden/>
          </w:rPr>
          <w:tab/>
          <w:delText>71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9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92" w:author="Microsoft" w:date="2016-02-16T13:55:00Z">
        <w:r w:rsidRPr="00895EF7" w:rsidDel="00895EF7">
          <w:rPr>
            <w:rPrChange w:id="993" w:author="Microsoft" w:date="2016-02-16T13:55:00Z">
              <w:rPr>
                <w:rStyle w:val="a9"/>
                <w:noProof/>
              </w:rPr>
            </w:rPrChange>
          </w:rPr>
          <w:delText xml:space="preserve">4.1.3 </w:delText>
        </w:r>
        <w:r w:rsidRPr="00895EF7" w:rsidDel="00895EF7">
          <w:rPr>
            <w:rFonts w:hint="eastAsia"/>
            <w:rPrChange w:id="99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终端机型号</w:delText>
        </w:r>
        <w:r w:rsidDel="00895EF7">
          <w:rPr>
            <w:noProof/>
            <w:webHidden/>
          </w:rPr>
          <w:tab/>
          <w:delText>71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9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996" w:author="Microsoft" w:date="2016-02-16T13:55:00Z">
        <w:r w:rsidRPr="00895EF7" w:rsidDel="00895EF7">
          <w:rPr>
            <w:rPrChange w:id="997" w:author="Microsoft" w:date="2016-02-16T13:55:00Z">
              <w:rPr>
                <w:rStyle w:val="a9"/>
                <w:noProof/>
              </w:rPr>
            </w:rPrChange>
          </w:rPr>
          <w:delText xml:space="preserve">4.1.4 </w:delText>
        </w:r>
        <w:r w:rsidRPr="00895EF7" w:rsidDel="00895EF7">
          <w:rPr>
            <w:rFonts w:hint="eastAsia"/>
            <w:rPrChange w:id="99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银行</w:delText>
        </w:r>
        <w:r w:rsidDel="00895EF7">
          <w:rPr>
            <w:noProof/>
            <w:webHidden/>
          </w:rPr>
          <w:tab/>
          <w:delText>71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99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00" w:author="Microsoft" w:date="2016-02-16T13:55:00Z">
        <w:r w:rsidRPr="00895EF7" w:rsidDel="00895EF7">
          <w:rPr>
            <w:rPrChange w:id="1001" w:author="Microsoft" w:date="2016-02-16T13:55:00Z">
              <w:rPr>
                <w:rStyle w:val="a9"/>
                <w:noProof/>
              </w:rPr>
            </w:rPrChange>
          </w:rPr>
          <w:delText xml:space="preserve">4.1.5 </w:delText>
        </w:r>
        <w:r w:rsidRPr="00895EF7" w:rsidDel="00895EF7">
          <w:rPr>
            <w:rFonts w:hint="eastAsia"/>
            <w:rPrChange w:id="100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软件版本</w:delText>
        </w:r>
        <w:r w:rsidDel="00895EF7">
          <w:rPr>
            <w:noProof/>
            <w:webHidden/>
          </w:rPr>
          <w:tab/>
          <w:delText>71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1003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04" w:author="Microsoft" w:date="2016-02-16T13:55:00Z">
        <w:r w:rsidRPr="00895EF7" w:rsidDel="00895EF7">
          <w:rPr>
            <w:rPrChange w:id="1005" w:author="Microsoft" w:date="2016-02-16T13:55:00Z">
              <w:rPr>
                <w:rStyle w:val="a9"/>
                <w:noProof/>
              </w:rPr>
            </w:rPrChange>
          </w:rPr>
          <w:delText xml:space="preserve">4.1.6 </w:delText>
        </w:r>
        <w:r w:rsidRPr="00895EF7" w:rsidDel="00895EF7">
          <w:rPr>
            <w:rFonts w:hint="eastAsia"/>
            <w:rPrChange w:id="100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证件类型</w:delText>
        </w:r>
        <w:r w:rsidDel="00895EF7">
          <w:rPr>
            <w:noProof/>
            <w:webHidden/>
          </w:rPr>
          <w:tab/>
          <w:delText>71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100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08" w:author="Microsoft" w:date="2016-02-16T13:55:00Z">
        <w:r w:rsidRPr="00895EF7" w:rsidDel="00895EF7">
          <w:rPr>
            <w:rPrChange w:id="1009" w:author="Microsoft" w:date="2016-02-16T13:55:00Z">
              <w:rPr>
                <w:rStyle w:val="a9"/>
                <w:noProof/>
              </w:rPr>
            </w:rPrChange>
          </w:rPr>
          <w:delText xml:space="preserve">4.1.7 </w:delText>
        </w:r>
        <w:r w:rsidRPr="00895EF7" w:rsidDel="00895EF7">
          <w:rPr>
            <w:rFonts w:hint="eastAsia"/>
            <w:rPrChange w:id="101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系统参数</w:delText>
        </w:r>
        <w:r w:rsidDel="00895EF7">
          <w:rPr>
            <w:noProof/>
            <w:webHidden/>
          </w:rPr>
          <w:tab/>
          <w:delText>71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101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12" w:author="Microsoft" w:date="2016-02-16T13:55:00Z">
        <w:r w:rsidRPr="00895EF7" w:rsidDel="00895EF7">
          <w:rPr>
            <w:rPrChange w:id="1013" w:author="Microsoft" w:date="2016-02-16T13:55:00Z">
              <w:rPr>
                <w:rStyle w:val="a9"/>
                <w:noProof/>
              </w:rPr>
            </w:rPrChange>
          </w:rPr>
          <w:delText xml:space="preserve">4.2 </w:delText>
        </w:r>
        <w:r w:rsidRPr="00895EF7" w:rsidDel="00895EF7">
          <w:rPr>
            <w:rFonts w:hint="eastAsia"/>
            <w:rPrChange w:id="101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游戏规则</w:delText>
        </w:r>
        <w:r w:rsidRPr="00895EF7" w:rsidDel="00895EF7">
          <w:rPr>
            <w:rPrChange w:id="1015" w:author="Microsoft" w:date="2016-02-16T13:55:00Z">
              <w:rPr>
                <w:rStyle w:val="a9"/>
                <w:noProof/>
              </w:rPr>
            </w:rPrChange>
          </w:rPr>
          <w:delText>&lt;</w:delText>
        </w:r>
        <w:r w:rsidRPr="00895EF7" w:rsidDel="00895EF7">
          <w:rPr>
            <w:rFonts w:hint="eastAsia"/>
            <w:rPrChange w:id="1016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瑞尔</w:delText>
        </w:r>
        <w:r w:rsidRPr="00895EF7" w:rsidDel="00895EF7">
          <w:rPr>
            <w:rPrChange w:id="1017" w:author="Microsoft" w:date="2016-02-16T13:55:00Z">
              <w:rPr>
                <w:rStyle w:val="a9"/>
                <w:noProof/>
              </w:rPr>
            </w:rPrChange>
          </w:rPr>
          <w:delText>&gt;</w:delText>
        </w:r>
        <w:r w:rsidDel="00895EF7">
          <w:rPr>
            <w:noProof/>
            <w:webHidden/>
          </w:rPr>
          <w:tab/>
          <w:delText>72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1018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19" w:author="Microsoft" w:date="2016-02-16T13:55:00Z">
        <w:r w:rsidRPr="00895EF7" w:rsidDel="00895EF7">
          <w:rPr>
            <w:rPrChange w:id="1020" w:author="Microsoft" w:date="2016-02-16T13:55:00Z">
              <w:rPr>
                <w:rStyle w:val="a9"/>
                <w:noProof/>
              </w:rPr>
            </w:rPrChange>
          </w:rPr>
          <w:delText>4.2.1 7</w:delText>
        </w:r>
        <w:r w:rsidRPr="00895EF7" w:rsidDel="00895EF7">
          <w:rPr>
            <w:rFonts w:hint="eastAsia"/>
            <w:rPrChange w:id="1021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龙星</w:delText>
        </w:r>
        <w:r w:rsidRPr="00895EF7" w:rsidDel="00895EF7">
          <w:rPr>
            <w:rPrChange w:id="1022" w:author="Microsoft" w:date="2016-02-16T13:55:00Z">
              <w:rPr>
                <w:rStyle w:val="a9"/>
                <w:noProof/>
              </w:rPr>
            </w:rPrChange>
          </w:rPr>
          <w:delText xml:space="preserve"> 40</w:delText>
        </w:r>
        <w:r w:rsidRPr="00895EF7" w:rsidDel="00895EF7">
          <w:rPr>
            <w:rFonts w:hint="eastAsia"/>
            <w:rPrChange w:id="1023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选</w:delText>
        </w:r>
        <w:r w:rsidRPr="00895EF7" w:rsidDel="00895EF7">
          <w:rPr>
            <w:rPrChange w:id="1024" w:author="Microsoft" w:date="2016-02-16T13:55:00Z">
              <w:rPr>
                <w:rStyle w:val="a9"/>
                <w:noProof/>
              </w:rPr>
            </w:rPrChange>
          </w:rPr>
          <w:delText>6</w:delText>
        </w:r>
        <w:r w:rsidDel="00895EF7">
          <w:rPr>
            <w:noProof/>
            <w:webHidden/>
          </w:rPr>
          <w:tab/>
          <w:delText>72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1025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26" w:author="Microsoft" w:date="2016-02-16T13:55:00Z">
        <w:r w:rsidRPr="00895EF7" w:rsidDel="00895EF7">
          <w:rPr>
            <w:rPrChange w:id="1027" w:author="Microsoft" w:date="2016-02-16T13:55:00Z">
              <w:rPr>
                <w:rStyle w:val="a9"/>
                <w:noProof/>
              </w:rPr>
            </w:rPrChange>
          </w:rPr>
          <w:delText xml:space="preserve">4.2.2 </w:delText>
        </w:r>
        <w:r w:rsidRPr="00895EF7" w:rsidDel="00895EF7">
          <w:rPr>
            <w:rFonts w:hint="eastAsia"/>
            <w:rPrChange w:id="1028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天天赢</w:delText>
        </w:r>
        <w:r w:rsidDel="00895EF7">
          <w:rPr>
            <w:noProof/>
            <w:webHidden/>
          </w:rPr>
          <w:tab/>
          <w:delText>73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1029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30" w:author="Microsoft" w:date="2016-02-16T13:55:00Z">
        <w:r w:rsidRPr="00895EF7" w:rsidDel="00895EF7">
          <w:rPr>
            <w:rPrChange w:id="1031" w:author="Microsoft" w:date="2016-02-16T13:55:00Z">
              <w:rPr>
                <w:rStyle w:val="a9"/>
                <w:noProof/>
              </w:rPr>
            </w:rPrChange>
          </w:rPr>
          <w:delText>4.2.3 KENO</w:delText>
        </w:r>
        <w:r w:rsidDel="00895EF7">
          <w:rPr>
            <w:noProof/>
            <w:webHidden/>
          </w:rPr>
          <w:tab/>
          <w:delText>74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1032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33" w:author="Microsoft" w:date="2016-02-16T13:55:00Z">
        <w:r w:rsidRPr="00895EF7" w:rsidDel="00895EF7">
          <w:rPr>
            <w:rPrChange w:id="1034" w:author="Microsoft" w:date="2016-02-16T13:55:00Z">
              <w:rPr>
                <w:rStyle w:val="a9"/>
                <w:noProof/>
              </w:rPr>
            </w:rPrChange>
          </w:rPr>
          <w:delText xml:space="preserve">4.2.4 </w:delText>
        </w:r>
        <w:r w:rsidRPr="00895EF7" w:rsidDel="00895EF7">
          <w:rPr>
            <w:rFonts w:hint="eastAsia"/>
            <w:rPrChange w:id="1035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快</w:delText>
        </w:r>
        <w:r w:rsidRPr="00895EF7" w:rsidDel="00895EF7">
          <w:rPr>
            <w:rPrChange w:id="1036" w:author="Microsoft" w:date="2016-02-16T13:55:00Z">
              <w:rPr>
                <w:rStyle w:val="a9"/>
                <w:noProof/>
              </w:rPr>
            </w:rPrChange>
          </w:rPr>
          <w:delText>2</w:delText>
        </w:r>
        <w:r w:rsidDel="00895EF7">
          <w:rPr>
            <w:noProof/>
            <w:webHidden/>
          </w:rPr>
          <w:tab/>
          <w:delText>76</w:delText>
        </w:r>
      </w:del>
    </w:p>
    <w:p w:rsidR="00A33D6E" w:rsidDel="00895EF7" w:rsidRDefault="00A33D6E">
      <w:pPr>
        <w:pStyle w:val="30"/>
        <w:tabs>
          <w:tab w:val="right" w:leader="dot" w:pos="9039"/>
        </w:tabs>
        <w:rPr>
          <w:del w:id="1037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38" w:author="Microsoft" w:date="2016-02-16T13:55:00Z">
        <w:r w:rsidRPr="00895EF7" w:rsidDel="00895EF7">
          <w:rPr>
            <w:rPrChange w:id="1039" w:author="Microsoft" w:date="2016-02-16T13:55:00Z">
              <w:rPr>
                <w:rStyle w:val="a9"/>
                <w:noProof/>
              </w:rPr>
            </w:rPrChange>
          </w:rPr>
          <w:delText>4.2.5 7</w:delText>
        </w:r>
        <w:r w:rsidRPr="00895EF7" w:rsidDel="00895EF7">
          <w:rPr>
            <w:rFonts w:hint="eastAsia"/>
            <w:rPrChange w:id="1040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龙星</w:delText>
        </w:r>
        <w:r w:rsidRPr="00895EF7" w:rsidDel="00895EF7">
          <w:rPr>
            <w:rPrChange w:id="1041" w:author="Microsoft" w:date="2016-02-16T13:55:00Z">
              <w:rPr>
                <w:rStyle w:val="a9"/>
                <w:noProof/>
              </w:rPr>
            </w:rPrChange>
          </w:rPr>
          <w:delText xml:space="preserve"> 36</w:delText>
        </w:r>
        <w:r w:rsidRPr="00895EF7" w:rsidDel="00895EF7">
          <w:rPr>
            <w:rFonts w:hint="eastAsia"/>
            <w:rPrChange w:id="1042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选</w:delText>
        </w:r>
        <w:r w:rsidRPr="00895EF7" w:rsidDel="00895EF7">
          <w:rPr>
            <w:rPrChange w:id="1043" w:author="Microsoft" w:date="2016-02-16T13:55:00Z">
              <w:rPr>
                <w:rStyle w:val="a9"/>
                <w:noProof/>
              </w:rPr>
            </w:rPrChange>
          </w:rPr>
          <w:delText>6</w:delText>
        </w:r>
        <w:r w:rsidDel="00895EF7">
          <w:rPr>
            <w:noProof/>
            <w:webHidden/>
          </w:rPr>
          <w:tab/>
          <w:delText>77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1044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45" w:author="Microsoft" w:date="2016-02-16T13:55:00Z">
        <w:r w:rsidRPr="00895EF7" w:rsidDel="00895EF7">
          <w:rPr>
            <w:rPrChange w:id="1046" w:author="Microsoft" w:date="2016-02-16T13:55:00Z">
              <w:rPr>
                <w:rStyle w:val="a9"/>
                <w:noProof/>
              </w:rPr>
            </w:rPrChange>
          </w:rPr>
          <w:delText xml:space="preserve">4.3 </w:delText>
        </w:r>
        <w:r w:rsidRPr="00895EF7" w:rsidDel="00895EF7">
          <w:rPr>
            <w:rFonts w:hint="eastAsia"/>
            <w:rPrChange w:id="1047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游戏规则</w:delText>
        </w:r>
        <w:r w:rsidRPr="00895EF7" w:rsidDel="00895EF7">
          <w:rPr>
            <w:rPrChange w:id="1048" w:author="Microsoft" w:date="2016-02-16T13:55:00Z">
              <w:rPr>
                <w:rStyle w:val="a9"/>
                <w:noProof/>
              </w:rPr>
            </w:rPrChange>
          </w:rPr>
          <w:delText>&lt;</w:delText>
        </w:r>
        <w:r w:rsidRPr="00895EF7" w:rsidDel="00895EF7">
          <w:rPr>
            <w:rFonts w:hint="eastAsia"/>
            <w:rPrChange w:id="1049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美元</w:delText>
        </w:r>
        <w:r w:rsidRPr="00895EF7" w:rsidDel="00895EF7">
          <w:rPr>
            <w:rPrChange w:id="1050" w:author="Microsoft" w:date="2016-02-16T13:55:00Z">
              <w:rPr>
                <w:rStyle w:val="a9"/>
                <w:noProof/>
              </w:rPr>
            </w:rPrChange>
          </w:rPr>
          <w:delText>&gt;</w:delText>
        </w:r>
        <w:r w:rsidDel="00895EF7">
          <w:rPr>
            <w:noProof/>
            <w:webHidden/>
          </w:rPr>
          <w:tab/>
          <w:delText>78</w:delText>
        </w:r>
      </w:del>
    </w:p>
    <w:p w:rsidR="00A33D6E" w:rsidDel="00895EF7" w:rsidRDefault="00A33D6E">
      <w:pPr>
        <w:pStyle w:val="22"/>
        <w:tabs>
          <w:tab w:val="right" w:leader="dot" w:pos="9039"/>
        </w:tabs>
        <w:rPr>
          <w:del w:id="1051" w:author="Microsoft" w:date="2016-02-16T13:55:00Z"/>
          <w:rFonts w:asciiTheme="minorHAnsi" w:eastAsiaTheme="minorEastAsia" w:hAnsiTheme="minorHAnsi" w:cstheme="minorBidi"/>
          <w:noProof/>
          <w:kern w:val="2"/>
          <w:szCs w:val="22"/>
        </w:rPr>
      </w:pPr>
      <w:del w:id="1052" w:author="Microsoft" w:date="2016-02-16T13:55:00Z">
        <w:r w:rsidRPr="00895EF7" w:rsidDel="00895EF7">
          <w:rPr>
            <w:rPrChange w:id="1053" w:author="Microsoft" w:date="2016-02-16T13:55:00Z">
              <w:rPr>
                <w:rStyle w:val="a9"/>
                <w:noProof/>
              </w:rPr>
            </w:rPrChange>
          </w:rPr>
          <w:delText xml:space="preserve">4.4 </w:delText>
        </w:r>
        <w:r w:rsidRPr="00895EF7" w:rsidDel="00895EF7">
          <w:rPr>
            <w:rFonts w:hint="eastAsia"/>
            <w:rPrChange w:id="1054" w:author="Microsoft" w:date="2016-02-16T13:55:00Z">
              <w:rPr>
                <w:rStyle w:val="a9"/>
                <w:rFonts w:hint="eastAsia"/>
                <w:noProof/>
              </w:rPr>
            </w:rPrChange>
          </w:rPr>
          <w:delText>凭证样式</w:delText>
        </w:r>
        <w:r w:rsidDel="00895EF7">
          <w:rPr>
            <w:noProof/>
            <w:webHidden/>
          </w:rPr>
          <w:tab/>
          <w:delText>84</w:delText>
        </w:r>
      </w:del>
    </w:p>
    <w:p w:rsidR="00007F24" w:rsidRDefault="00220BC5" w:rsidP="00007F24">
      <w:r>
        <w:fldChar w:fldCharType="end"/>
      </w:r>
    </w:p>
    <w:p w:rsidR="00E33FCF" w:rsidRDefault="00E33FCF" w:rsidP="00B615B3"/>
    <w:p w:rsidR="00007F24" w:rsidRDefault="00007F24" w:rsidP="00B615B3">
      <w:pPr>
        <w:sectPr w:rsidR="00007F24" w:rsidSect="006F412C">
          <w:headerReference w:type="default" r:id="rId11"/>
          <w:footerReference w:type="default" r:id="rId12"/>
          <w:pgSz w:w="11907" w:h="16839" w:code="9"/>
          <w:pgMar w:top="1701" w:right="1440" w:bottom="1701" w:left="1418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425"/>
          <w:docGrid w:linePitch="312"/>
        </w:sectPr>
      </w:pPr>
    </w:p>
    <w:p w:rsidR="00F075B1" w:rsidRPr="007F4091" w:rsidRDefault="002F2E4F" w:rsidP="00AB0AE2">
      <w:pPr>
        <w:pStyle w:val="1"/>
      </w:pPr>
      <w:bookmarkStart w:id="1055" w:name="_Toc351636272"/>
      <w:bookmarkStart w:id="1056" w:name="_Toc450143863"/>
      <w:r>
        <w:rPr>
          <w:rFonts w:hint="eastAsia"/>
        </w:rPr>
        <w:lastRenderedPageBreak/>
        <w:t>文档</w:t>
      </w:r>
      <w:r w:rsidR="00F075B1" w:rsidRPr="007F4091">
        <w:rPr>
          <w:rFonts w:hint="eastAsia"/>
        </w:rPr>
        <w:t>引言</w:t>
      </w:r>
      <w:bookmarkEnd w:id="1055"/>
      <w:bookmarkEnd w:id="1056"/>
    </w:p>
    <w:p w:rsidR="00F075B1" w:rsidRPr="007F4091" w:rsidRDefault="00F075B1" w:rsidP="00AB0AE2">
      <w:pPr>
        <w:pStyle w:val="2"/>
      </w:pPr>
      <w:bookmarkStart w:id="1057" w:name="_Toc350960683"/>
      <w:bookmarkStart w:id="1058" w:name="_Toc351636170"/>
      <w:bookmarkStart w:id="1059" w:name="_Toc351636273"/>
      <w:bookmarkStart w:id="1060" w:name="_Toc450143864"/>
      <w:r>
        <w:rPr>
          <w:rFonts w:hint="eastAsia"/>
        </w:rPr>
        <w:t>文档</w:t>
      </w:r>
      <w:r w:rsidRPr="007F4091">
        <w:rPr>
          <w:rFonts w:hint="eastAsia"/>
        </w:rPr>
        <w:t>目的</w:t>
      </w:r>
      <w:bookmarkEnd w:id="1057"/>
      <w:bookmarkEnd w:id="1058"/>
      <w:bookmarkEnd w:id="1059"/>
      <w:bookmarkEnd w:id="1060"/>
    </w:p>
    <w:p w:rsidR="006C123F" w:rsidRPr="006C123F" w:rsidRDefault="006C123F" w:rsidP="006C123F">
      <w:pPr>
        <w:ind w:firstLine="420"/>
        <w:rPr>
          <w:kern w:val="0"/>
          <w:lang w:val="en-AU"/>
        </w:rPr>
      </w:pPr>
      <w:r>
        <w:rPr>
          <w:rFonts w:hint="eastAsia"/>
          <w:kern w:val="0"/>
          <w:lang w:val="en-AU"/>
        </w:rPr>
        <w:t>本文档定义了</w:t>
      </w:r>
      <w:r w:rsidR="00841DD2">
        <w:rPr>
          <w:rFonts w:hint="eastAsia"/>
          <w:kern w:val="0"/>
          <w:lang w:val="en-AU"/>
        </w:rPr>
        <w:t>柬埔寨</w:t>
      </w:r>
      <w:r w:rsidR="00841DD2">
        <w:rPr>
          <w:kern w:val="0"/>
          <w:lang w:val="en-AU"/>
        </w:rPr>
        <w:t>彩票</w:t>
      </w:r>
      <w:r w:rsidR="00DE5854">
        <w:rPr>
          <w:rFonts w:hint="eastAsia"/>
          <w:kern w:val="0"/>
          <w:lang w:val="en-AU"/>
        </w:rPr>
        <w:t>管理平台</w:t>
      </w:r>
      <w:r>
        <w:rPr>
          <w:rFonts w:hint="eastAsia"/>
          <w:kern w:val="0"/>
          <w:lang w:val="en-AU"/>
        </w:rPr>
        <w:t>的功能</w:t>
      </w:r>
      <w:r w:rsidR="00F16504" w:rsidRPr="00E15608">
        <w:rPr>
          <w:rFonts w:hint="eastAsia"/>
          <w:kern w:val="0"/>
          <w:lang w:val="en-AU"/>
        </w:rPr>
        <w:t>需求</w:t>
      </w:r>
      <w:r>
        <w:rPr>
          <w:rFonts w:hint="eastAsia"/>
          <w:kern w:val="0"/>
          <w:lang w:val="en-AU"/>
        </w:rPr>
        <w:t>和非功能详情，</w:t>
      </w:r>
      <w:r w:rsidR="00F16504" w:rsidRPr="00E15608">
        <w:rPr>
          <w:rFonts w:hint="eastAsia"/>
          <w:kern w:val="0"/>
          <w:lang w:val="en-AU"/>
        </w:rPr>
        <w:t>是系统设计、</w:t>
      </w:r>
      <w:r>
        <w:rPr>
          <w:rFonts w:hint="eastAsia"/>
          <w:kern w:val="0"/>
          <w:lang w:val="en-AU"/>
        </w:rPr>
        <w:t>软件</w:t>
      </w:r>
      <w:r w:rsidR="00F16504" w:rsidRPr="00E15608">
        <w:rPr>
          <w:rFonts w:hint="eastAsia"/>
          <w:kern w:val="0"/>
          <w:lang w:val="en-AU"/>
        </w:rPr>
        <w:t>测试、验收的标准。</w:t>
      </w:r>
    </w:p>
    <w:p w:rsidR="00F075B1" w:rsidRPr="007F4091" w:rsidRDefault="00F075B1" w:rsidP="00AB0AE2">
      <w:pPr>
        <w:pStyle w:val="2"/>
      </w:pPr>
      <w:bookmarkStart w:id="1061" w:name="_Toc350960684"/>
      <w:bookmarkStart w:id="1062" w:name="_Toc351636171"/>
      <w:bookmarkStart w:id="1063" w:name="_Toc351636274"/>
      <w:bookmarkStart w:id="1064" w:name="_Toc450143865"/>
      <w:r w:rsidRPr="007F4091">
        <w:rPr>
          <w:rFonts w:hint="eastAsia"/>
        </w:rPr>
        <w:t>预期读者</w:t>
      </w:r>
      <w:bookmarkEnd w:id="1061"/>
      <w:bookmarkEnd w:id="1062"/>
      <w:bookmarkEnd w:id="1063"/>
      <w:bookmarkEnd w:id="1064"/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需求分析人员</w:t>
      </w:r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技术设计人员</w:t>
      </w:r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数据库工程师</w:t>
      </w:r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软件测试工程师</w:t>
      </w:r>
    </w:p>
    <w:p w:rsidR="005B6C45" w:rsidRDefault="003070BA">
      <w:pPr>
        <w:pStyle w:val="af"/>
        <w:numPr>
          <w:ilvl w:val="0"/>
          <w:numId w:val="3"/>
        </w:numPr>
        <w:ind w:firstLineChars="0"/>
      </w:pPr>
      <w:r>
        <w:rPr>
          <w:rFonts w:hint="eastAsia"/>
        </w:rPr>
        <w:t>最终产品验收人员</w:t>
      </w:r>
    </w:p>
    <w:p w:rsidR="003070BA" w:rsidRPr="007F4091" w:rsidRDefault="003070BA" w:rsidP="003070BA"/>
    <w:p w:rsidR="00F075B1" w:rsidRPr="007F4091" w:rsidRDefault="00F075B1" w:rsidP="00AB0AE2">
      <w:pPr>
        <w:pStyle w:val="2"/>
      </w:pPr>
      <w:bookmarkStart w:id="1065" w:name="_Toc350960685"/>
      <w:bookmarkStart w:id="1066" w:name="_Toc351636172"/>
      <w:bookmarkStart w:id="1067" w:name="_Toc351636275"/>
      <w:bookmarkStart w:id="1068" w:name="_Toc450143866"/>
      <w:r w:rsidRPr="007F4091">
        <w:rPr>
          <w:rFonts w:hint="eastAsia"/>
        </w:rPr>
        <w:t>参考文献</w:t>
      </w:r>
      <w:bookmarkEnd w:id="1065"/>
      <w:bookmarkEnd w:id="1066"/>
      <w:bookmarkEnd w:id="1067"/>
      <w:bookmarkEnd w:id="106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1364"/>
        <w:gridCol w:w="6191"/>
      </w:tblGrid>
      <w:tr w:rsidR="00306D73" w:rsidTr="005B1850">
        <w:tc>
          <w:tcPr>
            <w:tcW w:w="852" w:type="dxa"/>
            <w:shd w:val="clear" w:color="auto" w:fill="EEECE1"/>
          </w:tcPr>
          <w:p w:rsidR="00306D73" w:rsidRDefault="00306D73" w:rsidP="00306D73">
            <w:pPr>
              <w:jc w:val="center"/>
            </w:pPr>
            <w:bookmarkStart w:id="1069" w:name="_Hlt502716140"/>
            <w:bookmarkStart w:id="1070" w:name="_Toc507258858"/>
            <w:bookmarkStart w:id="1071" w:name="_Toc507310569"/>
            <w:bookmarkEnd w:id="1069"/>
            <w:r>
              <w:rPr>
                <w:rFonts w:hint="eastAsia"/>
              </w:rPr>
              <w:t>序号</w:t>
            </w:r>
          </w:p>
        </w:tc>
        <w:tc>
          <w:tcPr>
            <w:tcW w:w="1417" w:type="dxa"/>
            <w:shd w:val="clear" w:color="auto" w:fill="EEECE1"/>
          </w:tcPr>
          <w:p w:rsidR="00306D73" w:rsidRDefault="00306D73" w:rsidP="00F075B1">
            <w:r>
              <w:rPr>
                <w:rFonts w:hint="eastAsia"/>
              </w:rPr>
              <w:t>文献来源</w:t>
            </w:r>
          </w:p>
        </w:tc>
        <w:tc>
          <w:tcPr>
            <w:tcW w:w="6521" w:type="dxa"/>
            <w:shd w:val="clear" w:color="auto" w:fill="EEECE1"/>
          </w:tcPr>
          <w:p w:rsidR="00306D73" w:rsidRDefault="005B6BB1" w:rsidP="00F075B1">
            <w:r>
              <w:rPr>
                <w:rFonts w:hint="eastAsia"/>
              </w:rPr>
              <w:t>文献</w:t>
            </w:r>
            <w:r w:rsidR="00306D73">
              <w:rPr>
                <w:rFonts w:hint="eastAsia"/>
              </w:rPr>
              <w:t>名称、章节</w:t>
            </w:r>
            <w:r>
              <w:rPr>
                <w:rFonts w:hint="eastAsia"/>
              </w:rPr>
              <w:t>范围、</w:t>
            </w:r>
            <w:r w:rsidR="00077F64">
              <w:rPr>
                <w:rFonts w:hint="eastAsia"/>
              </w:rPr>
              <w:t>URL</w:t>
            </w:r>
            <w:r w:rsidR="00077F64">
              <w:rPr>
                <w:rFonts w:hint="eastAsia"/>
              </w:rPr>
              <w:t>地址等</w:t>
            </w:r>
          </w:p>
        </w:tc>
      </w:tr>
      <w:tr w:rsidR="00B01668" w:rsidTr="005B1850">
        <w:tc>
          <w:tcPr>
            <w:tcW w:w="852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B01668" w:rsidRDefault="00B01668" w:rsidP="0018407E">
            <w:r>
              <w:rPr>
                <w:rFonts w:hint="eastAsia"/>
              </w:rPr>
              <w:t>彩票条例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财政部</w:t>
            </w:r>
          </w:p>
        </w:tc>
      </w:tr>
      <w:tr w:rsidR="00B01668" w:rsidTr="005B1850">
        <w:tc>
          <w:tcPr>
            <w:tcW w:w="852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B01668" w:rsidRDefault="00B01668" w:rsidP="0018407E">
            <w:r w:rsidRPr="007A430A">
              <w:rPr>
                <w:rFonts w:hint="eastAsia"/>
              </w:rPr>
              <w:t>彩票管理条例实施细则</w:t>
            </w:r>
          </w:p>
        </w:tc>
      </w:tr>
      <w:tr w:rsidR="00B01668" w:rsidTr="005B1850">
        <w:tc>
          <w:tcPr>
            <w:tcW w:w="852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:rsidR="00B01668" w:rsidRDefault="00B01668" w:rsidP="0018407E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:rsidR="00B01668" w:rsidRDefault="00B01668" w:rsidP="0018407E">
            <w:r>
              <w:rPr>
                <w:rFonts w:hint="eastAsia"/>
              </w:rPr>
              <w:t>电话销售彩票管理暂行办法</w:t>
            </w:r>
          </w:p>
        </w:tc>
      </w:tr>
      <w:tr w:rsidR="00B01668" w:rsidTr="005B1850">
        <w:tc>
          <w:tcPr>
            <w:tcW w:w="852" w:type="dxa"/>
          </w:tcPr>
          <w:p w:rsidR="00B01668" w:rsidRDefault="00554AF9" w:rsidP="001840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:rsidR="00B01668" w:rsidRDefault="00554AF9" w:rsidP="0018407E">
            <w:pPr>
              <w:jc w:val="center"/>
            </w:pPr>
            <w:r>
              <w:rPr>
                <w:rFonts w:hint="eastAsia"/>
              </w:rPr>
              <w:t>公司内容</w:t>
            </w:r>
          </w:p>
        </w:tc>
        <w:tc>
          <w:tcPr>
            <w:tcW w:w="6521" w:type="dxa"/>
          </w:tcPr>
          <w:p w:rsidR="00B01668" w:rsidRPr="00B42BDE" w:rsidRDefault="00554AF9" w:rsidP="0018407E">
            <w:r>
              <w:rPr>
                <w:rFonts w:hint="eastAsia"/>
              </w:rPr>
              <w:t>泰山</w:t>
            </w: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需求</w:t>
            </w:r>
          </w:p>
        </w:tc>
      </w:tr>
    </w:tbl>
    <w:p w:rsidR="00306D73" w:rsidRPr="007F4091" w:rsidRDefault="00306D73" w:rsidP="00F075B1"/>
    <w:bookmarkEnd w:id="1070"/>
    <w:bookmarkEnd w:id="1071"/>
    <w:p w:rsidR="00917B1A" w:rsidRDefault="00917B1A" w:rsidP="00CD3773">
      <w:r>
        <w:br w:type="page"/>
      </w:r>
    </w:p>
    <w:p w:rsidR="00F075B1" w:rsidRPr="001A12E4" w:rsidRDefault="00F075B1" w:rsidP="00AB0AE2">
      <w:pPr>
        <w:pStyle w:val="1"/>
      </w:pPr>
      <w:bookmarkStart w:id="1072" w:name="_Toc350960687"/>
      <w:bookmarkStart w:id="1073" w:name="_Toc351636174"/>
      <w:bookmarkStart w:id="1074" w:name="_Toc351636277"/>
      <w:bookmarkStart w:id="1075" w:name="_Toc450143867"/>
      <w:r w:rsidRPr="001A12E4">
        <w:rPr>
          <w:rFonts w:hint="eastAsia"/>
        </w:rPr>
        <w:lastRenderedPageBreak/>
        <w:t>产品综述</w:t>
      </w:r>
      <w:bookmarkEnd w:id="1072"/>
      <w:bookmarkEnd w:id="1073"/>
      <w:bookmarkEnd w:id="1074"/>
      <w:bookmarkEnd w:id="1075"/>
    </w:p>
    <w:p w:rsidR="00F075B1" w:rsidRPr="007F4091" w:rsidRDefault="00F075B1" w:rsidP="00AB0AE2">
      <w:pPr>
        <w:pStyle w:val="2"/>
      </w:pPr>
      <w:bookmarkStart w:id="1076" w:name="_Toc350960688"/>
      <w:bookmarkStart w:id="1077" w:name="_Toc351636175"/>
      <w:bookmarkStart w:id="1078" w:name="_Toc351636278"/>
      <w:bookmarkStart w:id="1079" w:name="_Toc450143868"/>
      <w:r>
        <w:rPr>
          <w:rFonts w:hint="eastAsia"/>
        </w:rPr>
        <w:t>产品</w:t>
      </w:r>
      <w:r w:rsidRPr="007F4091">
        <w:rPr>
          <w:rFonts w:hint="eastAsia"/>
        </w:rPr>
        <w:t>背景</w:t>
      </w:r>
      <w:bookmarkEnd w:id="1076"/>
      <w:bookmarkEnd w:id="1077"/>
      <w:bookmarkEnd w:id="1078"/>
      <w:bookmarkEnd w:id="1079"/>
    </w:p>
    <w:p w:rsidR="00553CCF" w:rsidRPr="00E15608" w:rsidRDefault="00841DD2" w:rsidP="00553CCF">
      <w:pPr>
        <w:ind w:firstLineChars="200" w:firstLine="420"/>
        <w:rPr>
          <w:kern w:val="2"/>
        </w:rPr>
      </w:pPr>
      <w:r>
        <w:rPr>
          <w:rFonts w:hint="eastAsia"/>
          <w:kern w:val="2"/>
        </w:rPr>
        <w:t>柬埔寨</w:t>
      </w:r>
      <w:r>
        <w:rPr>
          <w:kern w:val="2"/>
        </w:rPr>
        <w:t>彩票</w:t>
      </w:r>
      <w:r w:rsidR="00553CCF">
        <w:rPr>
          <w:rFonts w:hint="eastAsia"/>
          <w:kern w:val="2"/>
        </w:rPr>
        <w:t>控制台是交易</w:t>
      </w:r>
      <w:r>
        <w:rPr>
          <w:rFonts w:hint="eastAsia"/>
          <w:kern w:val="2"/>
        </w:rPr>
        <w:t>系统的管理界面。用户通过管理界面管理游戏、期次</w:t>
      </w:r>
      <w:r w:rsidR="00553CCF">
        <w:rPr>
          <w:rFonts w:hint="eastAsia"/>
          <w:kern w:val="2"/>
        </w:rPr>
        <w:t>，进行游戏开奖，系统业务监控等功能。</w:t>
      </w:r>
    </w:p>
    <w:p w:rsidR="00F075B1" w:rsidRPr="007F4091" w:rsidRDefault="00F075B1" w:rsidP="00AB0AE2">
      <w:pPr>
        <w:pStyle w:val="2"/>
      </w:pPr>
      <w:bookmarkStart w:id="1080" w:name="_Toc350960689"/>
      <w:bookmarkStart w:id="1081" w:name="_Toc351636176"/>
      <w:bookmarkStart w:id="1082" w:name="_Toc351636279"/>
      <w:bookmarkStart w:id="1083" w:name="_Toc450143869"/>
      <w:r w:rsidRPr="007F4091">
        <w:rPr>
          <w:rFonts w:hint="eastAsia"/>
        </w:rPr>
        <w:t>功能特性</w:t>
      </w:r>
      <w:bookmarkEnd w:id="1080"/>
      <w:bookmarkEnd w:id="1081"/>
      <w:bookmarkEnd w:id="1082"/>
      <w:bookmarkEnd w:id="1083"/>
    </w:p>
    <w:p w:rsidR="00CD3773" w:rsidRDefault="00465027" w:rsidP="00CD3773">
      <w:r>
        <w:rPr>
          <w:rFonts w:hint="eastAsia"/>
        </w:rPr>
        <w:t>无</w:t>
      </w:r>
    </w:p>
    <w:p w:rsidR="00F075B1" w:rsidRPr="007F4091" w:rsidRDefault="00F075B1" w:rsidP="00AB0AE2">
      <w:pPr>
        <w:pStyle w:val="2"/>
      </w:pPr>
      <w:bookmarkStart w:id="1084" w:name="_Toc350960690"/>
      <w:bookmarkStart w:id="1085" w:name="_Toc351636177"/>
      <w:bookmarkStart w:id="1086" w:name="_Toc351636280"/>
      <w:bookmarkStart w:id="1087" w:name="_Toc450143870"/>
      <w:r w:rsidRPr="007F4091">
        <w:rPr>
          <w:rFonts w:hint="eastAsia"/>
        </w:rPr>
        <w:t>角色</w:t>
      </w:r>
      <w:bookmarkEnd w:id="1084"/>
      <w:bookmarkEnd w:id="1085"/>
      <w:bookmarkEnd w:id="1086"/>
      <w:r w:rsidR="006D4DC3">
        <w:rPr>
          <w:rFonts w:hint="eastAsia"/>
        </w:rPr>
        <w:t>定义</w:t>
      </w:r>
      <w:bookmarkEnd w:id="1087"/>
    </w:p>
    <w:p w:rsidR="000F3B55" w:rsidRPr="000F3B55" w:rsidRDefault="00441FD3" w:rsidP="000F3B55">
      <w:r>
        <w:rPr>
          <w:rFonts w:hint="eastAsia"/>
        </w:rPr>
        <w:t>系统</w:t>
      </w:r>
      <w:r>
        <w:t>初始化</w:t>
      </w:r>
      <w:r>
        <w:rPr>
          <w:rFonts w:hint="eastAsia"/>
        </w:rPr>
        <w:t>管理员</w:t>
      </w:r>
      <w:r>
        <w:t>用户，用于新增系统用户</w:t>
      </w:r>
      <w:r w:rsidR="00704EAD">
        <w:rPr>
          <w:rFonts w:hint="eastAsia"/>
        </w:rPr>
        <w:t>、角色。</w:t>
      </w:r>
    </w:p>
    <w:p w:rsidR="00DD0B59" w:rsidRDefault="00AC5D4F" w:rsidP="00AB0AE2">
      <w:pPr>
        <w:pStyle w:val="1"/>
      </w:pPr>
      <w:bookmarkStart w:id="1088" w:name="_Toc350960697"/>
      <w:bookmarkStart w:id="1089" w:name="_Toc351636193"/>
      <w:bookmarkStart w:id="1090" w:name="_Toc351636296"/>
      <w:bookmarkStart w:id="1091" w:name="_Toc450143871"/>
      <w:r w:rsidRPr="00FC777C">
        <w:rPr>
          <w:rFonts w:hint="eastAsia"/>
        </w:rPr>
        <w:t>功能需求</w:t>
      </w:r>
      <w:bookmarkEnd w:id="1088"/>
      <w:bookmarkEnd w:id="1089"/>
      <w:bookmarkEnd w:id="1090"/>
      <w:bookmarkEnd w:id="1091"/>
    </w:p>
    <w:p w:rsidR="00184696" w:rsidRPr="00801F0B" w:rsidRDefault="00381AEB" w:rsidP="00AB0AE2">
      <w:pPr>
        <w:pStyle w:val="2"/>
      </w:pPr>
      <w:bookmarkStart w:id="1092" w:name="_Toc450143872"/>
      <w:r>
        <w:rPr>
          <w:rFonts w:hint="eastAsia"/>
        </w:rPr>
        <w:t>游戏管理</w:t>
      </w:r>
      <w:bookmarkEnd w:id="1092"/>
    </w:p>
    <w:p w:rsidR="00254C7F" w:rsidRPr="00254C7F" w:rsidRDefault="000513BC" w:rsidP="00AB0AE2">
      <w:pPr>
        <w:pStyle w:val="3"/>
      </w:pPr>
      <w:bookmarkStart w:id="1093" w:name="_Toc450143873"/>
      <w:r>
        <w:rPr>
          <w:rFonts w:hint="eastAsia"/>
        </w:rPr>
        <w:t>游戏参数</w:t>
      </w:r>
      <w:bookmarkEnd w:id="1093"/>
    </w:p>
    <w:p w:rsidR="000F29A8" w:rsidRDefault="00D84406" w:rsidP="00AB0AE2">
      <w:pPr>
        <w:pStyle w:val="4"/>
      </w:pPr>
      <w:bookmarkStart w:id="1094" w:name="_Toc450143874"/>
      <w:r>
        <w:rPr>
          <w:rFonts w:hint="eastAsia"/>
        </w:rPr>
        <w:t>游戏</w:t>
      </w:r>
      <w:r w:rsidR="00BC5A8B">
        <w:rPr>
          <w:rFonts w:hint="eastAsia"/>
        </w:rPr>
        <w:t>配置</w:t>
      </w:r>
      <w:bookmarkEnd w:id="109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2707"/>
        <w:gridCol w:w="1610"/>
        <w:gridCol w:w="2852"/>
      </w:tblGrid>
      <w:tr w:rsidR="003D4318" w:rsidTr="00704EAD">
        <w:trPr>
          <w:tblHeader/>
        </w:trPr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Default="003D4318" w:rsidP="00E1224B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82" w:type="dxa"/>
            <w:shd w:val="clear" w:color="auto" w:fill="D9D9D9" w:themeFill="background1" w:themeFillShade="D9"/>
            <w:vAlign w:val="center"/>
          </w:tcPr>
          <w:p w:rsidR="003D4318" w:rsidRPr="00DA3AD6" w:rsidRDefault="003D4318" w:rsidP="00E1224B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shd w:val="clear" w:color="auto" w:fill="D9D9D9" w:themeFill="background1" w:themeFillShade="D9"/>
            <w:vAlign w:val="center"/>
          </w:tcPr>
          <w:p w:rsidR="003D4318" w:rsidRDefault="003D4318" w:rsidP="00E1224B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3D4318" w:rsidRDefault="003D4318" w:rsidP="00E1224B">
            <w:pPr>
              <w:ind w:right="210"/>
              <w:jc w:val="left"/>
            </w:pP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704EAD" w:rsidP="00E1224B">
            <w:pPr>
              <w:ind w:right="210"/>
              <w:jc w:val="left"/>
            </w:pPr>
            <w:r>
              <w:rPr>
                <w:rFonts w:hint="eastAsia"/>
              </w:rPr>
              <w:t>系统</w:t>
            </w:r>
            <w:r w:rsidR="003D4318">
              <w:rPr>
                <w:rFonts w:hint="eastAsia"/>
              </w:rPr>
              <w:t>用户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Pr="00135788" w:rsidRDefault="00801F0B" w:rsidP="00E370C2">
            <w:pPr>
              <w:ind w:right="210"/>
              <w:jc w:val="left"/>
            </w:pPr>
            <w:r>
              <w:rPr>
                <w:rFonts w:hint="eastAsia"/>
              </w:rPr>
              <w:t>在游戏列表页面中，查询</w:t>
            </w:r>
            <w:r w:rsidR="00704EAD">
              <w:rPr>
                <w:rFonts w:hint="eastAsia"/>
              </w:rPr>
              <w:t>用户</w:t>
            </w:r>
            <w:r>
              <w:rPr>
                <w:rFonts w:hint="eastAsia"/>
              </w:rPr>
              <w:t>指定</w:t>
            </w:r>
            <w:r w:rsidR="00704EAD">
              <w:rPr>
                <w:rFonts w:hint="eastAsia"/>
              </w:rPr>
              <w:t>游戏</w:t>
            </w:r>
            <w:r w:rsidR="00E370C2">
              <w:rPr>
                <w:rFonts w:hint="eastAsia"/>
              </w:rPr>
              <w:t>的</w:t>
            </w:r>
            <w:r w:rsidR="003D4318">
              <w:rPr>
                <w:rFonts w:hint="eastAsia"/>
              </w:rPr>
              <w:t>游戏参数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3D4318" w:rsidP="00704EAD">
            <w:pPr>
              <w:ind w:right="210"/>
              <w:jc w:val="left"/>
            </w:pPr>
            <w:r>
              <w:rPr>
                <w:rFonts w:hint="eastAsia"/>
              </w:rPr>
              <w:t>进入</w:t>
            </w:r>
            <w:r w:rsidR="00704EAD">
              <w:rPr>
                <w:rFonts w:hint="eastAsia"/>
              </w:rPr>
              <w:t>游戏</w:t>
            </w:r>
            <w:r w:rsidR="00C2352A">
              <w:rPr>
                <w:rFonts w:hint="eastAsia"/>
              </w:rPr>
              <w:t>管理</w:t>
            </w:r>
            <w:r w:rsidR="00C2352A">
              <w:t>-</w:t>
            </w:r>
            <w:r w:rsidR="00C2352A">
              <w:rPr>
                <w:rFonts w:hint="eastAsia"/>
              </w:rPr>
              <w:t>游戏</w:t>
            </w:r>
            <w:r w:rsidR="00C2352A">
              <w:t>参数管理功能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Pr="00D25CE1" w:rsidRDefault="00E370C2" w:rsidP="00E1224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554AF9" w:rsidP="00554AF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D4318" w:rsidRPr="007E54DF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C2352A" w:rsidRDefault="00C2352A" w:rsidP="00DE335C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进入游戏管理</w:t>
            </w:r>
            <w:r>
              <w:t>-</w:t>
            </w:r>
            <w:r>
              <w:rPr>
                <w:rFonts w:hint="eastAsia"/>
              </w:rPr>
              <w:t>游戏</w:t>
            </w:r>
            <w:r>
              <w:t>参数管理功能</w:t>
            </w:r>
          </w:p>
          <w:p w:rsidR="00DE335C" w:rsidRDefault="00DE335C" w:rsidP="00DE335C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选择游戏，查看游戏参数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616293" w:rsidP="00E1224B">
            <w:pPr>
              <w:jc w:val="center"/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 w:rsidR="003D4318" w:rsidRPr="0010192D">
              <w:rPr>
                <w:rFonts w:hint="eastAsia"/>
              </w:rPr>
              <w:t>操作数据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3D4318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D4318" w:rsidRDefault="003D4318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F95F82">
              <w:rPr>
                <w:rFonts w:hint="eastAsia"/>
              </w:rPr>
              <w:t>游戏编码</w:t>
            </w:r>
            <w:r>
              <w:rPr>
                <w:rFonts w:hint="eastAsia"/>
              </w:rPr>
              <w:t>（</w:t>
            </w:r>
            <w:r w:rsidR="00801F0B">
              <w:rPr>
                <w:rFonts w:hint="eastAsia"/>
              </w:rPr>
              <w:t>点击页面</w:t>
            </w:r>
            <w:r>
              <w:rPr>
                <w:rFonts w:hint="eastAsia"/>
              </w:rPr>
              <w:t>）</w:t>
            </w:r>
          </w:p>
          <w:p w:rsidR="003D4318" w:rsidRDefault="003D4318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游戏基本参数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游戏编码</w:t>
            </w:r>
            <w:r w:rsidR="00BE0647">
              <w:rPr>
                <w:rFonts w:hint="eastAsia"/>
              </w:rPr>
              <w:t>：</w:t>
            </w:r>
            <w:r w:rsidR="00BE0647">
              <w:rPr>
                <w:rFonts w:ascii="宋体" w:hAnsi="宋体" w:hint="eastAsia"/>
                <w:bCs/>
                <w:iCs/>
              </w:rPr>
              <w:t>系统中标记此</w:t>
            </w:r>
            <w:r w:rsidR="00BE0647" w:rsidRPr="00437F65">
              <w:rPr>
                <w:rFonts w:ascii="宋体" w:hAnsi="宋体" w:hint="eastAsia"/>
                <w:bCs/>
                <w:iCs/>
              </w:rPr>
              <w:t>游戏的编码</w:t>
            </w:r>
            <w:r w:rsidR="00BE0647">
              <w:rPr>
                <w:rFonts w:ascii="宋体" w:hAnsi="宋体" w:hint="eastAsia"/>
                <w:bCs/>
                <w:iCs/>
              </w:rPr>
              <w:t>，游戏编码不能重复。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游戏标识</w:t>
            </w:r>
            <w:r w:rsidR="00BE0647">
              <w:rPr>
                <w:rFonts w:hint="eastAsia"/>
              </w:rPr>
              <w:t>：</w:t>
            </w:r>
            <w:r w:rsidR="00BE0647" w:rsidRPr="00437F65">
              <w:rPr>
                <w:rFonts w:ascii="宋体" w:hAnsi="宋体" w:hint="eastAsia"/>
                <w:bCs/>
                <w:iCs/>
              </w:rPr>
              <w:t>用于匹配销售终端软件的设定，全局唯一。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游戏名称</w:t>
            </w:r>
            <w:r w:rsidR="00BE0647">
              <w:rPr>
                <w:rFonts w:hint="eastAsia"/>
              </w:rPr>
              <w:t>：</w:t>
            </w:r>
            <w:r w:rsidR="00BE0647" w:rsidRPr="00437F65">
              <w:rPr>
                <w:rFonts w:ascii="宋体" w:hAnsi="宋体" w:hint="eastAsia"/>
                <w:bCs/>
                <w:iCs/>
              </w:rPr>
              <w:t>游戏官方名称</w:t>
            </w:r>
            <w:r w:rsidR="00BE0647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Pr="00BC5A8B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游戏缩写</w:t>
            </w:r>
            <w:r w:rsidR="00BE0647">
              <w:rPr>
                <w:rFonts w:hint="eastAsia"/>
              </w:rPr>
              <w:t>：</w:t>
            </w:r>
            <w:r w:rsidR="00465027">
              <w:rPr>
                <w:rFonts w:ascii="宋体" w:hAnsi="宋体" w:hint="eastAsia"/>
                <w:bCs/>
                <w:iCs/>
              </w:rPr>
              <w:t>此</w:t>
            </w:r>
            <w:r w:rsidR="00BE0647">
              <w:rPr>
                <w:rFonts w:ascii="宋体" w:hAnsi="宋体" w:hint="eastAsia"/>
                <w:bCs/>
                <w:iCs/>
              </w:rPr>
              <w:t>游戏的简短名称</w:t>
            </w:r>
            <w:r w:rsidR="00BE0647"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BC5A8B" w:rsidRDefault="00BC5A8B" w:rsidP="00BC5A8B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游戏类型：</w:t>
            </w:r>
            <w:r w:rsidR="00C2352A">
              <w:rPr>
                <w:rFonts w:hint="eastAsia"/>
              </w:rPr>
              <w:t>此</w:t>
            </w:r>
            <w:r w:rsidR="00C2352A">
              <w:t>游戏的游戏类型，选项包括</w:t>
            </w:r>
            <w:r w:rsidRPr="00437F65">
              <w:rPr>
                <w:rFonts w:ascii="宋体" w:hAnsi="宋体" w:hint="eastAsia"/>
                <w:bCs/>
                <w:iCs/>
              </w:rPr>
              <w:t>乐透、数字或</w:t>
            </w:r>
            <w:r w:rsidR="00553441">
              <w:rPr>
                <w:rFonts w:ascii="宋体" w:hAnsi="宋体" w:hint="eastAsia"/>
                <w:bCs/>
                <w:iCs/>
              </w:rPr>
              <w:t>快开</w:t>
            </w:r>
            <w:r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发行单位名称</w:t>
            </w:r>
            <w:r w:rsidR="00BE0647">
              <w:rPr>
                <w:rFonts w:hint="eastAsia"/>
              </w:rPr>
              <w:t>：</w:t>
            </w:r>
            <w:r w:rsidR="00BE0647">
              <w:rPr>
                <w:rFonts w:ascii="宋体" w:hAnsi="宋体" w:hint="eastAsia"/>
                <w:bCs/>
                <w:iCs/>
              </w:rPr>
              <w:t>发行游戏单位名称。</w:t>
            </w:r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游戏政策参数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理论返奖率</w:t>
            </w:r>
            <w:r w:rsidR="00BE0647">
              <w:rPr>
                <w:rFonts w:hint="eastAsia"/>
              </w:rPr>
              <w:t>：</w:t>
            </w:r>
            <w:r w:rsidR="00C2352A">
              <w:rPr>
                <w:rFonts w:ascii="宋体" w:hAnsi="宋体" w:hint="eastAsia"/>
                <w:bCs/>
                <w:iCs/>
              </w:rPr>
              <w:t>配置游戏使用的理论返奖率比例，</w:t>
            </w:r>
            <w:r w:rsidR="00BE0647" w:rsidRPr="00437F65">
              <w:rPr>
                <w:rFonts w:ascii="宋体" w:hAnsi="宋体" w:hint="eastAsia"/>
                <w:bCs/>
                <w:iCs/>
              </w:rPr>
              <w:t>千分数表示</w:t>
            </w:r>
            <w:r w:rsidR="00BE0647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公益金比例</w:t>
            </w:r>
            <w:r w:rsidR="00BE0647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E0647">
              <w:rPr>
                <w:rFonts w:ascii="宋体" w:hAnsi="宋体" w:hint="eastAsia"/>
                <w:bCs/>
                <w:iCs/>
              </w:rPr>
              <w:t>游戏使用的公益金比例</w:t>
            </w:r>
            <w:r w:rsidR="00C2352A">
              <w:rPr>
                <w:rFonts w:ascii="宋体" w:hAnsi="宋体" w:hint="eastAsia"/>
                <w:bCs/>
                <w:iCs/>
              </w:rPr>
              <w:t>，千分数表示</w:t>
            </w:r>
            <w:r w:rsidR="00BE0647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Pr="00B27A59" w:rsidRDefault="003D4318" w:rsidP="00B27A59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调节基金比例</w:t>
            </w:r>
            <w:r w:rsidR="00BE0647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E0647">
              <w:rPr>
                <w:rFonts w:ascii="宋体" w:hAnsi="宋体" w:hint="eastAsia"/>
                <w:bCs/>
                <w:iCs/>
              </w:rPr>
              <w:t>游戏使用的调节基金比例</w:t>
            </w:r>
            <w:r w:rsidR="00C2352A">
              <w:rPr>
                <w:rFonts w:ascii="宋体" w:hAnsi="宋体" w:hint="eastAsia"/>
                <w:bCs/>
                <w:iCs/>
              </w:rPr>
              <w:t>，千分数表示</w:t>
            </w:r>
            <w:r w:rsidR="00BE0647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缴税起征点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27A59">
              <w:rPr>
                <w:rFonts w:ascii="宋体" w:hAnsi="宋体" w:hint="eastAsia"/>
                <w:bCs/>
                <w:iCs/>
              </w:rPr>
              <w:t>中奖缴税起始金额</w:t>
            </w:r>
            <w:r w:rsidR="008554EC">
              <w:rPr>
                <w:rFonts w:ascii="宋体" w:hAnsi="宋体" w:hint="eastAsia"/>
                <w:bCs/>
                <w:iCs/>
              </w:rPr>
              <w:t>，</w:t>
            </w:r>
            <w:r w:rsidR="008554EC">
              <w:rPr>
                <w:rFonts w:ascii="宋体" w:hAnsi="宋体"/>
                <w:bCs/>
                <w:iCs/>
              </w:rPr>
              <w:t>单位元</w:t>
            </w:r>
            <w:r w:rsidR="00B27A59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缴税比例</w:t>
            </w:r>
            <w:r w:rsidR="00B27A59">
              <w:rPr>
                <w:rFonts w:hint="eastAsia"/>
              </w:rPr>
              <w:t>：</w:t>
            </w:r>
            <w:r w:rsidR="00465027">
              <w:rPr>
                <w:rFonts w:ascii="宋体" w:hAnsi="宋体"/>
                <w:bCs/>
                <w:iCs/>
              </w:rPr>
              <w:t>配置游戏</w:t>
            </w:r>
            <w:r w:rsidR="00B27A59">
              <w:rPr>
                <w:rFonts w:ascii="宋体" w:hAnsi="宋体" w:hint="eastAsia"/>
                <w:bCs/>
                <w:iCs/>
              </w:rPr>
              <w:t>缴税比率</w:t>
            </w:r>
            <w:r w:rsidR="008D57D8">
              <w:rPr>
                <w:rFonts w:ascii="宋体" w:hAnsi="宋体" w:hint="eastAsia"/>
                <w:bCs/>
                <w:iCs/>
              </w:rPr>
              <w:t>，</w:t>
            </w:r>
            <w:r w:rsidR="00C2352A">
              <w:rPr>
                <w:rFonts w:ascii="宋体" w:hAnsi="宋体" w:hint="eastAsia"/>
                <w:bCs/>
                <w:iCs/>
              </w:rPr>
              <w:t>千分数表示，</w:t>
            </w:r>
            <w:r w:rsidR="00A446DD">
              <w:rPr>
                <w:rFonts w:ascii="宋体" w:hAnsi="宋体"/>
                <w:bCs/>
                <w:iCs/>
              </w:rPr>
              <w:t>税金</w:t>
            </w:r>
            <w:r w:rsidR="0085630E">
              <w:rPr>
                <w:rFonts w:ascii="宋体" w:hAnsi="宋体" w:hint="eastAsia"/>
                <w:bCs/>
                <w:iCs/>
              </w:rPr>
              <w:t>在</w:t>
            </w:r>
            <w:r w:rsidR="006B510D">
              <w:rPr>
                <w:rFonts w:ascii="宋体" w:hAnsi="宋体" w:hint="eastAsia"/>
                <w:bCs/>
                <w:iCs/>
              </w:rPr>
              <w:t>元</w:t>
            </w:r>
            <w:r w:rsidR="0085630E">
              <w:rPr>
                <w:rFonts w:ascii="宋体" w:hAnsi="宋体"/>
                <w:bCs/>
                <w:iCs/>
              </w:rPr>
              <w:t>级别</w:t>
            </w:r>
            <w:r w:rsidR="008D57D8">
              <w:rPr>
                <w:rFonts w:ascii="宋体" w:hAnsi="宋体"/>
                <w:bCs/>
                <w:iCs/>
              </w:rPr>
              <w:t>四舍五入</w:t>
            </w:r>
            <w:r w:rsidR="00B27A59">
              <w:rPr>
                <w:rFonts w:ascii="宋体" w:hAnsi="宋体" w:hint="eastAsia"/>
                <w:bCs/>
                <w:iCs/>
              </w:rPr>
              <w:t>。</w:t>
            </w:r>
          </w:p>
          <w:p w:rsidR="003D4318" w:rsidRDefault="003D4318" w:rsidP="003D431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兑奖期</w:t>
            </w:r>
            <w:r w:rsidR="00B27A59">
              <w:rPr>
                <w:rFonts w:hint="eastAsia"/>
              </w:rPr>
              <w:t>：</w:t>
            </w:r>
            <w:r w:rsidR="00C2352A">
              <w:rPr>
                <w:rFonts w:hint="eastAsia"/>
              </w:rPr>
              <w:t>配置彩票</w:t>
            </w:r>
            <w:r w:rsidR="00C2352A">
              <w:t>兑奖</w:t>
            </w:r>
            <w:r w:rsidR="00C2352A">
              <w:rPr>
                <w:rFonts w:hint="eastAsia"/>
              </w:rPr>
              <w:t>有效</w:t>
            </w:r>
            <w:r w:rsidR="00C2352A">
              <w:t>期，超过</w:t>
            </w:r>
            <w:r w:rsidR="00C2352A">
              <w:rPr>
                <w:rFonts w:hint="eastAsia"/>
              </w:rPr>
              <w:t>有效期</w:t>
            </w:r>
            <w:r w:rsidR="00C2352A">
              <w:t>视为弃奖，</w:t>
            </w:r>
            <w:r w:rsidR="00B27A59">
              <w:rPr>
                <w:rFonts w:ascii="宋体" w:hAnsi="宋体" w:hint="eastAsia"/>
                <w:bCs/>
                <w:iCs/>
              </w:rPr>
              <w:t>单位天</w:t>
            </w:r>
            <w:r w:rsidR="00C2352A">
              <w:rPr>
                <w:rFonts w:ascii="宋体" w:hAnsi="宋体" w:hint="eastAsia"/>
                <w:bCs/>
                <w:iCs/>
              </w:rPr>
              <w:t>。</w:t>
            </w:r>
            <w:r w:rsidR="00B27A59">
              <w:rPr>
                <w:rFonts w:ascii="宋体" w:hAnsi="宋体" w:hint="eastAsia"/>
                <w:bCs/>
                <w:iCs/>
              </w:rPr>
              <w:t>开奖当日不计入兑奖期。</w:t>
            </w:r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AE1024">
              <w:rPr>
                <w:rFonts w:hint="eastAsia"/>
              </w:rPr>
              <w:t>普通规则</w:t>
            </w:r>
            <w:r>
              <w:rPr>
                <w:rFonts w:hint="eastAsia"/>
              </w:rPr>
              <w:t>参数</w:t>
            </w:r>
          </w:p>
          <w:p w:rsidR="00314250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开奖模式</w:t>
            </w:r>
            <w:r w:rsidR="00B27A59">
              <w:rPr>
                <w:rFonts w:hint="eastAsia"/>
              </w:rPr>
              <w:t>：</w:t>
            </w:r>
            <w:r w:rsidR="00C2352A">
              <w:rPr>
                <w:rFonts w:hint="eastAsia"/>
              </w:rPr>
              <w:t>配置</w:t>
            </w:r>
            <w:r w:rsidR="00C2352A">
              <w:t>游戏开奖模式，选项包括，</w:t>
            </w:r>
            <w:r w:rsidR="008554EC">
              <w:rPr>
                <w:rFonts w:hint="eastAsia"/>
              </w:rPr>
              <w:t>自动</w:t>
            </w:r>
            <w:r w:rsidR="008554EC">
              <w:t>开奖</w:t>
            </w:r>
            <w:r>
              <w:rPr>
                <w:rFonts w:hint="eastAsia"/>
              </w:rPr>
              <w:t>、内部算奖、外部算奖</w:t>
            </w:r>
            <w:r w:rsidR="00C2352A">
              <w:rPr>
                <w:rFonts w:hint="eastAsia"/>
              </w:rPr>
              <w:t>。</w:t>
            </w:r>
          </w:p>
          <w:p w:rsidR="00314250" w:rsidRPr="00903EE8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单注投注金额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0444F8">
              <w:rPr>
                <w:rFonts w:ascii="宋体" w:hAnsi="宋体" w:hint="eastAsia"/>
                <w:bCs/>
                <w:iCs/>
              </w:rPr>
              <w:t>单注</w:t>
            </w:r>
            <w:r w:rsidR="00B27A59">
              <w:rPr>
                <w:rFonts w:ascii="宋体" w:hAnsi="宋体" w:hint="eastAsia"/>
                <w:bCs/>
                <w:iCs/>
              </w:rPr>
              <w:t>投注金额，</w:t>
            </w:r>
            <w:r w:rsidR="00B27A59" w:rsidRPr="00437F65">
              <w:rPr>
                <w:rFonts w:ascii="宋体" w:hAnsi="宋体" w:hint="eastAsia"/>
                <w:bCs/>
                <w:iCs/>
              </w:rPr>
              <w:t>单位元。</w:t>
            </w:r>
          </w:p>
          <w:p w:rsidR="00903EE8" w:rsidRDefault="00903EE8" w:rsidP="00903EE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多期销售限制：</w:t>
            </w:r>
            <w:r w:rsidR="001B104F">
              <w:rPr>
                <w:rFonts w:hint="eastAsia"/>
              </w:rPr>
              <w:t>配置</w:t>
            </w:r>
            <w:r>
              <w:rPr>
                <w:rFonts w:hint="eastAsia"/>
              </w:rPr>
              <w:t>游戏</w:t>
            </w:r>
            <w:r w:rsidR="001B104F">
              <w:rPr>
                <w:rFonts w:hint="eastAsia"/>
              </w:rPr>
              <w:t>预售期</w:t>
            </w:r>
            <w:r>
              <w:rPr>
                <w:rFonts w:hint="eastAsia"/>
              </w:rPr>
              <w:t>数量。</w:t>
            </w:r>
          </w:p>
          <w:p w:rsidR="00314250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单行最大倍数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27A59" w:rsidRPr="00437F65">
              <w:rPr>
                <w:rFonts w:ascii="宋体" w:hAnsi="宋体" w:hint="eastAsia"/>
                <w:bCs/>
                <w:iCs/>
              </w:rPr>
              <w:t>每投注行的</w:t>
            </w:r>
            <w:r w:rsidR="001B104F">
              <w:rPr>
                <w:rFonts w:ascii="宋体" w:hAnsi="宋体" w:hint="eastAsia"/>
                <w:bCs/>
                <w:iCs/>
              </w:rPr>
              <w:t>最大</w:t>
            </w:r>
            <w:r w:rsidR="00B27A59" w:rsidRPr="00437F65">
              <w:rPr>
                <w:rFonts w:ascii="宋体" w:hAnsi="宋体" w:hint="eastAsia"/>
                <w:bCs/>
                <w:iCs/>
              </w:rPr>
              <w:t>倍数</w:t>
            </w:r>
            <w:r w:rsidR="008554EC">
              <w:rPr>
                <w:rFonts w:ascii="宋体" w:hAnsi="宋体" w:hint="eastAsia"/>
                <w:bCs/>
                <w:iCs/>
              </w:rPr>
              <w:t>。</w:t>
            </w:r>
          </w:p>
          <w:p w:rsidR="00314250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单票最大投注行数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F8480A">
              <w:rPr>
                <w:rFonts w:ascii="宋体" w:hAnsi="宋体" w:hint="eastAsia"/>
                <w:bCs/>
                <w:iCs/>
              </w:rPr>
              <w:t>每张</w:t>
            </w:r>
            <w:r w:rsidR="00F8480A">
              <w:rPr>
                <w:rFonts w:ascii="宋体" w:hAnsi="宋体"/>
                <w:bCs/>
                <w:iCs/>
              </w:rPr>
              <w:t>彩票最多投注行数</w:t>
            </w:r>
            <w:r w:rsidR="008554EC">
              <w:rPr>
                <w:rFonts w:ascii="宋体" w:hAnsi="宋体" w:hint="eastAsia"/>
                <w:bCs/>
                <w:iCs/>
              </w:rPr>
              <w:t>。</w:t>
            </w:r>
          </w:p>
          <w:p w:rsidR="00314250" w:rsidRPr="00841DD2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单票最大销售限额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27A59" w:rsidRPr="00437F65">
              <w:rPr>
                <w:rFonts w:ascii="宋体" w:hAnsi="宋体" w:hint="eastAsia"/>
                <w:bCs/>
                <w:iCs/>
              </w:rPr>
              <w:t>每张彩票销售价格上限，单位元。</w:t>
            </w:r>
          </w:p>
          <w:p w:rsidR="00D43308" w:rsidRPr="00BC5A8B" w:rsidRDefault="00841DD2" w:rsidP="00D4330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弃奖</w:t>
            </w:r>
            <w:r>
              <w:rPr>
                <w:rFonts w:ascii="宋体" w:hAnsi="宋体"/>
                <w:bCs/>
                <w:iCs/>
              </w:rPr>
              <w:t>去处：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>
              <w:rPr>
                <w:rFonts w:ascii="宋体" w:hAnsi="宋体"/>
                <w:bCs/>
                <w:iCs/>
              </w:rPr>
              <w:t>游戏弃奖金额归集地，</w:t>
            </w:r>
            <w:r w:rsidR="00CB6DF9">
              <w:rPr>
                <w:rFonts w:ascii="宋体" w:hAnsi="宋体" w:hint="eastAsia"/>
                <w:bCs/>
                <w:iCs/>
              </w:rPr>
              <w:t>选项</w:t>
            </w:r>
            <w:r w:rsidR="00CB6DF9">
              <w:rPr>
                <w:rFonts w:ascii="宋体" w:hAnsi="宋体"/>
                <w:bCs/>
                <w:iCs/>
              </w:rPr>
              <w:t>包括</w:t>
            </w:r>
            <w:r>
              <w:rPr>
                <w:rFonts w:ascii="宋体" w:hAnsi="宋体"/>
                <w:bCs/>
                <w:iCs/>
              </w:rPr>
              <w:t>奖池、调节基金、公益金</w:t>
            </w:r>
            <w:r w:rsidR="006D3825">
              <w:rPr>
                <w:rFonts w:ascii="宋体" w:hAnsi="宋体" w:hint="eastAsia"/>
                <w:bCs/>
                <w:iCs/>
              </w:rPr>
              <w:t>。</w:t>
            </w:r>
          </w:p>
          <w:p w:rsidR="000F29A8" w:rsidRDefault="00BC5A8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游戏控制参数</w:t>
            </w:r>
          </w:p>
          <w:p w:rsidR="00314250" w:rsidRDefault="00314250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大奖</w:t>
            </w:r>
            <w:r w:rsidR="00B27A59">
              <w:rPr>
                <w:rFonts w:hint="eastAsia"/>
              </w:rPr>
              <w:t>金</w:t>
            </w:r>
            <w:r>
              <w:rPr>
                <w:rFonts w:hint="eastAsia"/>
              </w:rPr>
              <w:t>额</w:t>
            </w:r>
            <w:r w:rsidR="00B27A59">
              <w:rPr>
                <w:rFonts w:hint="eastAsia"/>
              </w:rPr>
              <w:t>：</w:t>
            </w:r>
            <w:r w:rsidR="008554EC">
              <w:rPr>
                <w:rFonts w:ascii="宋体" w:hAnsi="宋体" w:hint="eastAsia"/>
                <w:bCs/>
                <w:iCs/>
              </w:rPr>
              <w:t>配置</w:t>
            </w:r>
            <w:r w:rsidR="00B27A59">
              <w:rPr>
                <w:rFonts w:ascii="宋体" w:hAnsi="宋体" w:hint="eastAsia"/>
                <w:bCs/>
                <w:iCs/>
              </w:rPr>
              <w:t>游戏大奖金额，</w:t>
            </w:r>
            <w:r w:rsidR="00B27A59" w:rsidRPr="00437F65">
              <w:rPr>
                <w:rFonts w:ascii="宋体" w:hAnsi="宋体" w:hint="eastAsia"/>
                <w:bCs/>
                <w:iCs/>
              </w:rPr>
              <w:t>单位元</w:t>
            </w:r>
            <w:r w:rsidR="000444F8">
              <w:rPr>
                <w:rFonts w:ascii="宋体" w:hAnsi="宋体" w:hint="eastAsia"/>
                <w:bCs/>
                <w:iCs/>
              </w:rPr>
              <w:t>。</w:t>
            </w:r>
            <w:r w:rsidR="00F8480A">
              <w:rPr>
                <w:rFonts w:ascii="宋体" w:hAnsi="宋体" w:hint="eastAsia"/>
                <w:bCs/>
                <w:iCs/>
              </w:rPr>
              <w:t>单票</w:t>
            </w:r>
            <w:r w:rsidR="00F8480A">
              <w:rPr>
                <w:rFonts w:ascii="宋体" w:hAnsi="宋体"/>
                <w:bCs/>
                <w:iCs/>
              </w:rPr>
              <w:t>奖金</w:t>
            </w:r>
            <w:r w:rsidR="00B27A59">
              <w:rPr>
                <w:rFonts w:ascii="宋体" w:hAnsi="宋体" w:hint="eastAsia"/>
                <w:bCs/>
                <w:iCs/>
              </w:rPr>
              <w:t>大于等于</w:t>
            </w:r>
            <w:r w:rsidR="00F8480A">
              <w:rPr>
                <w:rFonts w:ascii="宋体" w:hAnsi="宋体" w:hint="eastAsia"/>
                <w:bCs/>
                <w:iCs/>
              </w:rPr>
              <w:t>时</w:t>
            </w:r>
            <w:r w:rsidR="00361583">
              <w:rPr>
                <w:rFonts w:ascii="宋体" w:hAnsi="宋体" w:hint="eastAsia"/>
                <w:bCs/>
                <w:iCs/>
              </w:rPr>
              <w:t>标记</w:t>
            </w:r>
            <w:r w:rsidR="00361583">
              <w:rPr>
                <w:rFonts w:ascii="宋体" w:hAnsi="宋体"/>
                <w:bCs/>
                <w:iCs/>
              </w:rPr>
              <w:t>为大奖</w:t>
            </w:r>
            <w:r w:rsidR="00B27A59"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457261" w:rsidRPr="0006366B" w:rsidRDefault="00314250" w:rsidP="005E05E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游戏兑奖限额</w:t>
            </w:r>
            <w:r w:rsidR="00B27A59">
              <w:rPr>
                <w:rFonts w:hint="eastAsia"/>
              </w:rPr>
              <w:t>：</w:t>
            </w:r>
            <w:r w:rsidR="001B104F">
              <w:rPr>
                <w:rFonts w:ascii="宋体" w:hAnsi="宋体" w:hint="eastAsia"/>
                <w:bCs/>
                <w:iCs/>
              </w:rPr>
              <w:t>配置</w:t>
            </w:r>
            <w:r w:rsidR="00B27A59" w:rsidRPr="00437F65">
              <w:rPr>
                <w:rFonts w:ascii="宋体" w:hAnsi="宋体" w:hint="eastAsia"/>
                <w:bCs/>
                <w:iCs/>
              </w:rPr>
              <w:t>系统</w:t>
            </w:r>
            <w:r w:rsidR="00B27A59">
              <w:rPr>
                <w:rFonts w:ascii="宋体" w:hAnsi="宋体" w:hint="eastAsia"/>
                <w:bCs/>
                <w:iCs/>
              </w:rPr>
              <w:t>兑奖</w:t>
            </w:r>
            <w:r w:rsidR="001B104F">
              <w:rPr>
                <w:rFonts w:ascii="宋体" w:hAnsi="宋体" w:hint="eastAsia"/>
                <w:bCs/>
                <w:iCs/>
              </w:rPr>
              <w:t>上限</w:t>
            </w:r>
            <w:r w:rsidR="000444F8">
              <w:rPr>
                <w:rFonts w:ascii="宋体" w:hAnsi="宋体" w:hint="eastAsia"/>
                <w:bCs/>
                <w:iCs/>
              </w:rPr>
              <w:t>金额，</w:t>
            </w:r>
            <w:r w:rsidR="000444F8">
              <w:rPr>
                <w:rFonts w:ascii="宋体" w:hAnsi="宋体"/>
                <w:bCs/>
                <w:iCs/>
              </w:rPr>
              <w:t>单位元</w:t>
            </w:r>
            <w:r w:rsidR="00B27A59">
              <w:rPr>
                <w:rFonts w:ascii="宋体" w:hAnsi="宋体" w:hint="eastAsia"/>
                <w:bCs/>
                <w:iCs/>
              </w:rPr>
              <w:t>。</w:t>
            </w:r>
          </w:p>
          <w:p w:rsidR="000F29A8" w:rsidRDefault="00EF16BC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允许退票时间</w:t>
            </w:r>
            <w:r w:rsidR="0006366B" w:rsidRPr="0006366B">
              <w:rPr>
                <w:rFonts w:ascii="宋体" w:hAnsi="宋体" w:hint="eastAsia"/>
                <w:bCs/>
                <w:iCs/>
              </w:rPr>
              <w:t>：</w:t>
            </w:r>
            <w:r w:rsidR="000534F9">
              <w:rPr>
                <w:rFonts w:ascii="宋体" w:hAnsi="宋体" w:hint="eastAsia"/>
                <w:bCs/>
                <w:iCs/>
              </w:rPr>
              <w:t>配置</w:t>
            </w:r>
            <w:r w:rsidR="008A4006">
              <w:rPr>
                <w:rFonts w:ascii="宋体" w:hAnsi="宋体" w:hint="eastAsia"/>
                <w:bCs/>
                <w:iCs/>
              </w:rPr>
              <w:t>彩票从</w:t>
            </w:r>
            <w:r w:rsidR="00CB6DF9">
              <w:rPr>
                <w:rFonts w:ascii="宋体" w:hAnsi="宋体" w:hint="eastAsia"/>
                <w:bCs/>
                <w:iCs/>
              </w:rPr>
              <w:t>售出</w:t>
            </w:r>
            <w:r w:rsidR="008A4006">
              <w:rPr>
                <w:rFonts w:ascii="宋体" w:hAnsi="宋体" w:hint="eastAsia"/>
                <w:bCs/>
                <w:iCs/>
              </w:rPr>
              <w:t>后多少时间内可以退票，单位</w:t>
            </w:r>
            <w:r w:rsidR="000534F9">
              <w:rPr>
                <w:rFonts w:ascii="宋体" w:hAnsi="宋体" w:hint="eastAsia"/>
                <w:bCs/>
                <w:iCs/>
              </w:rPr>
              <w:t>秒</w:t>
            </w:r>
            <w:r w:rsidR="008A4006">
              <w:rPr>
                <w:rFonts w:ascii="宋体" w:hAnsi="宋体" w:hint="eastAsia"/>
                <w:bCs/>
                <w:iCs/>
              </w:rPr>
              <w:t>。</w:t>
            </w:r>
          </w:p>
          <w:p w:rsidR="000F29A8" w:rsidRDefault="00EF16BC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销售关闭倒数提醒：</w:t>
            </w:r>
            <w:r w:rsidR="001B104F">
              <w:rPr>
                <w:rFonts w:ascii="宋体" w:hAnsi="宋体" w:hint="eastAsia"/>
                <w:bCs/>
                <w:iCs/>
              </w:rPr>
              <w:t>配置</w:t>
            </w:r>
            <w:r w:rsidR="0006366B">
              <w:rPr>
                <w:rFonts w:ascii="宋体" w:hAnsi="宋体" w:hint="eastAsia"/>
                <w:bCs/>
                <w:iCs/>
              </w:rPr>
              <w:t>期</w:t>
            </w:r>
            <w:r w:rsidR="001B104F">
              <w:rPr>
                <w:rFonts w:ascii="宋体" w:hAnsi="宋体" w:hint="eastAsia"/>
                <w:bCs/>
                <w:iCs/>
              </w:rPr>
              <w:t>次</w:t>
            </w:r>
            <w:r w:rsidR="0006366B">
              <w:rPr>
                <w:rFonts w:ascii="宋体" w:hAnsi="宋体" w:hint="eastAsia"/>
                <w:bCs/>
                <w:iCs/>
              </w:rPr>
              <w:t>关闭前</w:t>
            </w:r>
            <w:r w:rsidR="000534F9">
              <w:rPr>
                <w:rFonts w:ascii="宋体" w:hAnsi="宋体" w:hint="eastAsia"/>
                <w:bCs/>
                <w:iCs/>
              </w:rPr>
              <w:t>发出</w:t>
            </w:r>
            <w:r w:rsidR="0006366B">
              <w:rPr>
                <w:rFonts w:ascii="宋体" w:hAnsi="宋体" w:hint="eastAsia"/>
                <w:bCs/>
                <w:iCs/>
              </w:rPr>
              <w:t>提示</w:t>
            </w:r>
            <w:r w:rsidR="000534F9">
              <w:rPr>
                <w:rFonts w:ascii="宋体" w:hAnsi="宋体" w:hint="eastAsia"/>
                <w:bCs/>
                <w:iCs/>
              </w:rPr>
              <w:t>的</w:t>
            </w:r>
            <w:r w:rsidR="000534F9">
              <w:rPr>
                <w:rFonts w:ascii="宋体" w:hAnsi="宋体"/>
                <w:bCs/>
                <w:iCs/>
              </w:rPr>
              <w:t>时间</w:t>
            </w:r>
            <w:r w:rsidR="0006366B">
              <w:rPr>
                <w:rFonts w:ascii="宋体" w:hAnsi="宋体" w:hint="eastAsia"/>
                <w:bCs/>
                <w:iCs/>
              </w:rPr>
              <w:t>，</w:t>
            </w:r>
            <w:r w:rsidR="0006366B" w:rsidRPr="00437F65">
              <w:rPr>
                <w:rFonts w:ascii="宋体" w:hAnsi="宋体" w:hint="eastAsia"/>
                <w:bCs/>
                <w:iCs/>
              </w:rPr>
              <w:t>单位秒</w:t>
            </w:r>
            <w:r w:rsidR="0006366B">
              <w:rPr>
                <w:rFonts w:ascii="宋体" w:hAnsi="宋体" w:hint="eastAsia"/>
                <w:bCs/>
                <w:iCs/>
              </w:rPr>
              <w:t>。</w:t>
            </w:r>
          </w:p>
          <w:p w:rsidR="000F29A8" w:rsidDel="004B016F" w:rsidRDefault="00EF16BC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095" w:author="Microsoft" w:date="2016-04-21T10:18:00Z"/>
                <w:rFonts w:ascii="宋体" w:hAnsi="宋体"/>
                <w:bCs/>
                <w:iCs/>
              </w:rPr>
            </w:pPr>
            <w:del w:id="1096" w:author="Microsoft" w:date="2016-04-21T10:18:00Z">
              <w:r w:rsidRPr="00EF16BC" w:rsidDel="004B016F">
                <w:rPr>
                  <w:rFonts w:ascii="宋体" w:hAnsi="宋体" w:hint="eastAsia"/>
                  <w:bCs/>
                  <w:iCs/>
                </w:rPr>
                <w:delText>普通销售员兑奖限额</w:delText>
              </w:r>
              <w:r w:rsidR="0006366B" w:rsidDel="004B016F">
                <w:rPr>
                  <w:rFonts w:ascii="宋体" w:hAnsi="宋体" w:hint="eastAsia"/>
                  <w:bCs/>
                  <w:iCs/>
                </w:rPr>
                <w:delText>：</w:delText>
              </w:r>
              <w:r w:rsidR="001B104F" w:rsidDel="004B016F">
                <w:rPr>
                  <w:rFonts w:ascii="宋体" w:hAnsi="宋体" w:hint="eastAsia"/>
                  <w:bCs/>
                  <w:iCs/>
                </w:rPr>
                <w:delText>配置</w:delText>
              </w:r>
              <w:r w:rsidR="000534F9" w:rsidDel="004B016F">
                <w:rPr>
                  <w:rFonts w:ascii="宋体" w:hAnsi="宋体" w:hint="eastAsia"/>
                  <w:bCs/>
                  <w:iCs/>
                </w:rPr>
                <w:delText>&lt;</w:delText>
              </w:r>
              <w:r w:rsidR="0006366B" w:rsidDel="004B016F">
                <w:rPr>
                  <w:rFonts w:ascii="宋体" w:hAnsi="宋体" w:hint="eastAsia"/>
                  <w:bCs/>
                  <w:iCs/>
                </w:rPr>
                <w:delText>普通销售员</w:delText>
              </w:r>
              <w:r w:rsidR="000534F9" w:rsidDel="004B016F">
                <w:rPr>
                  <w:rFonts w:ascii="宋体" w:hAnsi="宋体" w:hint="eastAsia"/>
                  <w:bCs/>
                  <w:iCs/>
                </w:rPr>
                <w:delText>&gt;</w:delText>
              </w:r>
              <w:r w:rsidR="0006366B" w:rsidDel="004B016F">
                <w:rPr>
                  <w:rFonts w:ascii="宋体" w:hAnsi="宋体" w:hint="eastAsia"/>
                  <w:bCs/>
                  <w:iCs/>
                </w:rPr>
                <w:delText>允许</w:delText>
              </w:r>
              <w:r w:rsidR="0006366B" w:rsidRPr="00437F65" w:rsidDel="004B016F">
                <w:rPr>
                  <w:rFonts w:ascii="宋体" w:hAnsi="宋体" w:hint="eastAsia"/>
                  <w:bCs/>
                  <w:iCs/>
                </w:rPr>
                <w:delText>兑奖</w:delText>
              </w:r>
              <w:r w:rsidR="0006366B" w:rsidDel="004B016F">
                <w:rPr>
                  <w:rFonts w:ascii="宋体" w:hAnsi="宋体" w:hint="eastAsia"/>
                  <w:bCs/>
                  <w:iCs/>
                </w:rPr>
                <w:delText>的单票奖金</w:delText>
              </w:r>
              <w:r w:rsidR="0006366B" w:rsidRPr="00437F65" w:rsidDel="004B016F">
                <w:rPr>
                  <w:rFonts w:ascii="宋体" w:hAnsi="宋体" w:hint="eastAsia"/>
                  <w:bCs/>
                  <w:iCs/>
                </w:rPr>
                <w:delText>上限，单位元。</w:delText>
              </w:r>
            </w:del>
          </w:p>
          <w:p w:rsidR="000F29A8" w:rsidDel="004B016F" w:rsidRDefault="00EF16BC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097" w:author="Microsoft" w:date="2016-04-21T10:18:00Z"/>
                <w:rFonts w:ascii="宋体" w:hAnsi="宋体"/>
                <w:bCs/>
                <w:iCs/>
              </w:rPr>
            </w:pPr>
            <w:del w:id="1098" w:author="Microsoft" w:date="2016-04-21T10:18:00Z">
              <w:r w:rsidRPr="00EF16BC" w:rsidDel="004B016F">
                <w:rPr>
                  <w:rFonts w:ascii="宋体" w:hAnsi="宋体" w:hint="eastAsia"/>
                  <w:bCs/>
                  <w:iCs/>
                </w:rPr>
                <w:delText>普通销售员退票限额</w:delText>
              </w:r>
              <w:r w:rsidR="0006366B" w:rsidDel="004B016F">
                <w:rPr>
                  <w:rFonts w:ascii="宋体" w:hAnsi="宋体" w:hint="eastAsia"/>
                  <w:bCs/>
                  <w:iCs/>
                </w:rPr>
                <w:delText>：</w:delText>
              </w:r>
              <w:r w:rsidR="001B104F" w:rsidDel="004B016F">
                <w:rPr>
                  <w:rFonts w:ascii="宋体" w:hAnsi="宋体" w:hint="eastAsia"/>
                  <w:bCs/>
                  <w:iCs/>
                </w:rPr>
                <w:delText>配置</w:delText>
              </w:r>
              <w:r w:rsidR="000534F9" w:rsidDel="004B016F">
                <w:rPr>
                  <w:rFonts w:ascii="宋体" w:hAnsi="宋体" w:hint="eastAsia"/>
                  <w:bCs/>
                  <w:iCs/>
                </w:rPr>
                <w:delText>&lt;</w:delText>
              </w:r>
              <w:r w:rsidR="0006366B" w:rsidDel="004B016F">
                <w:rPr>
                  <w:rFonts w:ascii="宋体" w:hAnsi="宋体" w:hint="eastAsia"/>
                  <w:bCs/>
                  <w:iCs/>
                </w:rPr>
                <w:delText>普通销售员</w:delText>
              </w:r>
              <w:r w:rsidR="000534F9" w:rsidDel="004B016F">
                <w:rPr>
                  <w:rFonts w:ascii="宋体" w:hAnsi="宋体" w:hint="eastAsia"/>
                  <w:bCs/>
                  <w:iCs/>
                </w:rPr>
                <w:delText>&gt;</w:delText>
              </w:r>
              <w:r w:rsidR="0006366B" w:rsidDel="004B016F">
                <w:rPr>
                  <w:rFonts w:ascii="宋体" w:hAnsi="宋体" w:hint="eastAsia"/>
                  <w:bCs/>
                  <w:iCs/>
                </w:rPr>
                <w:delText>允许退票的单票奖金</w:delText>
              </w:r>
              <w:r w:rsidR="0006366B" w:rsidRPr="00437F65" w:rsidDel="004B016F">
                <w:rPr>
                  <w:rFonts w:ascii="宋体" w:hAnsi="宋体" w:hint="eastAsia"/>
                  <w:bCs/>
                  <w:iCs/>
                </w:rPr>
                <w:delText>上限，单位元。</w:delText>
              </w:r>
            </w:del>
          </w:p>
          <w:p w:rsidR="001065B6" w:rsidRPr="00E527B6" w:rsidDel="004B016F" w:rsidRDefault="0092360A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099" w:author="Microsoft" w:date="2016-04-21T10:18:00Z"/>
                <w:rFonts w:ascii="宋体" w:hAnsi="宋体"/>
                <w:bCs/>
                <w:iCs/>
                <w:color w:val="FF0000"/>
              </w:rPr>
            </w:pPr>
            <w:del w:id="1100" w:author="Microsoft" w:date="2016-04-21T10:18:00Z">
              <w:r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分公司</w:delText>
              </w:r>
              <w:r w:rsidR="00B856BB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兑奖限额</w:delText>
              </w:r>
              <w:r w:rsidR="00B856BB" w:rsidRPr="00E527B6" w:rsidDel="004B016F">
                <w:rPr>
                  <w:rFonts w:ascii="宋体" w:hAnsi="宋体"/>
                  <w:bCs/>
                  <w:iCs/>
                  <w:color w:val="FF0000"/>
                </w:rPr>
                <w:delText>：</w:delText>
              </w:r>
              <w:r w:rsidR="00B856BB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配置&lt;</w:delText>
              </w:r>
              <w:r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分公司</w:delText>
              </w:r>
              <w:r w:rsidR="00B856BB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&gt;</w:delText>
              </w:r>
              <w:r w:rsidR="00316278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单票</w:delText>
              </w:r>
              <w:r w:rsidR="00B856BB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兑奖</w:delText>
              </w:r>
              <w:r w:rsidR="00B856BB" w:rsidRPr="00E527B6" w:rsidDel="004B016F">
                <w:rPr>
                  <w:rFonts w:ascii="宋体" w:hAnsi="宋体"/>
                  <w:bCs/>
                  <w:iCs/>
                  <w:color w:val="FF0000"/>
                </w:rPr>
                <w:delText>金额</w:delText>
              </w:r>
              <w:r w:rsidR="00B856BB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上限</w:delText>
              </w:r>
              <w:r w:rsidR="000444F8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，</w:delText>
              </w:r>
              <w:r w:rsidR="000444F8" w:rsidRPr="00E527B6" w:rsidDel="004B016F">
                <w:rPr>
                  <w:rFonts w:ascii="宋体" w:hAnsi="宋体"/>
                  <w:bCs/>
                  <w:iCs/>
                  <w:color w:val="FF0000"/>
                </w:rPr>
                <w:delText>单位元</w:delText>
              </w:r>
              <w:r w:rsidR="00440AF4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。</w:delText>
              </w:r>
            </w:del>
          </w:p>
          <w:p w:rsidR="000C42F2" w:rsidRPr="00E527B6" w:rsidDel="004B016F" w:rsidRDefault="009249F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01" w:author="Microsoft" w:date="2016-04-21T10:18:00Z"/>
                <w:rFonts w:ascii="宋体" w:hAnsi="宋体"/>
                <w:bCs/>
                <w:iCs/>
                <w:color w:val="FF0000"/>
              </w:rPr>
            </w:pPr>
            <w:del w:id="1102" w:author="Microsoft" w:date="2016-04-21T10:18:00Z">
              <w:r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分</w:delText>
              </w:r>
              <w:r w:rsidR="0092360A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公司</w:delText>
              </w:r>
              <w:r w:rsidR="000C42F2" w:rsidRPr="00E527B6" w:rsidDel="004B016F">
                <w:rPr>
                  <w:rFonts w:ascii="宋体" w:hAnsi="宋体"/>
                  <w:bCs/>
                  <w:iCs/>
                  <w:color w:val="FF0000"/>
                </w:rPr>
                <w:delText>退票限额：</w:delText>
              </w:r>
              <w:r w:rsidR="000C42F2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配置&lt;</w:delText>
              </w:r>
              <w:r w:rsidR="0092360A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分公司</w:delText>
              </w:r>
              <w:r w:rsidR="000C42F2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&gt;</w:delText>
              </w:r>
              <w:r w:rsidR="00316278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单票</w:delText>
              </w:r>
              <w:r w:rsidR="000C42F2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退票</w:delText>
              </w:r>
              <w:r w:rsidR="000C42F2" w:rsidRPr="00E527B6" w:rsidDel="004B016F">
                <w:rPr>
                  <w:rFonts w:ascii="宋体" w:hAnsi="宋体"/>
                  <w:bCs/>
                  <w:iCs/>
                  <w:color w:val="FF0000"/>
                </w:rPr>
                <w:delText>金额</w:delText>
              </w:r>
              <w:r w:rsidR="000C42F2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上限</w:delText>
              </w:r>
              <w:r w:rsidR="000444F8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，</w:delText>
              </w:r>
              <w:r w:rsidR="000444F8" w:rsidRPr="00E527B6" w:rsidDel="004B016F">
                <w:rPr>
                  <w:rFonts w:ascii="宋体" w:hAnsi="宋体"/>
                  <w:bCs/>
                  <w:iCs/>
                  <w:color w:val="FF0000"/>
                </w:rPr>
                <w:delText>单位元</w:delText>
              </w:r>
              <w:r w:rsidR="000C42F2" w:rsidRPr="00E527B6" w:rsidDel="004B016F">
                <w:rPr>
                  <w:rFonts w:ascii="宋体" w:hAnsi="宋体" w:hint="eastAsia"/>
                  <w:bCs/>
                  <w:iCs/>
                  <w:color w:val="FF0000"/>
                </w:rPr>
                <w:delText>。</w:delText>
              </w:r>
            </w:del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游戏玩法规则</w:t>
            </w:r>
            <w:r w:rsidR="000444F8">
              <w:rPr>
                <w:rFonts w:hint="eastAsia"/>
              </w:rPr>
              <w:t>&lt;</w:t>
            </w:r>
            <w:r w:rsidR="000444F8">
              <w:rPr>
                <w:rFonts w:hint="eastAsia"/>
              </w:rPr>
              <w:t>列表</w:t>
            </w:r>
            <w:r w:rsidR="000444F8">
              <w:rPr>
                <w:rFonts w:hint="eastAsia"/>
              </w:rPr>
              <w:t>&gt;</w:t>
            </w:r>
          </w:p>
          <w:p w:rsidR="00314250" w:rsidRDefault="00C75523" w:rsidP="0031425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玩法名称</w:t>
            </w:r>
            <w:r w:rsidR="000444F8">
              <w:rPr>
                <w:rFonts w:hint="eastAsia"/>
              </w:rPr>
              <w:t>：玩法</w:t>
            </w:r>
            <w:r w:rsidR="000444F8">
              <w:t>名称。</w:t>
            </w:r>
          </w:p>
          <w:p w:rsidR="003D4318" w:rsidRDefault="000444F8" w:rsidP="004E0BD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规则描述：</w:t>
            </w:r>
            <w:r w:rsidR="003C64AB">
              <w:rPr>
                <w:rFonts w:hint="eastAsia"/>
              </w:rPr>
              <w:t>文本</w:t>
            </w:r>
            <w:r w:rsidR="00C75523">
              <w:rPr>
                <w:rFonts w:hint="eastAsia"/>
              </w:rPr>
              <w:t>描述</w:t>
            </w:r>
            <w:r w:rsidR="003C64AB">
              <w:rPr>
                <w:rFonts w:hint="eastAsia"/>
              </w:rPr>
              <w:t>，</w:t>
            </w:r>
            <w:r>
              <w:rPr>
                <w:rFonts w:hint="eastAsia"/>
              </w:rPr>
              <w:t>内容</w:t>
            </w:r>
            <w:r>
              <w:t>包括，</w:t>
            </w:r>
            <w:r w:rsidR="00C75523" w:rsidRPr="00C75523">
              <w:rPr>
                <w:rFonts w:hint="eastAsia"/>
              </w:rPr>
              <w:t>玩法标识</w:t>
            </w:r>
            <w:r w:rsidR="00C75523">
              <w:rPr>
                <w:rFonts w:hint="eastAsia"/>
              </w:rPr>
              <w:t>、</w:t>
            </w:r>
            <w:r w:rsidR="00C75523" w:rsidRPr="00C75523">
              <w:rPr>
                <w:rFonts w:hint="eastAsia"/>
              </w:rPr>
              <w:t>单注金额</w:t>
            </w:r>
            <w:r w:rsidR="00C75523">
              <w:rPr>
                <w:rFonts w:hint="eastAsia"/>
              </w:rPr>
              <w:t>、</w:t>
            </w:r>
            <w:r w:rsidR="00C75523" w:rsidRPr="00C75523">
              <w:rPr>
                <w:rFonts w:hint="eastAsia"/>
              </w:rPr>
              <w:t>投注方式</w:t>
            </w:r>
            <w:r w:rsidR="003D4318">
              <w:rPr>
                <w:rFonts w:hint="eastAsia"/>
              </w:rPr>
              <w:t>游戏</w:t>
            </w:r>
            <w:r>
              <w:rPr>
                <w:rFonts w:hint="eastAsia"/>
              </w:rPr>
              <w:t>等</w:t>
            </w:r>
            <w:r>
              <w:t>。</w:t>
            </w:r>
          </w:p>
          <w:p w:rsidR="004E0BD3" w:rsidRDefault="004E0BD3" w:rsidP="004E0BD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游戏中奖规则</w:t>
            </w:r>
          </w:p>
          <w:p w:rsidR="00A05CAA" w:rsidRDefault="00A05CAA" w:rsidP="00A05CAA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规则名称：</w:t>
            </w:r>
            <w:r w:rsidR="000444F8">
              <w:t>中奖规则名称</w:t>
            </w:r>
          </w:p>
          <w:p w:rsidR="00A05CAA" w:rsidRDefault="00A05CAA" w:rsidP="00A05CAA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规则描述：文本描述</w:t>
            </w:r>
          </w:p>
          <w:p w:rsidR="00314250" w:rsidRDefault="00314250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游戏奖级规则</w:t>
            </w:r>
          </w:p>
          <w:p w:rsidR="00B21CFA" w:rsidRDefault="00B21CFA" w:rsidP="00B311FA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奖级名称</w:t>
            </w:r>
            <w:r w:rsidR="00465027">
              <w:rPr>
                <w:rFonts w:hint="eastAsia"/>
              </w:rPr>
              <w:t>：</w:t>
            </w:r>
            <w:r w:rsidR="000444F8">
              <w:rPr>
                <w:rFonts w:hint="eastAsia"/>
              </w:rPr>
              <w:t>奖级</w:t>
            </w:r>
            <w:r w:rsidR="000444F8">
              <w:t>名称</w:t>
            </w:r>
          </w:p>
          <w:p w:rsidR="006010E9" w:rsidRDefault="006010E9" w:rsidP="00B311FA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奖级金额</w:t>
            </w:r>
            <w:r>
              <w:t>：</w:t>
            </w:r>
          </w:p>
          <w:p w:rsidR="00C75523" w:rsidRDefault="00C75523" w:rsidP="00C7552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奖级描述</w:t>
            </w:r>
            <w:r w:rsidR="00465027">
              <w:rPr>
                <w:rFonts w:hint="eastAsia"/>
              </w:rPr>
              <w:t>：</w:t>
            </w:r>
            <w:r w:rsidR="00B21CFA">
              <w:rPr>
                <w:rFonts w:hint="eastAsia"/>
              </w:rPr>
              <w:t>奖等</w:t>
            </w:r>
            <w:r>
              <w:rPr>
                <w:rFonts w:hint="eastAsia"/>
              </w:rPr>
              <w:t>、</w:t>
            </w:r>
            <w:r w:rsidR="009579E1">
              <w:rPr>
                <w:rFonts w:hint="eastAsia"/>
              </w:rPr>
              <w:t>分配模式（浮动奖、固定奖、分享奖</w:t>
            </w:r>
            <w:r w:rsidR="00B21CFA">
              <w:rPr>
                <w:rFonts w:hint="eastAsia"/>
              </w:rPr>
              <w:t>）固定分账金额</w:t>
            </w:r>
            <w:r w:rsidR="00CB6DF9">
              <w:rPr>
                <w:rFonts w:hint="eastAsia"/>
              </w:rPr>
              <w:t>。</w:t>
            </w:r>
          </w:p>
          <w:p w:rsidR="000979A5" w:rsidRDefault="00D9410F" w:rsidP="00C7552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是否</w:t>
            </w:r>
            <w:r>
              <w:t>启用特殊奖级：</w:t>
            </w:r>
            <w:r w:rsidR="000444F8">
              <w:rPr>
                <w:rFonts w:hint="eastAsia"/>
              </w:rPr>
              <w:t>配置新</w:t>
            </w:r>
            <w:r w:rsidR="000444F8">
              <w:t>游戏</w:t>
            </w:r>
            <w:r w:rsidR="000444F8">
              <w:rPr>
                <w:rFonts w:hint="eastAsia"/>
              </w:rPr>
              <w:t>期是否启用</w:t>
            </w:r>
            <w:r w:rsidR="000444F8">
              <w:t>特殊奖级，</w:t>
            </w:r>
            <w:r w:rsidR="000444F8">
              <w:rPr>
                <w:rFonts w:hint="eastAsia"/>
              </w:rPr>
              <w:t>选项</w:t>
            </w:r>
            <w:r>
              <w:t>是</w:t>
            </w:r>
            <w:r w:rsidR="000444F8">
              <w:rPr>
                <w:rFonts w:hint="eastAsia"/>
              </w:rPr>
              <w:t>、</w:t>
            </w:r>
            <w:r>
              <w:t>否</w:t>
            </w:r>
            <w:r w:rsidR="000444F8">
              <w:rPr>
                <w:rFonts w:hint="eastAsia"/>
              </w:rPr>
              <w:t>。</w:t>
            </w:r>
            <w:r w:rsidR="000444F8">
              <w:rPr>
                <w:rFonts w:hint="eastAsia"/>
              </w:rPr>
              <w:t>&lt;</w:t>
            </w:r>
            <w:r w:rsidR="000444F8">
              <w:rPr>
                <w:rFonts w:hint="eastAsia"/>
              </w:rPr>
              <w:t>天天赢特殊</w:t>
            </w:r>
            <w:r w:rsidR="000444F8">
              <w:t>字段</w:t>
            </w:r>
            <w:r w:rsidR="000444F8">
              <w:rPr>
                <w:rFonts w:hint="eastAsia"/>
              </w:rPr>
              <w:t>&gt;</w:t>
            </w:r>
          </w:p>
          <w:p w:rsidR="00AB56C9" w:rsidRPr="00FA31D7" w:rsidRDefault="00D9410F" w:rsidP="00D9410F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lastRenderedPageBreak/>
              <w:t>封顶</w:t>
            </w:r>
            <w:r w:rsidR="00AB56C9">
              <w:rPr>
                <w:rFonts w:ascii="宋体" w:hAnsi="宋体"/>
                <w:bCs/>
                <w:iCs/>
              </w:rPr>
              <w:t>金额</w:t>
            </w:r>
            <w:r w:rsidR="00AB56C9">
              <w:rPr>
                <w:rFonts w:ascii="宋体" w:hAnsi="宋体" w:hint="eastAsia"/>
                <w:bCs/>
                <w:iCs/>
              </w:rPr>
              <w:t>：</w:t>
            </w:r>
            <w:r w:rsidR="00AB56C9">
              <w:rPr>
                <w:rFonts w:ascii="宋体" w:hAnsi="宋体"/>
                <w:bCs/>
                <w:iCs/>
              </w:rPr>
              <w:t>配置</w:t>
            </w:r>
            <w:r w:rsidR="00AB56C9">
              <w:rPr>
                <w:rFonts w:ascii="宋体" w:hAnsi="宋体" w:hint="eastAsia"/>
                <w:bCs/>
                <w:iCs/>
              </w:rPr>
              <w:t>游戏一等奖</w:t>
            </w:r>
            <w:r w:rsidR="003C596E">
              <w:rPr>
                <w:rFonts w:ascii="宋体" w:hAnsi="宋体" w:hint="eastAsia"/>
                <w:bCs/>
                <w:iCs/>
              </w:rPr>
              <w:t>单注</w:t>
            </w:r>
            <w:r w:rsidR="00AB56C9">
              <w:rPr>
                <w:rFonts w:ascii="宋体" w:hAnsi="宋体"/>
                <w:bCs/>
                <w:iCs/>
              </w:rPr>
              <w:t>的封顶金额</w:t>
            </w:r>
            <w:r w:rsidR="00AB56C9">
              <w:rPr>
                <w:rFonts w:ascii="宋体" w:hAnsi="宋体" w:hint="eastAsia"/>
                <w:bCs/>
                <w:iCs/>
              </w:rPr>
              <w:t>，</w:t>
            </w:r>
            <w:r w:rsidR="000444F8">
              <w:rPr>
                <w:rFonts w:ascii="宋体" w:hAnsi="宋体" w:hint="eastAsia"/>
                <w:bCs/>
                <w:iCs/>
              </w:rPr>
              <w:t>单位</w:t>
            </w:r>
            <w:r w:rsidR="000444F8">
              <w:rPr>
                <w:rFonts w:ascii="宋体" w:hAnsi="宋体"/>
                <w:bCs/>
                <w:iCs/>
              </w:rPr>
              <w:t>元</w:t>
            </w:r>
            <w:r w:rsidR="000444F8">
              <w:rPr>
                <w:rFonts w:ascii="宋体" w:hAnsi="宋体" w:hint="eastAsia"/>
                <w:bCs/>
                <w:iCs/>
              </w:rPr>
              <w:t>。</w:t>
            </w:r>
            <w:r w:rsidR="000444F8">
              <w:rPr>
                <w:rFonts w:hint="eastAsia"/>
              </w:rPr>
              <w:t>&lt;7</w:t>
            </w:r>
            <w:r w:rsidR="000444F8">
              <w:rPr>
                <w:rFonts w:hint="eastAsia"/>
              </w:rPr>
              <w:t>龙星</w:t>
            </w:r>
            <w:r w:rsidR="000444F8">
              <w:t>特殊字段</w:t>
            </w:r>
            <w:r w:rsidR="000444F8">
              <w:rPr>
                <w:rFonts w:hint="eastAsia"/>
              </w:rPr>
              <w:t>&gt;</w:t>
            </w:r>
          </w:p>
          <w:p w:rsidR="00D9410F" w:rsidRDefault="00D9410F" w:rsidP="00D9410F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保底</w:t>
            </w:r>
            <w:r>
              <w:rPr>
                <w:rFonts w:ascii="宋体" w:hAnsi="宋体"/>
                <w:bCs/>
                <w:iCs/>
              </w:rPr>
              <w:t>金额：配置</w:t>
            </w:r>
            <w:r>
              <w:rPr>
                <w:rFonts w:ascii="宋体" w:hAnsi="宋体" w:hint="eastAsia"/>
                <w:bCs/>
                <w:iCs/>
              </w:rPr>
              <w:t>游戏一等奖</w:t>
            </w:r>
            <w:r w:rsidR="003C596E">
              <w:rPr>
                <w:rFonts w:ascii="宋体" w:hAnsi="宋体" w:hint="eastAsia"/>
                <w:bCs/>
                <w:iCs/>
              </w:rPr>
              <w:t>单注</w:t>
            </w:r>
            <w:r w:rsidR="00AB56C9">
              <w:rPr>
                <w:rFonts w:ascii="宋体" w:hAnsi="宋体"/>
                <w:bCs/>
                <w:iCs/>
              </w:rPr>
              <w:t>的保底</w:t>
            </w:r>
            <w:r>
              <w:rPr>
                <w:rFonts w:ascii="宋体" w:hAnsi="宋体"/>
                <w:bCs/>
                <w:iCs/>
              </w:rPr>
              <w:t>金额</w:t>
            </w:r>
            <w:r w:rsidR="000444F8">
              <w:rPr>
                <w:rFonts w:ascii="宋体" w:hAnsi="宋体" w:hint="eastAsia"/>
                <w:bCs/>
                <w:iCs/>
              </w:rPr>
              <w:t>，单位</w:t>
            </w:r>
            <w:r w:rsidR="000444F8">
              <w:rPr>
                <w:rFonts w:ascii="宋体" w:hAnsi="宋体"/>
                <w:bCs/>
                <w:iCs/>
              </w:rPr>
              <w:t>元</w:t>
            </w:r>
            <w:r w:rsidR="000444F8">
              <w:rPr>
                <w:rFonts w:ascii="宋体" w:hAnsi="宋体" w:hint="eastAsia"/>
                <w:bCs/>
                <w:iCs/>
              </w:rPr>
              <w:t>。</w:t>
            </w:r>
            <w:r w:rsidR="000444F8">
              <w:rPr>
                <w:rFonts w:hint="eastAsia"/>
              </w:rPr>
              <w:t>&lt;7</w:t>
            </w:r>
            <w:r w:rsidR="000444F8">
              <w:rPr>
                <w:rFonts w:hint="eastAsia"/>
              </w:rPr>
              <w:t>龙星</w:t>
            </w:r>
            <w:r w:rsidR="000444F8">
              <w:t>特殊字段</w:t>
            </w:r>
            <w:r w:rsidR="000444F8">
              <w:rPr>
                <w:rFonts w:hint="eastAsia"/>
              </w:rPr>
              <w:t>&gt;</w:t>
            </w:r>
          </w:p>
          <w:p w:rsidR="008640A3" w:rsidRDefault="008640A3" w:rsidP="00D9410F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抹零金额</w:t>
            </w:r>
            <w:r>
              <w:t>：配置</w:t>
            </w:r>
            <w:r>
              <w:rPr>
                <w:rFonts w:hint="eastAsia"/>
              </w:rPr>
              <w:t>游戏</w:t>
            </w:r>
            <w:r>
              <w:t>浮动奖的抹零金额，</w:t>
            </w:r>
            <w:r w:rsidR="00EB5AE6">
              <w:rPr>
                <w:rFonts w:hint="eastAsia"/>
              </w:rPr>
              <w:t>用以</w:t>
            </w:r>
            <w:r w:rsidR="00EB5AE6">
              <w:t>保证</w:t>
            </w:r>
            <w:r w:rsidR="002457F1">
              <w:rPr>
                <w:rFonts w:hint="eastAsia"/>
              </w:rPr>
              <w:t>现金面额</w:t>
            </w:r>
            <w:r w:rsidR="00EB5AE6">
              <w:t>支付奖金</w:t>
            </w:r>
            <w:r w:rsidR="002457F1">
              <w:rPr>
                <w:rFonts w:hint="eastAsia"/>
              </w:rPr>
              <w:t>。抹零</w:t>
            </w:r>
            <w:r w:rsidR="002457F1">
              <w:t>后金额</w:t>
            </w:r>
            <w:r w:rsidR="002457F1">
              <w:t>=</w:t>
            </w:r>
            <w:r w:rsidR="002457F1">
              <w:rPr>
                <w:rFonts w:hint="eastAsia"/>
              </w:rPr>
              <w:t>“原始奖金”整除“抹零</w:t>
            </w:r>
            <w:r w:rsidR="002457F1">
              <w:t>金额</w:t>
            </w:r>
            <w:r w:rsidR="002457F1">
              <w:rPr>
                <w:rFonts w:hint="eastAsia"/>
              </w:rPr>
              <w:t>”乘以“抹零</w:t>
            </w:r>
            <w:r w:rsidR="002457F1">
              <w:t>金额</w:t>
            </w:r>
            <w:r w:rsidR="002457F1">
              <w:rPr>
                <w:rFonts w:hint="eastAsia"/>
              </w:rPr>
              <w:t>”</w:t>
            </w:r>
            <w:r w:rsidR="00DF6682">
              <w:rPr>
                <w:rFonts w:hint="eastAsia"/>
              </w:rPr>
              <w:t>&lt;7</w:t>
            </w:r>
            <w:r w:rsidR="00DF6682">
              <w:rPr>
                <w:rFonts w:hint="eastAsia"/>
              </w:rPr>
              <w:t>龙星</w:t>
            </w:r>
            <w:r w:rsidR="00DF6682">
              <w:t>特殊字段</w:t>
            </w:r>
            <w:r w:rsidR="00DF6682">
              <w:rPr>
                <w:rFonts w:hint="eastAsia"/>
              </w:rPr>
              <w:t>&gt;</w:t>
            </w:r>
          </w:p>
          <w:p w:rsidR="003D4318" w:rsidRDefault="00043E7B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3D4318">
              <w:rPr>
                <w:rFonts w:hint="eastAsia"/>
              </w:rPr>
              <w:t>风险控制参数</w:t>
            </w:r>
          </w:p>
          <w:p w:rsidR="009B308E" w:rsidRPr="00A24CE4" w:rsidRDefault="00457261" w:rsidP="00A24CE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风险控制开关</w:t>
            </w:r>
          </w:p>
          <w:p w:rsidR="009B308E" w:rsidRDefault="0054441E" w:rsidP="009B308E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/>
                <w:bCs/>
                <w:iCs/>
              </w:rPr>
            </w:pPr>
            <w:r>
              <w:rPr>
                <w:rFonts w:hint="eastAsia"/>
              </w:rPr>
              <w:t>天天赢</w:t>
            </w:r>
            <w:r w:rsidR="009B308E" w:rsidRPr="009B308E">
              <w:rPr>
                <w:rFonts w:hint="eastAsia"/>
              </w:rPr>
              <w:t>附加参数</w:t>
            </w:r>
            <w:r w:rsidR="000444F8">
              <w:rPr>
                <w:rFonts w:hint="eastAsia"/>
              </w:rPr>
              <w:t>&lt;</w:t>
            </w:r>
            <w:r w:rsidR="000444F8">
              <w:rPr>
                <w:rFonts w:hint="eastAsia"/>
              </w:rPr>
              <w:t>列表</w:t>
            </w:r>
            <w:r w:rsidR="000444F8">
              <w:rPr>
                <w:rFonts w:hint="eastAsia"/>
              </w:rPr>
              <w:t>&gt;</w:t>
            </w:r>
          </w:p>
          <w:p w:rsidR="00C75523" w:rsidRDefault="00C75523" w:rsidP="00C7552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 w:rsidRPr="00043E7B">
              <w:rPr>
                <w:rFonts w:hint="eastAsia"/>
              </w:rPr>
              <w:t>玩法名称</w:t>
            </w:r>
            <w:r w:rsidR="000444F8">
              <w:rPr>
                <w:rFonts w:hint="eastAsia"/>
              </w:rPr>
              <w:t>：</w:t>
            </w:r>
            <w:r w:rsidR="000444F8">
              <w:t>记录</w:t>
            </w:r>
            <w:r w:rsidR="000444F8">
              <w:rPr>
                <w:rFonts w:hint="eastAsia"/>
              </w:rPr>
              <w:t>进行</w:t>
            </w:r>
            <w:r w:rsidR="000444F8">
              <w:t>风控运算</w:t>
            </w:r>
            <w:r w:rsidR="000444F8">
              <w:rPr>
                <w:rFonts w:hint="eastAsia"/>
              </w:rPr>
              <w:t>的</w:t>
            </w:r>
            <w:r w:rsidR="000444F8">
              <w:t>玩法名称。</w:t>
            </w:r>
          </w:p>
          <w:p w:rsidR="00D9410F" w:rsidRPr="00043E7B" w:rsidRDefault="00D9410F" w:rsidP="00C7552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风控阈值</w:t>
            </w:r>
            <w:r>
              <w:t>：</w:t>
            </w:r>
            <w:r w:rsidR="000444F8">
              <w:rPr>
                <w:rFonts w:hint="eastAsia"/>
              </w:rPr>
              <w:t>配置</w:t>
            </w:r>
            <w:r>
              <w:t>此玩法</w:t>
            </w:r>
            <w:r w:rsidR="000444F8">
              <w:rPr>
                <w:rFonts w:hint="eastAsia"/>
              </w:rPr>
              <w:t>在一期</w:t>
            </w:r>
            <w:r w:rsidR="000444F8">
              <w:t>中</w:t>
            </w:r>
            <w:r>
              <w:rPr>
                <w:rFonts w:hint="eastAsia"/>
              </w:rPr>
              <w:t>销售金额</w:t>
            </w:r>
            <w:r w:rsidR="000444F8">
              <w:rPr>
                <w:rFonts w:hint="eastAsia"/>
              </w:rPr>
              <w:t>达到</w:t>
            </w:r>
            <w:r w:rsidR="000444F8">
              <w:t>时</w:t>
            </w:r>
            <w:r>
              <w:t>，</w:t>
            </w:r>
            <w:r>
              <w:rPr>
                <w:rFonts w:hint="eastAsia"/>
              </w:rPr>
              <w:t>开始</w:t>
            </w:r>
            <w:r>
              <w:t>风控</w:t>
            </w:r>
            <w:r>
              <w:rPr>
                <w:rFonts w:hint="eastAsia"/>
              </w:rPr>
              <w:t>运算。</w:t>
            </w:r>
          </w:p>
          <w:p w:rsidR="00C75523" w:rsidRPr="00FA31D7" w:rsidRDefault="00D9410F" w:rsidP="00D3323D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最大赔付</w:t>
            </w:r>
            <w:r>
              <w:t>金额</w:t>
            </w:r>
            <w:r>
              <w:rPr>
                <w:rFonts w:hint="eastAsia"/>
              </w:rPr>
              <w:t>：</w:t>
            </w:r>
            <w:r w:rsidR="003C64AB">
              <w:rPr>
                <w:rFonts w:hint="eastAsia"/>
              </w:rPr>
              <w:t>配置</w:t>
            </w:r>
            <w:r>
              <w:rPr>
                <w:rFonts w:hint="eastAsia"/>
              </w:rPr>
              <w:t>此玩法</w:t>
            </w:r>
            <w:r>
              <w:t>对应的</w:t>
            </w:r>
            <w:r>
              <w:rPr>
                <w:rFonts w:hint="eastAsia"/>
              </w:rPr>
              <w:t>最大</w:t>
            </w:r>
            <w:r>
              <w:t>赔付金额</w:t>
            </w:r>
            <w:r>
              <w:rPr>
                <w:rFonts w:hint="eastAsia"/>
              </w:rPr>
              <w:t>。</w:t>
            </w:r>
          </w:p>
          <w:p w:rsidR="00D9410F" w:rsidDel="000513BC" w:rsidRDefault="00D9410F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03" w:author="Microsoft" w:date="2015-05-29T14:38:00Z"/>
                <w:rFonts w:ascii="宋体" w:hAnsi="宋体"/>
                <w:bCs/>
                <w:iCs/>
              </w:rPr>
            </w:pPr>
            <w:del w:id="1104" w:author="Microsoft" w:date="2015-05-29T14:38:00Z">
              <w:r w:rsidDel="000513BC">
                <w:rPr>
                  <w:rFonts w:ascii="宋体" w:hAnsi="宋体" w:hint="eastAsia"/>
                  <w:bCs/>
                  <w:iCs/>
                </w:rPr>
                <w:delText>快2附加</w:delText>
              </w:r>
              <w:r w:rsidDel="000513BC">
                <w:rPr>
                  <w:rFonts w:ascii="宋体" w:hAnsi="宋体"/>
                  <w:bCs/>
                  <w:iCs/>
                </w:rPr>
                <w:delText>参数</w:delText>
              </w:r>
            </w:del>
          </w:p>
          <w:p w:rsidR="00D9410F" w:rsidRPr="00FA31D7" w:rsidDel="000513BC" w:rsidRDefault="00D9410F" w:rsidP="00D9410F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105" w:author="Microsoft" w:date="2015-05-29T14:38:00Z"/>
                <w:rFonts w:ascii="宋体" w:hAnsi="宋体"/>
                <w:bCs/>
                <w:iCs/>
              </w:rPr>
            </w:pPr>
            <w:del w:id="1106" w:author="Microsoft" w:date="2015-05-29T14:38:00Z">
              <w:r w:rsidDel="000513BC">
                <w:rPr>
                  <w:rFonts w:ascii="宋体" w:hAnsi="宋体" w:hint="eastAsia"/>
                  <w:bCs/>
                  <w:iCs/>
                </w:rPr>
                <w:delText>游戏风控</w:delText>
              </w:r>
              <w:r w:rsidDel="000513BC">
                <w:rPr>
                  <w:rFonts w:ascii="宋体" w:hAnsi="宋体"/>
                  <w:bCs/>
                  <w:iCs/>
                </w:rPr>
                <w:delText>阈值</w:delText>
              </w:r>
              <w:r w:rsidR="00AB56C9" w:rsidDel="000513BC">
                <w:rPr>
                  <w:rFonts w:ascii="宋体" w:hAnsi="宋体" w:hint="eastAsia"/>
                  <w:bCs/>
                  <w:iCs/>
                </w:rPr>
                <w:delText>：</w:delText>
              </w:r>
              <w:r w:rsidR="003C64AB" w:rsidDel="000513BC">
                <w:rPr>
                  <w:rFonts w:hint="eastAsia"/>
                </w:rPr>
                <w:delText>配置</w:delText>
              </w:r>
              <w:r w:rsidR="003C64AB" w:rsidDel="000513BC">
                <w:delText>此</w:delText>
              </w:r>
              <w:r w:rsidR="003C64AB" w:rsidDel="000513BC">
                <w:rPr>
                  <w:rFonts w:hint="eastAsia"/>
                </w:rPr>
                <w:delText>游戏在一期</w:delText>
              </w:r>
              <w:r w:rsidR="003C64AB" w:rsidDel="000513BC">
                <w:delText>中</w:delText>
              </w:r>
              <w:r w:rsidR="003C64AB" w:rsidDel="000513BC">
                <w:rPr>
                  <w:rFonts w:hint="eastAsia"/>
                </w:rPr>
                <w:delText>销售金额达到</w:delText>
              </w:r>
              <w:r w:rsidR="003C64AB" w:rsidDel="000513BC">
                <w:delText>时，</w:delText>
              </w:r>
              <w:r w:rsidR="003C64AB" w:rsidDel="000513BC">
                <w:rPr>
                  <w:rFonts w:hint="eastAsia"/>
                </w:rPr>
                <w:delText>开始</w:delText>
              </w:r>
              <w:r w:rsidR="003C64AB" w:rsidDel="000513BC">
                <w:delText>风控</w:delText>
              </w:r>
              <w:r w:rsidR="003C64AB" w:rsidDel="000513BC">
                <w:rPr>
                  <w:rFonts w:hint="eastAsia"/>
                </w:rPr>
                <w:delText>运算。</w:delText>
              </w:r>
            </w:del>
          </w:p>
          <w:p w:rsidR="00AB56C9" w:rsidRPr="00FA31D7" w:rsidDel="000513BC" w:rsidRDefault="00AB56C9" w:rsidP="00D9410F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107" w:author="Microsoft" w:date="2015-05-29T14:38:00Z"/>
                <w:rFonts w:ascii="宋体" w:hAnsi="宋体"/>
                <w:bCs/>
                <w:iCs/>
              </w:rPr>
            </w:pPr>
            <w:del w:id="1108" w:author="Microsoft" w:date="2015-05-29T14:38:00Z">
              <w:r w:rsidDel="000513BC">
                <w:rPr>
                  <w:rFonts w:hint="eastAsia"/>
                </w:rPr>
                <w:delText>最大赔付</w:delText>
              </w:r>
              <w:r w:rsidDel="000513BC">
                <w:delText>金额</w:delText>
              </w:r>
              <w:r w:rsidDel="000513BC">
                <w:rPr>
                  <w:rFonts w:hint="eastAsia"/>
                </w:rPr>
                <w:delText>：</w:delText>
              </w:r>
              <w:r w:rsidR="003C64AB" w:rsidDel="000513BC">
                <w:rPr>
                  <w:rFonts w:hint="eastAsia"/>
                </w:rPr>
                <w:delText>配置</w:delText>
              </w:r>
              <w:r w:rsidDel="000513BC">
                <w:rPr>
                  <w:rFonts w:hint="eastAsia"/>
                </w:rPr>
                <w:delText>此游戏</w:delText>
              </w:r>
              <w:r w:rsidDel="000513BC">
                <w:delText>对应的</w:delText>
              </w:r>
              <w:r w:rsidDel="000513BC">
                <w:rPr>
                  <w:rFonts w:hint="eastAsia"/>
                </w:rPr>
                <w:delText>最大</w:delText>
              </w:r>
              <w:r w:rsidDel="000513BC">
                <w:delText>赔付金额</w:delText>
              </w:r>
              <w:r w:rsidDel="000513BC">
                <w:rPr>
                  <w:rFonts w:hint="eastAsia"/>
                </w:rPr>
                <w:delText>。</w:delText>
              </w:r>
            </w:del>
          </w:p>
          <w:p w:rsidR="00D9410F" w:rsidDel="000513BC" w:rsidRDefault="00D9410F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09" w:author="Microsoft" w:date="2015-05-29T14:38:00Z"/>
                <w:rFonts w:ascii="宋体" w:hAnsi="宋体"/>
                <w:bCs/>
                <w:iCs/>
              </w:rPr>
            </w:pPr>
            <w:del w:id="1110" w:author="Microsoft" w:date="2015-05-29T14:38:00Z">
              <w:r w:rsidDel="000513BC">
                <w:rPr>
                  <w:rFonts w:ascii="宋体" w:hAnsi="宋体" w:hint="eastAsia"/>
                  <w:bCs/>
                  <w:iCs/>
                </w:rPr>
                <w:delText>KENO附加</w:delText>
              </w:r>
              <w:r w:rsidDel="000513BC">
                <w:rPr>
                  <w:rFonts w:ascii="宋体" w:hAnsi="宋体"/>
                  <w:bCs/>
                  <w:iCs/>
                </w:rPr>
                <w:delText>参数</w:delText>
              </w:r>
            </w:del>
          </w:p>
          <w:p w:rsidR="00AB56C9" w:rsidRPr="004048D1" w:rsidDel="000513BC" w:rsidRDefault="00AB56C9" w:rsidP="00AB56C9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111" w:author="Microsoft" w:date="2015-05-29T14:38:00Z"/>
                <w:rFonts w:ascii="宋体" w:hAnsi="宋体"/>
                <w:bCs/>
                <w:iCs/>
              </w:rPr>
            </w:pPr>
            <w:del w:id="1112" w:author="Microsoft" w:date="2015-05-29T14:38:00Z">
              <w:r w:rsidDel="000513BC">
                <w:rPr>
                  <w:rFonts w:ascii="宋体" w:hAnsi="宋体" w:hint="eastAsia"/>
                  <w:bCs/>
                  <w:iCs/>
                </w:rPr>
                <w:delText>游戏风控</w:delText>
              </w:r>
              <w:r w:rsidDel="000513BC">
                <w:rPr>
                  <w:rFonts w:ascii="宋体" w:hAnsi="宋体"/>
                  <w:bCs/>
                  <w:iCs/>
                </w:rPr>
                <w:delText>阈值</w:delText>
              </w:r>
              <w:r w:rsidDel="000513BC">
                <w:rPr>
                  <w:rFonts w:ascii="宋体" w:hAnsi="宋体" w:hint="eastAsia"/>
                  <w:bCs/>
                  <w:iCs/>
                </w:rPr>
                <w:delText>：</w:delText>
              </w:r>
              <w:r w:rsidR="003C64AB" w:rsidDel="000513BC">
                <w:rPr>
                  <w:rFonts w:hint="eastAsia"/>
                </w:rPr>
                <w:delText>配置</w:delText>
              </w:r>
              <w:r w:rsidR="003C64AB" w:rsidDel="000513BC">
                <w:delText>此</w:delText>
              </w:r>
              <w:r w:rsidR="003C64AB" w:rsidDel="000513BC">
                <w:rPr>
                  <w:rFonts w:hint="eastAsia"/>
                </w:rPr>
                <w:delText>游戏在一期</w:delText>
              </w:r>
              <w:r w:rsidR="003C64AB" w:rsidDel="000513BC">
                <w:delText>中</w:delText>
              </w:r>
              <w:r w:rsidR="003C64AB" w:rsidDel="000513BC">
                <w:rPr>
                  <w:rFonts w:hint="eastAsia"/>
                </w:rPr>
                <w:delText>销售金额达到</w:delText>
              </w:r>
              <w:r w:rsidR="003C64AB" w:rsidDel="000513BC">
                <w:delText>时，</w:delText>
              </w:r>
              <w:r w:rsidR="003C64AB" w:rsidDel="000513BC">
                <w:rPr>
                  <w:rFonts w:hint="eastAsia"/>
                </w:rPr>
                <w:delText>开始</w:delText>
              </w:r>
              <w:r w:rsidR="003C64AB" w:rsidDel="000513BC">
                <w:delText>风控</w:delText>
              </w:r>
              <w:r w:rsidR="003C64AB" w:rsidDel="000513BC">
                <w:rPr>
                  <w:rFonts w:hint="eastAsia"/>
                </w:rPr>
                <w:delText>运算。</w:delText>
              </w:r>
            </w:del>
          </w:p>
          <w:p w:rsidR="00AB56C9" w:rsidRPr="00C75523" w:rsidDel="000513BC" w:rsidRDefault="00AB56C9" w:rsidP="00AB56C9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113" w:author="Microsoft" w:date="2015-05-29T14:38:00Z"/>
                <w:rFonts w:ascii="宋体" w:hAnsi="宋体"/>
                <w:bCs/>
                <w:iCs/>
              </w:rPr>
            </w:pPr>
            <w:del w:id="1114" w:author="Microsoft" w:date="2015-05-29T14:38:00Z">
              <w:r w:rsidDel="000513BC">
                <w:rPr>
                  <w:rFonts w:hint="eastAsia"/>
                </w:rPr>
                <w:delText>最大赔付</w:delText>
              </w:r>
              <w:r w:rsidDel="000513BC">
                <w:delText>金额</w:delText>
              </w:r>
              <w:r w:rsidDel="000513BC">
                <w:rPr>
                  <w:rFonts w:hint="eastAsia"/>
                </w:rPr>
                <w:delText>：此游戏</w:delText>
              </w:r>
              <w:r w:rsidDel="000513BC">
                <w:delText>对应的</w:delText>
              </w:r>
              <w:r w:rsidDel="000513BC">
                <w:rPr>
                  <w:rFonts w:hint="eastAsia"/>
                </w:rPr>
                <w:delText>最大</w:delText>
              </w:r>
              <w:r w:rsidDel="000513BC">
                <w:delText>赔付金额</w:delText>
              </w:r>
              <w:r w:rsidDel="000513BC">
                <w:rPr>
                  <w:rFonts w:hint="eastAsia"/>
                </w:rPr>
                <w:delText>。</w:delText>
              </w:r>
            </w:del>
          </w:p>
          <w:p w:rsidR="00D3323D" w:rsidRDefault="009579E1" w:rsidP="009579E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游戏奖池</w:t>
            </w:r>
            <w:r w:rsidR="00D3323D">
              <w:rPr>
                <w:rFonts w:hint="eastAsia"/>
              </w:rPr>
              <w:t>参数</w:t>
            </w:r>
          </w:p>
          <w:p w:rsidR="000F29A8" w:rsidRDefault="009579E1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奖池名称</w:t>
            </w:r>
            <w:r w:rsidR="003C64AB">
              <w:rPr>
                <w:rFonts w:hint="eastAsia"/>
              </w:rPr>
              <w:t>：</w:t>
            </w:r>
            <w:r w:rsidR="003C64AB">
              <w:t>记录了奖池名称</w:t>
            </w:r>
          </w:p>
          <w:p w:rsidR="000F29A8" w:rsidRDefault="00D3323D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奖池描述</w:t>
            </w:r>
            <w:r w:rsidR="003C64AB">
              <w:rPr>
                <w:rFonts w:hint="eastAsia"/>
              </w:rPr>
              <w:t>：</w:t>
            </w:r>
            <w:r w:rsidR="003C64AB">
              <w:t>文本描述</w:t>
            </w:r>
          </w:p>
          <w:p w:rsidR="003D4318" w:rsidRDefault="003D4318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3D4318" w:rsidRDefault="003D4318" w:rsidP="003D431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分</w:t>
            </w:r>
            <w:r w:rsidR="000979A5">
              <w:rPr>
                <w:rFonts w:hint="eastAsia"/>
              </w:rPr>
              <w:t>块</w:t>
            </w:r>
            <w:r>
              <w:rPr>
                <w:rFonts w:hint="eastAsia"/>
              </w:rPr>
              <w:t>显示</w:t>
            </w:r>
          </w:p>
          <w:p w:rsidR="003D4318" w:rsidRPr="00556C5B" w:rsidRDefault="003D4318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3D4318" w:rsidRDefault="009579E1" w:rsidP="009579E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E370C2" w:rsidP="00E1224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D4318" w:rsidTr="00704EAD"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3D4318" w:rsidRPr="0010192D" w:rsidRDefault="003D4318" w:rsidP="00E1224B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3D4318" w:rsidRDefault="003C64AB" w:rsidP="00E370C2">
            <w:pPr>
              <w:ind w:right="210"/>
              <w:jc w:val="left"/>
            </w:pPr>
            <w:r>
              <w:rPr>
                <w:rFonts w:hint="eastAsia"/>
              </w:rPr>
              <w:t>风控运算</w:t>
            </w:r>
            <w:r>
              <w:t>规则请参看</w:t>
            </w:r>
            <w:r>
              <w:rPr>
                <w:rFonts w:hint="eastAsia"/>
              </w:rPr>
              <w:t>&lt;</w:t>
            </w:r>
            <w:r w:rsidRPr="003C64AB">
              <w:rPr>
                <w:rFonts w:hint="eastAsia"/>
              </w:rPr>
              <w:t>CLS_</w:t>
            </w:r>
            <w:r w:rsidRPr="003C64AB">
              <w:rPr>
                <w:rFonts w:hint="eastAsia"/>
              </w:rPr>
              <w:t>柬埔寨</w:t>
            </w:r>
            <w:r w:rsidRPr="003C64AB">
              <w:rPr>
                <w:rFonts w:hint="eastAsia"/>
              </w:rPr>
              <w:t>_</w:t>
            </w:r>
            <w:r w:rsidRPr="003C64AB">
              <w:rPr>
                <w:rFonts w:hint="eastAsia"/>
              </w:rPr>
              <w:t>彩票风控描述</w:t>
            </w:r>
            <w:r w:rsidRPr="003C64AB">
              <w:rPr>
                <w:rFonts w:hint="eastAsia"/>
              </w:rPr>
              <w:t>_1.0.0</w:t>
            </w:r>
            <w:r>
              <w:t>&gt;</w:t>
            </w:r>
          </w:p>
        </w:tc>
      </w:tr>
      <w:tr w:rsidR="002E0F7E" w:rsidTr="00704EAD">
        <w:trPr>
          <w:ins w:id="1115" w:author="董治国" w:date="2015-02-27T15:24:00Z"/>
        </w:trPr>
        <w:tc>
          <w:tcPr>
            <w:tcW w:w="1248" w:type="dxa"/>
            <w:shd w:val="clear" w:color="auto" w:fill="D9D9D9" w:themeFill="background1" w:themeFillShade="D9"/>
            <w:vAlign w:val="center"/>
          </w:tcPr>
          <w:p w:rsidR="002E0F7E" w:rsidRDefault="002E0F7E" w:rsidP="002E0F7E">
            <w:pPr>
              <w:rPr>
                <w:ins w:id="1116" w:author="董治国" w:date="2015-02-27T15:24:00Z"/>
              </w:rPr>
            </w:pPr>
            <w:ins w:id="1117" w:author="董治国" w:date="2015-02-27T15:24:00Z">
              <w:r>
                <w:rPr>
                  <w:rFonts w:hint="eastAsia"/>
                </w:rPr>
                <w:t>计算公式</w:t>
              </w:r>
            </w:ins>
          </w:p>
          <w:p w:rsidR="002E0F7E" w:rsidRPr="00486313" w:rsidRDefault="002E0F7E" w:rsidP="00E1224B">
            <w:pPr>
              <w:jc w:val="center"/>
              <w:rPr>
                <w:ins w:id="1118" w:author="董治国" w:date="2015-02-27T15:24:00Z"/>
              </w:rPr>
            </w:pPr>
          </w:p>
        </w:tc>
        <w:tc>
          <w:tcPr>
            <w:tcW w:w="7365" w:type="dxa"/>
            <w:gridSpan w:val="3"/>
            <w:shd w:val="clear" w:color="auto" w:fill="auto"/>
            <w:vAlign w:val="center"/>
          </w:tcPr>
          <w:p w:rsidR="002E0F7E" w:rsidRDefault="002E0F7E" w:rsidP="00E370C2">
            <w:pPr>
              <w:ind w:right="210"/>
              <w:jc w:val="left"/>
              <w:rPr>
                <w:ins w:id="1119" w:author="董治国" w:date="2015-02-27T15:24:00Z"/>
              </w:rPr>
            </w:pPr>
          </w:p>
        </w:tc>
      </w:tr>
    </w:tbl>
    <w:p w:rsidR="002E0F7E" w:rsidDel="00E527B6" w:rsidRDefault="002E0F7E" w:rsidP="00E527B6">
      <w:pPr>
        <w:rPr>
          <w:ins w:id="1120" w:author="董治国" w:date="2015-02-27T15:24:00Z"/>
          <w:del w:id="1121" w:author="Microsoft" w:date="2016-02-19T17:40:00Z"/>
        </w:rPr>
      </w:pPr>
    </w:p>
    <w:p w:rsidR="002E0F7E" w:rsidDel="00E527B6" w:rsidRDefault="002E0F7E" w:rsidP="00E527B6">
      <w:pPr>
        <w:ind w:left="0"/>
        <w:rPr>
          <w:ins w:id="1122" w:author="董治国" w:date="2015-02-27T15:22:00Z"/>
          <w:del w:id="1123" w:author="Microsoft" w:date="2016-02-19T17:40:00Z"/>
        </w:rPr>
      </w:pPr>
    </w:p>
    <w:p w:rsidR="00AB0AE2" w:rsidDel="00E527B6" w:rsidRDefault="00AB0AE2" w:rsidP="00E527B6">
      <w:pPr>
        <w:ind w:left="0"/>
        <w:rPr>
          <w:ins w:id="1124" w:author="董治国" w:date="2015-02-27T15:22:00Z"/>
          <w:del w:id="1125" w:author="Microsoft" w:date="2016-02-19T17:40:00Z"/>
        </w:rPr>
      </w:pPr>
    </w:p>
    <w:p w:rsidR="00AB0AE2" w:rsidDel="00E527B6" w:rsidRDefault="00AB0AE2" w:rsidP="00E527B6">
      <w:pPr>
        <w:ind w:left="0"/>
        <w:rPr>
          <w:ins w:id="1126" w:author="董治国" w:date="2015-02-27T15:22:00Z"/>
          <w:del w:id="1127" w:author="Microsoft" w:date="2016-02-19T17:40:00Z"/>
        </w:rPr>
      </w:pPr>
    </w:p>
    <w:p w:rsidR="00AB0AE2" w:rsidRDefault="00AB0AE2" w:rsidP="00E527B6">
      <w:pPr>
        <w:ind w:left="0"/>
        <w:rPr>
          <w:ins w:id="1128" w:author="董治国" w:date="2015-02-27T15:22:00Z"/>
        </w:rPr>
      </w:pPr>
    </w:p>
    <w:p w:rsidR="000F29A8" w:rsidRDefault="00CB2021" w:rsidP="003F41F8">
      <w:pPr>
        <w:pStyle w:val="4"/>
      </w:pPr>
      <w:bookmarkStart w:id="1129" w:name="_Toc450143875"/>
      <w:r>
        <w:rPr>
          <w:rFonts w:hint="eastAsia"/>
        </w:rPr>
        <w:t>修改游戏</w:t>
      </w:r>
      <w:r w:rsidR="00FF5227">
        <w:rPr>
          <w:rFonts w:hint="eastAsia"/>
        </w:rPr>
        <w:t>普通规则</w:t>
      </w:r>
      <w:bookmarkEnd w:id="112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3"/>
        <w:gridCol w:w="2701"/>
        <w:gridCol w:w="1746"/>
        <w:gridCol w:w="2717"/>
      </w:tblGrid>
      <w:tr w:rsidR="00FB15AD" w:rsidTr="003C64AB">
        <w:trPr>
          <w:tblHeader/>
        </w:trPr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Default="00FB15AD" w:rsidP="00FB15AD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  <w:vAlign w:val="center"/>
          </w:tcPr>
          <w:p w:rsidR="00FB15AD" w:rsidRPr="00DA3AD6" w:rsidRDefault="00FB15AD" w:rsidP="00FB15AD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FB15AD" w:rsidRDefault="00FB15AD" w:rsidP="00FB15AD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FB15AD" w:rsidRDefault="00FB15AD" w:rsidP="00FB15AD">
            <w:pPr>
              <w:ind w:right="210"/>
              <w:jc w:val="left"/>
            </w:pP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6D3825" w:rsidP="00FB15AD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Pr="00135788" w:rsidRDefault="00E617B6" w:rsidP="00E617B6">
            <w:pPr>
              <w:ind w:right="210"/>
              <w:jc w:val="left"/>
            </w:pPr>
            <w:r>
              <w:rPr>
                <w:rFonts w:hint="eastAsia"/>
              </w:rPr>
              <w:t>修改游戏普通规则中的三个参数，实时生效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021A2B" w:rsidRDefault="00FB15AD" w:rsidP="00DA5727">
            <w:pPr>
              <w:ind w:right="210"/>
              <w:jc w:val="left"/>
            </w:pPr>
            <w:r>
              <w:rPr>
                <w:rFonts w:hint="eastAsia"/>
              </w:rPr>
              <w:t>进入游戏列表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021A2B" w:rsidRPr="00D25CE1" w:rsidRDefault="00FB15AD" w:rsidP="000534F9">
            <w:pPr>
              <w:ind w:right="210"/>
              <w:jc w:val="left"/>
            </w:pPr>
            <w:r>
              <w:rPr>
                <w:rFonts w:hint="eastAsia"/>
              </w:rPr>
              <w:t>新排期将使用新参数。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FB15AD">
            <w:r>
              <w:rPr>
                <w:rFonts w:hint="eastAsia"/>
              </w:rPr>
              <w:t>无</w:t>
            </w:r>
          </w:p>
        </w:tc>
      </w:tr>
      <w:tr w:rsidR="00FB15AD" w:rsidRPr="007E54DF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FB15AD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FB15A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FB15AD" w:rsidRDefault="00FB15AD" w:rsidP="00FB15A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0552FF">
              <w:rPr>
                <w:rFonts w:hint="eastAsia"/>
              </w:rPr>
              <w:t>普通</w:t>
            </w:r>
            <w:r w:rsidR="000552FF">
              <w:t>规则</w:t>
            </w:r>
            <w:r w:rsidR="003C64AB">
              <w:rPr>
                <w:rFonts w:hint="eastAsia"/>
              </w:rPr>
              <w:t>可改</w:t>
            </w:r>
            <w:r>
              <w:rPr>
                <w:rFonts w:hint="eastAsia"/>
              </w:rPr>
              <w:t>参数（</w:t>
            </w:r>
            <w:r w:rsidR="00E14AFC">
              <w:rPr>
                <w:rFonts w:hint="eastAsia"/>
              </w:rPr>
              <w:t>保存后</w:t>
            </w:r>
            <w:r w:rsidR="00E14AFC">
              <w:t>，</w:t>
            </w:r>
            <w:r w:rsidR="00FF5227">
              <w:rPr>
                <w:rFonts w:hint="eastAsia"/>
              </w:rPr>
              <w:t>实时生效</w:t>
            </w:r>
            <w:r>
              <w:rPr>
                <w:rFonts w:hint="eastAsia"/>
              </w:rPr>
              <w:t>）</w:t>
            </w:r>
          </w:p>
          <w:p w:rsidR="00FB15AD" w:rsidRDefault="00E617B6" w:rsidP="00FB15AD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单行最大倍数</w:t>
            </w:r>
            <w:r w:rsidR="003C64AB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文本框，输入范围</w:t>
            </w:r>
            <w:r>
              <w:rPr>
                <w:rFonts w:hint="eastAsia"/>
              </w:rPr>
              <w:t>1-100</w:t>
            </w:r>
          </w:p>
          <w:p w:rsidR="00E617B6" w:rsidDel="00D00FAE" w:rsidRDefault="00E617B6" w:rsidP="00FB15AD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30" w:author="Microsoft" w:date="2015-03-12T13:22:00Z"/>
              </w:rPr>
            </w:pPr>
            <w:del w:id="1131" w:author="Microsoft" w:date="2015-03-12T13:22:00Z">
              <w:r w:rsidDel="00D00FAE">
                <w:rPr>
                  <w:rFonts w:hint="eastAsia"/>
                </w:rPr>
                <w:delText>单票最大投行数</w:delText>
              </w:r>
              <w:r w:rsidR="003C64AB" w:rsidDel="00D00FAE">
                <w:rPr>
                  <w:rFonts w:hint="eastAsia"/>
                </w:rPr>
                <w:delText>：</w:delText>
              </w:r>
              <w:r w:rsidDel="00D00FAE">
                <w:rPr>
                  <w:rFonts w:hint="eastAsia"/>
                </w:rPr>
                <w:delText>文本框，输入范围</w:delText>
              </w:r>
              <w:r w:rsidDel="00D00FAE">
                <w:rPr>
                  <w:rFonts w:hint="eastAsia"/>
                </w:rPr>
                <w:delText>1-10</w:delText>
              </w:r>
            </w:del>
          </w:p>
          <w:p w:rsidR="00FB15AD" w:rsidRDefault="00E617B6" w:rsidP="00FB15AD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单票最大销售限额</w:t>
            </w:r>
            <w:r w:rsidR="003C64AB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文本框，输入范围</w:t>
            </w:r>
            <w:ins w:id="1132" w:author="Microsoft" w:date="2015-05-29T14:38:00Z">
              <w:r w:rsidR="000513BC">
                <w:rPr>
                  <w:rFonts w:hint="eastAsia"/>
                </w:rPr>
                <w:t>1-</w:t>
              </w:r>
            </w:ins>
            <w:ins w:id="1133" w:author="Microsoft" w:date="2015-05-29T14:39:00Z">
              <w:r w:rsidR="000513BC">
                <w:rPr>
                  <w:rFonts w:hint="eastAsia"/>
                </w:rPr>
                <w:t>80</w:t>
              </w:r>
              <w:r w:rsidR="000513BC">
                <w:rPr>
                  <w:rFonts w:hint="eastAsia"/>
                </w:rPr>
                <w:t>万</w:t>
              </w:r>
            </w:ins>
            <w:del w:id="1134" w:author="Microsoft" w:date="2015-05-29T14:38:00Z">
              <w:r w:rsidDel="000513BC">
                <w:rPr>
                  <w:rFonts w:hint="eastAsia"/>
                </w:rPr>
                <w:delText>1-</w:delText>
              </w:r>
              <w:r w:rsidR="00F358F7" w:rsidDel="000513BC">
                <w:delText>1</w:delText>
              </w:r>
              <w:r w:rsidR="00F358F7" w:rsidDel="000513BC">
                <w:rPr>
                  <w:rFonts w:hint="eastAsia"/>
                </w:rPr>
                <w:delText>亿</w:delText>
              </w:r>
            </w:del>
            <w:r w:rsidR="000534F9">
              <w:rPr>
                <w:rFonts w:hint="eastAsia"/>
              </w:rPr>
              <w:t>，</w:t>
            </w:r>
            <w:r w:rsidR="00FF27E9">
              <w:t>单位</w:t>
            </w:r>
            <w:r w:rsidR="00FF27E9">
              <w:rPr>
                <w:rFonts w:hint="eastAsia"/>
              </w:rPr>
              <w:t>瑞尔</w:t>
            </w:r>
          </w:p>
          <w:p w:rsidR="00FB15AD" w:rsidRDefault="00FB15AD" w:rsidP="00FB15A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FB15AD" w:rsidRDefault="00FB15AD" w:rsidP="00FB15A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分区域显示</w:t>
            </w:r>
          </w:p>
          <w:p w:rsidR="00FB15AD" w:rsidRDefault="00FB15AD" w:rsidP="00FB15A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FB15AD">
            <w:pPr>
              <w:ind w:right="210"/>
              <w:jc w:val="left"/>
            </w:pPr>
          </w:p>
        </w:tc>
      </w:tr>
      <w:tr w:rsidR="00FB15AD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FB15AD" w:rsidRPr="0010192D" w:rsidRDefault="00FB15AD" w:rsidP="00FB15AD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FB15AD" w:rsidRDefault="00FB15AD" w:rsidP="000534F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E617B6" w:rsidRDefault="00E617B6" w:rsidP="003F41F8">
      <w:pPr>
        <w:pStyle w:val="4"/>
      </w:pPr>
      <w:bookmarkStart w:id="1135" w:name="_Toc450143876"/>
      <w:r>
        <w:rPr>
          <w:rFonts w:hint="eastAsia"/>
        </w:rPr>
        <w:t>修改游戏控制参数</w:t>
      </w:r>
      <w:bookmarkEnd w:id="113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1"/>
        <w:gridCol w:w="2703"/>
        <w:gridCol w:w="1748"/>
        <w:gridCol w:w="2715"/>
      </w:tblGrid>
      <w:tr w:rsidR="00E617B6" w:rsidTr="003C64AB">
        <w:trPr>
          <w:tblHeader/>
        </w:trPr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Default="00E617B6" w:rsidP="000F29A8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  <w:vAlign w:val="center"/>
          </w:tcPr>
          <w:p w:rsidR="00E617B6" w:rsidRPr="00DA3AD6" w:rsidRDefault="00E617B6" w:rsidP="000F29A8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E617B6" w:rsidRDefault="00E617B6" w:rsidP="000F29A8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E617B6" w:rsidRDefault="00E617B6" w:rsidP="000F29A8">
            <w:pPr>
              <w:ind w:right="210"/>
              <w:jc w:val="left"/>
            </w:pP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6D3825" w:rsidP="000F29A8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Pr="00135788" w:rsidRDefault="003C64AB" w:rsidP="006D3825">
            <w:pPr>
              <w:ind w:right="210"/>
              <w:jc w:val="left"/>
            </w:pPr>
            <w:r>
              <w:rPr>
                <w:rFonts w:hint="eastAsia"/>
              </w:rPr>
              <w:t>修改</w:t>
            </w:r>
            <w:r w:rsidR="006D3825">
              <w:rPr>
                <w:rFonts w:hint="eastAsia"/>
              </w:rPr>
              <w:t>游戏控制参数</w:t>
            </w:r>
            <w:r>
              <w:rPr>
                <w:rFonts w:hint="eastAsia"/>
              </w:rPr>
              <w:t>中的</w:t>
            </w:r>
            <w:r w:rsidR="006D3825">
              <w:rPr>
                <w:rFonts w:hint="eastAsia"/>
              </w:rPr>
              <w:t>多</w:t>
            </w:r>
            <w:r>
              <w:rPr>
                <w:rFonts w:hint="eastAsia"/>
              </w:rPr>
              <w:t>个参数，实时生效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E617B6" w:rsidP="00DA5727">
            <w:pPr>
              <w:ind w:right="210"/>
              <w:jc w:val="left"/>
            </w:pPr>
            <w:r>
              <w:rPr>
                <w:rFonts w:hint="eastAsia"/>
              </w:rPr>
              <w:t>进入游戏列表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Pr="00D25CE1" w:rsidRDefault="00E617B6" w:rsidP="005703EB">
            <w:pPr>
              <w:ind w:right="210"/>
              <w:jc w:val="left"/>
            </w:pPr>
            <w:r>
              <w:rPr>
                <w:rFonts w:hint="eastAsia"/>
              </w:rPr>
              <w:t>新排期将使用新参数。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E617B6" w:rsidP="000F29A8">
            <w:r>
              <w:rPr>
                <w:rFonts w:hint="eastAsia"/>
              </w:rPr>
              <w:t>无</w:t>
            </w:r>
          </w:p>
        </w:tc>
      </w:tr>
      <w:tr w:rsidR="00E617B6" w:rsidRPr="007E54DF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E617B6" w:rsidP="000F29A8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E617B6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E617B6" w:rsidRDefault="00E617B6" w:rsidP="000F29A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游戏控制参数（</w:t>
            </w:r>
            <w:r w:rsidR="00E14AFC">
              <w:rPr>
                <w:rFonts w:hint="eastAsia"/>
              </w:rPr>
              <w:t>保存</w:t>
            </w:r>
            <w:r w:rsidR="00E14AFC">
              <w:t>后</w:t>
            </w:r>
            <w:r w:rsidR="00E14AFC">
              <w:rPr>
                <w:rFonts w:hint="eastAsia"/>
              </w:rPr>
              <w:t>，</w:t>
            </w:r>
            <w:r>
              <w:rPr>
                <w:rFonts w:hint="eastAsia"/>
              </w:rPr>
              <w:t>实时生效）</w:t>
            </w:r>
          </w:p>
          <w:p w:rsidR="00E617B6" w:rsidRDefault="00D773E5" w:rsidP="00D773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允许退票时间</w:t>
            </w:r>
            <w:r w:rsidR="00465027">
              <w:rPr>
                <w:rFonts w:hint="eastAsia"/>
              </w:rPr>
              <w:t>：</w:t>
            </w:r>
            <w:r w:rsidR="008B1C04">
              <w:rPr>
                <w:rFonts w:hint="eastAsia"/>
              </w:rPr>
              <w:t>文本框，输入范围</w:t>
            </w:r>
            <w:ins w:id="1136" w:author="Microsoft" w:date="2015-05-29T14:43:00Z">
              <w:r w:rsidR="00560F27">
                <w:rPr>
                  <w:rFonts w:hint="eastAsia"/>
                </w:rPr>
                <w:t>0</w:t>
              </w:r>
            </w:ins>
            <w:del w:id="1137" w:author="Microsoft" w:date="2015-05-29T14:43:00Z">
              <w:r w:rsidR="008B1C04" w:rsidDel="00560F27">
                <w:rPr>
                  <w:rFonts w:hint="eastAsia"/>
                </w:rPr>
                <w:delText>1-</w:delText>
              </w:r>
              <w:r w:rsidR="008B1C04" w:rsidDel="00560F27">
                <w:delText>12</w:delText>
              </w:r>
              <w:r w:rsidR="008B1C04" w:rsidDel="00560F27">
                <w:rPr>
                  <w:rFonts w:hint="eastAsia"/>
                </w:rPr>
                <w:delText>00</w:delText>
              </w:r>
            </w:del>
            <w:ins w:id="1138" w:author="Microsoft" w:date="2015-07-02T16:54:00Z">
              <w:r w:rsidR="00C87600">
                <w:rPr>
                  <w:rFonts w:hint="eastAsia"/>
                </w:rPr>
                <w:t>-1200</w:t>
              </w:r>
            </w:ins>
            <w:r w:rsidR="008B1C04">
              <w:rPr>
                <w:rFonts w:hint="eastAsia"/>
              </w:rPr>
              <w:t>，</w:t>
            </w:r>
            <w:r w:rsidR="008B1C04">
              <w:t>单位</w:t>
            </w:r>
            <w:r w:rsidR="00465027">
              <w:rPr>
                <w:rFonts w:hint="eastAsia"/>
              </w:rPr>
              <w:t>秒</w:t>
            </w:r>
            <w:ins w:id="1139" w:author="Microsoft" w:date="2015-05-29T14:43:00Z">
              <w:r w:rsidR="00560F27">
                <w:rPr>
                  <w:rFonts w:hint="eastAsia"/>
                </w:rPr>
                <w:t>，</w:t>
              </w:r>
              <w:r w:rsidR="00560F27">
                <w:t>暂不支持退票。</w:t>
              </w:r>
            </w:ins>
            <w:del w:id="1140" w:author="Microsoft" w:date="2015-05-29T14:43:00Z">
              <w:r w:rsidR="006D3825" w:rsidDel="00560F27">
                <w:rPr>
                  <w:rFonts w:hint="eastAsia"/>
                </w:rPr>
                <w:delText>。</w:delText>
              </w:r>
            </w:del>
          </w:p>
          <w:p w:rsidR="00D773E5" w:rsidRDefault="005B4B20" w:rsidP="00D773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兑奖限额：</w:t>
            </w:r>
            <w:r w:rsidR="008B1C04">
              <w:rPr>
                <w:rFonts w:hint="eastAsia"/>
              </w:rPr>
              <w:t>文本框，输入范围</w:t>
            </w:r>
            <w:r w:rsidR="008B1C04">
              <w:rPr>
                <w:rFonts w:hint="eastAsia"/>
              </w:rPr>
              <w:t>1-</w:t>
            </w:r>
            <w:ins w:id="1141" w:author="Microsoft" w:date="2015-05-29T14:44:00Z">
              <w:r w:rsidR="00560F27">
                <w:t>200</w:t>
              </w:r>
            </w:ins>
            <w:del w:id="1142" w:author="Microsoft" w:date="2015-05-29T14:44:00Z">
              <w:r w:rsidR="00AC3E27" w:rsidDel="00560F27">
                <w:delText>1600</w:delText>
              </w:r>
            </w:del>
            <w:r w:rsidR="00AC3E27">
              <w:rPr>
                <w:rFonts w:hint="eastAsia"/>
              </w:rPr>
              <w:t>万瑞尔</w:t>
            </w:r>
            <w:r w:rsidR="00465027">
              <w:rPr>
                <w:rFonts w:hint="eastAsia"/>
              </w:rPr>
              <w:t>。</w:t>
            </w:r>
            <w:r w:rsidR="00C76DA2" w:rsidRPr="00EF16BC">
              <w:rPr>
                <w:rFonts w:ascii="宋体" w:hAnsi="宋体" w:hint="eastAsia"/>
                <w:bCs/>
                <w:iCs/>
              </w:rPr>
              <w:t>普通销售员兑奖限额</w:t>
            </w:r>
          </w:p>
          <w:p w:rsidR="00D773E5" w:rsidRDefault="005B4B20" w:rsidP="00D773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退票限额：</w:t>
            </w:r>
            <w:r w:rsidR="008B1C04">
              <w:rPr>
                <w:rFonts w:hint="eastAsia"/>
              </w:rPr>
              <w:t>文本框，输入范围</w:t>
            </w:r>
            <w:ins w:id="1143" w:author="Microsoft" w:date="2015-05-29T14:50:00Z">
              <w:r w:rsidR="00560F27">
                <w:t>0</w:t>
              </w:r>
            </w:ins>
            <w:del w:id="1144" w:author="Microsoft" w:date="2015-05-29T14:50:00Z">
              <w:r w:rsidR="008B1C04" w:rsidDel="00560F27">
                <w:rPr>
                  <w:rFonts w:hint="eastAsia"/>
                </w:rPr>
                <w:delText>1-</w:delText>
              </w:r>
              <w:r w:rsidR="00AC3E27" w:rsidDel="00560F27">
                <w:delText>1600</w:delText>
              </w:r>
            </w:del>
            <w:r w:rsidR="00AC3E27">
              <w:rPr>
                <w:rFonts w:hint="eastAsia"/>
              </w:rPr>
              <w:t>万瑞尔</w:t>
            </w:r>
            <w:r w:rsidR="00465027">
              <w:rPr>
                <w:rFonts w:hint="eastAsia"/>
              </w:rPr>
              <w:t>。</w:t>
            </w:r>
            <w:ins w:id="1145" w:author="Microsoft" w:date="2015-05-29T14:50:00Z">
              <w:r w:rsidR="00560F27">
                <w:rPr>
                  <w:rFonts w:ascii="宋体" w:hAnsi="宋体" w:hint="eastAsia"/>
                  <w:bCs/>
                  <w:iCs/>
                </w:rPr>
                <w:t>无</w:t>
              </w:r>
              <w:r w:rsidR="00560F27">
                <w:rPr>
                  <w:rFonts w:ascii="宋体" w:hAnsi="宋体"/>
                  <w:bCs/>
                  <w:iCs/>
                </w:rPr>
                <w:t>退票权限；</w:t>
              </w:r>
            </w:ins>
            <w:del w:id="1146" w:author="Microsoft" w:date="2015-05-29T14:50:00Z">
              <w:r w:rsidR="00C76DA2" w:rsidRPr="00EF16BC" w:rsidDel="00560F27">
                <w:rPr>
                  <w:rFonts w:ascii="宋体" w:hAnsi="宋体" w:hint="eastAsia"/>
                  <w:bCs/>
                  <w:iCs/>
                </w:rPr>
                <w:delText>普通销售员</w:delText>
              </w:r>
              <w:r w:rsidR="00C76DA2" w:rsidDel="00560F27">
                <w:rPr>
                  <w:rFonts w:ascii="宋体" w:hAnsi="宋体" w:hint="eastAsia"/>
                  <w:bCs/>
                  <w:iCs/>
                </w:rPr>
                <w:delText>退票</w:delText>
              </w:r>
              <w:r w:rsidR="00C76DA2" w:rsidRPr="00EF16BC" w:rsidDel="00560F27">
                <w:rPr>
                  <w:rFonts w:ascii="宋体" w:hAnsi="宋体" w:hint="eastAsia"/>
                  <w:bCs/>
                  <w:iCs/>
                </w:rPr>
                <w:delText>限额</w:delText>
              </w:r>
            </w:del>
          </w:p>
          <w:p w:rsidR="00D773E5" w:rsidRDefault="00D773E5" w:rsidP="00D773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销售关闭倒数时间</w:t>
            </w:r>
            <w:r w:rsidR="008B1C04">
              <w:rPr>
                <w:rFonts w:hint="eastAsia"/>
              </w:rPr>
              <w:t>：文本框，输入范围</w:t>
            </w:r>
            <w:r w:rsidR="008B1C04">
              <w:rPr>
                <w:rFonts w:hint="eastAsia"/>
              </w:rPr>
              <w:t>1-</w:t>
            </w:r>
            <w:r w:rsidR="008B1C04">
              <w:t>30</w:t>
            </w:r>
            <w:ins w:id="1147" w:author="Microsoft" w:date="2015-07-08T15:03:00Z">
              <w:r w:rsidR="00904F9A">
                <w:t>0</w:t>
              </w:r>
            </w:ins>
            <w:r w:rsidR="008B1C04">
              <w:rPr>
                <w:rFonts w:hint="eastAsia"/>
              </w:rPr>
              <w:t>，</w:t>
            </w:r>
            <w:r w:rsidR="008B1C04">
              <w:t>单位</w:t>
            </w:r>
            <w:r w:rsidR="00465027">
              <w:rPr>
                <w:rFonts w:hint="eastAsia"/>
              </w:rPr>
              <w:t>秒</w:t>
            </w:r>
            <w:r w:rsidR="006D3825">
              <w:rPr>
                <w:rFonts w:hint="eastAsia"/>
              </w:rPr>
              <w:t>。</w:t>
            </w:r>
          </w:p>
          <w:p w:rsidR="009A6155" w:rsidRPr="0092360A" w:rsidDel="00E94ADB" w:rsidRDefault="0092360A" w:rsidP="009A615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48" w:author="Microsoft" w:date="2016-06-23T15:29:00Z"/>
                <w:rFonts w:ascii="宋体" w:hAnsi="宋体"/>
                <w:bCs/>
                <w:iCs/>
                <w:color w:val="FF0000"/>
              </w:rPr>
            </w:pPr>
            <w:del w:id="1149" w:author="Microsoft" w:date="2016-06-23T15:29:00Z">
              <w:r w:rsidDel="00E94ADB">
                <w:rPr>
                  <w:rFonts w:ascii="宋体" w:hAnsi="宋体" w:hint="eastAsia"/>
                  <w:bCs/>
                  <w:iCs/>
                  <w:color w:val="FF0000"/>
                </w:rPr>
                <w:delText>分公司</w:delText>
              </w:r>
              <w:r w:rsidR="009A6155" w:rsidRPr="0092360A" w:rsidDel="00E94ADB">
                <w:rPr>
                  <w:rFonts w:ascii="宋体" w:hAnsi="宋体" w:hint="eastAsia"/>
                  <w:bCs/>
                  <w:iCs/>
                  <w:color w:val="FF0000"/>
                </w:rPr>
                <w:delText>兑奖限额</w:delText>
              </w:r>
              <w:r w:rsidR="009A6155" w:rsidRPr="0092360A" w:rsidDel="00E94ADB">
                <w:rPr>
                  <w:rFonts w:ascii="宋体" w:hAnsi="宋体"/>
                  <w:bCs/>
                  <w:iCs/>
                  <w:color w:val="FF0000"/>
                </w:rPr>
                <w:delText>：</w:delText>
              </w:r>
              <w:r w:rsidR="00AC3E27" w:rsidRPr="0092360A" w:rsidDel="00E94ADB">
                <w:rPr>
                  <w:rFonts w:hint="eastAsia"/>
                  <w:color w:val="FF0000"/>
                </w:rPr>
                <w:delText>文本框，输入范围</w:delText>
              </w:r>
              <w:r w:rsidR="00AC3E27" w:rsidRPr="0092360A" w:rsidDel="00E94ADB">
                <w:rPr>
                  <w:rFonts w:hint="eastAsia"/>
                  <w:color w:val="FF0000"/>
                </w:rPr>
                <w:delText>1-</w:delText>
              </w:r>
            </w:del>
            <w:del w:id="1150" w:author="Microsoft" w:date="2015-05-29T14:51:00Z">
              <w:r w:rsidR="00C76DA2" w:rsidRPr="0092360A" w:rsidDel="00560F27">
                <w:rPr>
                  <w:color w:val="FF0000"/>
                </w:rPr>
                <w:delText>8000</w:delText>
              </w:r>
            </w:del>
            <w:del w:id="1151" w:author="Microsoft" w:date="2016-06-23T15:29:00Z">
              <w:r w:rsidR="00AC3E27" w:rsidRPr="0092360A" w:rsidDel="00E94ADB">
                <w:rPr>
                  <w:rFonts w:hint="eastAsia"/>
                  <w:color w:val="FF0000"/>
                </w:rPr>
                <w:delText>万瑞尔</w:delText>
              </w:r>
              <w:r w:rsidR="00E833C5" w:rsidRPr="0092360A" w:rsidDel="00E94ADB">
                <w:rPr>
                  <w:rFonts w:hint="eastAsia"/>
                  <w:color w:val="FF0000"/>
                </w:rPr>
                <w:delText>，</w:delText>
              </w:r>
              <w:r w:rsidR="00E833C5" w:rsidRPr="0092360A" w:rsidDel="00E94ADB">
                <w:rPr>
                  <w:color w:val="FF0000"/>
                </w:rPr>
                <w:delText>单位元</w:delText>
              </w:r>
              <w:r w:rsidR="009A6155" w:rsidRPr="0092360A" w:rsidDel="00E94ADB">
                <w:rPr>
                  <w:rFonts w:ascii="宋体" w:hAnsi="宋体" w:hint="eastAsia"/>
                  <w:bCs/>
                  <w:iCs/>
                  <w:color w:val="FF0000"/>
                </w:rPr>
                <w:delText>。</w:delText>
              </w:r>
            </w:del>
          </w:p>
          <w:p w:rsidR="009A6155" w:rsidRPr="0092360A" w:rsidDel="00E94ADB" w:rsidRDefault="0092360A" w:rsidP="009A615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52" w:author="Microsoft" w:date="2016-06-23T15:29:00Z"/>
                <w:color w:val="FF0000"/>
              </w:rPr>
            </w:pPr>
            <w:del w:id="1153" w:author="Microsoft" w:date="2016-06-23T15:29:00Z">
              <w:r w:rsidDel="00E94ADB">
                <w:rPr>
                  <w:rFonts w:ascii="宋体" w:hAnsi="宋体" w:hint="eastAsia"/>
                  <w:bCs/>
                  <w:iCs/>
                  <w:color w:val="FF0000"/>
                </w:rPr>
                <w:delText>分公司</w:delText>
              </w:r>
              <w:r w:rsidR="009A6155" w:rsidRPr="0092360A" w:rsidDel="00E94ADB">
                <w:rPr>
                  <w:rFonts w:ascii="宋体" w:hAnsi="宋体"/>
                  <w:bCs/>
                  <w:iCs/>
                  <w:color w:val="FF0000"/>
                </w:rPr>
                <w:delText>退票限额：</w:delText>
              </w:r>
              <w:r w:rsidR="00AC3E27" w:rsidRPr="0092360A" w:rsidDel="00E94ADB">
                <w:rPr>
                  <w:rFonts w:hint="eastAsia"/>
                  <w:color w:val="FF0000"/>
                </w:rPr>
                <w:delText>文本框，输入范围</w:delText>
              </w:r>
              <w:r w:rsidR="00AC3E27" w:rsidRPr="0092360A" w:rsidDel="00E94ADB">
                <w:rPr>
                  <w:rFonts w:hint="eastAsia"/>
                  <w:color w:val="FF0000"/>
                </w:rPr>
                <w:delText>1-</w:delText>
              </w:r>
            </w:del>
            <w:del w:id="1154" w:author="Microsoft" w:date="2015-05-29T14:53:00Z">
              <w:r w:rsidR="00C76DA2" w:rsidRPr="0092360A" w:rsidDel="00974120">
                <w:rPr>
                  <w:color w:val="FF0000"/>
                </w:rPr>
                <w:delText>8000</w:delText>
              </w:r>
            </w:del>
            <w:del w:id="1155" w:author="Microsoft" w:date="2016-06-23T15:29:00Z">
              <w:r w:rsidR="00AC3E27" w:rsidRPr="0092360A" w:rsidDel="00E94ADB">
                <w:rPr>
                  <w:rFonts w:hint="eastAsia"/>
                  <w:color w:val="FF0000"/>
                </w:rPr>
                <w:delText>万瑞尔</w:delText>
              </w:r>
              <w:r w:rsidR="00E833C5" w:rsidRPr="0092360A" w:rsidDel="00E94ADB">
                <w:rPr>
                  <w:rFonts w:hint="eastAsia"/>
                  <w:color w:val="FF0000"/>
                </w:rPr>
                <w:delText>，</w:delText>
              </w:r>
              <w:r w:rsidR="00E833C5" w:rsidRPr="0092360A" w:rsidDel="00E94ADB">
                <w:rPr>
                  <w:color w:val="FF0000"/>
                </w:rPr>
                <w:delText>单位元</w:delText>
              </w:r>
              <w:r w:rsidR="009A6155" w:rsidRPr="0092360A" w:rsidDel="00E94ADB">
                <w:rPr>
                  <w:rFonts w:ascii="宋体" w:hAnsi="宋体" w:hint="eastAsia"/>
                  <w:bCs/>
                  <w:iCs/>
                  <w:color w:val="FF0000"/>
                </w:rPr>
                <w:delText>。</w:delText>
              </w:r>
            </w:del>
          </w:p>
          <w:p w:rsidR="00E617B6" w:rsidRDefault="00E617B6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E617B6" w:rsidRDefault="00E617B6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617B6" w:rsidRDefault="00A3170D" w:rsidP="00A3170D">
            <w:pPr>
              <w:ind w:left="0"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617B6" w:rsidTr="003C64AB">
        <w:tc>
          <w:tcPr>
            <w:tcW w:w="1251" w:type="dxa"/>
            <w:shd w:val="clear" w:color="auto" w:fill="D9D9D9" w:themeFill="background1" w:themeFillShade="D9"/>
            <w:vAlign w:val="center"/>
          </w:tcPr>
          <w:p w:rsidR="00E617B6" w:rsidRPr="0010192D" w:rsidRDefault="00E617B6" w:rsidP="000F29A8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  <w:vAlign w:val="center"/>
          </w:tcPr>
          <w:p w:rsidR="00E833C5" w:rsidRDefault="00E833C5" w:rsidP="000534F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数值</w:t>
            </w:r>
            <w:r>
              <w:t>字段</w:t>
            </w:r>
            <w:r>
              <w:rPr>
                <w:rFonts w:hint="eastAsia"/>
              </w:rPr>
              <w:t>填写</w:t>
            </w:r>
            <w:r>
              <w:t>整数有效。</w:t>
            </w:r>
          </w:p>
          <w:p w:rsidR="00E617B6" w:rsidRDefault="00E617B6" w:rsidP="000534F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021A2B" w:rsidRDefault="000F29A8" w:rsidP="003F41F8">
      <w:pPr>
        <w:pStyle w:val="4"/>
      </w:pPr>
      <w:bookmarkStart w:id="1156" w:name="_Toc450143877"/>
      <w:r>
        <w:rPr>
          <w:rFonts w:hint="eastAsia"/>
        </w:rPr>
        <w:t>修改风控参数</w:t>
      </w:r>
      <w:bookmarkEnd w:id="115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700"/>
        <w:gridCol w:w="1744"/>
        <w:gridCol w:w="2717"/>
      </w:tblGrid>
      <w:tr w:rsidR="000F29A8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0F29A8" w:rsidRDefault="000F29A8" w:rsidP="000F29A8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7" w:type="dxa"/>
            <w:shd w:val="clear" w:color="auto" w:fill="D9D9D9" w:themeFill="background1" w:themeFillShade="D9"/>
          </w:tcPr>
          <w:p w:rsidR="000F29A8" w:rsidRPr="00DA3AD6" w:rsidRDefault="000F29A8" w:rsidP="000F29A8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1" w:type="dxa"/>
            <w:shd w:val="clear" w:color="auto" w:fill="D9D9D9" w:themeFill="background1" w:themeFillShade="D9"/>
          </w:tcPr>
          <w:p w:rsidR="000F29A8" w:rsidRDefault="000F29A8" w:rsidP="000F29A8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0F29A8" w:rsidRDefault="000F29A8" w:rsidP="000F29A8">
            <w:pPr>
              <w:ind w:right="210"/>
              <w:jc w:val="left"/>
            </w:pP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6D3825" w:rsidP="000F29A8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Pr="00135788" w:rsidRDefault="00ED4071" w:rsidP="000F29A8">
            <w:pPr>
              <w:ind w:right="210"/>
              <w:jc w:val="left"/>
            </w:pPr>
            <w:r>
              <w:rPr>
                <w:rFonts w:hint="eastAsia"/>
              </w:rPr>
              <w:t>修改</w:t>
            </w:r>
            <w:r w:rsidR="0054441E">
              <w:t>天天赢</w:t>
            </w:r>
            <w:r>
              <w:t>风控参数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进入游戏列表</w:t>
            </w:r>
          </w:p>
          <w:p w:rsidR="000F29A8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无游戏期时可修改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游戏新排期将使用新参数。</w:t>
            </w:r>
          </w:p>
          <w:p w:rsidR="000F29A8" w:rsidRPr="00D25CE1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参数在新游戏期生效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r>
              <w:rPr>
                <w:rFonts w:hint="eastAsia"/>
              </w:rPr>
              <w:t>无</w:t>
            </w:r>
          </w:p>
        </w:tc>
      </w:tr>
      <w:tr w:rsidR="000F29A8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0F29A8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B56C9" w:rsidRPr="00FA31D7" w:rsidRDefault="00AB56C9" w:rsidP="00FA31D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t>风险控制开关</w:t>
            </w:r>
            <w:r w:rsidR="00E833C5">
              <w:rPr>
                <w:rFonts w:ascii="宋体" w:hAnsi="宋体" w:hint="eastAsia"/>
                <w:bCs/>
                <w:iCs/>
              </w:rPr>
              <w:t>：单选</w:t>
            </w:r>
            <w:r w:rsidR="00E833C5">
              <w:rPr>
                <w:rFonts w:ascii="宋体" w:hAnsi="宋体"/>
                <w:bCs/>
                <w:iCs/>
              </w:rPr>
              <w:t>框，</w:t>
            </w:r>
            <w:r w:rsidR="00E833C5">
              <w:rPr>
                <w:rFonts w:ascii="宋体" w:hAnsi="宋体" w:hint="eastAsia"/>
                <w:bCs/>
                <w:iCs/>
              </w:rPr>
              <w:t>开</w:t>
            </w:r>
            <w:r w:rsidR="00E833C5">
              <w:rPr>
                <w:rFonts w:ascii="宋体" w:hAnsi="宋体"/>
                <w:bCs/>
                <w:iCs/>
              </w:rPr>
              <w:t>、关</w:t>
            </w:r>
            <w:r w:rsidR="00E833C5">
              <w:rPr>
                <w:rFonts w:ascii="宋体" w:hAnsi="宋体" w:hint="eastAsia"/>
                <w:bCs/>
                <w:iCs/>
              </w:rPr>
              <w:t>。</w:t>
            </w:r>
          </w:p>
          <w:p w:rsidR="00AB56C9" w:rsidRDefault="00AB56C9" w:rsidP="00FA31D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t>天天赢附加参数</w:t>
            </w:r>
          </w:p>
          <w:p w:rsidR="00AB56C9" w:rsidRPr="00FA31D7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lastRenderedPageBreak/>
              <w:t>玩法名称</w:t>
            </w:r>
            <w:r w:rsidRPr="00FA31D7">
              <w:rPr>
                <w:rFonts w:ascii="宋体" w:hAnsi="宋体"/>
                <w:bCs/>
                <w:iCs/>
              </w:rPr>
              <w:t>&lt;</w:t>
            </w:r>
            <w:r w:rsidRPr="00FA31D7">
              <w:rPr>
                <w:rFonts w:ascii="宋体" w:hAnsi="宋体" w:hint="eastAsia"/>
                <w:bCs/>
                <w:iCs/>
              </w:rPr>
              <w:t>列表，多个玩法</w:t>
            </w:r>
            <w:r w:rsidRPr="00FA31D7">
              <w:rPr>
                <w:rFonts w:ascii="宋体" w:hAnsi="宋体"/>
                <w:bCs/>
                <w:iCs/>
              </w:rPr>
              <w:t>&gt;</w:t>
            </w:r>
          </w:p>
          <w:p w:rsidR="00AB56C9" w:rsidRPr="00FA31D7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t>风控阈值：</w:t>
            </w:r>
            <w:r w:rsidR="000801AB">
              <w:rPr>
                <w:rFonts w:ascii="宋体" w:hAnsi="宋体" w:hint="eastAsia"/>
                <w:bCs/>
                <w:iCs/>
              </w:rPr>
              <w:t>文本框，最大9位数字</w:t>
            </w:r>
            <w:r w:rsidRPr="00FA31D7">
              <w:rPr>
                <w:rFonts w:ascii="宋体" w:hAnsi="宋体" w:hint="eastAsia"/>
                <w:bCs/>
                <w:iCs/>
              </w:rPr>
              <w:t>。</w:t>
            </w:r>
          </w:p>
          <w:p w:rsidR="00AB56C9" w:rsidRPr="004048D1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FA31D7">
              <w:rPr>
                <w:rFonts w:ascii="宋体" w:hAnsi="宋体" w:hint="eastAsia"/>
                <w:bCs/>
                <w:iCs/>
              </w:rPr>
              <w:t>最大赔付金额：</w:t>
            </w:r>
            <w:r w:rsidR="000801AB">
              <w:rPr>
                <w:rFonts w:ascii="宋体" w:hAnsi="宋体" w:hint="eastAsia"/>
                <w:bCs/>
                <w:iCs/>
              </w:rPr>
              <w:t>文本框，最大</w:t>
            </w:r>
            <w:r w:rsidR="000801AB">
              <w:rPr>
                <w:rFonts w:ascii="宋体" w:hAnsi="宋体"/>
                <w:bCs/>
                <w:iCs/>
              </w:rPr>
              <w:t>12</w:t>
            </w:r>
            <w:r w:rsidR="000801AB">
              <w:rPr>
                <w:rFonts w:ascii="宋体" w:hAnsi="宋体" w:hint="eastAsia"/>
                <w:bCs/>
                <w:iCs/>
              </w:rPr>
              <w:t>位数字</w:t>
            </w:r>
            <w:r w:rsidRPr="00FA31D7">
              <w:rPr>
                <w:rFonts w:ascii="宋体" w:hAnsi="宋体" w:hint="eastAsia"/>
                <w:bCs/>
                <w:iCs/>
              </w:rPr>
              <w:t>。</w:t>
            </w:r>
          </w:p>
          <w:p w:rsidR="00AB56C9" w:rsidDel="00974120" w:rsidRDefault="00AB56C9" w:rsidP="00FA31D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157" w:author="Microsoft" w:date="2015-05-29T14:53:00Z"/>
                <w:rFonts w:ascii="宋体" w:hAnsi="宋体"/>
                <w:bCs/>
                <w:iCs/>
              </w:rPr>
            </w:pPr>
            <w:del w:id="1158" w:author="Microsoft" w:date="2015-05-29T14:53:00Z">
              <w:r w:rsidDel="00974120">
                <w:rPr>
                  <w:rFonts w:ascii="宋体" w:hAnsi="宋体" w:hint="eastAsia"/>
                  <w:bCs/>
                  <w:iCs/>
                </w:rPr>
                <w:delText>快2附加</w:delText>
              </w:r>
              <w:r w:rsidDel="00974120">
                <w:rPr>
                  <w:rFonts w:ascii="宋体" w:hAnsi="宋体"/>
                  <w:bCs/>
                  <w:iCs/>
                </w:rPr>
                <w:delText>参数</w:delText>
              </w:r>
            </w:del>
          </w:p>
          <w:p w:rsidR="00AB56C9" w:rsidRPr="004048D1" w:rsidDel="00974120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59" w:author="Microsoft" w:date="2015-05-29T14:53:00Z"/>
                <w:rFonts w:ascii="宋体" w:hAnsi="宋体"/>
                <w:bCs/>
                <w:iCs/>
              </w:rPr>
            </w:pPr>
            <w:del w:id="1160" w:author="Microsoft" w:date="2015-05-29T14:53:00Z">
              <w:r w:rsidDel="00974120">
                <w:rPr>
                  <w:rFonts w:ascii="宋体" w:hAnsi="宋体" w:hint="eastAsia"/>
                  <w:bCs/>
                  <w:iCs/>
                </w:rPr>
                <w:delText>游戏风控</w:delText>
              </w:r>
              <w:r w:rsidDel="00974120">
                <w:rPr>
                  <w:rFonts w:ascii="宋体" w:hAnsi="宋体"/>
                  <w:bCs/>
                  <w:iCs/>
                </w:rPr>
                <w:delText>阈值</w:delText>
              </w:r>
              <w:r w:rsidDel="00974120">
                <w:rPr>
                  <w:rFonts w:ascii="宋体" w:hAnsi="宋体" w:hint="eastAsia"/>
                  <w:bCs/>
                  <w:iCs/>
                </w:rPr>
                <w:delText>：</w:delText>
              </w:r>
              <w:r w:rsidR="000801AB" w:rsidDel="00974120">
                <w:rPr>
                  <w:rFonts w:ascii="宋体" w:hAnsi="宋体" w:hint="eastAsia"/>
                  <w:bCs/>
                  <w:iCs/>
                </w:rPr>
                <w:delText>文本框，最大9位数字</w:delText>
              </w:r>
            </w:del>
          </w:p>
          <w:p w:rsidR="00AB56C9" w:rsidRPr="004048D1" w:rsidDel="00974120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61" w:author="Microsoft" w:date="2015-05-29T14:53:00Z"/>
                <w:rFonts w:ascii="宋体" w:hAnsi="宋体"/>
                <w:bCs/>
                <w:iCs/>
              </w:rPr>
            </w:pPr>
            <w:del w:id="1162" w:author="Microsoft" w:date="2015-05-29T14:53:00Z">
              <w:r w:rsidRPr="00FA31D7" w:rsidDel="00974120">
                <w:rPr>
                  <w:rFonts w:ascii="宋体" w:hAnsi="宋体" w:hint="eastAsia"/>
                  <w:bCs/>
                  <w:iCs/>
                </w:rPr>
                <w:delText>最大赔付金额：</w:delText>
              </w:r>
              <w:r w:rsidR="000801AB" w:rsidDel="00974120">
                <w:rPr>
                  <w:rFonts w:ascii="宋体" w:hAnsi="宋体" w:hint="eastAsia"/>
                  <w:bCs/>
                  <w:iCs/>
                </w:rPr>
                <w:delText>文本框，最大</w:delText>
              </w:r>
              <w:r w:rsidR="000801AB" w:rsidDel="00974120">
                <w:rPr>
                  <w:rFonts w:ascii="宋体" w:hAnsi="宋体"/>
                  <w:bCs/>
                  <w:iCs/>
                </w:rPr>
                <w:delText>12</w:delText>
              </w:r>
              <w:r w:rsidR="000801AB" w:rsidDel="00974120">
                <w:rPr>
                  <w:rFonts w:ascii="宋体" w:hAnsi="宋体" w:hint="eastAsia"/>
                  <w:bCs/>
                  <w:iCs/>
                </w:rPr>
                <w:delText>位数字</w:delText>
              </w:r>
              <w:r w:rsidR="000801AB" w:rsidRPr="005E45EC" w:rsidDel="00974120">
                <w:rPr>
                  <w:rFonts w:ascii="宋体" w:hAnsi="宋体" w:hint="eastAsia"/>
                  <w:bCs/>
                  <w:iCs/>
                </w:rPr>
                <w:delText>。</w:delText>
              </w:r>
            </w:del>
          </w:p>
          <w:p w:rsidR="00AB56C9" w:rsidDel="00974120" w:rsidRDefault="00AB56C9" w:rsidP="00FA31D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163" w:author="Microsoft" w:date="2015-05-29T14:53:00Z"/>
                <w:rFonts w:ascii="宋体" w:hAnsi="宋体"/>
                <w:bCs/>
                <w:iCs/>
              </w:rPr>
            </w:pPr>
            <w:del w:id="1164" w:author="Microsoft" w:date="2015-05-29T14:53:00Z">
              <w:r w:rsidDel="00974120">
                <w:rPr>
                  <w:rFonts w:ascii="宋体" w:hAnsi="宋体" w:hint="eastAsia"/>
                  <w:bCs/>
                  <w:iCs/>
                </w:rPr>
                <w:delText>KENO附加</w:delText>
              </w:r>
              <w:r w:rsidDel="00974120">
                <w:rPr>
                  <w:rFonts w:ascii="宋体" w:hAnsi="宋体"/>
                  <w:bCs/>
                  <w:iCs/>
                </w:rPr>
                <w:delText>参数</w:delText>
              </w:r>
            </w:del>
          </w:p>
          <w:p w:rsidR="00AB56C9" w:rsidRPr="004048D1" w:rsidDel="00974120" w:rsidRDefault="00AB56C9" w:rsidP="00FA31D7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165" w:author="Microsoft" w:date="2015-05-29T14:53:00Z"/>
                <w:rFonts w:ascii="宋体" w:hAnsi="宋体"/>
                <w:bCs/>
                <w:iCs/>
              </w:rPr>
            </w:pPr>
            <w:del w:id="1166" w:author="Microsoft" w:date="2015-05-29T14:53:00Z">
              <w:r w:rsidDel="00974120">
                <w:rPr>
                  <w:rFonts w:ascii="宋体" w:hAnsi="宋体" w:hint="eastAsia"/>
                  <w:bCs/>
                  <w:iCs/>
                </w:rPr>
                <w:delText>游戏风控</w:delText>
              </w:r>
              <w:r w:rsidDel="00974120">
                <w:rPr>
                  <w:rFonts w:ascii="宋体" w:hAnsi="宋体"/>
                  <w:bCs/>
                  <w:iCs/>
                </w:rPr>
                <w:delText>阈值</w:delText>
              </w:r>
              <w:r w:rsidDel="00974120">
                <w:rPr>
                  <w:rFonts w:ascii="宋体" w:hAnsi="宋体" w:hint="eastAsia"/>
                  <w:bCs/>
                  <w:iCs/>
                </w:rPr>
                <w:delText>：</w:delText>
              </w:r>
              <w:r w:rsidR="000801AB" w:rsidDel="00974120">
                <w:rPr>
                  <w:rFonts w:ascii="宋体" w:hAnsi="宋体" w:hint="eastAsia"/>
                  <w:bCs/>
                  <w:iCs/>
                </w:rPr>
                <w:delText>文本框，最大9位数字</w:delText>
              </w:r>
            </w:del>
          </w:p>
          <w:p w:rsidR="00AB56C9" w:rsidRPr="00C75523" w:rsidRDefault="00AB56C9" w:rsidP="00AB56C9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del w:id="1167" w:author="Microsoft" w:date="2015-05-29T14:53:00Z">
              <w:r w:rsidRPr="00FA31D7" w:rsidDel="00974120">
                <w:rPr>
                  <w:rFonts w:ascii="宋体" w:hAnsi="宋体" w:hint="eastAsia"/>
                  <w:bCs/>
                  <w:iCs/>
                </w:rPr>
                <w:delText>最大赔付金额：</w:delText>
              </w:r>
              <w:r w:rsidR="000801AB" w:rsidDel="00974120">
                <w:rPr>
                  <w:rFonts w:ascii="宋体" w:hAnsi="宋体" w:hint="eastAsia"/>
                  <w:bCs/>
                  <w:iCs/>
                </w:rPr>
                <w:delText>文本框，最大</w:delText>
              </w:r>
              <w:r w:rsidR="000801AB" w:rsidDel="00974120">
                <w:rPr>
                  <w:rFonts w:ascii="宋体" w:hAnsi="宋体"/>
                  <w:bCs/>
                  <w:iCs/>
                </w:rPr>
                <w:delText>12</w:delText>
              </w:r>
              <w:r w:rsidR="000801AB" w:rsidDel="00974120">
                <w:rPr>
                  <w:rFonts w:ascii="宋体" w:hAnsi="宋体" w:hint="eastAsia"/>
                  <w:bCs/>
                  <w:iCs/>
                </w:rPr>
                <w:delText>位数字</w:delText>
              </w:r>
              <w:r w:rsidR="000801AB" w:rsidRPr="005E45EC" w:rsidDel="00974120">
                <w:rPr>
                  <w:rFonts w:ascii="宋体" w:hAnsi="宋体" w:hint="eastAsia"/>
                  <w:bCs/>
                  <w:iCs/>
                </w:rPr>
                <w:delText>。</w:delText>
              </w:r>
            </w:del>
          </w:p>
          <w:p w:rsidR="000F29A8" w:rsidRDefault="000F29A8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F29A8" w:rsidRDefault="000F29A8" w:rsidP="000F29A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29A8" w:rsidRDefault="00A3170D" w:rsidP="000F29A8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F29A8" w:rsidTr="00DF08BE">
        <w:tc>
          <w:tcPr>
            <w:tcW w:w="1254" w:type="dxa"/>
            <w:shd w:val="clear" w:color="auto" w:fill="D9D9D9" w:themeFill="background1" w:themeFillShade="D9"/>
          </w:tcPr>
          <w:p w:rsidR="000F29A8" w:rsidRPr="0010192D" w:rsidRDefault="000F29A8" w:rsidP="000F29A8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E833C5" w:rsidRDefault="00E833C5" w:rsidP="008B1C0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数值</w:t>
            </w:r>
            <w:r>
              <w:t>字段</w:t>
            </w:r>
            <w:r>
              <w:rPr>
                <w:rFonts w:hint="eastAsia"/>
              </w:rPr>
              <w:t>填写</w:t>
            </w:r>
            <w:r>
              <w:t>整数有效。</w:t>
            </w:r>
          </w:p>
          <w:p w:rsidR="000F29A8" w:rsidRDefault="000F29A8" w:rsidP="008B1C0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AB56C9" w:rsidRDefault="00AB56C9" w:rsidP="003F41F8">
      <w:pPr>
        <w:pStyle w:val="4"/>
      </w:pPr>
      <w:bookmarkStart w:id="1168" w:name="_Toc450143878"/>
      <w:r>
        <w:rPr>
          <w:rFonts w:hint="eastAsia"/>
        </w:rPr>
        <w:t>修改</w:t>
      </w:r>
      <w:r w:rsidR="00A77BDB">
        <w:rPr>
          <w:rFonts w:hint="eastAsia"/>
        </w:rPr>
        <w:t>奖级</w:t>
      </w:r>
      <w:r>
        <w:rPr>
          <w:rFonts w:hint="eastAsia"/>
        </w:rPr>
        <w:t>参数</w:t>
      </w:r>
      <w:bookmarkEnd w:id="116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2"/>
        <w:gridCol w:w="2702"/>
        <w:gridCol w:w="1610"/>
        <w:gridCol w:w="2853"/>
      </w:tblGrid>
      <w:tr w:rsidR="00AB56C9" w:rsidTr="00DF08BE">
        <w:trPr>
          <w:tblHeader/>
        </w:trPr>
        <w:tc>
          <w:tcPr>
            <w:tcW w:w="1251" w:type="dxa"/>
            <w:shd w:val="clear" w:color="auto" w:fill="D9D9D9" w:themeFill="background1" w:themeFillShade="D9"/>
          </w:tcPr>
          <w:p w:rsidR="00AB56C9" w:rsidRDefault="00AB56C9" w:rsidP="00AC3E27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AB56C9" w:rsidRPr="00DA3AD6" w:rsidRDefault="00AB56C9" w:rsidP="00AC3E27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AB56C9" w:rsidRDefault="00AB56C9" w:rsidP="00AC3E27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AB56C9" w:rsidRDefault="00AB56C9" w:rsidP="00AC3E27">
            <w:pPr>
              <w:ind w:right="210"/>
              <w:jc w:val="left"/>
            </w:pP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6D3825" w:rsidP="00AC3E27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Pr="00135788" w:rsidRDefault="00AB56C9" w:rsidP="00A3170D">
            <w:pPr>
              <w:ind w:right="210"/>
              <w:jc w:val="left"/>
            </w:pPr>
            <w:r>
              <w:rPr>
                <w:rFonts w:hint="eastAsia"/>
              </w:rPr>
              <w:t>修改</w:t>
            </w:r>
            <w:r w:rsidR="003C596E">
              <w:rPr>
                <w:rFonts w:hint="eastAsia"/>
              </w:rPr>
              <w:t>游戏</w:t>
            </w:r>
            <w:r w:rsidR="00A3170D">
              <w:rPr>
                <w:rFonts w:hint="eastAsia"/>
              </w:rPr>
              <w:t>奖级</w:t>
            </w:r>
            <w:r>
              <w:t>参数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进入游戏列表</w:t>
            </w:r>
          </w:p>
          <w:p w:rsidR="00AB56C9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无游戏期时可修改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游戏新排期将使用新参数。</w:t>
            </w:r>
          </w:p>
          <w:p w:rsidR="00AB56C9" w:rsidRPr="00D25CE1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参数在新游戏期生效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r>
              <w:rPr>
                <w:rFonts w:hint="eastAsia"/>
              </w:rPr>
              <w:t>无</w:t>
            </w:r>
          </w:p>
        </w:tc>
      </w:tr>
      <w:tr w:rsidR="00AB56C9" w:rsidRPr="007E54DF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B56C9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B56C9" w:rsidRDefault="00AB56C9" w:rsidP="00AC3E2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天天赢</w:t>
            </w:r>
            <w:r w:rsidR="00A77BDB">
              <w:rPr>
                <w:rFonts w:ascii="宋体" w:hAnsi="宋体" w:hint="eastAsia"/>
                <w:bCs/>
                <w:iCs/>
              </w:rPr>
              <w:t>奖级</w:t>
            </w:r>
            <w:r>
              <w:rPr>
                <w:rFonts w:ascii="宋体" w:hAnsi="宋体" w:hint="eastAsia"/>
                <w:bCs/>
                <w:iCs/>
              </w:rPr>
              <w:t>参数</w:t>
            </w:r>
          </w:p>
          <w:p w:rsidR="00205A90" w:rsidRDefault="00205A90" w:rsidP="00205A9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是否</w:t>
            </w:r>
            <w:r>
              <w:t>启用特殊奖级：</w:t>
            </w:r>
            <w:r w:rsidR="00E833C5">
              <w:rPr>
                <w:rFonts w:hint="eastAsia"/>
              </w:rPr>
              <w:t>单选框</w:t>
            </w:r>
            <w:r w:rsidR="00E833C5">
              <w:t>，</w:t>
            </w:r>
            <w:r>
              <w:t>是</w:t>
            </w:r>
            <w:r w:rsidR="00E833C5">
              <w:rPr>
                <w:rFonts w:hint="eastAsia"/>
              </w:rPr>
              <w:t>、</w:t>
            </w:r>
            <w:r>
              <w:t>否</w:t>
            </w:r>
          </w:p>
          <w:p w:rsidR="00AB56C9" w:rsidRDefault="00AB56C9" w:rsidP="00AC3E2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7龙星</w:t>
            </w:r>
            <w:r w:rsidR="00A77BDB">
              <w:rPr>
                <w:rFonts w:ascii="宋体" w:hAnsi="宋体" w:hint="eastAsia"/>
                <w:bCs/>
                <w:iCs/>
              </w:rPr>
              <w:t>奖级</w:t>
            </w:r>
            <w:r>
              <w:rPr>
                <w:rFonts w:ascii="宋体" w:hAnsi="宋体"/>
                <w:bCs/>
                <w:iCs/>
              </w:rPr>
              <w:t>参数</w:t>
            </w:r>
          </w:p>
          <w:p w:rsidR="00205A90" w:rsidRPr="004048D1" w:rsidRDefault="00205A90" w:rsidP="00205A9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封顶</w:t>
            </w:r>
            <w:r>
              <w:rPr>
                <w:rFonts w:ascii="宋体" w:hAnsi="宋体"/>
                <w:bCs/>
                <w:iCs/>
              </w:rPr>
              <w:t>金额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="00E833C5">
              <w:rPr>
                <w:rFonts w:hint="eastAsia"/>
              </w:rPr>
              <w:t>文本</w:t>
            </w:r>
            <w:r w:rsidR="00E833C5">
              <w:t>框，</w:t>
            </w:r>
            <w:r w:rsidR="00E833C5">
              <w:rPr>
                <w:rFonts w:ascii="宋体" w:hAnsi="宋体" w:hint="eastAsia"/>
                <w:bCs/>
                <w:iCs/>
              </w:rPr>
              <w:t>最大</w:t>
            </w:r>
            <w:r w:rsidR="00E833C5">
              <w:rPr>
                <w:rFonts w:ascii="宋体" w:hAnsi="宋体"/>
                <w:bCs/>
                <w:iCs/>
              </w:rPr>
              <w:t>11</w:t>
            </w:r>
            <w:r w:rsidR="00E833C5">
              <w:rPr>
                <w:rFonts w:ascii="宋体" w:hAnsi="宋体" w:hint="eastAsia"/>
                <w:bCs/>
                <w:iCs/>
              </w:rPr>
              <w:t>位数字，</w:t>
            </w:r>
            <w:r w:rsidR="00E833C5">
              <w:rPr>
                <w:rFonts w:ascii="宋体" w:hAnsi="宋体"/>
                <w:bCs/>
                <w:iCs/>
              </w:rPr>
              <w:t>单位元。</w:t>
            </w:r>
            <w:r w:rsidR="00E833C5">
              <w:rPr>
                <w:rFonts w:ascii="宋体" w:hAnsi="宋体" w:hint="eastAsia"/>
                <w:bCs/>
                <w:iCs/>
              </w:rPr>
              <w:t>0表示</w:t>
            </w:r>
            <w:r w:rsidR="00EA6F69">
              <w:rPr>
                <w:rFonts w:ascii="宋体" w:hAnsi="宋体" w:hint="eastAsia"/>
                <w:bCs/>
                <w:iCs/>
              </w:rPr>
              <w:t>不启用</w:t>
            </w:r>
            <w:r w:rsidR="00EA6F69">
              <w:rPr>
                <w:rFonts w:ascii="宋体" w:hAnsi="宋体"/>
                <w:bCs/>
                <w:iCs/>
              </w:rPr>
              <w:t>。</w:t>
            </w:r>
          </w:p>
          <w:p w:rsidR="00AB56C9" w:rsidRPr="00A446DD" w:rsidRDefault="00205A90" w:rsidP="00205A90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保底</w:t>
            </w:r>
            <w:r>
              <w:rPr>
                <w:rFonts w:ascii="宋体" w:hAnsi="宋体"/>
                <w:bCs/>
                <w:iCs/>
              </w:rPr>
              <w:t>金额：</w:t>
            </w:r>
            <w:r w:rsidR="00E833C5">
              <w:rPr>
                <w:rFonts w:hint="eastAsia"/>
              </w:rPr>
              <w:t>文本</w:t>
            </w:r>
            <w:r w:rsidR="00E833C5">
              <w:t>框，</w:t>
            </w:r>
            <w:r w:rsidR="00E833C5">
              <w:rPr>
                <w:rFonts w:ascii="宋体" w:hAnsi="宋体" w:hint="eastAsia"/>
                <w:bCs/>
                <w:iCs/>
              </w:rPr>
              <w:t>最大</w:t>
            </w:r>
            <w:r w:rsidR="00E833C5">
              <w:rPr>
                <w:rFonts w:ascii="宋体" w:hAnsi="宋体"/>
                <w:bCs/>
                <w:iCs/>
              </w:rPr>
              <w:t>11</w:t>
            </w:r>
            <w:r w:rsidR="00E833C5">
              <w:rPr>
                <w:rFonts w:ascii="宋体" w:hAnsi="宋体" w:hint="eastAsia"/>
                <w:bCs/>
                <w:iCs/>
              </w:rPr>
              <w:t>位数字，</w:t>
            </w:r>
            <w:r w:rsidR="00E833C5">
              <w:rPr>
                <w:rFonts w:ascii="宋体" w:hAnsi="宋体"/>
                <w:bCs/>
                <w:iCs/>
              </w:rPr>
              <w:t>单位元。</w:t>
            </w:r>
            <w:r w:rsidR="00EA6F69">
              <w:rPr>
                <w:rFonts w:ascii="宋体" w:hAnsi="宋体" w:hint="eastAsia"/>
                <w:bCs/>
                <w:iCs/>
              </w:rPr>
              <w:t>0表示不启用</w:t>
            </w:r>
            <w:r w:rsidR="00EA6F69">
              <w:rPr>
                <w:rFonts w:ascii="宋体" w:hAnsi="宋体"/>
                <w:bCs/>
                <w:iCs/>
              </w:rPr>
              <w:t>。</w:t>
            </w:r>
            <w:r w:rsidR="00A4420E">
              <w:rPr>
                <w:rFonts w:ascii="宋体" w:hAnsi="宋体" w:hint="eastAsia"/>
                <w:bCs/>
                <w:iCs/>
              </w:rPr>
              <w:t>保底</w:t>
            </w:r>
            <w:r w:rsidR="00A4420E">
              <w:rPr>
                <w:rFonts w:ascii="宋体" w:hAnsi="宋体"/>
                <w:bCs/>
                <w:iCs/>
              </w:rPr>
              <w:t>金额不能大于</w:t>
            </w:r>
            <w:r w:rsidR="00A4420E">
              <w:rPr>
                <w:rFonts w:ascii="宋体" w:hAnsi="宋体" w:hint="eastAsia"/>
                <w:bCs/>
                <w:iCs/>
              </w:rPr>
              <w:t>封顶</w:t>
            </w:r>
            <w:r w:rsidR="00A4420E">
              <w:rPr>
                <w:rFonts w:ascii="宋体" w:hAnsi="宋体"/>
                <w:bCs/>
                <w:iCs/>
              </w:rPr>
              <w:t>金额。</w:t>
            </w:r>
          </w:p>
          <w:p w:rsidR="00A4420E" w:rsidRPr="00205A90" w:rsidRDefault="00A4420E" w:rsidP="00A4420E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抹零</w:t>
            </w:r>
            <w:r>
              <w:t>金额：</w:t>
            </w:r>
            <w:r>
              <w:rPr>
                <w:rFonts w:hint="eastAsia"/>
              </w:rPr>
              <w:t>取值</w:t>
            </w:r>
            <w:r>
              <w:t>范围</w:t>
            </w:r>
            <w:ins w:id="1169" w:author="Microsoft" w:date="2014-12-04T10:29:00Z">
              <w:r w:rsidR="0014147B">
                <w:rPr>
                  <w:rFonts w:hint="eastAsia"/>
                </w:rPr>
                <w:t>1</w:t>
              </w:r>
              <w:r w:rsidR="0014147B">
                <w:rPr>
                  <w:rFonts w:hint="eastAsia"/>
                </w:rPr>
                <w:t>、</w:t>
              </w:r>
              <w:r w:rsidR="0014147B">
                <w:rPr>
                  <w:rFonts w:hint="eastAsia"/>
                </w:rPr>
                <w:t>10</w:t>
              </w:r>
              <w:r w:rsidR="0014147B">
                <w:rPr>
                  <w:rFonts w:hint="eastAsia"/>
                </w:rPr>
                <w:t>、</w:t>
              </w:r>
              <w:r w:rsidR="0014147B">
                <w:rPr>
                  <w:rFonts w:hint="eastAsia"/>
                </w:rPr>
                <w:t>100</w:t>
              </w:r>
              <w:r w:rsidR="0014147B">
                <w:rPr>
                  <w:rFonts w:hint="eastAsia"/>
                </w:rPr>
                <w:t>、</w:t>
              </w:r>
              <w:r w:rsidR="0014147B">
                <w:rPr>
                  <w:rFonts w:hint="eastAsia"/>
                </w:rPr>
                <w:t>1000</w:t>
              </w:r>
            </w:ins>
            <w:del w:id="1170" w:author="Microsoft" w:date="2014-12-04T10:28:00Z">
              <w:r w:rsidDel="0014147B">
                <w:rPr>
                  <w:rFonts w:hint="eastAsia"/>
                </w:rPr>
                <w:delText>1</w:delText>
              </w:r>
              <w:r w:rsidDel="0014147B">
                <w:delText>-999</w:delText>
              </w:r>
            </w:del>
            <w:r>
              <w:rPr>
                <w:rFonts w:hint="eastAsia"/>
              </w:rPr>
              <w:t>。</w:t>
            </w:r>
          </w:p>
          <w:p w:rsidR="00AB56C9" w:rsidRDefault="00AB56C9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B56C9" w:rsidRDefault="00AB56C9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AB56C9" w:rsidRDefault="00A3170D" w:rsidP="00AC3E27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B56C9" w:rsidTr="00DF08BE">
        <w:tc>
          <w:tcPr>
            <w:tcW w:w="1251" w:type="dxa"/>
            <w:shd w:val="clear" w:color="auto" w:fill="D9D9D9" w:themeFill="background1" w:themeFillShade="D9"/>
          </w:tcPr>
          <w:p w:rsidR="00AB56C9" w:rsidRPr="0010192D" w:rsidRDefault="00AB56C9" w:rsidP="00AC3E27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E833C5" w:rsidRDefault="00E833C5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数值</w:t>
            </w:r>
            <w:r>
              <w:t>字段</w:t>
            </w:r>
            <w:r>
              <w:rPr>
                <w:rFonts w:hint="eastAsia"/>
              </w:rPr>
              <w:t>填写</w:t>
            </w:r>
            <w:r>
              <w:t>整数有效。</w:t>
            </w:r>
          </w:p>
          <w:p w:rsidR="00AB56C9" w:rsidRDefault="00AB56C9" w:rsidP="00AC3E2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0F29A8" w:rsidRPr="00AB56C9" w:rsidRDefault="000F29A8" w:rsidP="000F29A8"/>
    <w:p w:rsidR="000C4160" w:rsidRDefault="000C4160" w:rsidP="003F41F8">
      <w:pPr>
        <w:pStyle w:val="3"/>
      </w:pPr>
      <w:bookmarkStart w:id="1171" w:name="_Toc443394301"/>
      <w:bookmarkStart w:id="1172" w:name="_Toc450143879"/>
      <w:bookmarkEnd w:id="1171"/>
      <w:r>
        <w:rPr>
          <w:rFonts w:hint="eastAsia"/>
        </w:rPr>
        <w:t>游戏控制</w:t>
      </w:r>
      <w:bookmarkEnd w:id="117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9"/>
        <w:gridCol w:w="1746"/>
        <w:gridCol w:w="2716"/>
      </w:tblGrid>
      <w:tr w:rsidR="000C4160" w:rsidTr="00EA6F69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Default="000C4160" w:rsidP="006629DB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0C4160" w:rsidRPr="00DA3AD6" w:rsidRDefault="000C4160" w:rsidP="006629DB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0C4160" w:rsidRDefault="000C4160" w:rsidP="006629DB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0C4160" w:rsidRDefault="000C4160" w:rsidP="006629DB">
            <w:pPr>
              <w:ind w:right="210"/>
              <w:jc w:val="left"/>
            </w:pP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6D3825" w:rsidP="006629DB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Pr="00135788" w:rsidRDefault="00EA6F69" w:rsidP="00026C72">
            <w:pPr>
              <w:ind w:right="210"/>
              <w:jc w:val="left"/>
            </w:pPr>
            <w:r>
              <w:rPr>
                <w:rFonts w:hint="eastAsia"/>
              </w:rPr>
              <w:t>控制</w:t>
            </w:r>
            <w:r w:rsidR="000C4160">
              <w:rPr>
                <w:rFonts w:hint="eastAsia"/>
              </w:rPr>
              <w:t>游戏状态，游戏交易时段</w:t>
            </w:r>
            <w:r w:rsidR="00026C72">
              <w:rPr>
                <w:rFonts w:hint="eastAsia"/>
              </w:rPr>
              <w:t>多个</w:t>
            </w:r>
            <w:r w:rsidR="000C4160">
              <w:rPr>
                <w:rFonts w:hint="eastAsia"/>
              </w:rPr>
              <w:t>、销售、退票、自动开奖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lastRenderedPageBreak/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0C4160" w:rsidP="006629DB">
            <w:pPr>
              <w:ind w:right="210"/>
              <w:jc w:val="left"/>
            </w:pPr>
            <w:r>
              <w:rPr>
                <w:rFonts w:hint="eastAsia"/>
              </w:rPr>
              <w:t>进入游戏控制页面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Pr="00D25CE1" w:rsidRDefault="000C4160" w:rsidP="006629DB">
            <w:pPr>
              <w:ind w:right="210"/>
              <w:jc w:val="left"/>
            </w:pPr>
            <w:r>
              <w:rPr>
                <w:rFonts w:hint="eastAsia"/>
              </w:rPr>
              <w:t>进行游戏实时控制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9579E1" w:rsidP="009579E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C4160" w:rsidRPr="007E54DF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9579E1" w:rsidP="009579E1">
            <w:pPr>
              <w:ind w:right="210"/>
              <w:jc w:val="left"/>
            </w:pPr>
            <w:r w:rsidRPr="009579E1">
              <w:rPr>
                <w:rFonts w:hint="eastAsia"/>
              </w:rPr>
              <w:t>无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8B1C04" w:rsidRDefault="008B1C04" w:rsidP="008B1C0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显示数据</w:t>
            </w:r>
          </w:p>
          <w:p w:rsidR="008B1C04" w:rsidRDefault="008B1C04" w:rsidP="008B1C0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当前</w:t>
            </w:r>
            <w:r>
              <w:t>奖池</w:t>
            </w:r>
            <w:r>
              <w:rPr>
                <w:rFonts w:hint="eastAsia"/>
              </w:rPr>
              <w:t>：</w:t>
            </w:r>
            <w:r>
              <w:t>奖池金额</w:t>
            </w:r>
          </w:p>
          <w:p w:rsidR="008B1C04" w:rsidRDefault="008B1C04" w:rsidP="008B1C0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当前期号：游戏</w:t>
            </w:r>
            <w:r w:rsidR="00EA6F69">
              <w:rPr>
                <w:rFonts w:hint="eastAsia"/>
              </w:rPr>
              <w:t>处于</w:t>
            </w:r>
            <w:r w:rsidR="00EA6F69">
              <w:t>开启状态</w:t>
            </w:r>
            <w:r w:rsidR="00EA6F69">
              <w:rPr>
                <w:rFonts w:hint="eastAsia"/>
              </w:rPr>
              <w:t>的</w:t>
            </w:r>
            <w:r>
              <w:t>期号</w:t>
            </w:r>
            <w:r w:rsidR="00EA6F69">
              <w:t xml:space="preserve"> </w:t>
            </w:r>
          </w:p>
          <w:p w:rsidR="008B1C04" w:rsidRDefault="008B1C04" w:rsidP="008B1C0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期次开启时间</w:t>
            </w:r>
            <w:r w:rsidR="00EA6F69">
              <w:rPr>
                <w:rFonts w:hint="eastAsia"/>
              </w:rPr>
              <w:t>：</w:t>
            </w:r>
            <w:r w:rsidR="0031535E">
              <w:rPr>
                <w:rFonts w:hint="eastAsia"/>
              </w:rPr>
              <w:t>以上</w:t>
            </w:r>
            <w:r w:rsidR="0031535E">
              <w:t>期号的</w:t>
            </w:r>
            <w:r w:rsidR="0031535E">
              <w:rPr>
                <w:rFonts w:hint="eastAsia"/>
              </w:rPr>
              <w:t>实际</w:t>
            </w:r>
            <w:r w:rsidR="0031535E">
              <w:t>开始时间</w:t>
            </w:r>
          </w:p>
          <w:p w:rsidR="008B1C04" w:rsidRDefault="008B1C04" w:rsidP="008B1C0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期次关闭时间</w:t>
            </w:r>
            <w:r w:rsidR="00EA6F69">
              <w:rPr>
                <w:rFonts w:hint="eastAsia"/>
              </w:rPr>
              <w:t>：</w:t>
            </w:r>
            <w:r w:rsidR="0031535E">
              <w:rPr>
                <w:rFonts w:hint="eastAsia"/>
              </w:rPr>
              <w:t>以上</w:t>
            </w:r>
            <w:r w:rsidR="0031535E">
              <w:t>期号的</w:t>
            </w:r>
            <w:r w:rsidR="0031535E">
              <w:rPr>
                <w:rFonts w:hint="eastAsia"/>
              </w:rPr>
              <w:t>预计关闭</w:t>
            </w:r>
            <w:r w:rsidR="0031535E">
              <w:t>时间</w:t>
            </w:r>
          </w:p>
          <w:p w:rsidR="000C4160" w:rsidRDefault="000C4160" w:rsidP="006629D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1535E" w:rsidRDefault="0031535E" w:rsidP="00E8071F">
            <w:pPr>
              <w:pStyle w:val="af"/>
              <w:ind w:left="420" w:right="31" w:firstLineChars="0" w:firstLine="0"/>
              <w:jc w:val="left"/>
            </w:pPr>
            <w:r>
              <w:rPr>
                <w:rFonts w:hint="eastAsia"/>
              </w:rPr>
              <w:t>交易</w:t>
            </w:r>
            <w:r>
              <w:t>控制</w:t>
            </w:r>
          </w:p>
          <w:p w:rsidR="000C4160" w:rsidRDefault="000C4160" w:rsidP="006629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</w:t>
            </w:r>
            <w:r w:rsidR="00EA6F69">
              <w:rPr>
                <w:rFonts w:hint="eastAsia"/>
              </w:rPr>
              <w:t>：</w:t>
            </w:r>
            <w:r w:rsidR="002F7197">
              <w:rPr>
                <w:rFonts w:hint="eastAsia"/>
              </w:rPr>
              <w:t>单选框</w:t>
            </w:r>
            <w:r w:rsidR="00EA6F69">
              <w:rPr>
                <w:rFonts w:hint="eastAsia"/>
              </w:rPr>
              <w:t>，</w:t>
            </w:r>
            <w:r>
              <w:rPr>
                <w:rFonts w:hint="eastAsia"/>
              </w:rPr>
              <w:t>是</w:t>
            </w:r>
            <w:r w:rsidR="002F7197">
              <w:rPr>
                <w:rFonts w:hint="eastAsia"/>
              </w:rPr>
              <w:t>/</w:t>
            </w:r>
            <w:r>
              <w:rPr>
                <w:rFonts w:hint="eastAsia"/>
              </w:rPr>
              <w:t>否允许</w:t>
            </w:r>
            <w:r w:rsidR="00B51534">
              <w:rPr>
                <w:rFonts w:hint="eastAsia"/>
              </w:rPr>
              <w:t>销售</w:t>
            </w:r>
          </w:p>
          <w:p w:rsidR="000C4160" w:rsidRDefault="000C4160" w:rsidP="006629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兑奖</w:t>
            </w:r>
            <w:r w:rsidR="00EA6F69">
              <w:rPr>
                <w:rFonts w:hint="eastAsia"/>
              </w:rPr>
              <w:t>：</w:t>
            </w:r>
            <w:r w:rsidR="00FB15AD">
              <w:rPr>
                <w:rFonts w:hint="eastAsia"/>
              </w:rPr>
              <w:t>单选框</w:t>
            </w:r>
            <w:r w:rsidR="00BE0647">
              <w:rPr>
                <w:rFonts w:hint="eastAsia"/>
              </w:rPr>
              <w:t>，</w:t>
            </w:r>
            <w:r w:rsidR="00FB15AD">
              <w:rPr>
                <w:rFonts w:hint="eastAsia"/>
              </w:rPr>
              <w:t>是</w:t>
            </w:r>
            <w:r w:rsidR="00FB15AD">
              <w:rPr>
                <w:rFonts w:hint="eastAsia"/>
              </w:rPr>
              <w:t>/</w:t>
            </w:r>
            <w:r w:rsidR="00FB15AD">
              <w:rPr>
                <w:rFonts w:hint="eastAsia"/>
              </w:rPr>
              <w:t>否允许</w:t>
            </w:r>
            <w:r w:rsidR="00B51534">
              <w:rPr>
                <w:rFonts w:hint="eastAsia"/>
              </w:rPr>
              <w:t>兑奖</w:t>
            </w:r>
          </w:p>
          <w:p w:rsidR="000C4160" w:rsidRDefault="000C4160" w:rsidP="006629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退票</w:t>
            </w:r>
            <w:r w:rsidR="00EA6F69">
              <w:rPr>
                <w:rFonts w:hint="eastAsia"/>
              </w:rPr>
              <w:t>：</w:t>
            </w:r>
            <w:r w:rsidR="002F7197">
              <w:rPr>
                <w:rFonts w:hint="eastAsia"/>
              </w:rPr>
              <w:t>单选框</w:t>
            </w:r>
            <w:r w:rsidR="00EA6F69">
              <w:rPr>
                <w:rFonts w:hint="eastAsia"/>
              </w:rPr>
              <w:t>，</w:t>
            </w:r>
            <w:r w:rsidR="002F7197">
              <w:rPr>
                <w:rFonts w:hint="eastAsia"/>
              </w:rPr>
              <w:t>是</w:t>
            </w:r>
            <w:r w:rsidR="002F7197">
              <w:rPr>
                <w:rFonts w:hint="eastAsia"/>
              </w:rPr>
              <w:t>/</w:t>
            </w:r>
            <w:r w:rsidR="002F7197">
              <w:rPr>
                <w:rFonts w:hint="eastAsia"/>
              </w:rPr>
              <w:t>否</w:t>
            </w:r>
            <w:r>
              <w:rPr>
                <w:rFonts w:hint="eastAsia"/>
              </w:rPr>
              <w:t>允许</w:t>
            </w:r>
            <w:r w:rsidR="00B51534">
              <w:rPr>
                <w:rFonts w:hint="eastAsia"/>
              </w:rPr>
              <w:t>退票</w:t>
            </w:r>
          </w:p>
          <w:p w:rsidR="0031535E" w:rsidRDefault="0031535E" w:rsidP="00E8071F">
            <w:pPr>
              <w:ind w:left="420" w:right="31"/>
              <w:jc w:val="left"/>
            </w:pPr>
            <w:r>
              <w:rPr>
                <w:rFonts w:hint="eastAsia"/>
              </w:rPr>
              <w:t>自动开奖</w:t>
            </w:r>
          </w:p>
          <w:p w:rsidR="000C4160" w:rsidRDefault="000C4160" w:rsidP="006629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自动开奖</w:t>
            </w:r>
            <w:r w:rsidR="00EA6F69">
              <w:rPr>
                <w:rFonts w:hint="eastAsia"/>
              </w:rPr>
              <w:t>：单选框</w:t>
            </w:r>
            <w:r w:rsidR="00B51534">
              <w:rPr>
                <w:rFonts w:hint="eastAsia"/>
              </w:rPr>
              <w:t>，</w:t>
            </w:r>
            <w:r w:rsidR="00E50D07">
              <w:rPr>
                <w:rFonts w:hint="eastAsia"/>
              </w:rPr>
              <w:t>暂停</w:t>
            </w:r>
            <w:r w:rsidR="008B1C04">
              <w:rPr>
                <w:rFonts w:hint="eastAsia"/>
              </w:rPr>
              <w:t>或开启</w:t>
            </w:r>
            <w:r w:rsidR="00B51534">
              <w:rPr>
                <w:rFonts w:hint="eastAsia"/>
              </w:rPr>
              <w:t>自动开奖</w:t>
            </w:r>
            <w:r w:rsidR="008B1C04">
              <w:rPr>
                <w:rFonts w:hint="eastAsia"/>
              </w:rPr>
              <w:t>功能</w:t>
            </w:r>
            <w:ins w:id="1173" w:author="Microsoft" w:date="2016-04-26T11:21:00Z">
              <w:r w:rsidR="001E229F">
                <w:rPr>
                  <w:rFonts w:hint="eastAsia"/>
                </w:rPr>
                <w:t>（勾选后，当前所有期次</w:t>
              </w:r>
            </w:ins>
            <w:ins w:id="1174" w:author="Microsoft" w:date="2016-04-26T11:27:00Z">
              <w:r w:rsidR="001E229F">
                <w:rPr>
                  <w:rFonts w:hint="eastAsia"/>
                </w:rPr>
                <w:t>以及以往所有期次</w:t>
              </w:r>
            </w:ins>
            <w:ins w:id="1175" w:author="Microsoft" w:date="2016-04-26T11:21:00Z">
              <w:r w:rsidR="001E229F">
                <w:rPr>
                  <w:rFonts w:hint="eastAsia"/>
                </w:rPr>
                <w:t>都</w:t>
              </w:r>
            </w:ins>
            <w:ins w:id="1176" w:author="Microsoft" w:date="2016-04-26T11:27:00Z">
              <w:r w:rsidR="001E229F">
                <w:rPr>
                  <w:rFonts w:hint="eastAsia"/>
                </w:rPr>
                <w:t>要</w:t>
              </w:r>
            </w:ins>
            <w:ins w:id="1177" w:author="Microsoft" w:date="2016-04-26T11:21:00Z">
              <w:r w:rsidR="001E229F">
                <w:rPr>
                  <w:rFonts w:hint="eastAsia"/>
                </w:rPr>
                <w:t>进行开奖）</w:t>
              </w:r>
            </w:ins>
            <w:del w:id="1178" w:author="Microsoft" w:date="2016-04-07T15:07:00Z">
              <w:r w:rsidR="00EA6F69" w:rsidDel="00813123">
                <w:rPr>
                  <w:rFonts w:hint="eastAsia"/>
                </w:rPr>
                <w:delText>&lt;</w:delText>
              </w:r>
              <w:r w:rsidR="00EA6F69" w:rsidDel="00813123">
                <w:delText>KENO</w:delText>
              </w:r>
              <w:r w:rsidR="00A3170D" w:rsidDel="00813123">
                <w:rPr>
                  <w:rFonts w:hint="eastAsia"/>
                </w:rPr>
                <w:delText>、</w:delText>
              </w:r>
              <w:r w:rsidR="00EA6F69" w:rsidDel="00813123">
                <w:delText>快</w:delText>
              </w:r>
              <w:r w:rsidR="00EA6F69" w:rsidDel="00813123">
                <w:rPr>
                  <w:rFonts w:hint="eastAsia"/>
                </w:rPr>
                <w:delText>2&gt;</w:delText>
              </w:r>
            </w:del>
          </w:p>
          <w:p w:rsidR="0031535E" w:rsidRDefault="0031535E" w:rsidP="00E8071F">
            <w:pPr>
              <w:ind w:left="420" w:right="31"/>
              <w:jc w:val="left"/>
            </w:pPr>
            <w:r>
              <w:rPr>
                <w:rFonts w:hint="eastAsia"/>
              </w:rPr>
              <w:t>服务时段</w:t>
            </w:r>
          </w:p>
          <w:p w:rsidR="000F29A8" w:rsidRDefault="000D24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服务</w:t>
            </w:r>
            <w:r w:rsidR="00EF16BC" w:rsidRPr="00EF16BC">
              <w:rPr>
                <w:rFonts w:hint="eastAsia"/>
              </w:rPr>
              <w:t>时段</w:t>
            </w:r>
            <w:r>
              <w:rPr>
                <w:rFonts w:ascii="宋体" w:hAnsi="宋体" w:hint="eastAsia"/>
                <w:bCs/>
                <w:iCs/>
              </w:rPr>
              <w:t>1：开始时间和结束时间</w:t>
            </w:r>
          </w:p>
          <w:p w:rsidR="000D24DB" w:rsidRDefault="000D24DB" w:rsidP="000D24D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服务</w:t>
            </w:r>
            <w:r w:rsidR="00EF16BC" w:rsidRPr="00EF16BC">
              <w:rPr>
                <w:rFonts w:hint="eastAsia"/>
              </w:rPr>
              <w:t>时段</w:t>
            </w:r>
            <w:r>
              <w:rPr>
                <w:rFonts w:ascii="宋体" w:hAnsi="宋体" w:hint="eastAsia"/>
                <w:bCs/>
                <w:iCs/>
              </w:rPr>
              <w:t>2：开始时间和结束时间</w:t>
            </w:r>
          </w:p>
          <w:p w:rsidR="0031535E" w:rsidRDefault="0031535E" w:rsidP="00E8071F">
            <w:pPr>
              <w:pStyle w:val="af"/>
              <w:ind w:left="840" w:right="31" w:firstLineChars="0" w:firstLine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告警阈值</w:t>
            </w:r>
          </w:p>
          <w:p w:rsidR="00591B6A" w:rsidRPr="00155C3F" w:rsidRDefault="00591B6A" w:rsidP="00591B6A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单票销售金额告警阈值</w:t>
            </w:r>
            <w:r w:rsidR="00EA6F69"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文本框，</w:t>
            </w:r>
            <w:r>
              <w:rPr>
                <w:rFonts w:hint="eastAsia"/>
              </w:rPr>
              <w:t>最大</w:t>
            </w:r>
            <w:r w:rsidR="00AC3E27">
              <w:t>9</w:t>
            </w:r>
            <w:r>
              <w:rPr>
                <w:rFonts w:hint="eastAsia"/>
              </w:rPr>
              <w:t>位，</w:t>
            </w:r>
            <w:r w:rsidR="00AC3E27">
              <w:rPr>
                <w:rFonts w:ascii="宋体" w:hAnsi="宋体" w:hint="eastAsia"/>
                <w:bCs/>
                <w:iCs/>
              </w:rPr>
              <w:t>单位瑞尔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ascii="宋体" w:hAnsi="宋体" w:hint="eastAsia"/>
                <w:bCs/>
                <w:iCs/>
              </w:rPr>
              <w:t>超过时发送事件报警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</w:p>
          <w:p w:rsidR="00591B6A" w:rsidRPr="00155C3F" w:rsidRDefault="00591B6A" w:rsidP="00591B6A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单票兑奖金额告警阈值</w:t>
            </w:r>
            <w:r w:rsidR="00EA6F69"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文本框，</w:t>
            </w:r>
            <w:r>
              <w:rPr>
                <w:rFonts w:hint="eastAsia"/>
              </w:rPr>
              <w:t>最大</w:t>
            </w:r>
            <w:r w:rsidR="00AC3E27">
              <w:t>9</w:t>
            </w:r>
            <w:r>
              <w:rPr>
                <w:rFonts w:hint="eastAsia"/>
              </w:rPr>
              <w:t>位，</w:t>
            </w:r>
            <w:r w:rsidR="00AC3E27">
              <w:rPr>
                <w:rFonts w:ascii="宋体" w:hAnsi="宋体" w:hint="eastAsia"/>
                <w:bCs/>
                <w:iCs/>
              </w:rPr>
              <w:t>单位瑞尔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ascii="宋体" w:hAnsi="宋体" w:hint="eastAsia"/>
                <w:bCs/>
                <w:iCs/>
              </w:rPr>
              <w:t>超过时发送事件报警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</w:p>
          <w:p w:rsidR="00591B6A" w:rsidRPr="008F2DAC" w:rsidRDefault="00591B6A" w:rsidP="008573E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 w:rsidRPr="00EF16BC">
              <w:rPr>
                <w:rFonts w:ascii="宋体" w:hAnsi="宋体" w:hint="eastAsia"/>
                <w:bCs/>
                <w:iCs/>
              </w:rPr>
              <w:t>单票退票金额告警阈值</w:t>
            </w:r>
            <w:r w:rsidR="00EA6F69"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文本框，</w:t>
            </w:r>
            <w:r>
              <w:rPr>
                <w:rFonts w:hint="eastAsia"/>
              </w:rPr>
              <w:t>最大</w:t>
            </w:r>
            <w:r w:rsidR="00AC3E27">
              <w:t>9</w:t>
            </w:r>
            <w:r>
              <w:rPr>
                <w:rFonts w:hint="eastAsia"/>
              </w:rPr>
              <w:t>位，</w:t>
            </w:r>
            <w:r w:rsidR="00AC3E27">
              <w:rPr>
                <w:rFonts w:ascii="宋体" w:hAnsi="宋体" w:hint="eastAsia"/>
                <w:bCs/>
                <w:iCs/>
              </w:rPr>
              <w:t>单位瑞尔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ascii="宋体" w:hAnsi="宋体" w:hint="eastAsia"/>
                <w:bCs/>
                <w:iCs/>
              </w:rPr>
              <w:t>超过时发送事件报警</w:t>
            </w:r>
            <w:r w:rsidR="00EA6F69">
              <w:rPr>
                <w:rFonts w:ascii="宋体" w:hAnsi="宋体" w:hint="eastAsia"/>
                <w:bCs/>
                <w:iCs/>
              </w:rPr>
              <w:t>。</w:t>
            </w:r>
          </w:p>
          <w:p w:rsidR="000C4160" w:rsidRDefault="000C4160" w:rsidP="006629D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C4160" w:rsidRDefault="000C4160" w:rsidP="006629D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C4160" w:rsidRDefault="00111312" w:rsidP="006629D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C4160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C4160" w:rsidRPr="0010192D" w:rsidRDefault="000C4160" w:rsidP="006629DB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B413A" w:rsidRDefault="000C4160" w:rsidP="008B1C0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</w:p>
        </w:tc>
      </w:tr>
    </w:tbl>
    <w:p w:rsidR="00032FEA" w:rsidRPr="000C4160" w:rsidRDefault="00032FEA" w:rsidP="00032FEA"/>
    <w:p w:rsidR="000F29A8" w:rsidRDefault="00876DD5" w:rsidP="00AB0AE2">
      <w:pPr>
        <w:pStyle w:val="3"/>
      </w:pPr>
      <w:bookmarkStart w:id="1179" w:name="_Toc450143880"/>
      <w:r>
        <w:rPr>
          <w:rFonts w:hint="eastAsia"/>
        </w:rPr>
        <w:t>奖池</w:t>
      </w:r>
      <w:r w:rsidR="00224269">
        <w:rPr>
          <w:rFonts w:hint="eastAsia"/>
        </w:rPr>
        <w:t>管理</w:t>
      </w:r>
      <w:bookmarkEnd w:id="1179"/>
    </w:p>
    <w:p w:rsidR="00DF1955" w:rsidRDefault="00DF1955" w:rsidP="00AB0AE2">
      <w:pPr>
        <w:pStyle w:val="4"/>
      </w:pPr>
      <w:bookmarkStart w:id="1180" w:name="_Toc450143881"/>
      <w:r>
        <w:rPr>
          <w:rFonts w:hint="eastAsia"/>
        </w:rPr>
        <w:t>奖池流水列表</w:t>
      </w:r>
      <w:bookmarkEnd w:id="118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</w:tblGrid>
      <w:tr w:rsidR="00DF1955" w:rsidTr="00EA6F69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Default="00DF1955" w:rsidP="00B813F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DF1955" w:rsidRPr="00DA3AD6" w:rsidRDefault="00DF1955" w:rsidP="00B813F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DF1955" w:rsidRDefault="00DF1955" w:rsidP="00B813F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DF1955" w:rsidRDefault="00DF1955" w:rsidP="00B813FE">
            <w:pPr>
              <w:ind w:right="210"/>
              <w:jc w:val="left"/>
            </w:pP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6D3825" w:rsidP="00B813F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Pr="00135788" w:rsidRDefault="00DF1955" w:rsidP="00EA6F69">
            <w:pPr>
              <w:ind w:right="210"/>
              <w:jc w:val="left"/>
            </w:pPr>
            <w:r>
              <w:rPr>
                <w:rFonts w:hint="eastAsia"/>
              </w:rPr>
              <w:t>显示奖池变更历史的流水</w:t>
            </w:r>
            <w:r w:rsidR="00EA6F69">
              <w:rPr>
                <w:rFonts w:hint="eastAsia"/>
              </w:rPr>
              <w:t>记录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5C54D0" w:rsidP="00B813FE">
            <w:pPr>
              <w:ind w:right="210"/>
              <w:jc w:val="left"/>
            </w:pPr>
            <w:r>
              <w:rPr>
                <w:rFonts w:hint="eastAsia"/>
              </w:rPr>
              <w:t>进入奖池管理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Pr="00D25CE1" w:rsidRDefault="00EA6F69" w:rsidP="00B813F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lastRenderedPageBreak/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EA6F69" w:rsidP="00247B20">
            <w:r>
              <w:rPr>
                <w:rFonts w:hint="eastAsia"/>
              </w:rPr>
              <w:t>无</w:t>
            </w:r>
          </w:p>
        </w:tc>
      </w:tr>
      <w:tr w:rsidR="00DF1955" w:rsidRPr="007E54DF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Pr="001B5728" w:rsidRDefault="00EA6F69" w:rsidP="00026C72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DF1955" w:rsidP="00B813F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  <w:r w:rsidR="00EA6F69">
              <w:rPr>
                <w:rFonts w:hint="eastAsia"/>
              </w:rPr>
              <w:t>&lt;</w:t>
            </w:r>
            <w:r w:rsidR="00EA6F69">
              <w:rPr>
                <w:rFonts w:hint="eastAsia"/>
              </w:rPr>
              <w:t>查询</w:t>
            </w:r>
            <w:r w:rsidR="00EA6F69">
              <w:t>条件</w:t>
            </w:r>
            <w:r w:rsidR="00EA6F69">
              <w:rPr>
                <w:rFonts w:hint="eastAsia"/>
              </w:rPr>
              <w:t>&gt;</w:t>
            </w:r>
          </w:p>
          <w:p w:rsidR="00DF1955" w:rsidDel="00652E39" w:rsidRDefault="00E670A9" w:rsidP="00652E3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181" w:author="Microsoft" w:date="2015-05-29T15:25:00Z"/>
              </w:rPr>
            </w:pPr>
            <w:r>
              <w:rPr>
                <w:rFonts w:hint="eastAsia"/>
              </w:rPr>
              <w:t>游戏</w:t>
            </w:r>
            <w:r w:rsidR="00EA6F69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下拉框，</w:t>
            </w:r>
            <w:r w:rsidR="0054441E">
              <w:rPr>
                <w:rFonts w:hint="eastAsia"/>
              </w:rPr>
              <w:t>7</w:t>
            </w:r>
            <w:r w:rsidR="0054441E">
              <w:rPr>
                <w:rFonts w:hint="eastAsia"/>
              </w:rPr>
              <w:t>龙星</w:t>
            </w:r>
            <w:r w:rsidR="00841DD2">
              <w:t>、</w:t>
            </w:r>
            <w:r w:rsidR="0054441E">
              <w:t>天天赢</w:t>
            </w:r>
            <w:del w:id="1182" w:author="Microsoft" w:date="2015-05-29T15:25:00Z">
              <w:r w:rsidR="00841DD2" w:rsidDel="00652E39">
                <w:delText>、</w:delText>
              </w:r>
              <w:r w:rsidR="00841DD2"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</w:delText>
              </w:r>
              <w:r w:rsidR="002958B4" w:rsidDel="00652E39">
                <w:delText>快</w:delText>
              </w:r>
              <w:r w:rsidR="002958B4" w:rsidDel="00652E39">
                <w:rPr>
                  <w:rFonts w:hint="eastAsia"/>
                </w:rPr>
                <w:delText>2</w:delText>
              </w:r>
            </w:del>
          </w:p>
          <w:p w:rsidR="006D5F03" w:rsidRDefault="00247B2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日期</w:t>
            </w:r>
            <w:r>
              <w:t>区间</w:t>
            </w:r>
            <w:r w:rsidR="00EA6F69">
              <w:rPr>
                <w:rFonts w:hint="eastAsia"/>
              </w:rPr>
              <w:t>：</w:t>
            </w:r>
          </w:p>
          <w:p w:rsidR="00DF1955" w:rsidRDefault="00DF1955" w:rsidP="00B813F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F1955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奖池流水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531E6A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奖池名称</w:t>
            </w:r>
            <w:r w:rsidR="00987AD5">
              <w:rPr>
                <w:rFonts w:hint="eastAsia"/>
              </w:rPr>
              <w:t>：</w:t>
            </w:r>
          </w:p>
          <w:p w:rsidR="00305129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变更前金额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变更后金额</w:t>
            </w:r>
            <w:r w:rsidR="00987AD5">
              <w:rPr>
                <w:rFonts w:hint="eastAsia"/>
              </w:rPr>
              <w:t>：</w:t>
            </w:r>
          </w:p>
          <w:p w:rsidR="00B813FE" w:rsidRDefault="00301632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调整</w:t>
            </w:r>
            <w:r w:rsidR="00032FEA">
              <w:rPr>
                <w:rFonts w:hint="eastAsia"/>
              </w:rPr>
              <w:t>备注</w:t>
            </w:r>
            <w:r w:rsidR="00987AD5">
              <w:rPr>
                <w:rFonts w:hint="eastAsia"/>
              </w:rPr>
              <w:t>：</w:t>
            </w:r>
          </w:p>
          <w:p w:rsidR="00B813FE" w:rsidRDefault="00B813FE" w:rsidP="00B813F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变更时间</w:t>
            </w:r>
            <w:r w:rsidR="00987AD5">
              <w:rPr>
                <w:rFonts w:hint="eastAsia"/>
              </w:rPr>
              <w:t>：</w:t>
            </w:r>
          </w:p>
          <w:p w:rsidR="00DF1955" w:rsidRDefault="00DF1955" w:rsidP="00B813F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F1955" w:rsidRDefault="00DF1955" w:rsidP="00B813F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F1955" w:rsidRDefault="00DF1955" w:rsidP="00B813FE">
            <w:pPr>
              <w:ind w:right="210"/>
              <w:jc w:val="left"/>
            </w:pPr>
          </w:p>
        </w:tc>
      </w:tr>
      <w:tr w:rsidR="00DF1955" w:rsidTr="00EA6F69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F1955" w:rsidRPr="0010192D" w:rsidRDefault="00DF1955" w:rsidP="00B813F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FF7C32" w:rsidRDefault="00FF7C32" w:rsidP="00FF7C32">
            <w:pPr>
              <w:ind w:right="210"/>
              <w:jc w:val="left"/>
            </w:pPr>
            <w:r>
              <w:rPr>
                <w:rFonts w:hint="eastAsia"/>
              </w:rPr>
              <w:t>奖池</w:t>
            </w:r>
            <w:r>
              <w:t>变更</w:t>
            </w:r>
            <w:r>
              <w:rPr>
                <w:rFonts w:hint="eastAsia"/>
              </w:rPr>
              <w:t>类型</w:t>
            </w:r>
            <w:r>
              <w:t>：</w:t>
            </w:r>
          </w:p>
          <w:p w:rsidR="00FF7C32" w:rsidRPr="009843EA" w:rsidRDefault="00FF7C32" w:rsidP="00FF7C32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  <w:rPr>
                <w:b/>
                <w:bCs/>
                <w:rPrChange w:id="1183" w:author="Microsoft" w:date="2015-03-12T15:28:00Z">
                  <w:rPr/>
                </w:rPrChange>
              </w:rPr>
            </w:pPr>
            <w:r>
              <w:rPr>
                <w:rFonts w:hint="eastAsia"/>
              </w:rPr>
              <w:t>期次</w:t>
            </w:r>
            <w:r w:rsidR="00BF4054">
              <w:rPr>
                <w:rFonts w:hint="eastAsia"/>
              </w:rPr>
              <w:t>开奖</w:t>
            </w:r>
            <w:r>
              <w:t>滚</w:t>
            </w:r>
            <w:r>
              <w:rPr>
                <w:rFonts w:hint="eastAsia"/>
              </w:rPr>
              <w:t>入</w:t>
            </w:r>
            <w:r w:rsidR="00361583">
              <w:rPr>
                <w:rFonts w:hint="eastAsia"/>
              </w:rPr>
              <w:t>：</w:t>
            </w:r>
            <w:r w:rsidR="00FE13CA">
              <w:rPr>
                <w:rFonts w:hint="eastAsia"/>
              </w:rPr>
              <w:t>每期</w:t>
            </w:r>
            <w:r w:rsidR="00372B93">
              <w:rPr>
                <w:rFonts w:hint="eastAsia"/>
              </w:rPr>
              <w:t>期结</w:t>
            </w:r>
            <w:r w:rsidR="00FE13CA">
              <w:rPr>
                <w:rFonts w:hint="eastAsia"/>
              </w:rPr>
              <w:t>后</w:t>
            </w:r>
            <w:r w:rsidR="00361583">
              <w:rPr>
                <w:rFonts w:hint="eastAsia"/>
              </w:rPr>
              <w:t>的</w:t>
            </w:r>
            <w:r w:rsidR="00361583">
              <w:t>奖池变更金额</w:t>
            </w:r>
            <w:r w:rsidR="00FE13CA">
              <w:rPr>
                <w:rFonts w:hint="eastAsia"/>
              </w:rPr>
              <w:t>。</w:t>
            </w:r>
            <w:ins w:id="1184" w:author="Microsoft" w:date="2015-03-12T15:28:00Z">
              <w:r w:rsidR="009843EA">
                <w:rPr>
                  <w:rFonts w:hint="eastAsia"/>
                </w:rPr>
                <w:t xml:space="preserve"> </w:t>
              </w:r>
              <w:r w:rsidR="009843EA" w:rsidRPr="009843EA">
                <w:rPr>
                  <w:rFonts w:hint="eastAsia"/>
                  <w:b/>
                  <w:bCs/>
                  <w:rPrChange w:id="1185" w:author="Microsoft" w:date="2015-03-12T15:28:00Z">
                    <w:rPr>
                      <w:rFonts w:hint="eastAsia"/>
                    </w:rPr>
                  </w:rPrChange>
                </w:rPr>
                <w:t>变更金额</w:t>
              </w:r>
            </w:ins>
            <w:ins w:id="1186" w:author="Microsoft" w:date="2015-03-12T15:31:00Z">
              <w:r w:rsidR="009843EA">
                <w:rPr>
                  <w:rFonts w:hint="eastAsia"/>
                  <w:b/>
                  <w:bCs/>
                </w:rPr>
                <w:t>=</w:t>
              </w:r>
            </w:ins>
            <w:ins w:id="1187" w:author="Microsoft" w:date="2015-03-12T15:28:00Z">
              <w:r w:rsidR="009843EA" w:rsidRPr="009843EA">
                <w:rPr>
                  <w:rFonts w:hint="eastAsia"/>
                  <w:b/>
                  <w:bCs/>
                  <w:rPrChange w:id="1188" w:author="Microsoft" w:date="2015-03-12T15:28:00Z">
                    <w:rPr>
                      <w:rFonts w:hint="eastAsia"/>
                    </w:rPr>
                  </w:rPrChange>
                </w:rPr>
                <w:t>理论返奖</w:t>
              </w:r>
              <w:r w:rsidR="009843EA" w:rsidRPr="009843EA">
                <w:rPr>
                  <w:b/>
                  <w:bCs/>
                  <w:rPrChange w:id="1189" w:author="Microsoft" w:date="2015-03-12T15:28:00Z">
                    <w:rPr/>
                  </w:rPrChange>
                </w:rPr>
                <w:t>-</w:t>
              </w:r>
              <w:r w:rsidR="009843EA" w:rsidRPr="009843EA">
                <w:rPr>
                  <w:rFonts w:hint="eastAsia"/>
                  <w:b/>
                  <w:bCs/>
                  <w:rPrChange w:id="1190" w:author="Microsoft" w:date="2015-03-12T15:28:00Z">
                    <w:rPr>
                      <w:rFonts w:hint="eastAsia"/>
                    </w:rPr>
                  </w:rPrChange>
                </w:rPr>
                <w:t>派奖奖金</w:t>
              </w:r>
            </w:ins>
          </w:p>
          <w:p w:rsidR="00FF7C32" w:rsidRDefault="00FF7C32" w:rsidP="00FF7C32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</w:pPr>
            <w:r>
              <w:rPr>
                <w:rFonts w:hint="eastAsia"/>
              </w:rPr>
              <w:t>弃奖</w:t>
            </w:r>
            <w:r>
              <w:t>滚入</w:t>
            </w:r>
            <w:r w:rsidR="00361583">
              <w:rPr>
                <w:rFonts w:hint="eastAsia"/>
              </w:rPr>
              <w:t>：</w:t>
            </w:r>
            <w:r>
              <w:t>如果游戏设置的弃奖去处是</w:t>
            </w:r>
            <w:r w:rsidR="00FE13CA">
              <w:rPr>
                <w:rFonts w:hint="eastAsia"/>
              </w:rPr>
              <w:t>奖池</w:t>
            </w:r>
            <w:r>
              <w:t>，</w:t>
            </w:r>
            <w:r>
              <w:rPr>
                <w:rFonts w:hint="eastAsia"/>
              </w:rPr>
              <w:t>在</w:t>
            </w:r>
            <w:r>
              <w:t>每日日结之后</w:t>
            </w:r>
            <w:r w:rsidR="005955B6">
              <w:rPr>
                <w:rFonts w:hint="eastAsia"/>
              </w:rPr>
              <w:t>滚入</w:t>
            </w:r>
            <w:r w:rsidR="00FE13CA">
              <w:t>弃奖</w:t>
            </w:r>
            <w:r>
              <w:t>金额</w:t>
            </w:r>
            <w:r w:rsidR="00026C72">
              <w:rPr>
                <w:rFonts w:hint="eastAsia"/>
              </w:rPr>
              <w:t>，由</w:t>
            </w:r>
            <w:r w:rsidR="00026C72">
              <w:t>程序自动完成</w:t>
            </w:r>
            <w:r w:rsidR="005955B6">
              <w:rPr>
                <w:rFonts w:hint="eastAsia"/>
              </w:rPr>
              <w:t>。</w:t>
            </w:r>
            <w:ins w:id="1191" w:author="Microsoft" w:date="2015-03-12T15:28:00Z">
              <w:r w:rsidR="009843EA">
                <w:rPr>
                  <w:rFonts w:hint="eastAsia"/>
                </w:rPr>
                <w:t xml:space="preserve">  </w:t>
              </w:r>
              <w:r w:rsidR="009843EA" w:rsidRPr="009843EA">
                <w:rPr>
                  <w:rFonts w:hint="eastAsia"/>
                  <w:b/>
                  <w:bCs/>
                  <w:rPrChange w:id="1192" w:author="Microsoft" w:date="2015-03-12T15:28:00Z">
                    <w:rPr>
                      <w:rFonts w:hint="eastAsia"/>
                    </w:rPr>
                  </w:rPrChange>
                </w:rPr>
                <w:t>当日弃奖合计</w:t>
              </w:r>
            </w:ins>
          </w:p>
          <w:p w:rsidR="00DF1955" w:rsidRDefault="00FF7C32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</w:pPr>
            <w:r>
              <w:t>调节基金</w:t>
            </w:r>
            <w:r w:rsidR="00BF4054">
              <w:rPr>
                <w:rFonts w:hint="eastAsia"/>
              </w:rPr>
              <w:t>自动</w:t>
            </w:r>
            <w:r w:rsidR="00FE13CA">
              <w:rPr>
                <w:rFonts w:hint="eastAsia"/>
              </w:rPr>
              <w:t>拨入</w:t>
            </w:r>
            <w:r w:rsidR="005955B6">
              <w:rPr>
                <w:rFonts w:hint="eastAsia"/>
              </w:rPr>
              <w:t>：</w:t>
            </w:r>
            <w:r w:rsidR="00372B93">
              <w:t>在</w:t>
            </w:r>
            <w:r w:rsidR="008F2DAC">
              <w:rPr>
                <w:rFonts w:hint="eastAsia"/>
              </w:rPr>
              <w:t>每期</w:t>
            </w:r>
            <w:r w:rsidR="00372B93">
              <w:rPr>
                <w:rFonts w:hint="eastAsia"/>
              </w:rPr>
              <w:t>期结</w:t>
            </w:r>
            <w:r w:rsidR="00372B93">
              <w:t>之后</w:t>
            </w:r>
            <w:r w:rsidR="005955B6">
              <w:t>，</w:t>
            </w:r>
            <w:r w:rsidR="00FE13CA">
              <w:rPr>
                <w:rFonts w:hint="eastAsia"/>
              </w:rPr>
              <w:t>奖池</w:t>
            </w:r>
            <w:r>
              <w:t>是负数时，</w:t>
            </w:r>
            <w:r w:rsidR="00FE13CA">
              <w:rPr>
                <w:rFonts w:hint="eastAsia"/>
              </w:rPr>
              <w:t>由调节基金</w:t>
            </w:r>
            <w:r w:rsidR="00FE13CA">
              <w:t>自动</w:t>
            </w:r>
            <w:r>
              <w:t>补足</w:t>
            </w:r>
            <w:r w:rsidR="005955B6">
              <w:rPr>
                <w:rFonts w:hint="eastAsia"/>
              </w:rPr>
              <w:t>为</w:t>
            </w:r>
            <w:r w:rsidR="005955B6">
              <w:rPr>
                <w:rFonts w:hint="eastAsia"/>
              </w:rPr>
              <w:t>0</w:t>
            </w:r>
            <w:r w:rsidR="00026C72">
              <w:rPr>
                <w:rFonts w:hint="eastAsia"/>
              </w:rPr>
              <w:t>，由</w:t>
            </w:r>
            <w:r w:rsidR="00026C72">
              <w:t>程序自动完成</w:t>
            </w:r>
            <w:r w:rsidR="00026C72">
              <w:rPr>
                <w:rFonts w:hint="eastAsia"/>
              </w:rPr>
              <w:t>。</w:t>
            </w:r>
            <w:ins w:id="1193" w:author="Microsoft" w:date="2015-03-12T15:29:00Z">
              <w:r w:rsidR="009843EA" w:rsidRPr="009843EA">
                <w:rPr>
                  <w:b/>
                  <w:bCs/>
                  <w:rPrChange w:id="1194" w:author="Microsoft" w:date="2015-03-12T15:32:00Z">
                    <w:rPr/>
                  </w:rPrChange>
                </w:rPr>
                <w:t xml:space="preserve"> </w:t>
              </w:r>
            </w:ins>
            <w:ins w:id="1195" w:author="Microsoft" w:date="2015-03-12T15:32:00Z">
              <w:r w:rsidR="009843EA" w:rsidRPr="009843EA">
                <w:rPr>
                  <w:rFonts w:hint="eastAsia"/>
                  <w:b/>
                  <w:bCs/>
                  <w:rPrChange w:id="1196" w:author="Microsoft" w:date="2015-03-12T15:32:00Z">
                    <w:rPr>
                      <w:rFonts w:hint="eastAsia"/>
                    </w:rPr>
                  </w:rPrChange>
                </w:rPr>
                <w:t>变更金额</w:t>
              </w:r>
            </w:ins>
            <w:ins w:id="1197" w:author="Microsoft" w:date="2015-03-12T15:29:00Z">
              <w:r w:rsidR="009843EA" w:rsidRPr="009843EA">
                <w:rPr>
                  <w:b/>
                  <w:bCs/>
                  <w:rPrChange w:id="1198" w:author="Microsoft" w:date="2015-03-12T15:32:00Z">
                    <w:rPr/>
                  </w:rPrChange>
                </w:rPr>
                <w:t>=</w:t>
              </w:r>
              <w:r w:rsidR="009843EA" w:rsidRPr="009843EA">
                <w:rPr>
                  <w:rFonts w:hint="eastAsia"/>
                  <w:b/>
                  <w:bCs/>
                  <w:rPrChange w:id="1199" w:author="Microsoft" w:date="2015-03-12T15:29:00Z">
                    <w:rPr>
                      <w:rFonts w:hint="eastAsia"/>
                    </w:rPr>
                  </w:rPrChange>
                </w:rPr>
                <w:t>派奖</w:t>
              </w:r>
              <w:r w:rsidR="009843EA" w:rsidRPr="009843EA">
                <w:rPr>
                  <w:b/>
                  <w:bCs/>
                  <w:rPrChange w:id="1200" w:author="Microsoft" w:date="2015-03-12T15:29:00Z">
                    <w:rPr/>
                  </w:rPrChange>
                </w:rPr>
                <w:t>-</w:t>
              </w:r>
              <w:r w:rsidR="009843EA" w:rsidRPr="009843EA">
                <w:rPr>
                  <w:rFonts w:hint="eastAsia"/>
                  <w:b/>
                  <w:bCs/>
                  <w:rPrChange w:id="1201" w:author="Microsoft" w:date="2015-03-12T15:29:00Z">
                    <w:rPr>
                      <w:rFonts w:hint="eastAsia"/>
                    </w:rPr>
                  </w:rPrChange>
                </w:rPr>
                <w:t>理论返奖</w:t>
              </w:r>
              <w:r w:rsidR="009843EA" w:rsidRPr="009843EA">
                <w:rPr>
                  <w:b/>
                  <w:bCs/>
                  <w:rPrChange w:id="1202" w:author="Microsoft" w:date="2015-03-12T15:29:00Z">
                    <w:rPr/>
                  </w:rPrChange>
                </w:rPr>
                <w:t>-</w:t>
              </w:r>
              <w:r w:rsidR="009843EA" w:rsidRPr="009843EA">
                <w:rPr>
                  <w:rFonts w:hint="eastAsia"/>
                  <w:b/>
                  <w:bCs/>
                  <w:rPrChange w:id="1203" w:author="Microsoft" w:date="2015-03-12T15:29:00Z">
                    <w:rPr>
                      <w:rFonts w:hint="eastAsia"/>
                    </w:rPr>
                  </w:rPrChange>
                </w:rPr>
                <w:t>奖池余额</w:t>
              </w:r>
            </w:ins>
          </w:p>
          <w:p w:rsidR="00BF4054" w:rsidRDefault="00BF4054" w:rsidP="00FE13CA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</w:pPr>
            <w:r>
              <w:t>调节基金</w:t>
            </w:r>
            <w:r>
              <w:rPr>
                <w:rFonts w:hint="eastAsia"/>
              </w:rPr>
              <w:t>手动拨入</w:t>
            </w:r>
            <w:r w:rsidR="005955B6">
              <w:rPr>
                <w:rFonts w:hint="eastAsia"/>
              </w:rPr>
              <w:t>：</w:t>
            </w:r>
            <w:r w:rsidR="00987AD5">
              <w:rPr>
                <w:rFonts w:hint="eastAsia"/>
              </w:rPr>
              <w:t>由系统</w:t>
            </w:r>
            <w:r w:rsidR="00987AD5">
              <w:t>用户手工</w:t>
            </w:r>
            <w:r w:rsidR="00987AD5">
              <w:rPr>
                <w:rFonts w:hint="eastAsia"/>
              </w:rPr>
              <w:t>触发</w:t>
            </w:r>
            <w:r w:rsidR="00987AD5">
              <w:t>的资金变动。</w:t>
            </w:r>
            <w:r w:rsidR="00987AD5">
              <w:rPr>
                <w:rFonts w:hint="eastAsia"/>
              </w:rPr>
              <w:t>资金</w:t>
            </w:r>
            <w:r w:rsidR="00987AD5">
              <w:t>来源是调节基金。</w:t>
            </w:r>
          </w:p>
          <w:p w:rsidR="00BF4054" w:rsidDel="00AC676F" w:rsidRDefault="00BF4054" w:rsidP="00FE13CA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  <w:rPr>
                <w:del w:id="1204" w:author="Microsoft" w:date="2015-04-10T15:49:00Z"/>
              </w:rPr>
            </w:pPr>
            <w:r>
              <w:rPr>
                <w:rFonts w:hint="eastAsia"/>
              </w:rPr>
              <w:t>发行费</w:t>
            </w:r>
            <w:r>
              <w:t>手动拨入</w:t>
            </w:r>
            <w:r w:rsidR="005955B6">
              <w:rPr>
                <w:rFonts w:hint="eastAsia"/>
              </w:rPr>
              <w:t>：</w:t>
            </w:r>
            <w:r w:rsidR="00987AD5">
              <w:rPr>
                <w:rFonts w:hint="eastAsia"/>
              </w:rPr>
              <w:t>由系统</w:t>
            </w:r>
            <w:r w:rsidR="00987AD5">
              <w:t>用户手工</w:t>
            </w:r>
            <w:r w:rsidR="00987AD5">
              <w:rPr>
                <w:rFonts w:hint="eastAsia"/>
              </w:rPr>
              <w:t>触发</w:t>
            </w:r>
            <w:r w:rsidR="00987AD5">
              <w:t>的资金变动。</w:t>
            </w:r>
            <w:r w:rsidR="00987AD5">
              <w:rPr>
                <w:rFonts w:hint="eastAsia"/>
              </w:rPr>
              <w:t>资金</w:t>
            </w:r>
            <w:r w:rsidR="00987AD5">
              <w:t>来源是</w:t>
            </w:r>
            <w:r w:rsidR="00987AD5">
              <w:rPr>
                <w:rFonts w:hint="eastAsia"/>
              </w:rPr>
              <w:t>发行费</w:t>
            </w:r>
            <w:r w:rsidR="00987AD5">
              <w:t>。</w:t>
            </w:r>
          </w:p>
          <w:p w:rsidR="00BF4054" w:rsidDel="00AC676F" w:rsidRDefault="00BF4054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  <w:rPr>
                <w:del w:id="1205" w:author="Microsoft" w:date="2015-04-10T15:49:00Z"/>
              </w:rPr>
            </w:pPr>
            <w:del w:id="1206" w:author="Microsoft" w:date="2015-04-10T15:49:00Z">
              <w:r w:rsidDel="00AC676F">
                <w:rPr>
                  <w:rFonts w:hint="eastAsia"/>
                </w:rPr>
                <w:delText>其他</w:delText>
              </w:r>
              <w:r w:rsidDel="00AC676F">
                <w:delText>来源</w:delText>
              </w:r>
              <w:r w:rsidDel="00AC676F">
                <w:rPr>
                  <w:rFonts w:hint="eastAsia"/>
                </w:rPr>
                <w:delText>手动</w:delText>
              </w:r>
              <w:r w:rsidDel="00AC676F">
                <w:delText>拨入</w:delText>
              </w:r>
              <w:r w:rsidR="005955B6" w:rsidDel="00AC676F">
                <w:rPr>
                  <w:rFonts w:hint="eastAsia"/>
                </w:rPr>
                <w:delText>：</w:delText>
              </w:r>
              <w:r w:rsidR="00987AD5" w:rsidDel="00AC676F">
                <w:rPr>
                  <w:rFonts w:hint="eastAsia"/>
                </w:rPr>
                <w:delText>由系统</w:delText>
              </w:r>
              <w:r w:rsidR="00987AD5" w:rsidDel="00AC676F">
                <w:delText>用户手工</w:delText>
              </w:r>
              <w:r w:rsidR="00987AD5" w:rsidDel="00AC676F">
                <w:rPr>
                  <w:rFonts w:hint="eastAsia"/>
                </w:rPr>
                <w:delText>触发</w:delText>
              </w:r>
              <w:r w:rsidR="00987AD5" w:rsidDel="00AC676F">
                <w:delText>的资金变动。</w:delText>
              </w:r>
              <w:r w:rsidR="00987AD5" w:rsidDel="00AC676F">
                <w:rPr>
                  <w:rFonts w:hint="eastAsia"/>
                </w:rPr>
                <w:delText>资金</w:delText>
              </w:r>
              <w:r w:rsidR="00987AD5" w:rsidDel="00AC676F">
                <w:delText>来源是</w:delText>
              </w:r>
              <w:r w:rsidR="00987AD5" w:rsidDel="00AC676F">
                <w:rPr>
                  <w:rFonts w:hint="eastAsia"/>
                </w:rPr>
                <w:delText>其他</w:delText>
              </w:r>
              <w:r w:rsidR="00987AD5" w:rsidDel="00AC676F">
                <w:delText>。</w:delText>
              </w:r>
            </w:del>
          </w:p>
          <w:p w:rsidR="00BF4054" w:rsidRDefault="00BF4054">
            <w:pPr>
              <w:pStyle w:val="af"/>
              <w:numPr>
                <w:ilvl w:val="0"/>
                <w:numId w:val="8"/>
              </w:numPr>
              <w:ind w:right="210" w:firstLineChars="0"/>
              <w:jc w:val="left"/>
            </w:pPr>
            <w:del w:id="1207" w:author="Microsoft" w:date="2015-04-10T15:49:00Z">
              <w:r w:rsidDel="00AC676F">
                <w:delText>奖池初始化</w:delText>
              </w:r>
              <w:r w:rsidDel="00AC676F">
                <w:rPr>
                  <w:rFonts w:hint="eastAsia"/>
                </w:rPr>
                <w:delText>设置</w:delText>
              </w:r>
              <w:r w:rsidR="005955B6" w:rsidDel="00AC676F">
                <w:rPr>
                  <w:rFonts w:hint="eastAsia"/>
                </w:rPr>
                <w:delText>：系统</w:delText>
              </w:r>
              <w:r w:rsidR="005955B6" w:rsidDel="00AC676F">
                <w:delText>初始化</w:delText>
              </w:r>
              <w:r w:rsidR="005955B6" w:rsidDel="00AC676F">
                <w:rPr>
                  <w:rFonts w:hint="eastAsia"/>
                </w:rPr>
                <w:delText>时</w:delText>
              </w:r>
              <w:r w:rsidR="005955B6" w:rsidDel="00AC676F">
                <w:delText>使用</w:delText>
              </w:r>
              <w:r w:rsidR="005955B6" w:rsidDel="00AC676F">
                <w:rPr>
                  <w:rFonts w:hint="eastAsia"/>
                </w:rPr>
                <w:delText>，不提供</w:delText>
              </w:r>
              <w:r w:rsidR="005955B6" w:rsidDel="00AC676F">
                <w:delText>这个选项</w:delText>
              </w:r>
              <w:r w:rsidR="0035261C" w:rsidDel="00AC676F">
                <w:rPr>
                  <w:rFonts w:hint="eastAsia"/>
                </w:rPr>
                <w:delText>。</w:delText>
              </w:r>
            </w:del>
          </w:p>
        </w:tc>
      </w:tr>
      <w:tr w:rsidR="002E0F7E" w:rsidTr="00EA6F69">
        <w:trPr>
          <w:ins w:id="1208" w:author="董治国" w:date="2015-02-27T15:25:00Z"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2E0F7E" w:rsidRDefault="002E0F7E" w:rsidP="00CE652E">
            <w:pPr>
              <w:rPr>
                <w:ins w:id="1209" w:author="董治国" w:date="2015-02-27T15:25:00Z"/>
              </w:rPr>
            </w:pPr>
            <w:ins w:id="1210" w:author="董治国" w:date="2015-02-27T15:25:00Z">
              <w:r>
                <w:rPr>
                  <w:rFonts w:hint="eastAsia"/>
                </w:rPr>
                <w:t>计算公式</w:t>
              </w:r>
            </w:ins>
          </w:p>
          <w:p w:rsidR="002E0F7E" w:rsidRPr="00486313" w:rsidRDefault="002E0F7E" w:rsidP="00B813FE">
            <w:pPr>
              <w:jc w:val="center"/>
              <w:rPr>
                <w:ins w:id="1211" w:author="董治国" w:date="2015-02-27T15:25:00Z"/>
              </w:rPr>
            </w:pP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2E0F7E" w:rsidRDefault="002E0F7E" w:rsidP="00FF7C32">
            <w:pPr>
              <w:ind w:right="210"/>
              <w:jc w:val="left"/>
              <w:rPr>
                <w:ins w:id="1212" w:author="董治国" w:date="2015-02-27T15:26:00Z"/>
              </w:rPr>
            </w:pPr>
            <w:ins w:id="1213" w:author="董治国" w:date="2015-02-27T15:25:00Z">
              <w:r>
                <w:rPr>
                  <w:rFonts w:hint="eastAsia"/>
                </w:rPr>
                <w:t>变更后金额</w:t>
              </w:r>
              <w:r>
                <w:rPr>
                  <w:rFonts w:hint="eastAsia"/>
                </w:rPr>
                <w:t xml:space="preserve"> =</w:t>
              </w:r>
            </w:ins>
            <w:ins w:id="1214" w:author="董治国" w:date="2015-02-27T15:26:00Z">
              <w:r>
                <w:rPr>
                  <w:rFonts w:hint="eastAsia"/>
                </w:rPr>
                <w:t>变更前金额</w:t>
              </w:r>
              <w:r>
                <w:rPr>
                  <w:rFonts w:hint="eastAsia"/>
                </w:rPr>
                <w:t xml:space="preserve"> +</w:t>
              </w:r>
              <w:r>
                <w:rPr>
                  <w:rFonts w:hint="eastAsia"/>
                </w:rPr>
                <w:t>变更金额</w:t>
              </w:r>
            </w:ins>
          </w:p>
          <w:p w:rsidR="002E0F7E" w:rsidRDefault="00CE652E" w:rsidP="00FF7C32">
            <w:pPr>
              <w:ind w:right="210"/>
              <w:jc w:val="left"/>
              <w:rPr>
                <w:ins w:id="1215" w:author="董治国" w:date="2015-02-27T15:25:00Z"/>
              </w:rPr>
            </w:pPr>
            <w:ins w:id="1216" w:author="董治国" w:date="2015-02-27T15:55:00Z">
              <w:r>
                <w:rPr>
                  <w:rFonts w:hint="eastAsia"/>
                </w:rPr>
                <w:t>变更</w:t>
              </w:r>
            </w:ins>
            <w:ins w:id="1217" w:author="董治国" w:date="2015-02-27T16:25:00Z">
              <w:r w:rsidR="00410366">
                <w:rPr>
                  <w:rFonts w:hint="eastAsia"/>
                </w:rPr>
                <w:t>金额根据不同交易类型，有符号变化，当增加为“</w:t>
              </w:r>
              <w:r w:rsidR="00410366">
                <w:rPr>
                  <w:rFonts w:hint="eastAsia"/>
                </w:rPr>
                <w:t>+</w:t>
              </w:r>
              <w:r w:rsidR="00410366">
                <w:rPr>
                  <w:rFonts w:hint="eastAsia"/>
                </w:rPr>
                <w:t>”值，当减少“</w:t>
              </w:r>
              <w:r w:rsidR="00410366">
                <w:rPr>
                  <w:rFonts w:hint="eastAsia"/>
                </w:rPr>
                <w:t>-</w:t>
              </w:r>
              <w:r w:rsidR="00410366">
                <w:rPr>
                  <w:rFonts w:hint="eastAsia"/>
                </w:rPr>
                <w:t>”</w:t>
              </w:r>
            </w:ins>
            <w:ins w:id="1218" w:author="董治国" w:date="2015-02-27T16:26:00Z">
              <w:r w:rsidR="00410366">
                <w:rPr>
                  <w:rFonts w:hint="eastAsia"/>
                </w:rPr>
                <w:t>值。</w:t>
              </w:r>
            </w:ins>
          </w:p>
        </w:tc>
      </w:tr>
    </w:tbl>
    <w:p w:rsidR="00927A86" w:rsidRPr="00245DAC" w:rsidRDefault="00713AA5" w:rsidP="003F41F8">
      <w:pPr>
        <w:pStyle w:val="4"/>
      </w:pPr>
      <w:bookmarkStart w:id="1219" w:name="_Toc450143882"/>
      <w:r>
        <w:rPr>
          <w:rFonts w:hint="eastAsia"/>
        </w:rPr>
        <w:t>奖池</w:t>
      </w:r>
      <w:r w:rsidR="00927A86">
        <w:rPr>
          <w:rFonts w:hint="eastAsia"/>
        </w:rPr>
        <w:t>调整</w:t>
      </w:r>
      <w:bookmarkEnd w:id="121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</w:tblGrid>
      <w:tr w:rsidR="00927A86" w:rsidTr="00987AD5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Default="00927A86" w:rsidP="0041771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927A86" w:rsidRPr="00DA3AD6" w:rsidRDefault="00927A86" w:rsidP="0041771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927A86" w:rsidRDefault="00927A86" w:rsidP="0041771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927A86" w:rsidRDefault="00927A86" w:rsidP="0041771E">
            <w:pPr>
              <w:ind w:right="210"/>
              <w:jc w:val="left"/>
            </w:pP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Default="006D3825" w:rsidP="0041771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927A86" w:rsidRPr="00A30B30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Pr="00135788" w:rsidRDefault="00927A86" w:rsidP="00A30B30">
            <w:pPr>
              <w:ind w:right="210"/>
              <w:jc w:val="left"/>
            </w:pPr>
            <w:r>
              <w:rPr>
                <w:rFonts w:hint="eastAsia"/>
              </w:rPr>
              <w:t>调整奖池金额，生成变更记录，可再任意时间进行。</w:t>
            </w:r>
            <w:r w:rsidR="00A30B30">
              <w:rPr>
                <w:rFonts w:hint="eastAsia"/>
              </w:rPr>
              <w:t>游戏</w:t>
            </w:r>
            <w:r w:rsidR="00A30B30">
              <w:t>期次</w:t>
            </w:r>
            <w:r w:rsidR="00A30B30">
              <w:rPr>
                <w:rFonts w:hint="eastAsia"/>
              </w:rPr>
              <w:t>在开奖</w:t>
            </w:r>
            <w:r w:rsidR="00A30B30">
              <w:t>过程</w:t>
            </w:r>
            <w:r w:rsidR="00A30B30">
              <w:rPr>
                <w:rFonts w:hint="eastAsia"/>
              </w:rPr>
              <w:t>时</w:t>
            </w:r>
            <w:r w:rsidR="00A30B30">
              <w:t>，调整奖池不生效</w:t>
            </w:r>
            <w:r w:rsidR="00A30B30">
              <w:rPr>
                <w:rFonts w:hint="eastAsia"/>
              </w:rPr>
              <w:t>，</w:t>
            </w:r>
            <w:r w:rsidR="00A30B30">
              <w:t>开奖完成后</w:t>
            </w:r>
            <w:r w:rsidR="00A30B30">
              <w:rPr>
                <w:rFonts w:hint="eastAsia"/>
              </w:rPr>
              <w:t>生效</w:t>
            </w:r>
            <w:r w:rsidR="00A30B30">
              <w:t>于下一期</w:t>
            </w:r>
            <w:r w:rsidR="00A30B30">
              <w:rPr>
                <w:rFonts w:hint="eastAsia"/>
              </w:rPr>
              <w:t>；</w:t>
            </w:r>
            <w:r w:rsidR="00A30B30">
              <w:t>其他</w:t>
            </w:r>
            <w:r w:rsidR="00A30B30">
              <w:rPr>
                <w:rFonts w:hint="eastAsia"/>
              </w:rPr>
              <w:t>时间</w:t>
            </w:r>
            <w:r w:rsidR="00A30B30">
              <w:t>调整奖池</w:t>
            </w:r>
            <w:r w:rsidR="00A30B30">
              <w:rPr>
                <w:rFonts w:hint="eastAsia"/>
              </w:rPr>
              <w:t>，</w:t>
            </w:r>
            <w:r w:rsidR="00A30B30">
              <w:t>实时生效。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Default="00927A86" w:rsidP="00713AA5">
            <w:pPr>
              <w:ind w:right="210"/>
              <w:jc w:val="left"/>
            </w:pPr>
            <w:r>
              <w:rPr>
                <w:rFonts w:hint="eastAsia"/>
              </w:rPr>
              <w:t>进入</w:t>
            </w:r>
            <w:r w:rsidR="00713AA5">
              <w:rPr>
                <w:rFonts w:hint="eastAsia"/>
              </w:rPr>
              <w:t>奖池流水</w:t>
            </w:r>
            <w:r>
              <w:rPr>
                <w:rFonts w:hint="eastAsia"/>
              </w:rPr>
              <w:t>列表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Pr="00D25CE1" w:rsidRDefault="00987AD5" w:rsidP="00987AD5">
            <w:pPr>
              <w:ind w:right="210"/>
              <w:jc w:val="left"/>
            </w:pPr>
            <w:r>
              <w:rPr>
                <w:rFonts w:hint="eastAsia"/>
              </w:rPr>
              <w:t>生成</w:t>
            </w:r>
            <w:r>
              <w:t>奖池</w:t>
            </w:r>
            <w:r>
              <w:rPr>
                <w:rFonts w:hint="eastAsia"/>
              </w:rPr>
              <w:t>变更</w:t>
            </w:r>
            <w:r>
              <w:t>记录。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RPr="007E54DF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lastRenderedPageBreak/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Pr="001B5728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87AD5" w:rsidRDefault="00987AD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显示</w:t>
            </w:r>
            <w:r>
              <w:t>数据</w:t>
            </w:r>
          </w:p>
          <w:p w:rsidR="00987AD5" w:rsidRDefault="00987AD5" w:rsidP="00987AD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</w:t>
            </w:r>
            <w:r>
              <w:t>余额</w:t>
            </w:r>
            <w:r>
              <w:rPr>
                <w:rFonts w:hint="eastAsia"/>
              </w:rPr>
              <w:t>：选择</w:t>
            </w:r>
            <w:r>
              <w:t>游戏后，查</w:t>
            </w:r>
            <w:r>
              <w:rPr>
                <w:rFonts w:hint="eastAsia"/>
              </w:rPr>
              <w:t>奖池金额。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927A86" w:rsidRDefault="00927A86" w:rsidP="005955B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541AC3">
              <w:rPr>
                <w:rFonts w:hint="eastAsia"/>
              </w:rPr>
              <w:t>名称</w:t>
            </w:r>
            <w:r w:rsidR="00987AD5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下拉框，必选</w:t>
            </w:r>
            <w:del w:id="1220" w:author="Microsoft" w:date="2016-04-07T14:06:00Z">
              <w:r w:rsidDel="0035065F">
                <w:rPr>
                  <w:rFonts w:hint="eastAsia"/>
                </w:rPr>
                <w:delText>，</w:delText>
              </w:r>
              <w:r w:rsidR="0054441E" w:rsidDel="0035065F">
                <w:rPr>
                  <w:rFonts w:hint="eastAsia"/>
                </w:rPr>
                <w:delText>7</w:delText>
              </w:r>
              <w:r w:rsidR="0054441E" w:rsidDel="0035065F">
                <w:rPr>
                  <w:rFonts w:hint="eastAsia"/>
                </w:rPr>
                <w:delText>龙星</w:delText>
              </w:r>
              <w:r w:rsidDel="0035065F">
                <w:delText>、</w:delText>
              </w:r>
              <w:r w:rsidR="0054441E" w:rsidDel="0035065F">
                <w:delText>天天赢</w:delText>
              </w:r>
            </w:del>
            <w:del w:id="1221" w:author="Microsoft" w:date="2015-05-29T15:26:00Z">
              <w:r w:rsidDel="00652E39">
                <w:delText>、</w:delText>
              </w:r>
              <w:r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、快</w:delText>
              </w:r>
              <w:r w:rsidR="002958B4" w:rsidDel="00652E39">
                <w:rPr>
                  <w:rFonts w:hint="eastAsia"/>
                </w:rPr>
                <w:delText>2</w:delText>
              </w:r>
              <w:r w:rsidR="00987AD5" w:rsidDel="00652E39">
                <w:rPr>
                  <w:rFonts w:hint="eastAsia"/>
                </w:rPr>
                <w:delText>。</w:delText>
              </w:r>
              <w:r w:rsidR="00987AD5" w:rsidDel="00652E39">
                <w:delText xml:space="preserve"> </w:delText>
              </w:r>
            </w:del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  <w:r w:rsidR="00987AD5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文本框，必填，最大</w:t>
            </w:r>
            <w:r w:rsidR="00AC3E27">
              <w:t>12</w:t>
            </w:r>
            <w:r>
              <w:rPr>
                <w:rFonts w:hint="eastAsia"/>
              </w:rPr>
              <w:t>位数字</w:t>
            </w:r>
            <w:r w:rsidR="00FF7C32">
              <w:rPr>
                <w:rFonts w:hint="eastAsia"/>
              </w:rPr>
              <w:t>，</w:t>
            </w:r>
            <w:r w:rsidR="00AC3E27">
              <w:t>单位</w:t>
            </w:r>
            <w:r w:rsidR="00AC3E27">
              <w:rPr>
                <w:rFonts w:hint="eastAsia"/>
              </w:rPr>
              <w:t>瑞尔</w:t>
            </w:r>
            <w:r w:rsidR="00987AD5">
              <w:rPr>
                <w:rFonts w:hint="eastAsia"/>
              </w:rPr>
              <w:t>。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</w:t>
            </w:r>
            <w:r w:rsidR="00987AD5">
              <w:rPr>
                <w:rFonts w:hint="eastAsia"/>
              </w:rPr>
              <w:t>：</w:t>
            </w:r>
            <w:ins w:id="1222" w:author="Microsoft" w:date="2015-04-10T15:48:00Z">
              <w:r w:rsidR="00AC676F">
                <w:rPr>
                  <w:rFonts w:hint="eastAsia"/>
                </w:rPr>
                <w:t>文本</w:t>
              </w:r>
              <w:r w:rsidR="00AC676F">
                <w:t>框</w:t>
              </w:r>
            </w:ins>
            <w:del w:id="1223" w:author="Microsoft" w:date="2015-04-10T15:48:00Z">
              <w:r w:rsidDel="00AC676F">
                <w:rPr>
                  <w:rFonts w:hint="eastAsia"/>
                </w:rPr>
                <w:delText>下拉框，必填</w:delText>
              </w:r>
            </w:del>
            <w:r>
              <w:rPr>
                <w:rFonts w:hint="eastAsia"/>
              </w:rPr>
              <w:t>，</w:t>
            </w:r>
            <w:ins w:id="1224" w:author="Microsoft" w:date="2015-04-10T15:49:00Z">
              <w:r w:rsidR="00AC676F">
                <w:rPr>
                  <w:rFonts w:hint="eastAsia"/>
                </w:rPr>
                <w:t>显示</w:t>
              </w:r>
              <w:r w:rsidR="00AC676F">
                <w:t>为</w:t>
              </w:r>
            </w:ins>
            <w:del w:id="1225" w:author="Microsoft" w:date="2015-04-10T15:48:00Z">
              <w:r w:rsidDel="00AC676F">
                <w:rPr>
                  <w:rFonts w:hint="eastAsia"/>
                </w:rPr>
                <w:delText>发行费</w:delText>
              </w:r>
              <w:r w:rsidR="0076645A" w:rsidDel="00AC676F">
                <w:rPr>
                  <w:rFonts w:hint="eastAsia"/>
                </w:rPr>
                <w:delText>拨入</w:delText>
              </w:r>
              <w:r w:rsidDel="00AC676F">
                <w:rPr>
                  <w:rFonts w:hint="eastAsia"/>
                </w:rPr>
                <w:delText>、</w:delText>
              </w:r>
            </w:del>
            <w:r w:rsidR="00BF4054">
              <w:rPr>
                <w:rFonts w:hint="eastAsia"/>
              </w:rPr>
              <w:t>调节基金</w:t>
            </w:r>
            <w:r w:rsidR="0076645A">
              <w:rPr>
                <w:rFonts w:hint="eastAsia"/>
              </w:rPr>
              <w:t>拨入</w:t>
            </w:r>
            <w:del w:id="1226" w:author="Microsoft" w:date="2015-04-10T15:48:00Z">
              <w:r w:rsidR="00BF4054" w:rsidDel="00AC676F">
                <w:delText>、</w:delText>
              </w:r>
              <w:r w:rsidDel="00AC676F">
                <w:rPr>
                  <w:rFonts w:hint="eastAsia"/>
                </w:rPr>
                <w:delText>其他</w:delText>
              </w:r>
              <w:r w:rsidR="0076645A" w:rsidDel="00AC676F">
                <w:rPr>
                  <w:rFonts w:hint="eastAsia"/>
                </w:rPr>
                <w:delText>拨入</w:delText>
              </w:r>
            </w:del>
            <w:r w:rsidR="00987AD5">
              <w:rPr>
                <w:rFonts w:hint="eastAsia"/>
              </w:rPr>
              <w:t>。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变更备注</w:t>
            </w:r>
            <w:r w:rsidR="00987AD5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文本框，必填，最大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字符</w:t>
            </w:r>
            <w:r w:rsidR="00987AD5">
              <w:rPr>
                <w:rFonts w:hint="eastAsia"/>
              </w:rPr>
              <w:t>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</w:t>
            </w:r>
            <w:r w:rsidR="00987AD5">
              <w:rPr>
                <w:rFonts w:hint="eastAsia"/>
              </w:rPr>
              <w:t>变更记录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27A86" w:rsidRPr="0010192D" w:rsidRDefault="00927A86" w:rsidP="0041771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955B6" w:rsidRDefault="005955B6" w:rsidP="005955B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从调节</w:t>
            </w:r>
            <w:r>
              <w:t>基金或发行费转入奖池</w:t>
            </w:r>
            <w:r>
              <w:rPr>
                <w:rFonts w:hint="eastAsia"/>
              </w:rPr>
              <w:t>，同时</w:t>
            </w:r>
            <w:r>
              <w:t>生成</w:t>
            </w:r>
            <w:r>
              <w:rPr>
                <w:rFonts w:hint="eastAsia"/>
              </w:rPr>
              <w:t>变化</w:t>
            </w:r>
            <w:r>
              <w:t>变化流水</w:t>
            </w:r>
          </w:p>
          <w:p w:rsidR="00927A86" w:rsidRDefault="00927A86" w:rsidP="005955B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927A86" w:rsidRPr="00D51FF5" w:rsidRDefault="00927A86" w:rsidP="00927A86"/>
    <w:p w:rsidR="00D51FF5" w:rsidRDefault="00D51FF5" w:rsidP="00AB0AE2">
      <w:pPr>
        <w:pStyle w:val="4"/>
      </w:pPr>
      <w:bookmarkStart w:id="1227" w:name="_Toc450143883"/>
      <w:r>
        <w:rPr>
          <w:rFonts w:hint="eastAsia"/>
        </w:rPr>
        <w:t>期次奖池信息</w:t>
      </w:r>
      <w:bookmarkEnd w:id="122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</w:tblGrid>
      <w:tr w:rsidR="00D51FF5" w:rsidTr="00987AD5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Default="00D51FF5" w:rsidP="0041771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D51FF5" w:rsidRPr="00DA3AD6" w:rsidRDefault="00D51FF5" w:rsidP="0041771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D51FF5" w:rsidRDefault="00D51FF5" w:rsidP="0041771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D51FF5" w:rsidRDefault="00D51FF5" w:rsidP="0041771E">
            <w:pPr>
              <w:ind w:right="210"/>
              <w:jc w:val="left"/>
            </w:pP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6D3825" w:rsidP="0041771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Pr="00135788" w:rsidRDefault="00987AD5" w:rsidP="00987AD5">
            <w:pPr>
              <w:ind w:right="210"/>
              <w:jc w:val="left"/>
            </w:pPr>
            <w:r>
              <w:rPr>
                <w:rFonts w:hint="eastAsia"/>
              </w:rPr>
              <w:t>按</w:t>
            </w:r>
            <w:r>
              <w:t>期次</w:t>
            </w:r>
            <w:r w:rsidR="00D51FF5">
              <w:rPr>
                <w:rFonts w:hint="eastAsia"/>
              </w:rPr>
              <w:t>显示奖池信息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进入奖池管理</w:t>
            </w:r>
          </w:p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只显示期结状态的期次。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Pr="00D25CE1" w:rsidRDefault="00987AD5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987AD5" w:rsidP="00987AD5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RPr="007E54DF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Pr="000C4160" w:rsidRDefault="00987AD5" w:rsidP="00987AD5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5065F" w:rsidRDefault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228" w:author="Microsoft" w:date="2016-04-07T14:06:00Z"/>
              </w:rPr>
            </w:pPr>
            <w:r>
              <w:rPr>
                <w:rFonts w:hint="eastAsia"/>
              </w:rPr>
              <w:t>游戏名称</w:t>
            </w:r>
            <w:r w:rsidR="00987AD5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下拉框，必选</w:t>
            </w:r>
            <w:del w:id="1229" w:author="Microsoft" w:date="2016-04-07T14:06:00Z">
              <w:r w:rsidDel="0035065F">
                <w:rPr>
                  <w:rFonts w:hint="eastAsia"/>
                </w:rPr>
                <w:delText>，</w:delText>
              </w:r>
              <w:r w:rsidR="0054441E" w:rsidDel="0035065F">
                <w:rPr>
                  <w:rFonts w:hint="eastAsia"/>
                </w:rPr>
                <w:delText>7</w:delText>
              </w:r>
              <w:r w:rsidR="0054441E" w:rsidDel="0035065F">
                <w:rPr>
                  <w:rFonts w:hint="eastAsia"/>
                </w:rPr>
                <w:delText>龙星</w:delText>
              </w:r>
              <w:r w:rsidDel="0035065F">
                <w:delText>、</w:delText>
              </w:r>
              <w:r w:rsidR="0054441E" w:rsidDel="0035065F">
                <w:delText>天天赢</w:delText>
              </w:r>
            </w:del>
          </w:p>
          <w:p w:rsidR="00D51FF5" w:rsidDel="00652E39" w:rsidRDefault="00D51FF5" w:rsidP="00652E3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230" w:author="Microsoft" w:date="2015-05-29T15:26:00Z"/>
              </w:rPr>
            </w:pPr>
            <w:del w:id="1231" w:author="Microsoft" w:date="2015-05-29T15:26:00Z">
              <w:r w:rsidDel="00652E39">
                <w:delText>、</w:delText>
              </w:r>
              <w:r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</w:delText>
              </w:r>
              <w:r w:rsidR="002958B4" w:rsidDel="00652E39">
                <w:delText>快</w:delText>
              </w:r>
              <w:r w:rsidR="002958B4" w:rsidDel="00652E39">
                <w:rPr>
                  <w:rFonts w:hint="eastAsia"/>
                </w:rPr>
                <w:delText>2</w:delText>
              </w:r>
            </w:del>
          </w:p>
          <w:p w:rsidR="00D51FF5" w:rsidRDefault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期号</w:t>
            </w:r>
            <w:r w:rsidR="00987AD5">
              <w:rPr>
                <w:rFonts w:hint="eastAsia"/>
              </w:rPr>
              <w:t>区间：</w:t>
            </w:r>
            <w:r>
              <w:rPr>
                <w:rFonts w:hint="eastAsia"/>
              </w:rPr>
              <w:t>文本框，开始期号、结束期号，仅允许数字，最大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位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</w:p>
          <w:p w:rsidR="00D51FF5" w:rsidRDefault="00D51FF5" w:rsidP="008F2DAC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开奖时间</w:t>
            </w:r>
            <w:r w:rsidR="00987AD5">
              <w:rPr>
                <w:rFonts w:hint="eastAsia"/>
              </w:rPr>
              <w:t>：实际开奖时间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期初奖池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期末奖池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列表显示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987AD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51FF5" w:rsidRPr="0010192D" w:rsidRDefault="00D51FF5" w:rsidP="0041771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51FF5" w:rsidRDefault="00D51FF5" w:rsidP="0041771E">
            <w:pPr>
              <w:ind w:left="0" w:right="210"/>
              <w:jc w:val="left"/>
            </w:pPr>
            <w:r>
              <w:rPr>
                <w:rFonts w:hint="eastAsia"/>
              </w:rPr>
              <w:t>每个游戏只有一个奖池。</w:t>
            </w:r>
          </w:p>
        </w:tc>
      </w:tr>
      <w:tr w:rsidR="00073C91" w:rsidTr="00987AD5">
        <w:trPr>
          <w:ins w:id="1232" w:author="董治国" w:date="2015-02-27T15:31:00Z"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73C91" w:rsidRDefault="00073C91" w:rsidP="00CE652E">
            <w:pPr>
              <w:rPr>
                <w:ins w:id="1233" w:author="董治国" w:date="2015-02-27T15:31:00Z"/>
              </w:rPr>
            </w:pPr>
            <w:ins w:id="1234" w:author="董治国" w:date="2015-02-27T15:31:00Z">
              <w:r>
                <w:rPr>
                  <w:rFonts w:hint="eastAsia"/>
                </w:rPr>
                <w:t>计算公式</w:t>
              </w:r>
            </w:ins>
          </w:p>
          <w:p w:rsidR="00073C91" w:rsidRPr="00486313" w:rsidRDefault="00073C91" w:rsidP="0041771E">
            <w:pPr>
              <w:jc w:val="center"/>
              <w:rPr>
                <w:ins w:id="1235" w:author="董治国" w:date="2015-02-27T15:31:00Z"/>
              </w:rPr>
            </w:pP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73C91" w:rsidRDefault="00073C91" w:rsidP="00CE652E">
            <w:pPr>
              <w:ind w:right="210"/>
              <w:jc w:val="left"/>
              <w:rPr>
                <w:ins w:id="1236" w:author="董治国" w:date="2015-02-27T15:31:00Z"/>
              </w:rPr>
            </w:pPr>
            <w:ins w:id="1237" w:author="董治国" w:date="2015-02-27T15:31:00Z">
              <w:r>
                <w:rPr>
                  <w:rFonts w:hint="eastAsia"/>
                </w:rPr>
                <w:t>期末奖池</w:t>
              </w:r>
              <w:r>
                <w:rPr>
                  <w:rFonts w:hint="eastAsia"/>
                </w:rPr>
                <w:t xml:space="preserve"> =</w:t>
              </w:r>
              <w:r>
                <w:rPr>
                  <w:rFonts w:hint="eastAsia"/>
                </w:rPr>
                <w:t>期初奖池</w:t>
              </w:r>
              <w:r>
                <w:rPr>
                  <w:rFonts w:hint="eastAsia"/>
                </w:rPr>
                <w:t xml:space="preserve"> +</w:t>
              </w:r>
              <w:r>
                <w:rPr>
                  <w:rFonts w:hint="eastAsia"/>
                </w:rPr>
                <w:t>变更金额</w:t>
              </w:r>
            </w:ins>
          </w:p>
          <w:p w:rsidR="00073C91" w:rsidRDefault="00073C91" w:rsidP="0041771E">
            <w:pPr>
              <w:ind w:left="0" w:right="210"/>
              <w:jc w:val="left"/>
              <w:rPr>
                <w:ins w:id="1238" w:author="董治国" w:date="2015-02-27T15:31:00Z"/>
              </w:rPr>
            </w:pPr>
          </w:p>
        </w:tc>
      </w:tr>
    </w:tbl>
    <w:p w:rsidR="0067551D" w:rsidRDefault="0067551D" w:rsidP="003F41F8">
      <w:pPr>
        <w:pStyle w:val="3"/>
      </w:pPr>
      <w:bookmarkStart w:id="1239" w:name="_Toc450143884"/>
      <w:r>
        <w:rPr>
          <w:rFonts w:hint="eastAsia"/>
        </w:rPr>
        <w:t>调节</w:t>
      </w:r>
      <w:r>
        <w:t>基金管理</w:t>
      </w:r>
      <w:bookmarkEnd w:id="1239"/>
    </w:p>
    <w:p w:rsidR="0067551D" w:rsidRDefault="0067551D" w:rsidP="00AB0AE2">
      <w:pPr>
        <w:pStyle w:val="4"/>
      </w:pPr>
      <w:bookmarkStart w:id="1240" w:name="_Toc450143885"/>
      <w:r>
        <w:rPr>
          <w:rFonts w:hint="eastAsia"/>
        </w:rPr>
        <w:t>调节</w:t>
      </w:r>
      <w:r>
        <w:t>基金</w:t>
      </w:r>
      <w:r>
        <w:rPr>
          <w:rFonts w:hint="eastAsia"/>
        </w:rPr>
        <w:t>流水列表</w:t>
      </w:r>
      <w:bookmarkEnd w:id="124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</w:tblGrid>
      <w:tr w:rsidR="0067551D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67551D" w:rsidRDefault="0067551D" w:rsidP="00AC7311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67551D" w:rsidRPr="00DA3AD6" w:rsidRDefault="0067551D" w:rsidP="00AC7311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</w:tcPr>
          <w:p w:rsidR="0067551D" w:rsidRDefault="0067551D" w:rsidP="00AC7311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67551D" w:rsidRDefault="0067551D" w:rsidP="00AC7311">
            <w:pPr>
              <w:ind w:right="210"/>
              <w:jc w:val="left"/>
            </w:pP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6D3825" w:rsidP="00AC7311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Pr="00135788" w:rsidRDefault="0067551D" w:rsidP="00713AA5">
            <w:pPr>
              <w:ind w:right="210"/>
              <w:jc w:val="left"/>
            </w:pPr>
            <w:r>
              <w:rPr>
                <w:rFonts w:hint="eastAsia"/>
              </w:rPr>
              <w:t>显示</w:t>
            </w:r>
            <w:r w:rsidR="00715605">
              <w:rPr>
                <w:rFonts w:hint="eastAsia"/>
              </w:rPr>
              <w:t>调节基金</w:t>
            </w:r>
            <w:r>
              <w:rPr>
                <w:rFonts w:hint="eastAsia"/>
              </w:rPr>
              <w:t>变更的流水列表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67551D" w:rsidP="00713AA5">
            <w:pPr>
              <w:ind w:right="210"/>
              <w:jc w:val="left"/>
            </w:pPr>
            <w:r>
              <w:rPr>
                <w:rFonts w:hint="eastAsia"/>
              </w:rPr>
              <w:t>进入</w:t>
            </w:r>
            <w:r w:rsidR="00713AA5">
              <w:rPr>
                <w:rFonts w:hint="eastAsia"/>
              </w:rPr>
              <w:t>调节</w:t>
            </w:r>
            <w:r w:rsidR="00713AA5">
              <w:t>基金</w:t>
            </w:r>
            <w:r>
              <w:rPr>
                <w:rFonts w:hint="eastAsia"/>
              </w:rPr>
              <w:t>管理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Pr="00D25CE1" w:rsidRDefault="00541AC3" w:rsidP="00AC731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7551D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Pr="001B5728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67551D" w:rsidP="00AC731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下拉框，必选</w:t>
            </w:r>
            <w:del w:id="1241" w:author="Microsoft" w:date="2016-04-07T14:07:00Z">
              <w:r w:rsidDel="0035065F">
                <w:rPr>
                  <w:rFonts w:hint="eastAsia"/>
                </w:rPr>
                <w:delText>，</w:delText>
              </w:r>
              <w:r w:rsidR="0054441E" w:rsidDel="0035065F">
                <w:rPr>
                  <w:rFonts w:hint="eastAsia"/>
                </w:rPr>
                <w:delText>7</w:delText>
              </w:r>
              <w:r w:rsidR="0054441E" w:rsidDel="0035065F">
                <w:rPr>
                  <w:rFonts w:hint="eastAsia"/>
                </w:rPr>
                <w:delText>龙星</w:delText>
              </w:r>
              <w:r w:rsidDel="0035065F">
                <w:delText>、</w:delText>
              </w:r>
            </w:del>
            <w:del w:id="1242" w:author="Microsoft" w:date="2016-04-07T14:06:00Z">
              <w:r w:rsidR="0054441E" w:rsidDel="0035065F">
                <w:delText>天天赢</w:delText>
              </w:r>
            </w:del>
            <w:del w:id="1243" w:author="Microsoft" w:date="2015-05-29T15:26:00Z">
              <w:r w:rsidDel="00652E39">
                <w:delText>、</w:delText>
              </w:r>
              <w:r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</w:delText>
              </w:r>
              <w:r w:rsidR="002958B4" w:rsidDel="00652E39">
                <w:delText>快</w:delText>
              </w:r>
              <w:r w:rsidR="002958B4" w:rsidDel="00652E39">
                <w:rPr>
                  <w:rFonts w:hint="eastAsia"/>
                </w:rPr>
                <w:delText>2</w:delText>
              </w:r>
            </w:del>
          </w:p>
          <w:p w:rsidR="0067551D" w:rsidRDefault="00715605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日期</w:t>
            </w:r>
            <w:r>
              <w:t>区间</w:t>
            </w:r>
          </w:p>
          <w:p w:rsidR="0067551D" w:rsidRDefault="0067551D" w:rsidP="00AC731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67551D" w:rsidRDefault="00715605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调节基金</w:t>
            </w:r>
            <w:r w:rsidR="0067551D">
              <w:rPr>
                <w:rFonts w:hint="eastAsia"/>
              </w:rPr>
              <w:t>流水</w:t>
            </w:r>
          </w:p>
          <w:p w:rsidR="00715605" w:rsidRDefault="00715605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</w:t>
            </w:r>
            <w:r w:rsidR="004C05E3">
              <w:t xml:space="preserve"> 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  <w:ins w:id="1244" w:author="Microsoft" w:date="2016-04-27T14:45:00Z">
              <w:r w:rsidR="00466932">
                <w:rPr>
                  <w:rFonts w:hint="eastAsia"/>
                </w:rPr>
                <w:t>：滚入为</w:t>
              </w:r>
              <w:r w:rsidR="00466932">
                <w:rPr>
                  <w:rFonts w:hint="eastAsia"/>
                </w:rPr>
                <w:t>+</w:t>
              </w:r>
              <w:r w:rsidR="00466932">
                <w:rPr>
                  <w:rFonts w:hint="eastAsia"/>
                </w:rPr>
                <w:t>，滚出为</w:t>
              </w:r>
              <w:r w:rsidR="00466932">
                <w:rPr>
                  <w:rFonts w:hint="eastAsia"/>
                </w:rPr>
                <w:t>-</w:t>
              </w:r>
              <w:r w:rsidR="00466932">
                <w:rPr>
                  <w:rFonts w:hint="eastAsia"/>
                </w:rPr>
                <w:t>；</w:t>
              </w:r>
            </w:ins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变更前金额</w:t>
            </w:r>
          </w:p>
          <w:p w:rsidR="00D51FF5" w:rsidRDefault="0067551D" w:rsidP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变更后金额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调整备注</w:t>
            </w:r>
          </w:p>
          <w:p w:rsidR="0067551D" w:rsidRDefault="0067551D" w:rsidP="00AC731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变更时间</w:t>
            </w:r>
          </w:p>
          <w:p w:rsidR="0067551D" w:rsidRDefault="0067551D" w:rsidP="00AC731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67551D" w:rsidRDefault="0067551D" w:rsidP="00AC731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CE3102" w:rsidP="00AC731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7551D" w:rsidTr="00DF08BE">
        <w:tc>
          <w:tcPr>
            <w:tcW w:w="1254" w:type="dxa"/>
            <w:shd w:val="clear" w:color="auto" w:fill="D9D9D9" w:themeFill="background1" w:themeFillShade="D9"/>
          </w:tcPr>
          <w:p w:rsidR="0067551D" w:rsidRPr="0010192D" w:rsidRDefault="0067551D" w:rsidP="00AC7311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67551D" w:rsidRDefault="00713AA5" w:rsidP="00715605">
            <w:pPr>
              <w:ind w:right="210"/>
              <w:jc w:val="left"/>
            </w:pPr>
            <w:r>
              <w:t>调节基金变更</w:t>
            </w:r>
            <w:r>
              <w:rPr>
                <w:rFonts w:hint="eastAsia"/>
              </w:rPr>
              <w:t>类型</w:t>
            </w:r>
            <w:r w:rsidR="00E654F9">
              <w:t>：</w:t>
            </w:r>
          </w:p>
          <w:p w:rsidR="00E654F9" w:rsidRDefault="00E654F9" w:rsidP="00FE13CA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t>期次</w:t>
            </w:r>
            <w:r w:rsidR="00BF4054">
              <w:rPr>
                <w:rFonts w:hint="eastAsia"/>
              </w:rPr>
              <w:t>开奖</w:t>
            </w:r>
            <w:r>
              <w:t>滚</w:t>
            </w:r>
            <w:r>
              <w:rPr>
                <w:rFonts w:hint="eastAsia"/>
              </w:rPr>
              <w:t>入</w:t>
            </w:r>
            <w:r w:rsidR="005955B6">
              <w:rPr>
                <w:rFonts w:hint="eastAsia"/>
              </w:rPr>
              <w:t>：</w:t>
            </w:r>
            <w:r>
              <w:t>在期次</w:t>
            </w:r>
            <w:r w:rsidR="00BF4054">
              <w:rPr>
                <w:rFonts w:hint="eastAsia"/>
              </w:rPr>
              <w:t>期结</w:t>
            </w:r>
            <w:r>
              <w:t>之后</w:t>
            </w:r>
            <w:r>
              <w:rPr>
                <w:rFonts w:hint="eastAsia"/>
              </w:rPr>
              <w:t>，按</w:t>
            </w:r>
            <w:r>
              <w:t>当期销售额</w:t>
            </w:r>
            <w:r>
              <w:t>*</w:t>
            </w:r>
            <w:r>
              <w:t>调节基金比例</w:t>
            </w:r>
            <w:r>
              <w:rPr>
                <w:rFonts w:hint="eastAsia"/>
              </w:rPr>
              <w:t>获得</w:t>
            </w:r>
          </w:p>
          <w:p w:rsidR="00E654F9" w:rsidRDefault="00E654F9" w:rsidP="00FE13CA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t>弃奖</w:t>
            </w:r>
            <w:r>
              <w:t>滚入</w:t>
            </w:r>
            <w:r w:rsidR="005955B6">
              <w:rPr>
                <w:rFonts w:hint="eastAsia"/>
              </w:rPr>
              <w:t>：</w:t>
            </w:r>
            <w:r>
              <w:t>如果游戏设置的弃奖去处是调节基金，</w:t>
            </w:r>
            <w:r>
              <w:rPr>
                <w:rFonts w:hint="eastAsia"/>
              </w:rPr>
              <w:t>在</w:t>
            </w:r>
            <w:r>
              <w:t>每日日结之后</w:t>
            </w:r>
            <w:r w:rsidR="00FE13CA">
              <w:rPr>
                <w:rFonts w:hint="eastAsia"/>
              </w:rPr>
              <w:t>加入</w:t>
            </w:r>
            <w:r>
              <w:t>弃奖金额</w:t>
            </w:r>
          </w:p>
          <w:p w:rsidR="00E654F9" w:rsidRDefault="00BF4054" w:rsidP="00FE13CA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t>期次开奖自动</w:t>
            </w:r>
            <w:r w:rsidR="004C05E3">
              <w:rPr>
                <w:rFonts w:hint="eastAsia"/>
              </w:rPr>
              <w:t>拨出</w:t>
            </w:r>
            <w:r w:rsidR="005955B6">
              <w:rPr>
                <w:rFonts w:hint="eastAsia"/>
              </w:rPr>
              <w:t>：</w:t>
            </w:r>
            <w:r w:rsidR="00372B93">
              <w:t>在期次</w:t>
            </w:r>
            <w:r w:rsidR="00372B93">
              <w:rPr>
                <w:rFonts w:hint="eastAsia"/>
              </w:rPr>
              <w:t>期结</w:t>
            </w:r>
            <w:r w:rsidR="00372B93">
              <w:t>之后</w:t>
            </w:r>
            <w:r w:rsidR="00E654F9">
              <w:t>，奖池</w:t>
            </w:r>
            <w:r w:rsidR="00E654F9">
              <w:rPr>
                <w:rFonts w:hint="eastAsia"/>
              </w:rPr>
              <w:t>是</w:t>
            </w:r>
            <w:r w:rsidR="00E654F9">
              <w:t>负数时，</w:t>
            </w:r>
            <w:r w:rsidR="004C05E3">
              <w:rPr>
                <w:rFonts w:hint="eastAsia"/>
              </w:rPr>
              <w:t>拨出并</w:t>
            </w:r>
            <w:r w:rsidR="004C05E3">
              <w:t>填充奖池</w:t>
            </w:r>
            <w:r w:rsidR="005955B6">
              <w:rPr>
                <w:rFonts w:hint="eastAsia"/>
              </w:rPr>
              <w:t>为</w:t>
            </w:r>
            <w:r w:rsidR="005955B6">
              <w:rPr>
                <w:rFonts w:hint="eastAsia"/>
              </w:rPr>
              <w:t>0</w:t>
            </w:r>
            <w:r w:rsidR="004C05E3">
              <w:rPr>
                <w:rFonts w:hint="eastAsia"/>
              </w:rPr>
              <w:t>。</w:t>
            </w:r>
          </w:p>
          <w:p w:rsidR="004C05E3" w:rsidRDefault="00337EAF" w:rsidP="00FE13CA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t>发行费手工拨入</w:t>
            </w:r>
            <w:r w:rsidR="004C05E3">
              <w:t>调节基金</w:t>
            </w:r>
            <w:r w:rsidR="005955B6">
              <w:rPr>
                <w:rFonts w:hint="eastAsia"/>
              </w:rPr>
              <w:t>：</w:t>
            </w:r>
            <w:r w:rsidDel="00337EAF">
              <w:t xml:space="preserve"> </w:t>
            </w:r>
          </w:p>
          <w:p w:rsidR="00337EAF" w:rsidRDefault="00337EAF" w:rsidP="00FE13CA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t>其他</w:t>
            </w:r>
            <w:r>
              <w:t>金额手工</w:t>
            </w:r>
            <w:r>
              <w:rPr>
                <w:rFonts w:hint="eastAsia"/>
              </w:rPr>
              <w:t>拨入</w:t>
            </w:r>
            <w:r>
              <w:t>调节基金</w:t>
            </w:r>
            <w:r w:rsidR="005955B6">
              <w:rPr>
                <w:rFonts w:hint="eastAsia"/>
              </w:rPr>
              <w:t>：</w:t>
            </w:r>
          </w:p>
          <w:p w:rsidR="008D3FE4" w:rsidRDefault="008D3FE4" w:rsidP="00FE13CA">
            <w:pPr>
              <w:pStyle w:val="af"/>
              <w:numPr>
                <w:ilvl w:val="0"/>
                <w:numId w:val="10"/>
              </w:numPr>
              <w:ind w:right="210" w:firstLineChars="0"/>
              <w:jc w:val="left"/>
            </w:pPr>
            <w:r>
              <w:rPr>
                <w:rFonts w:hint="eastAsia"/>
              </w:rPr>
              <w:t>期次</w:t>
            </w:r>
            <w:r>
              <w:t>开奖抹零滚入</w:t>
            </w:r>
            <w:r w:rsidR="005955B6">
              <w:rPr>
                <w:rFonts w:hint="eastAsia"/>
              </w:rPr>
              <w:t>：</w:t>
            </w:r>
            <w:r w:rsidR="005955B6">
              <w:t>期次开奖完成后，将浮动奖抹零金额加入调节基金</w:t>
            </w:r>
          </w:p>
        </w:tc>
      </w:tr>
      <w:tr w:rsidR="00073C91" w:rsidTr="00E527B6">
        <w:trPr>
          <w:ins w:id="1245" w:author="董治国" w:date="2015-02-27T15:32:00Z"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73C91" w:rsidRDefault="00073C91" w:rsidP="00CE652E">
            <w:pPr>
              <w:rPr>
                <w:ins w:id="1246" w:author="董治国" w:date="2015-02-27T15:32:00Z"/>
              </w:rPr>
            </w:pPr>
            <w:ins w:id="1247" w:author="董治国" w:date="2015-02-27T15:32:00Z">
              <w:r>
                <w:rPr>
                  <w:rFonts w:hint="eastAsia"/>
                </w:rPr>
                <w:lastRenderedPageBreak/>
                <w:t>计算公式</w:t>
              </w:r>
            </w:ins>
          </w:p>
          <w:p w:rsidR="00073C91" w:rsidRPr="00486313" w:rsidRDefault="00073C91" w:rsidP="00AC7311">
            <w:pPr>
              <w:jc w:val="center"/>
              <w:rPr>
                <w:ins w:id="1248" w:author="董治国" w:date="2015-02-27T15:32:00Z"/>
              </w:rPr>
            </w:pP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73C91" w:rsidRDefault="00073C91" w:rsidP="00073C91">
            <w:pPr>
              <w:ind w:right="210"/>
              <w:jc w:val="left"/>
              <w:rPr>
                <w:ins w:id="1249" w:author="董治国" w:date="2015-02-27T15:32:00Z"/>
              </w:rPr>
            </w:pPr>
            <w:ins w:id="1250" w:author="董治国" w:date="2015-02-27T15:32:00Z">
              <w:r>
                <w:rPr>
                  <w:rFonts w:hint="eastAsia"/>
                </w:rPr>
                <w:t>变更后金额</w:t>
              </w:r>
              <w:r>
                <w:rPr>
                  <w:rFonts w:hint="eastAsia"/>
                </w:rPr>
                <w:t xml:space="preserve"> =</w:t>
              </w:r>
              <w:r>
                <w:rPr>
                  <w:rFonts w:hint="eastAsia"/>
                </w:rPr>
                <w:t>变更前金额</w:t>
              </w:r>
              <w:r>
                <w:rPr>
                  <w:rFonts w:hint="eastAsia"/>
                </w:rPr>
                <w:t xml:space="preserve"> +</w:t>
              </w:r>
              <w:r>
                <w:rPr>
                  <w:rFonts w:hint="eastAsia"/>
                </w:rPr>
                <w:t>变更金额</w:t>
              </w:r>
            </w:ins>
          </w:p>
          <w:p w:rsidR="00073C91" w:rsidRPr="00073C91" w:rsidRDefault="00073C91" w:rsidP="00715605">
            <w:pPr>
              <w:ind w:right="210"/>
              <w:jc w:val="left"/>
              <w:rPr>
                <w:ins w:id="1251" w:author="董治国" w:date="2015-02-27T15:32:00Z"/>
              </w:rPr>
            </w:pPr>
          </w:p>
        </w:tc>
      </w:tr>
    </w:tbl>
    <w:p w:rsidR="00927A86" w:rsidRPr="00245DAC" w:rsidRDefault="00927A86" w:rsidP="003F41F8">
      <w:pPr>
        <w:pStyle w:val="4"/>
      </w:pPr>
      <w:bookmarkStart w:id="1252" w:name="_Toc450143886"/>
      <w:r>
        <w:rPr>
          <w:rFonts w:hint="eastAsia"/>
        </w:rPr>
        <w:t>调节</w:t>
      </w:r>
      <w:r>
        <w:t>基金</w:t>
      </w:r>
      <w:r>
        <w:rPr>
          <w:rFonts w:hint="eastAsia"/>
        </w:rPr>
        <w:t>调整</w:t>
      </w:r>
      <w:bookmarkEnd w:id="125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</w:tblGrid>
      <w:tr w:rsidR="00927A86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927A86" w:rsidRDefault="00927A86" w:rsidP="0041771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927A86" w:rsidRPr="00DA3AD6" w:rsidRDefault="00927A86" w:rsidP="0041771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</w:tcPr>
          <w:p w:rsidR="00927A86" w:rsidRDefault="00927A86" w:rsidP="0041771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927A86" w:rsidRDefault="00927A86" w:rsidP="0041771E">
            <w:pPr>
              <w:ind w:right="210"/>
              <w:jc w:val="left"/>
            </w:pP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6D3825" w:rsidP="0041771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Pr="00135788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调整调节基金金额，生成变更记录，可再任意时间进行。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进入调节</w:t>
            </w:r>
            <w:r>
              <w:t>基金</w:t>
            </w:r>
            <w:r>
              <w:rPr>
                <w:rFonts w:hint="eastAsia"/>
              </w:rPr>
              <w:t>列表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Pr="00D25CE1" w:rsidRDefault="00541AC3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Pr="001B5728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541AC3" w:rsidRDefault="00541AC3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显示</w:t>
            </w:r>
            <w:r>
              <w:t>数据</w:t>
            </w:r>
          </w:p>
          <w:p w:rsidR="00541AC3" w:rsidRDefault="00541AC3" w:rsidP="00541AC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调节</w:t>
            </w:r>
            <w:r>
              <w:t>基金：</w:t>
            </w:r>
            <w:r>
              <w:rPr>
                <w:rFonts w:hint="eastAsia"/>
              </w:rPr>
              <w:t>选择</w:t>
            </w:r>
            <w:r>
              <w:t>游戏后，查</w:t>
            </w:r>
            <w:r>
              <w:rPr>
                <w:rFonts w:hint="eastAsia"/>
              </w:rPr>
              <w:t>调节基金</w:t>
            </w:r>
            <w:r>
              <w:t>数据</w:t>
            </w:r>
            <w:r>
              <w:rPr>
                <w:rFonts w:hint="eastAsia"/>
              </w:rPr>
              <w:t>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927A86" w:rsidRDefault="00927A86" w:rsidP="005955B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541AC3">
              <w:rPr>
                <w:rFonts w:hint="eastAsia"/>
              </w:rPr>
              <w:t>名称：</w:t>
            </w:r>
            <w:r>
              <w:rPr>
                <w:rFonts w:hint="eastAsia"/>
              </w:rPr>
              <w:t>下拉框，必选</w:t>
            </w:r>
            <w:del w:id="1253" w:author="Microsoft" w:date="2016-04-07T14:07:00Z">
              <w:r w:rsidDel="0035065F">
                <w:rPr>
                  <w:rFonts w:hint="eastAsia"/>
                </w:rPr>
                <w:delText>，</w:delText>
              </w:r>
              <w:r w:rsidR="0054441E" w:rsidDel="0035065F">
                <w:rPr>
                  <w:rFonts w:hint="eastAsia"/>
                </w:rPr>
                <w:delText>7</w:delText>
              </w:r>
              <w:r w:rsidR="0054441E" w:rsidDel="0035065F">
                <w:rPr>
                  <w:rFonts w:hint="eastAsia"/>
                </w:rPr>
                <w:delText>龙星</w:delText>
              </w:r>
              <w:r w:rsidDel="0035065F">
                <w:delText>、</w:delText>
              </w:r>
              <w:r w:rsidR="0054441E" w:rsidDel="0035065F">
                <w:delText>天天赢</w:delText>
              </w:r>
            </w:del>
            <w:del w:id="1254" w:author="Microsoft" w:date="2015-05-29T15:26:00Z">
              <w:r w:rsidDel="00652E39">
                <w:delText>、</w:delText>
              </w:r>
              <w:r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</w:delText>
              </w:r>
              <w:r w:rsidR="002958B4" w:rsidDel="00652E39">
                <w:delText>快</w:delText>
              </w:r>
              <w:r w:rsidR="002958B4" w:rsidDel="00652E39">
                <w:rPr>
                  <w:rFonts w:hint="eastAsia"/>
                </w:rPr>
                <w:delText>2</w:delText>
              </w:r>
            </w:del>
            <w:del w:id="1255" w:author="Microsoft" w:date="2016-04-07T14:07:00Z">
              <w:r w:rsidR="00541AC3" w:rsidDel="0035065F">
                <w:delText xml:space="preserve"> </w:delText>
              </w:r>
            </w:del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文本框，必填，最大</w:t>
            </w:r>
            <w:r w:rsidR="00AC3E27">
              <w:t>12</w:t>
            </w:r>
            <w:r w:rsidR="00541AC3">
              <w:rPr>
                <w:rFonts w:hint="eastAsia"/>
              </w:rPr>
              <w:t>位数字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下拉框，必填，发行费</w:t>
            </w:r>
            <w:r w:rsidR="0035261C">
              <w:rPr>
                <w:rFonts w:hint="eastAsia"/>
              </w:rPr>
              <w:t>拨入</w:t>
            </w:r>
            <w:r w:rsidR="0035261C">
              <w:t>、</w:t>
            </w:r>
            <w:r w:rsidR="0035261C">
              <w:rPr>
                <w:rFonts w:hint="eastAsia"/>
              </w:rPr>
              <w:t>其他</w:t>
            </w:r>
            <w:r w:rsidR="0035261C">
              <w:t>来源拨入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变更备注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文本框，必填，最大</w:t>
            </w:r>
            <w:r>
              <w:rPr>
                <w:rFonts w:hint="eastAsia"/>
              </w:rPr>
              <w:t>50</w:t>
            </w:r>
            <w:r w:rsidR="00541AC3">
              <w:rPr>
                <w:rFonts w:hint="eastAsia"/>
              </w:rPr>
              <w:t>字符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927A86" w:rsidRDefault="00927A86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调节基金调整流水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927A86" w:rsidRDefault="00927A86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927A86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27A86" w:rsidTr="00DF08BE">
        <w:tc>
          <w:tcPr>
            <w:tcW w:w="1254" w:type="dxa"/>
            <w:shd w:val="clear" w:color="auto" w:fill="D9D9D9" w:themeFill="background1" w:themeFillShade="D9"/>
          </w:tcPr>
          <w:p w:rsidR="00927A86" w:rsidRPr="0010192D" w:rsidRDefault="00927A86" w:rsidP="0041771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27A86" w:rsidRDefault="00927A86" w:rsidP="00C5340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  <w:r>
              <w:rPr>
                <w:rFonts w:hint="eastAsia"/>
              </w:rPr>
              <w:t>。</w:t>
            </w:r>
          </w:p>
        </w:tc>
      </w:tr>
    </w:tbl>
    <w:p w:rsidR="0067551D" w:rsidRPr="00927A86" w:rsidRDefault="0067551D" w:rsidP="00DF1955"/>
    <w:p w:rsidR="00D51FF5" w:rsidRDefault="00D51FF5" w:rsidP="00AB0AE2">
      <w:pPr>
        <w:pStyle w:val="4"/>
      </w:pPr>
      <w:bookmarkStart w:id="1256" w:name="_Toc450143887"/>
      <w:r>
        <w:rPr>
          <w:rFonts w:hint="eastAsia"/>
        </w:rPr>
        <w:t>期次调节基金信息</w:t>
      </w:r>
      <w:bookmarkEnd w:id="125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</w:tblGrid>
      <w:tr w:rsidR="00D51FF5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D51FF5" w:rsidRDefault="00D51FF5" w:rsidP="0041771E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D51FF5" w:rsidRPr="00DA3AD6" w:rsidRDefault="00D51FF5" w:rsidP="0041771E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</w:tcPr>
          <w:p w:rsidR="00D51FF5" w:rsidRDefault="00D51FF5" w:rsidP="0041771E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D51FF5" w:rsidRDefault="00D51FF5" w:rsidP="0041771E">
            <w:pPr>
              <w:ind w:right="210"/>
              <w:jc w:val="left"/>
            </w:pP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6D3825" w:rsidP="0041771E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Pr="00135788" w:rsidRDefault="00D51FF5" w:rsidP="00E94ADB">
            <w:pPr>
              <w:ind w:right="210"/>
              <w:jc w:val="left"/>
            </w:pPr>
            <w:r>
              <w:rPr>
                <w:rFonts w:hint="eastAsia"/>
              </w:rPr>
              <w:t>显示期次调节基金信息</w:t>
            </w:r>
            <w:del w:id="1257" w:author="Microsoft" w:date="2016-06-23T15:23:00Z">
              <w:r w:rsidR="00A3170D" w:rsidDel="00E94ADB">
                <w:rPr>
                  <w:rFonts w:hint="eastAsia"/>
                </w:rPr>
                <w:delText>，因流水号</w:delText>
              </w:r>
            </w:del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进入调节基金管理，</w:t>
            </w:r>
          </w:p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只显示期结状态的期次。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Pr="00D25CE1" w:rsidRDefault="00A3170D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A3170D" w:rsidP="00A3170D">
            <w:r>
              <w:rPr>
                <w:rFonts w:hint="eastAsia"/>
              </w:rPr>
              <w:t>无</w:t>
            </w:r>
          </w:p>
        </w:tc>
      </w:tr>
      <w:tr w:rsidR="00D51FF5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Pr="000C4160" w:rsidRDefault="00A3170D" w:rsidP="00A3170D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5065F" w:rsidRDefault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258" w:author="Microsoft" w:date="2016-04-07T14:07:00Z"/>
              </w:rPr>
            </w:pPr>
            <w:r>
              <w:rPr>
                <w:rFonts w:hint="eastAsia"/>
              </w:rPr>
              <w:t>游戏名称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下拉框，必选</w:t>
            </w:r>
            <w:del w:id="1259" w:author="Microsoft" w:date="2016-04-07T14:07:00Z">
              <w:r w:rsidDel="0035065F">
                <w:rPr>
                  <w:rFonts w:hint="eastAsia"/>
                </w:rPr>
                <w:delText>，</w:delText>
              </w:r>
              <w:r w:rsidR="0054441E" w:rsidDel="0035065F">
                <w:rPr>
                  <w:rFonts w:hint="eastAsia"/>
                </w:rPr>
                <w:delText>7</w:delText>
              </w:r>
              <w:r w:rsidR="0054441E" w:rsidDel="0035065F">
                <w:rPr>
                  <w:rFonts w:hint="eastAsia"/>
                </w:rPr>
                <w:delText>龙星</w:delText>
              </w:r>
              <w:r w:rsidDel="0035065F">
                <w:delText>、</w:delText>
              </w:r>
              <w:r w:rsidR="0054441E" w:rsidDel="0035065F">
                <w:delText>天天赢</w:delText>
              </w:r>
            </w:del>
          </w:p>
          <w:p w:rsidR="00D51FF5" w:rsidDel="00652E39" w:rsidRDefault="00D51FF5" w:rsidP="00652E3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260" w:author="Microsoft" w:date="2015-05-29T15:26:00Z"/>
              </w:rPr>
            </w:pPr>
            <w:del w:id="1261" w:author="Microsoft" w:date="2015-05-29T15:26:00Z">
              <w:r w:rsidDel="00652E39">
                <w:delText>、</w:delText>
              </w:r>
              <w:r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</w:delText>
              </w:r>
              <w:r w:rsidR="002958B4" w:rsidDel="00652E39">
                <w:delText>快</w:delText>
              </w:r>
              <w:r w:rsidR="002958B4" w:rsidDel="00652E39">
                <w:rPr>
                  <w:rFonts w:hint="eastAsia"/>
                </w:rPr>
                <w:delText>2</w:delText>
              </w:r>
            </w:del>
          </w:p>
          <w:p w:rsidR="00D51FF5" w:rsidRDefault="00D51FF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  <w:r w:rsidR="00541AC3">
              <w:rPr>
                <w:rFonts w:hint="eastAsia"/>
              </w:rPr>
              <w:t>：</w:t>
            </w:r>
            <w:r>
              <w:rPr>
                <w:rFonts w:hint="eastAsia"/>
              </w:rPr>
              <w:t>文本框，开始期号、结束期号，仅允许数字，最大</w:t>
            </w:r>
            <w:r>
              <w:rPr>
                <w:rFonts w:hint="eastAsia"/>
              </w:rPr>
              <w:t>12</w:t>
            </w:r>
            <w:r w:rsidR="00541AC3">
              <w:rPr>
                <w:rFonts w:hint="eastAsia"/>
              </w:rPr>
              <w:t>位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游戏期号</w:t>
            </w:r>
          </w:p>
          <w:p w:rsidR="00D51FF5" w:rsidRDefault="00D51FF5" w:rsidP="00A30B3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开奖时间</w:t>
            </w:r>
            <w:r w:rsidR="00A3170D">
              <w:rPr>
                <w:rFonts w:hint="eastAsia"/>
              </w:rPr>
              <w:t>：</w:t>
            </w:r>
            <w:r>
              <w:rPr>
                <w:rFonts w:hint="eastAsia"/>
              </w:rPr>
              <w:t>实际开奖时间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期初金额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期末金额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列表显示</w:t>
            </w:r>
          </w:p>
          <w:p w:rsidR="00D51FF5" w:rsidRDefault="00D51FF5" w:rsidP="0041771E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D51FF5" w:rsidRDefault="00D51FF5" w:rsidP="0041771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D51FF5" w:rsidP="004177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FF5" w:rsidTr="00DF08BE">
        <w:tc>
          <w:tcPr>
            <w:tcW w:w="1254" w:type="dxa"/>
            <w:shd w:val="clear" w:color="auto" w:fill="D9D9D9" w:themeFill="background1" w:themeFillShade="D9"/>
          </w:tcPr>
          <w:p w:rsidR="00D51FF5" w:rsidRPr="0010192D" w:rsidRDefault="00D51FF5" w:rsidP="0041771E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51FF5" w:rsidRDefault="001624FF" w:rsidP="0041771E">
            <w:pPr>
              <w:ind w:left="0" w:right="210"/>
              <w:jc w:val="left"/>
            </w:pPr>
            <w:ins w:id="1262" w:author="Microsoft" w:date="2016-06-24T13:44:00Z">
              <w:r>
                <w:t>调节基金的滚入是在期结之后发生的</w:t>
              </w:r>
              <w:r>
                <w:rPr>
                  <w:rFonts w:hint="eastAsia"/>
                </w:rPr>
                <w:t>，</w:t>
              </w:r>
              <w:r>
                <w:t>期末</w:t>
              </w:r>
            </w:ins>
            <w:ins w:id="1263" w:author="Microsoft" w:date="2016-06-24T13:45:00Z">
              <w:r>
                <w:t>奖池不包含调节基金的滚入</w:t>
              </w:r>
              <w:r>
                <w:rPr>
                  <w:rFonts w:hint="eastAsia"/>
                </w:rPr>
                <w:t>；</w:t>
              </w:r>
            </w:ins>
          </w:p>
        </w:tc>
      </w:tr>
    </w:tbl>
    <w:p w:rsidR="00D51FF5" w:rsidRPr="00E11AB5" w:rsidRDefault="00D51FF5" w:rsidP="00D51FF5">
      <w:pPr>
        <w:ind w:left="0"/>
      </w:pPr>
    </w:p>
    <w:p w:rsidR="00D51FF5" w:rsidRDefault="00DC1B13" w:rsidP="00AB0AE2">
      <w:pPr>
        <w:pStyle w:val="3"/>
      </w:pPr>
      <w:bookmarkStart w:id="1264" w:name="_Toc450143888"/>
      <w:r>
        <w:rPr>
          <w:rFonts w:hint="eastAsia"/>
        </w:rPr>
        <w:t>公益金</w:t>
      </w:r>
      <w:r>
        <w:t>管理</w:t>
      </w:r>
      <w:bookmarkEnd w:id="126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  <w:tblGridChange w:id="1265">
          <w:tblGrid>
            <w:gridCol w:w="1226"/>
            <w:gridCol w:w="28"/>
            <w:gridCol w:w="2670"/>
            <w:gridCol w:w="1746"/>
            <w:gridCol w:w="2717"/>
            <w:gridCol w:w="226"/>
          </w:tblGrid>
        </w:tblGridChange>
      </w:tblGrid>
      <w:tr w:rsidR="00DC1B13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DC1B13" w:rsidRDefault="00DC1B13" w:rsidP="00BF4054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DC1B13" w:rsidRPr="00DA3AD6" w:rsidRDefault="00DC1B13" w:rsidP="00BF4054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</w:tcPr>
          <w:p w:rsidR="00DC1B13" w:rsidRDefault="00DC1B13" w:rsidP="00BF4054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DC1B13" w:rsidRDefault="00DC1B13" w:rsidP="00BF4054">
            <w:pPr>
              <w:ind w:right="210"/>
              <w:jc w:val="left"/>
            </w:pP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Default="006D3825" w:rsidP="00BF4054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Pr="00135788" w:rsidRDefault="00DC1B13" w:rsidP="00DC1B13">
            <w:pPr>
              <w:ind w:right="210"/>
              <w:jc w:val="left"/>
            </w:pPr>
            <w:r>
              <w:rPr>
                <w:rFonts w:hint="eastAsia"/>
              </w:rPr>
              <w:t>显示公益金变更的流水列表</w:t>
            </w: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Default="00DC1B13" w:rsidP="00BF4054">
            <w:pPr>
              <w:ind w:right="210"/>
              <w:jc w:val="left"/>
            </w:pPr>
            <w:r>
              <w:rPr>
                <w:rFonts w:hint="eastAsia"/>
              </w:rPr>
              <w:t>进入调节</w:t>
            </w:r>
            <w:r>
              <w:t>基金</w:t>
            </w:r>
            <w:r>
              <w:rPr>
                <w:rFonts w:hint="eastAsia"/>
              </w:rPr>
              <w:t>管理</w:t>
            </w: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Pr="00D25CE1" w:rsidRDefault="00541AC3" w:rsidP="00BF4054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Pr="001B5728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541AC3">
              <w:rPr>
                <w:rFonts w:hint="eastAsia"/>
              </w:rPr>
              <w:t>名称：</w:t>
            </w:r>
            <w:r>
              <w:rPr>
                <w:rFonts w:hint="eastAsia"/>
              </w:rPr>
              <w:t>下拉框，必选</w:t>
            </w:r>
            <w:del w:id="1266" w:author="Microsoft" w:date="2016-04-07T14:07:00Z">
              <w:r w:rsidDel="0035065F">
                <w:rPr>
                  <w:rFonts w:hint="eastAsia"/>
                </w:rPr>
                <w:delText>，</w:delText>
              </w:r>
              <w:r w:rsidR="0054441E" w:rsidDel="0035065F">
                <w:rPr>
                  <w:rFonts w:hint="eastAsia"/>
                </w:rPr>
                <w:delText>7</w:delText>
              </w:r>
              <w:r w:rsidR="0054441E" w:rsidDel="0035065F">
                <w:rPr>
                  <w:rFonts w:hint="eastAsia"/>
                </w:rPr>
                <w:delText>龙星</w:delText>
              </w:r>
              <w:r w:rsidDel="0035065F">
                <w:delText>、</w:delText>
              </w:r>
              <w:r w:rsidR="0054441E" w:rsidDel="0035065F">
                <w:delText>天天赢</w:delText>
              </w:r>
            </w:del>
            <w:del w:id="1267" w:author="Microsoft" w:date="2015-05-29T15:26:00Z">
              <w:r w:rsidDel="00652E39">
                <w:delText>、</w:delText>
              </w:r>
              <w:r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</w:delText>
              </w:r>
              <w:r w:rsidR="002958B4" w:rsidDel="00652E39">
                <w:delText>快</w:delText>
              </w:r>
              <w:r w:rsidR="002958B4" w:rsidDel="00652E39">
                <w:rPr>
                  <w:rFonts w:hint="eastAsia"/>
                </w:rPr>
                <w:delText>2</w:delText>
              </w:r>
            </w:del>
          </w:p>
          <w:p w:rsidR="00DC1B13" w:rsidRDefault="00541AC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</w:t>
            </w:r>
            <w:r>
              <w:t>区</w:t>
            </w:r>
            <w:r w:rsidR="00DC1B13">
              <w:rPr>
                <w:rFonts w:hint="eastAsia"/>
              </w:rPr>
              <w:t>间</w:t>
            </w:r>
            <w:r>
              <w:rPr>
                <w:rFonts w:hint="eastAsia"/>
              </w:rPr>
              <w:t>：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C1B13" w:rsidRDefault="00392842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公益金</w:t>
            </w:r>
            <w:r w:rsidR="00DC1B13">
              <w:rPr>
                <w:rFonts w:hint="eastAsia"/>
              </w:rPr>
              <w:t>流水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变更类型：</w:t>
            </w:r>
            <w:r>
              <w:t xml:space="preserve"> 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变更前金额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变更后金额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调整备注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变更时间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Default="00301632" w:rsidP="00BF4054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DF08BE">
        <w:tc>
          <w:tcPr>
            <w:tcW w:w="1254" w:type="dxa"/>
            <w:shd w:val="clear" w:color="auto" w:fill="D9D9D9" w:themeFill="background1" w:themeFillShade="D9"/>
          </w:tcPr>
          <w:p w:rsidR="00DC1B13" w:rsidRPr="0010192D" w:rsidRDefault="00DC1B13" w:rsidP="00BF4054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DC1B13" w:rsidRDefault="00DC1B13" w:rsidP="00BF4054">
            <w:pPr>
              <w:ind w:right="210"/>
              <w:jc w:val="left"/>
            </w:pPr>
            <w:r>
              <w:rPr>
                <w:rFonts w:hint="eastAsia"/>
              </w:rPr>
              <w:t>公益金</w:t>
            </w:r>
            <w:r>
              <w:t>变更</w:t>
            </w:r>
            <w:r>
              <w:rPr>
                <w:rFonts w:hint="eastAsia"/>
              </w:rPr>
              <w:t>类型</w:t>
            </w:r>
            <w:r>
              <w:t>：</w:t>
            </w:r>
          </w:p>
          <w:p w:rsidR="00DC1B13" w:rsidRDefault="00DC1B13" w:rsidP="00DC1B13">
            <w:pPr>
              <w:pStyle w:val="af"/>
              <w:numPr>
                <w:ilvl w:val="0"/>
                <w:numId w:val="12"/>
              </w:numPr>
              <w:ind w:right="210" w:firstLineChars="0"/>
              <w:jc w:val="left"/>
            </w:pPr>
            <w:r>
              <w:rPr>
                <w:rFonts w:hint="eastAsia"/>
              </w:rPr>
              <w:t>期次</w:t>
            </w:r>
            <w:r w:rsidR="008D3FE4">
              <w:rPr>
                <w:rFonts w:hint="eastAsia"/>
              </w:rPr>
              <w:t>开奖</w:t>
            </w:r>
            <w:r>
              <w:t>滚</w:t>
            </w:r>
            <w:r>
              <w:rPr>
                <w:rFonts w:hint="eastAsia"/>
              </w:rPr>
              <w:t>入</w:t>
            </w:r>
            <w:r w:rsidR="00C53406">
              <w:rPr>
                <w:rFonts w:hint="eastAsia"/>
              </w:rPr>
              <w:t>：</w:t>
            </w:r>
            <w:r>
              <w:t>在期次</w:t>
            </w:r>
            <w:r w:rsidR="008D3FE4">
              <w:rPr>
                <w:rFonts w:hint="eastAsia"/>
              </w:rPr>
              <w:t>期结</w:t>
            </w:r>
            <w:r>
              <w:t>之后</w:t>
            </w:r>
            <w:r>
              <w:rPr>
                <w:rFonts w:hint="eastAsia"/>
              </w:rPr>
              <w:t>，按</w:t>
            </w:r>
            <w:r>
              <w:t>当期销售额</w:t>
            </w:r>
            <w:r>
              <w:t>*</w:t>
            </w:r>
            <w:r>
              <w:rPr>
                <w:rFonts w:hint="eastAsia"/>
              </w:rPr>
              <w:t>公益金</w:t>
            </w:r>
            <w:r>
              <w:t>比例</w:t>
            </w:r>
            <w:r>
              <w:rPr>
                <w:rFonts w:hint="eastAsia"/>
              </w:rPr>
              <w:t>获得</w:t>
            </w:r>
          </w:p>
          <w:p w:rsidR="00DC1B13" w:rsidRDefault="00DC1B13" w:rsidP="00C53406">
            <w:pPr>
              <w:pStyle w:val="af"/>
              <w:numPr>
                <w:ilvl w:val="0"/>
                <w:numId w:val="12"/>
              </w:numPr>
              <w:ind w:right="210" w:firstLineChars="0"/>
              <w:jc w:val="left"/>
            </w:pPr>
            <w:r>
              <w:rPr>
                <w:rFonts w:hint="eastAsia"/>
              </w:rPr>
              <w:t>弃奖</w:t>
            </w:r>
            <w:r>
              <w:t>滚入</w:t>
            </w:r>
            <w:r w:rsidR="00C53406">
              <w:rPr>
                <w:rFonts w:hint="eastAsia"/>
              </w:rPr>
              <w:t>：</w:t>
            </w:r>
            <w:r w:rsidR="00C53406">
              <w:t>如果游戏设置的弃奖去处是</w:t>
            </w:r>
            <w:r w:rsidR="00C53406">
              <w:rPr>
                <w:rFonts w:hint="eastAsia"/>
              </w:rPr>
              <w:t>公益</w:t>
            </w:r>
            <w:r>
              <w:t>金，</w:t>
            </w:r>
            <w:r>
              <w:rPr>
                <w:rFonts w:hint="eastAsia"/>
              </w:rPr>
              <w:t>在</w:t>
            </w:r>
            <w:r>
              <w:t>每日日结之后</w:t>
            </w:r>
            <w:r>
              <w:rPr>
                <w:rFonts w:hint="eastAsia"/>
              </w:rPr>
              <w:t>加入</w:t>
            </w:r>
            <w:r>
              <w:t>弃奖金额</w:t>
            </w:r>
          </w:p>
        </w:tc>
      </w:tr>
      <w:tr w:rsidR="00073C91" w:rsidTr="00CE652E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1268" w:author="董治国" w:date="2015-02-27T15:33:00Z">
            <w:tblPrEx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ins w:id="1269" w:author="董治国" w:date="2015-02-27T15:32:00Z"/>
        </w:trPr>
        <w:tc>
          <w:tcPr>
            <w:tcW w:w="1254" w:type="dxa"/>
            <w:shd w:val="clear" w:color="auto" w:fill="D9D9D9" w:themeFill="background1" w:themeFillShade="D9"/>
            <w:vAlign w:val="center"/>
            <w:tcPrChange w:id="1270" w:author="董治国" w:date="2015-02-27T15:33:00Z">
              <w:tcPr>
                <w:tcW w:w="1254" w:type="dxa"/>
                <w:gridSpan w:val="2"/>
                <w:shd w:val="clear" w:color="auto" w:fill="D9D9D9" w:themeFill="background1" w:themeFillShade="D9"/>
              </w:tcPr>
            </w:tcPrChange>
          </w:tcPr>
          <w:p w:rsidR="00073C91" w:rsidRDefault="00073C91" w:rsidP="00CE652E">
            <w:pPr>
              <w:rPr>
                <w:ins w:id="1271" w:author="董治国" w:date="2015-02-27T15:33:00Z"/>
              </w:rPr>
            </w:pPr>
            <w:ins w:id="1272" w:author="董治国" w:date="2015-02-27T15:33:00Z">
              <w:r>
                <w:rPr>
                  <w:rFonts w:hint="eastAsia"/>
                </w:rPr>
                <w:lastRenderedPageBreak/>
                <w:t>计算公式</w:t>
              </w:r>
            </w:ins>
          </w:p>
          <w:p w:rsidR="00073C91" w:rsidRPr="00486313" w:rsidRDefault="00073C91" w:rsidP="00BF4054">
            <w:pPr>
              <w:jc w:val="center"/>
              <w:rPr>
                <w:ins w:id="1273" w:author="董治国" w:date="2015-02-27T15:32:00Z"/>
              </w:rPr>
            </w:pPr>
          </w:p>
        </w:tc>
        <w:tc>
          <w:tcPr>
            <w:tcW w:w="7359" w:type="dxa"/>
            <w:gridSpan w:val="3"/>
            <w:shd w:val="clear" w:color="auto" w:fill="auto"/>
            <w:vAlign w:val="center"/>
            <w:tcPrChange w:id="1274" w:author="董治国" w:date="2015-02-27T15:33:00Z">
              <w:tcPr>
                <w:tcW w:w="7359" w:type="dxa"/>
                <w:gridSpan w:val="4"/>
                <w:shd w:val="clear" w:color="auto" w:fill="auto"/>
              </w:tcPr>
            </w:tcPrChange>
          </w:tcPr>
          <w:p w:rsidR="00073C91" w:rsidRDefault="00073C91" w:rsidP="00CE652E">
            <w:pPr>
              <w:ind w:right="210"/>
              <w:jc w:val="left"/>
              <w:rPr>
                <w:ins w:id="1275" w:author="董治国" w:date="2015-02-27T15:33:00Z"/>
              </w:rPr>
            </w:pPr>
            <w:ins w:id="1276" w:author="董治国" w:date="2015-02-27T15:33:00Z">
              <w:r>
                <w:rPr>
                  <w:rFonts w:hint="eastAsia"/>
                </w:rPr>
                <w:t>变更后金额</w:t>
              </w:r>
              <w:r>
                <w:rPr>
                  <w:rFonts w:hint="eastAsia"/>
                </w:rPr>
                <w:t xml:space="preserve"> =</w:t>
              </w:r>
              <w:r>
                <w:rPr>
                  <w:rFonts w:hint="eastAsia"/>
                </w:rPr>
                <w:t>变更前金额</w:t>
              </w:r>
              <w:r>
                <w:rPr>
                  <w:rFonts w:hint="eastAsia"/>
                </w:rPr>
                <w:t xml:space="preserve"> +</w:t>
              </w:r>
              <w:r>
                <w:rPr>
                  <w:rFonts w:hint="eastAsia"/>
                </w:rPr>
                <w:t>变更金额</w:t>
              </w:r>
            </w:ins>
          </w:p>
          <w:p w:rsidR="00073C91" w:rsidRDefault="00B41D49" w:rsidP="00BF4054">
            <w:pPr>
              <w:ind w:right="210"/>
              <w:jc w:val="left"/>
              <w:rPr>
                <w:ins w:id="1277" w:author="董治国" w:date="2015-02-27T15:32:00Z"/>
              </w:rPr>
            </w:pPr>
            <w:ins w:id="1278" w:author="董治国" w:date="2015-02-27T16:26:00Z">
              <w:r>
                <w:rPr>
                  <w:rFonts w:hint="eastAsia"/>
                </w:rPr>
                <w:t>变更金额根据不同交易类型，有符号变化，当增加为“</w:t>
              </w:r>
              <w:r>
                <w:rPr>
                  <w:rFonts w:hint="eastAsia"/>
                </w:rPr>
                <w:t>+</w:t>
              </w:r>
              <w:r>
                <w:rPr>
                  <w:rFonts w:hint="eastAsia"/>
                </w:rPr>
                <w:t>”值，当减少“</w:t>
              </w:r>
              <w:r>
                <w:rPr>
                  <w:rFonts w:hint="eastAsia"/>
                </w:rPr>
                <w:t>-</w:t>
              </w:r>
              <w:r>
                <w:rPr>
                  <w:rFonts w:hint="eastAsia"/>
                </w:rPr>
                <w:t>”值。</w:t>
              </w:r>
            </w:ins>
          </w:p>
        </w:tc>
      </w:tr>
    </w:tbl>
    <w:p w:rsidR="00DC1B13" w:rsidRPr="00DC1B13" w:rsidRDefault="00DC1B13" w:rsidP="00DC1B13"/>
    <w:p w:rsidR="00DC1B13" w:rsidRDefault="00DC1B13" w:rsidP="00AB0AE2">
      <w:pPr>
        <w:pStyle w:val="3"/>
      </w:pPr>
      <w:bookmarkStart w:id="1279" w:name="_Toc450143889"/>
      <w:r>
        <w:rPr>
          <w:rFonts w:hint="eastAsia"/>
        </w:rPr>
        <w:t>发行费</w:t>
      </w:r>
      <w:r>
        <w:t>管理</w:t>
      </w:r>
      <w:bookmarkEnd w:id="127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746"/>
        <w:gridCol w:w="2717"/>
      </w:tblGrid>
      <w:tr w:rsidR="00DC1B13" w:rsidTr="00541AC3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Default="00DC1B13" w:rsidP="00BF4054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DC1B13" w:rsidRPr="00DA3AD6" w:rsidRDefault="00DC1B13" w:rsidP="00BF4054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DC1B13" w:rsidRDefault="00DC1B13" w:rsidP="00BF4054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DC1B13" w:rsidRDefault="00DC1B13" w:rsidP="00BF4054">
            <w:pPr>
              <w:ind w:right="210"/>
              <w:jc w:val="left"/>
            </w:pP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6D3825" w:rsidP="00BF4054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Pr="00135788" w:rsidRDefault="00DC1B13" w:rsidP="00301632">
            <w:pPr>
              <w:ind w:right="210"/>
              <w:jc w:val="left"/>
            </w:pPr>
            <w:r>
              <w:rPr>
                <w:rFonts w:hint="eastAsia"/>
              </w:rPr>
              <w:t>显示</w:t>
            </w:r>
            <w:r w:rsidR="00301632">
              <w:rPr>
                <w:rFonts w:hint="eastAsia"/>
              </w:rPr>
              <w:t>发行费</w:t>
            </w:r>
            <w:r>
              <w:rPr>
                <w:rFonts w:hint="eastAsia"/>
              </w:rPr>
              <w:t>变更的流水列表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DC1B13" w:rsidP="00BF4054">
            <w:pPr>
              <w:ind w:right="210"/>
              <w:jc w:val="left"/>
            </w:pPr>
            <w:r>
              <w:rPr>
                <w:rFonts w:hint="eastAsia"/>
              </w:rPr>
              <w:t>进入调节</w:t>
            </w:r>
            <w:r>
              <w:t>基金</w:t>
            </w:r>
            <w:r>
              <w:rPr>
                <w:rFonts w:hint="eastAsia"/>
              </w:rPr>
              <w:t>管理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Pr="00D25CE1" w:rsidRDefault="00541AC3" w:rsidP="00BF4054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RPr="007E54DF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Pr="001B5728" w:rsidRDefault="00541AC3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541AC3">
              <w:rPr>
                <w:rFonts w:hint="eastAsia"/>
              </w:rPr>
              <w:t>名称：</w:t>
            </w:r>
            <w:r>
              <w:rPr>
                <w:rFonts w:hint="eastAsia"/>
              </w:rPr>
              <w:t>下拉框，必选</w:t>
            </w:r>
            <w:del w:id="1280" w:author="Microsoft" w:date="2016-04-07T14:07:00Z">
              <w:r w:rsidDel="0035065F">
                <w:rPr>
                  <w:rFonts w:hint="eastAsia"/>
                </w:rPr>
                <w:delText>，</w:delText>
              </w:r>
              <w:r w:rsidR="0054441E" w:rsidDel="0035065F">
                <w:rPr>
                  <w:rFonts w:hint="eastAsia"/>
                </w:rPr>
                <w:delText>7</w:delText>
              </w:r>
              <w:r w:rsidR="0054441E" w:rsidDel="0035065F">
                <w:rPr>
                  <w:rFonts w:hint="eastAsia"/>
                </w:rPr>
                <w:delText>龙星</w:delText>
              </w:r>
              <w:r w:rsidDel="0035065F">
                <w:delText>、</w:delText>
              </w:r>
              <w:r w:rsidR="0054441E" w:rsidDel="0035065F">
                <w:delText>天天赢</w:delText>
              </w:r>
            </w:del>
            <w:del w:id="1281" w:author="Microsoft" w:date="2015-05-29T15:26:00Z">
              <w:r w:rsidDel="00652E39">
                <w:delText>、</w:delText>
              </w:r>
              <w:r w:rsidDel="00652E39">
                <w:rPr>
                  <w:rFonts w:hint="eastAsia"/>
                </w:rPr>
                <w:delText>KENO</w:delText>
              </w:r>
              <w:r w:rsidR="002958B4" w:rsidDel="00652E39">
                <w:rPr>
                  <w:rFonts w:hint="eastAsia"/>
                </w:rPr>
                <w:delText>、</w:delText>
              </w:r>
              <w:r w:rsidR="002958B4" w:rsidDel="00652E39">
                <w:delText>快</w:delText>
              </w:r>
              <w:r w:rsidR="002958B4" w:rsidDel="00652E39">
                <w:rPr>
                  <w:rFonts w:hint="eastAsia"/>
                </w:rPr>
                <w:delText>2</w:delText>
              </w:r>
            </w:del>
          </w:p>
          <w:p w:rsidR="00DC1B13" w:rsidRDefault="00541AC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日期</w:t>
            </w:r>
            <w:r>
              <w:t>区间：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C1B13" w:rsidRDefault="00392842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发行费</w:t>
            </w:r>
            <w:r w:rsidR="00DC1B13">
              <w:rPr>
                <w:rFonts w:hint="eastAsia"/>
              </w:rPr>
              <w:t>流水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变更类型：</w:t>
            </w:r>
            <w:r>
              <w:t xml:space="preserve"> 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变更前金额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变更后金额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调整备注</w:t>
            </w:r>
          </w:p>
          <w:p w:rsidR="00DC1B13" w:rsidRDefault="00DC1B13" w:rsidP="00BF405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变更时间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C1B13" w:rsidRDefault="00DC1B13" w:rsidP="00BF405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301632" w:rsidP="00BF4054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C1B13" w:rsidTr="00541AC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DC1B13" w:rsidRPr="0010192D" w:rsidRDefault="00DC1B13" w:rsidP="00BF4054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DC1B13" w:rsidRDefault="00DF6C72" w:rsidP="00BF4054">
            <w:pPr>
              <w:ind w:right="210"/>
              <w:jc w:val="left"/>
            </w:pPr>
            <w:r>
              <w:rPr>
                <w:rFonts w:hint="eastAsia"/>
              </w:rPr>
              <w:t>发行费</w:t>
            </w:r>
            <w:r w:rsidR="00DC1B13">
              <w:t>变更</w:t>
            </w:r>
            <w:r w:rsidR="00DC1B13">
              <w:rPr>
                <w:rFonts w:hint="eastAsia"/>
              </w:rPr>
              <w:t>类型</w:t>
            </w:r>
            <w:r w:rsidR="00DC1B13">
              <w:t>：</w:t>
            </w:r>
          </w:p>
          <w:p w:rsidR="00337EAF" w:rsidRDefault="00DC1B13" w:rsidP="00C53406">
            <w:pPr>
              <w:pStyle w:val="af"/>
              <w:numPr>
                <w:ilvl w:val="0"/>
                <w:numId w:val="13"/>
              </w:numPr>
              <w:ind w:right="210" w:firstLineChars="0"/>
              <w:jc w:val="left"/>
            </w:pPr>
            <w:r>
              <w:rPr>
                <w:rFonts w:hint="eastAsia"/>
              </w:rPr>
              <w:t>期次</w:t>
            </w:r>
            <w:r w:rsidR="00337EAF">
              <w:rPr>
                <w:rFonts w:hint="eastAsia"/>
              </w:rPr>
              <w:t>开奖</w:t>
            </w:r>
            <w:r>
              <w:t>滚</w:t>
            </w:r>
            <w:r>
              <w:rPr>
                <w:rFonts w:hint="eastAsia"/>
              </w:rPr>
              <w:t>入</w:t>
            </w:r>
            <w:r w:rsidR="00541AC3">
              <w:rPr>
                <w:rFonts w:hint="eastAsia"/>
              </w:rPr>
              <w:t>：</w:t>
            </w:r>
            <w:r>
              <w:t>在期次</w:t>
            </w:r>
            <w:r w:rsidR="00337EAF">
              <w:rPr>
                <w:rFonts w:hint="eastAsia"/>
              </w:rPr>
              <w:t>期结</w:t>
            </w:r>
            <w:r>
              <w:t>之后</w:t>
            </w:r>
            <w:r>
              <w:rPr>
                <w:rFonts w:hint="eastAsia"/>
              </w:rPr>
              <w:t>，按</w:t>
            </w:r>
            <w:r>
              <w:t>当期销售额</w:t>
            </w:r>
            <w:r>
              <w:t>*</w:t>
            </w:r>
            <w:r w:rsidR="00392842">
              <w:rPr>
                <w:rFonts w:hint="eastAsia"/>
              </w:rPr>
              <w:t>（</w:t>
            </w:r>
            <w:r w:rsidR="00392842">
              <w:rPr>
                <w:rFonts w:hint="eastAsia"/>
              </w:rPr>
              <w:t>1</w:t>
            </w:r>
            <w:r w:rsidR="00392842">
              <w:t>-</w:t>
            </w:r>
            <w:r w:rsidR="00392842">
              <w:t>公益金比例</w:t>
            </w:r>
            <w:r w:rsidR="00392842">
              <w:t>-</w:t>
            </w:r>
            <w:r w:rsidR="00392842">
              <w:t>调节</w:t>
            </w:r>
            <w:r w:rsidR="00392842">
              <w:rPr>
                <w:rFonts w:hint="eastAsia"/>
              </w:rPr>
              <w:t>基金</w:t>
            </w:r>
            <w:r w:rsidR="00392842">
              <w:t>比例</w:t>
            </w:r>
            <w:r w:rsidR="00392842">
              <w:t>-</w:t>
            </w:r>
            <w:r w:rsidR="00392842">
              <w:rPr>
                <w:rFonts w:hint="eastAsia"/>
              </w:rPr>
              <w:t>返奖</w:t>
            </w:r>
            <w:r w:rsidR="00392842">
              <w:t>比例）</w:t>
            </w:r>
            <w:r>
              <w:rPr>
                <w:rFonts w:hint="eastAsia"/>
              </w:rPr>
              <w:t>获得</w:t>
            </w:r>
            <w:r w:rsidR="00C53406">
              <w:rPr>
                <w:rFonts w:hint="eastAsia"/>
              </w:rPr>
              <w:t>。</w:t>
            </w:r>
          </w:p>
          <w:p w:rsidR="00337EAF" w:rsidRDefault="00337EAF" w:rsidP="00392842">
            <w:pPr>
              <w:pStyle w:val="af"/>
              <w:numPr>
                <w:ilvl w:val="0"/>
                <w:numId w:val="13"/>
              </w:numPr>
              <w:ind w:right="210" w:firstLineChars="0"/>
              <w:jc w:val="left"/>
            </w:pPr>
            <w:r>
              <w:rPr>
                <w:rFonts w:hint="eastAsia"/>
              </w:rPr>
              <w:t>发行费</w:t>
            </w:r>
            <w:r w:rsidR="00C53406">
              <w:rPr>
                <w:rFonts w:hint="eastAsia"/>
              </w:rPr>
              <w:t>手动</w:t>
            </w:r>
            <w:r>
              <w:t>拨出到奖池</w:t>
            </w:r>
            <w:r w:rsidR="00541AC3">
              <w:rPr>
                <w:rFonts w:hint="eastAsia"/>
              </w:rPr>
              <w:t>：</w:t>
            </w:r>
          </w:p>
          <w:p w:rsidR="00337EAF" w:rsidRDefault="00337EAF" w:rsidP="00337EAF">
            <w:pPr>
              <w:pStyle w:val="af"/>
              <w:numPr>
                <w:ilvl w:val="0"/>
                <w:numId w:val="13"/>
              </w:numPr>
              <w:ind w:right="210" w:firstLineChars="0"/>
              <w:jc w:val="left"/>
            </w:pPr>
            <w:r>
              <w:rPr>
                <w:rFonts w:hint="eastAsia"/>
              </w:rPr>
              <w:t>发行费</w:t>
            </w:r>
            <w:r w:rsidR="00C53406">
              <w:rPr>
                <w:rFonts w:hint="eastAsia"/>
              </w:rPr>
              <w:t>手动</w:t>
            </w:r>
            <w:r>
              <w:t>拨出到</w:t>
            </w:r>
            <w:r>
              <w:rPr>
                <w:rFonts w:hint="eastAsia"/>
              </w:rPr>
              <w:t>调节基金</w:t>
            </w:r>
            <w:r w:rsidR="00541AC3">
              <w:rPr>
                <w:rFonts w:hint="eastAsia"/>
              </w:rPr>
              <w:t>：</w:t>
            </w:r>
          </w:p>
        </w:tc>
      </w:tr>
      <w:tr w:rsidR="00073C91" w:rsidTr="00541AC3">
        <w:trPr>
          <w:ins w:id="1282" w:author="董治国" w:date="2015-02-27T15:33:00Z"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73C91" w:rsidRDefault="00073C91" w:rsidP="00CE652E">
            <w:pPr>
              <w:rPr>
                <w:ins w:id="1283" w:author="董治国" w:date="2015-02-27T15:33:00Z"/>
              </w:rPr>
            </w:pPr>
            <w:ins w:id="1284" w:author="董治国" w:date="2015-02-27T15:33:00Z">
              <w:r>
                <w:rPr>
                  <w:rFonts w:hint="eastAsia"/>
                </w:rPr>
                <w:t>计算公式</w:t>
              </w:r>
            </w:ins>
          </w:p>
          <w:p w:rsidR="00073C91" w:rsidRPr="00486313" w:rsidRDefault="00073C91" w:rsidP="00BF4054">
            <w:pPr>
              <w:jc w:val="center"/>
              <w:rPr>
                <w:ins w:id="1285" w:author="董治国" w:date="2015-02-27T15:33:00Z"/>
              </w:rPr>
            </w:pP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73C91" w:rsidRDefault="00073C91" w:rsidP="00CE652E">
            <w:pPr>
              <w:ind w:right="210"/>
              <w:jc w:val="left"/>
              <w:rPr>
                <w:ins w:id="1286" w:author="董治国" w:date="2015-02-27T15:33:00Z"/>
              </w:rPr>
            </w:pPr>
            <w:ins w:id="1287" w:author="董治国" w:date="2015-02-27T15:33:00Z">
              <w:r>
                <w:rPr>
                  <w:rFonts w:hint="eastAsia"/>
                </w:rPr>
                <w:t>变更后金额</w:t>
              </w:r>
              <w:r>
                <w:rPr>
                  <w:rFonts w:hint="eastAsia"/>
                </w:rPr>
                <w:t xml:space="preserve"> =</w:t>
              </w:r>
              <w:r>
                <w:rPr>
                  <w:rFonts w:hint="eastAsia"/>
                </w:rPr>
                <w:t>变更前金额</w:t>
              </w:r>
              <w:r>
                <w:rPr>
                  <w:rFonts w:hint="eastAsia"/>
                </w:rPr>
                <w:t xml:space="preserve"> +</w:t>
              </w:r>
              <w:r>
                <w:rPr>
                  <w:rFonts w:hint="eastAsia"/>
                </w:rPr>
                <w:t>变更金额</w:t>
              </w:r>
            </w:ins>
          </w:p>
          <w:p w:rsidR="00073C91" w:rsidRDefault="00073C91" w:rsidP="00BF4054">
            <w:pPr>
              <w:ind w:right="210"/>
              <w:jc w:val="left"/>
              <w:rPr>
                <w:ins w:id="1288" w:author="董治国" w:date="2015-02-27T15:33:00Z"/>
              </w:rPr>
            </w:pPr>
          </w:p>
        </w:tc>
      </w:tr>
    </w:tbl>
    <w:p w:rsidR="00DC1B13" w:rsidRPr="00DC1B13" w:rsidRDefault="00DC1B13" w:rsidP="00DC1B13"/>
    <w:p w:rsidR="00E44042" w:rsidRDefault="001D6BC5" w:rsidP="00AB0AE2">
      <w:pPr>
        <w:pStyle w:val="2"/>
      </w:pPr>
      <w:bookmarkStart w:id="1289" w:name="_Toc450143890"/>
      <w:r>
        <w:rPr>
          <w:rFonts w:hint="eastAsia"/>
        </w:rPr>
        <w:t>期次</w:t>
      </w:r>
      <w:r w:rsidR="00E44042">
        <w:rPr>
          <w:rFonts w:hint="eastAsia"/>
        </w:rPr>
        <w:t>管理</w:t>
      </w:r>
      <w:bookmarkEnd w:id="1289"/>
    </w:p>
    <w:p w:rsidR="00AE4C00" w:rsidRDefault="00AE4C00" w:rsidP="00AB0AE2">
      <w:pPr>
        <w:pStyle w:val="3"/>
      </w:pPr>
      <w:bookmarkStart w:id="1290" w:name="_Toc450143891"/>
      <w:r>
        <w:rPr>
          <w:rFonts w:hint="eastAsia"/>
        </w:rPr>
        <w:t>游戏开奖</w:t>
      </w:r>
      <w:bookmarkEnd w:id="1290"/>
    </w:p>
    <w:p w:rsidR="00AE4C00" w:rsidRPr="0037303F" w:rsidRDefault="00AE4C00" w:rsidP="00AE4C00">
      <w:r>
        <w:rPr>
          <w:noProof/>
          <w:lang w:bidi="km-KH"/>
        </w:rPr>
        <w:lastRenderedPageBreak/>
        <w:drawing>
          <wp:inline distT="0" distB="0" distL="0" distR="0" wp14:anchorId="46DEAAE4" wp14:editId="674ECC36">
            <wp:extent cx="5486400" cy="3200400"/>
            <wp:effectExtent l="0" t="0" r="19050" b="0"/>
            <wp:docPr id="6" name="图示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:rsidR="00AE4C00" w:rsidRDefault="00AE4C00" w:rsidP="00AB0AE2">
      <w:pPr>
        <w:pStyle w:val="4"/>
      </w:pPr>
      <w:bookmarkStart w:id="1291" w:name="_Toc450143892"/>
      <w:r>
        <w:rPr>
          <w:rFonts w:hint="eastAsia"/>
        </w:rPr>
        <w:t>选择游戏及期次</w:t>
      </w:r>
      <w:bookmarkEnd w:id="129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AE4C00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35788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进入游戏开奖功能，选择游戏</w:t>
            </w:r>
            <w:r w:rsidR="00975D81">
              <w:rPr>
                <w:rFonts w:hint="eastAsia"/>
              </w:rPr>
              <w:t>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指定游戏有可以开奖期次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D25CE1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进入开奖流程第二步，</w:t>
            </w:r>
            <w:r w:rsidR="00975D81">
              <w:rPr>
                <w:rFonts w:hint="eastAsia"/>
              </w:rPr>
              <w:t>查看</w:t>
            </w:r>
            <w:r w:rsidR="00301632">
              <w:rPr>
                <w:rFonts w:hint="eastAsia"/>
              </w:rPr>
              <w:t>数据</w:t>
            </w:r>
            <w:r>
              <w:rPr>
                <w:rFonts w:hint="eastAsia"/>
              </w:rPr>
              <w:t>备份</w:t>
            </w:r>
            <w:r w:rsidR="00975D81">
              <w:rPr>
                <w:rFonts w:hint="eastAsia"/>
              </w:rPr>
              <w:t>情况</w:t>
            </w:r>
            <w:r>
              <w:rPr>
                <w:rFonts w:hint="eastAsia"/>
              </w:rPr>
              <w:t>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B5728" w:rsidRDefault="00AE4C00" w:rsidP="00541A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游戏名称</w:t>
            </w:r>
            <w:r w:rsidR="00541AC3">
              <w:rPr>
                <w:rFonts w:hint="eastAsia"/>
              </w:rPr>
              <w:t>：下拉框</w:t>
            </w:r>
            <w:r w:rsidR="00541AC3">
              <w:t>，</w:t>
            </w:r>
            <w:r w:rsidR="00541AC3">
              <w:rPr>
                <w:rFonts w:hint="eastAsia"/>
              </w:rPr>
              <w:t>选项</w:t>
            </w:r>
            <w:del w:id="1292" w:author="Microsoft" w:date="2016-04-07T14:07:00Z">
              <w:r w:rsidR="00541AC3" w:rsidDel="0035065F">
                <w:delText>，</w:delText>
              </w:r>
              <w:r w:rsidR="00541AC3" w:rsidDel="0035065F">
                <w:rPr>
                  <w:rFonts w:hint="eastAsia"/>
                </w:rPr>
                <w:delText>天天赢</w:delText>
              </w:r>
              <w:r w:rsidR="00541AC3" w:rsidDel="0035065F">
                <w:delText>、</w:delText>
              </w:r>
              <w:r w:rsidR="00541AC3" w:rsidDel="0035065F">
                <w:rPr>
                  <w:rFonts w:hint="eastAsia"/>
                </w:rPr>
                <w:delText>7</w:delText>
              </w:r>
              <w:r w:rsidR="00541AC3" w:rsidDel="0035065F">
                <w:rPr>
                  <w:rFonts w:hint="eastAsia"/>
                </w:rPr>
                <w:delText>龙星</w:delText>
              </w:r>
            </w:del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游戏期次</w:t>
            </w:r>
            <w:r w:rsidR="00541AC3">
              <w:rPr>
                <w:rFonts w:hint="eastAsia"/>
              </w:rPr>
              <w:t>：</w:t>
            </w:r>
            <w:r w:rsidR="00975D81">
              <w:rPr>
                <w:rFonts w:hint="eastAsia"/>
              </w:rPr>
              <w:t>不可</w:t>
            </w:r>
            <w:r w:rsidR="00975D81">
              <w:t>修改，</w:t>
            </w:r>
            <w:r w:rsidR="00541AC3">
              <w:rPr>
                <w:rFonts w:hint="eastAsia"/>
              </w:rPr>
              <w:t>由</w:t>
            </w:r>
            <w:r w:rsidR="00541AC3">
              <w:t>系统</w:t>
            </w:r>
            <w:r w:rsidR="00541AC3">
              <w:rPr>
                <w:rFonts w:hint="eastAsia"/>
              </w:rPr>
              <w:t>游戏</w:t>
            </w:r>
            <w:r w:rsidR="00975D81">
              <w:rPr>
                <w:rFonts w:hint="eastAsia"/>
              </w:rPr>
              <w:t>提供</w:t>
            </w:r>
            <w:r w:rsidR="00541AC3">
              <w:t>可</w:t>
            </w:r>
            <w:r w:rsidR="00CF6A28">
              <w:rPr>
                <w:rFonts w:hint="eastAsia"/>
              </w:rPr>
              <w:t>以上</w:t>
            </w:r>
            <w:r w:rsidR="00CF6A28">
              <w:t>游戏</w:t>
            </w:r>
            <w:r w:rsidR="00541AC3">
              <w:t>开奖期</w:t>
            </w:r>
            <w:r w:rsidR="00541AC3">
              <w:rPr>
                <w:rFonts w:hint="eastAsia"/>
              </w:rPr>
              <w:t>中</w:t>
            </w:r>
            <w:r w:rsidR="00541AC3">
              <w:t>的第一期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541AC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0D5180">
        <w:trPr>
          <w:trHeight w:val="429"/>
        </w:trPr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0D5180">
            <w:pPr>
              <w:autoSpaceDE w:val="0"/>
              <w:autoSpaceDN w:val="0"/>
              <w:spacing w:line="240" w:lineRule="auto"/>
              <w:ind w:left="0" w:right="0"/>
              <w:jc w:val="left"/>
            </w:pPr>
          </w:p>
        </w:tc>
      </w:tr>
    </w:tbl>
    <w:p w:rsidR="00AE4C00" w:rsidRPr="00CF0039" w:rsidRDefault="00AE4C00" w:rsidP="00AE4C00"/>
    <w:p w:rsidR="00AE4C00" w:rsidRDefault="00AE4C00" w:rsidP="00AB0AE2">
      <w:pPr>
        <w:pStyle w:val="4"/>
      </w:pPr>
      <w:bookmarkStart w:id="1293" w:name="_Toc450143893"/>
      <w:r>
        <w:rPr>
          <w:rFonts w:hint="eastAsia"/>
        </w:rPr>
        <w:t>确认备份</w:t>
      </w:r>
      <w:bookmarkEnd w:id="129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AE4C00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35788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查看</w:t>
            </w:r>
            <w:r>
              <w:t>销售文件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</w:t>
            </w:r>
            <w:r>
              <w:t>的备份</w:t>
            </w:r>
            <w:r w:rsidR="00975D81">
              <w:rPr>
                <w:rFonts w:hint="eastAsia"/>
              </w:rPr>
              <w:t>结果</w:t>
            </w:r>
            <w:r>
              <w:t>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游戏开奖流程第一步成功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D25CE1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备份完成后进入开奖流程第三步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lastRenderedPageBreak/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B5728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无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备份</w:t>
            </w:r>
            <w:r w:rsidR="00CF6A28">
              <w:rPr>
                <w:rFonts w:hint="eastAsia"/>
              </w:rPr>
              <w:t>结果</w:t>
            </w:r>
            <w:r w:rsidR="00CF6A28">
              <w:t>：</w:t>
            </w:r>
            <w:r>
              <w:rPr>
                <w:rFonts w:hint="eastAsia"/>
              </w:rPr>
              <w:t>完成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文件名称</w:t>
            </w:r>
          </w:p>
          <w:p w:rsidR="00975D81" w:rsidRDefault="00AE4C00" w:rsidP="00975D8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294" w:author="Microsoft" w:date="2015-01-04T11:22:00Z"/>
              </w:rPr>
            </w:pPr>
            <w:r>
              <w:rPr>
                <w:rFonts w:hint="eastAsia"/>
              </w:rPr>
              <w:t>文件</w:t>
            </w:r>
            <w:r>
              <w:t>大小</w:t>
            </w:r>
          </w:p>
          <w:p w:rsidR="00D97494" w:rsidRDefault="00D97494" w:rsidP="00975D8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295" w:author="Microsoft" w:date="2015-01-04T11:23:00Z"/>
              </w:rPr>
            </w:pPr>
            <w:ins w:id="1296" w:author="Microsoft" w:date="2015-01-04T11:22:00Z">
              <w:r>
                <w:rPr>
                  <w:rFonts w:hint="eastAsia"/>
                </w:rPr>
                <w:t>当期</w:t>
              </w:r>
              <w:r>
                <w:t>销售额（</w:t>
              </w:r>
              <w:r>
                <w:rPr>
                  <w:rFonts w:hint="eastAsia"/>
                </w:rPr>
                <w:t>不含</w:t>
              </w:r>
              <w:r>
                <w:t>退票）</w:t>
              </w:r>
            </w:ins>
          </w:p>
          <w:p w:rsidR="00D97494" w:rsidRDefault="00D97494" w:rsidP="00975D8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297" w:author="Microsoft" w:date="2015-01-04T11:23:00Z"/>
              </w:rPr>
            </w:pPr>
            <w:ins w:id="1298" w:author="Microsoft" w:date="2015-01-04T11:23:00Z">
              <w:r>
                <w:rPr>
                  <w:rFonts w:hint="eastAsia"/>
                </w:rPr>
                <w:t>销售</w:t>
              </w:r>
              <w:r>
                <w:t>票数</w:t>
              </w:r>
            </w:ins>
          </w:p>
          <w:p w:rsidR="00D97494" w:rsidRDefault="000B1566" w:rsidP="00975D8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ins w:id="1299" w:author="Microsoft" w:date="2015-01-12T17:04:00Z">
              <w:r>
                <w:rPr>
                  <w:rFonts w:hint="eastAsia"/>
                </w:rPr>
                <w:t>销售</w:t>
              </w:r>
            </w:ins>
            <w:ins w:id="1300" w:author="Microsoft" w:date="2015-01-04T11:23:00Z">
              <w:r w:rsidR="00D97494">
                <w:t>注数</w:t>
              </w:r>
            </w:ins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1301" w:author="Microsoft" w:date="2014-12-23T11:33:00Z"/>
              </w:rPr>
            </w:pPr>
            <w:r>
              <w:rPr>
                <w:rFonts w:hint="eastAsia"/>
              </w:rPr>
              <w:t>数据功能操作要求</w:t>
            </w:r>
          </w:p>
          <w:p w:rsidR="00D2273F" w:rsidRDefault="00D2273F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ins w:id="1302" w:author="Microsoft" w:date="2014-12-23T11:33:00Z">
              <w:r>
                <w:rPr>
                  <w:rFonts w:hint="eastAsia"/>
                </w:rPr>
                <w:t>打印</w:t>
              </w:r>
            </w:ins>
            <w:ins w:id="1303" w:author="Microsoft" w:date="2014-12-23T11:34:00Z">
              <w:r>
                <w:t>“</w:t>
              </w:r>
              <w:r>
                <w:rPr>
                  <w:rFonts w:hint="eastAsia"/>
                </w:rPr>
                <w:t>销售</w:t>
              </w:r>
              <w:r>
                <w:t>报告单</w:t>
              </w:r>
              <w:r>
                <w:t>”“</w:t>
              </w:r>
              <w:r>
                <w:rPr>
                  <w:rFonts w:hint="eastAsia"/>
                </w:rPr>
                <w:t>销售</w:t>
              </w:r>
              <w:r>
                <w:t>报表</w:t>
              </w:r>
              <w:r>
                <w:t>”</w:t>
              </w:r>
            </w:ins>
            <w:ins w:id="1304" w:author="Microsoft" w:date="2015-01-09T11:22:00Z">
              <w:r w:rsidR="00263AF5">
                <w:rPr>
                  <w:rFonts w:hint="eastAsia"/>
                </w:rPr>
                <w:t>报表中显示</w:t>
              </w:r>
              <w:r w:rsidR="00263AF5">
                <w:t>的时间为期次</w:t>
              </w:r>
              <w:r w:rsidR="00263AF5">
                <w:rPr>
                  <w:rFonts w:hint="eastAsia"/>
                </w:rPr>
                <w:t>结束</w:t>
              </w:r>
              <w:r w:rsidR="00263AF5">
                <w:t>时间</w:t>
              </w:r>
            </w:ins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期次</w:t>
            </w:r>
            <w:r>
              <w:t>封存</w:t>
            </w:r>
            <w:r>
              <w:rPr>
                <w:rFonts w:hint="eastAsia"/>
              </w:rPr>
              <w:t>时，系统自动</w:t>
            </w:r>
            <w:r w:rsidR="00975D81">
              <w:rPr>
                <w:rFonts w:hint="eastAsia"/>
              </w:rPr>
              <w:t>将</w:t>
            </w:r>
            <w:r>
              <w:rPr>
                <w:rFonts w:hint="eastAsia"/>
              </w:rPr>
              <w:t>销售文件和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文件复制到</w:t>
            </w:r>
            <w:r w:rsidR="00975D81">
              <w:rPr>
                <w:rFonts w:hint="eastAsia"/>
              </w:rPr>
              <w:t>&lt;</w:t>
            </w:r>
            <w:r>
              <w:rPr>
                <w:rFonts w:hint="eastAsia"/>
              </w:rPr>
              <w:t>固定</w:t>
            </w:r>
            <w:r>
              <w:t>路径</w:t>
            </w:r>
            <w:r w:rsidR="00975D81">
              <w:rPr>
                <w:rFonts w:hint="eastAsia"/>
              </w:rPr>
              <w:t>&gt;</w:t>
            </w:r>
          </w:p>
          <w:p w:rsidR="00AE4C00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可在</w:t>
            </w:r>
            <w:r w:rsidR="00975D81">
              <w:rPr>
                <w:rFonts w:hint="eastAsia"/>
              </w:rPr>
              <w:t>&lt;</w:t>
            </w:r>
            <w:r>
              <w:rPr>
                <w:rFonts w:hint="eastAsia"/>
              </w:rPr>
              <w:t>固定</w:t>
            </w:r>
            <w:r>
              <w:t>路径</w:t>
            </w:r>
            <w:r w:rsidR="00975D81">
              <w:rPr>
                <w:rFonts w:hint="eastAsia"/>
              </w:rPr>
              <w:t>&gt;</w:t>
            </w:r>
            <w:r>
              <w:rPr>
                <w:rFonts w:hint="eastAsia"/>
              </w:rPr>
              <w:t>处查看到销售</w:t>
            </w:r>
            <w:r>
              <w:t>文件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文件；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文件是由销售文件通过</w:t>
            </w:r>
            <w:r>
              <w:t>固定算法计算得出的。</w:t>
            </w:r>
          </w:p>
          <w:p w:rsidR="000D5180" w:rsidRDefault="000D5180" w:rsidP="000D5180">
            <w:pPr>
              <w:ind w:left="0" w:right="210"/>
              <w:jc w:val="left"/>
            </w:pPr>
            <w:r>
              <w:rPr>
                <w:rFonts w:hint="eastAsia"/>
              </w:rPr>
              <w:t>关于开奖人记录</w:t>
            </w:r>
          </w:p>
          <w:p w:rsidR="000D5180" w:rsidRPr="000D5180" w:rsidRDefault="000D5180" w:rsidP="000D5180">
            <w:pPr>
              <w:pStyle w:val="af"/>
              <w:numPr>
                <w:ilvl w:val="0"/>
                <w:numId w:val="40"/>
              </w:numPr>
              <w:autoSpaceDE w:val="0"/>
              <w:autoSpaceDN w:val="0"/>
              <w:spacing w:line="240" w:lineRule="auto"/>
              <w:ind w:right="0" w:firstLineChars="0"/>
              <w:jc w:val="left"/>
            </w:pPr>
            <w:r>
              <w:rPr>
                <w:rFonts w:hint="eastAsia"/>
              </w:rPr>
              <w:t>从本步开始，就记录为第一开奖人。这时，其他</w:t>
            </w:r>
            <w:r w:rsidRPr="000D5180">
              <w:rPr>
                <w:rFonts w:hint="eastAsia"/>
              </w:rPr>
              <w:t>人进入</w:t>
            </w:r>
            <w:r>
              <w:rPr>
                <w:rFonts w:hint="eastAsia"/>
              </w:rPr>
              <w:t>开奖</w:t>
            </w:r>
            <w:r>
              <w:t>过程，</w:t>
            </w:r>
            <w:r w:rsidRPr="000D5180">
              <w:rPr>
                <w:rFonts w:hint="eastAsia"/>
              </w:rPr>
              <w:t>都提示</w:t>
            </w:r>
            <w:r w:rsidRPr="000D5180">
              <w:t>"</w:t>
            </w:r>
            <w:r w:rsidRPr="000D5180">
              <w:rPr>
                <w:rFonts w:hint="eastAsia"/>
              </w:rPr>
              <w:t>开奖处理中</w:t>
            </w:r>
            <w:r w:rsidRPr="000D5180">
              <w:t>"</w:t>
            </w:r>
            <w:r>
              <w:rPr>
                <w:rFonts w:hint="eastAsia"/>
              </w:rPr>
              <w:t>。</w:t>
            </w:r>
          </w:p>
          <w:p w:rsidR="000D5180" w:rsidRPr="000D5180" w:rsidRDefault="000D5180" w:rsidP="000D5180">
            <w:pPr>
              <w:pStyle w:val="af"/>
              <w:numPr>
                <w:ilvl w:val="0"/>
                <w:numId w:val="40"/>
              </w:numPr>
              <w:autoSpaceDE w:val="0"/>
              <w:autoSpaceDN w:val="0"/>
              <w:spacing w:line="240" w:lineRule="auto"/>
              <w:ind w:right="0" w:firstLineChars="0"/>
              <w:jc w:val="left"/>
            </w:pPr>
            <w:r>
              <w:rPr>
                <w:rFonts w:hint="eastAsia"/>
              </w:rPr>
              <w:t>当第一开奖</w:t>
            </w:r>
            <w:r>
              <w:t>人</w:t>
            </w:r>
            <w:r w:rsidRPr="000D5180">
              <w:rPr>
                <w:rFonts w:hint="eastAsia"/>
              </w:rPr>
              <w:t>录入</w:t>
            </w:r>
            <w:r w:rsidRPr="000D5180">
              <w:t>并提交</w:t>
            </w:r>
            <w:r w:rsidRPr="000D5180">
              <w:rPr>
                <w:rFonts w:hint="eastAsia"/>
              </w:rPr>
              <w:t>开奖号码</w:t>
            </w:r>
            <w:r>
              <w:rPr>
                <w:rFonts w:hint="eastAsia"/>
              </w:rPr>
              <w:t>成功</w:t>
            </w:r>
            <w:r>
              <w:t>后</w:t>
            </w:r>
            <w:r w:rsidRPr="000D5180">
              <w:rPr>
                <w:rFonts w:hint="eastAsia"/>
              </w:rPr>
              <w:t>，第二人才可以进入开奖</w:t>
            </w:r>
            <w:r w:rsidRPr="000D5180">
              <w:t>过程，</w:t>
            </w:r>
            <w:r w:rsidRPr="000D5180">
              <w:rPr>
                <w:rFonts w:hint="eastAsia"/>
              </w:rPr>
              <w:t>提交二次开奖号码。系统</w:t>
            </w:r>
            <w:r w:rsidRPr="000D5180">
              <w:t>记录</w:t>
            </w:r>
            <w:r w:rsidRPr="000D5180">
              <w:rPr>
                <w:rFonts w:hint="eastAsia"/>
              </w:rPr>
              <w:t>第</w:t>
            </w:r>
            <w:r w:rsidRPr="000D5180">
              <w:t>二开奖人</w:t>
            </w:r>
            <w:r w:rsidRPr="000D5180">
              <w:rPr>
                <w:rFonts w:hint="eastAsia"/>
              </w:rPr>
              <w:t>。</w:t>
            </w:r>
          </w:p>
          <w:p w:rsidR="000D5180" w:rsidRDefault="000D5180" w:rsidP="000D5180">
            <w:pPr>
              <w:pStyle w:val="af"/>
              <w:numPr>
                <w:ilvl w:val="0"/>
                <w:numId w:val="40"/>
              </w:numPr>
              <w:autoSpaceDE w:val="0"/>
              <w:autoSpaceDN w:val="0"/>
              <w:spacing w:line="240" w:lineRule="auto"/>
              <w:ind w:right="0" w:firstLineChars="0"/>
              <w:jc w:val="left"/>
            </w:pPr>
            <w:r w:rsidRPr="000D5180">
              <w:rPr>
                <w:rFonts w:hint="eastAsia"/>
              </w:rPr>
              <w:t>其他人员尝试</w:t>
            </w:r>
            <w:r w:rsidRPr="000D5180">
              <w:t>进入</w:t>
            </w:r>
            <w:r w:rsidRPr="000D5180">
              <w:rPr>
                <w:rFonts w:hint="eastAsia"/>
              </w:rPr>
              <w:t>开奖</w:t>
            </w:r>
            <w:r w:rsidRPr="000D5180">
              <w:t>过程</w:t>
            </w:r>
            <w:r w:rsidRPr="000D5180">
              <w:rPr>
                <w:rFonts w:hint="eastAsia"/>
              </w:rPr>
              <w:t>都统一提示</w:t>
            </w:r>
            <w:r w:rsidRPr="000D5180">
              <w:rPr>
                <w:rFonts w:hint="eastAsia"/>
              </w:rPr>
              <w:t>"</w:t>
            </w:r>
            <w:r w:rsidRPr="000D5180">
              <w:rPr>
                <w:rFonts w:hint="eastAsia"/>
              </w:rPr>
              <w:t>开奖处理中</w:t>
            </w:r>
            <w:r w:rsidRPr="000D5180">
              <w:rPr>
                <w:rFonts w:hint="eastAsia"/>
              </w:rPr>
              <w:t>"</w:t>
            </w:r>
            <w:r w:rsidRPr="000D5180">
              <w:rPr>
                <w:rFonts w:hint="eastAsia"/>
              </w:rPr>
              <w:t>。</w:t>
            </w:r>
          </w:p>
        </w:tc>
      </w:tr>
      <w:tr w:rsidR="00736A85" w:rsidTr="00736A85">
        <w:trPr>
          <w:ins w:id="1305" w:author="Microsoft" w:date="2015-03-05T14:54:00Z"/>
        </w:trPr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36A85" w:rsidRPr="00486313" w:rsidRDefault="00736A85" w:rsidP="005D5990">
            <w:pPr>
              <w:jc w:val="center"/>
              <w:rPr>
                <w:ins w:id="1306" w:author="Microsoft" w:date="2015-03-05T14:54:00Z"/>
              </w:rPr>
            </w:pPr>
            <w:ins w:id="1307" w:author="Microsoft" w:date="2015-03-05T14:54:00Z">
              <w:r>
                <w:rPr>
                  <w:rFonts w:hint="eastAsia"/>
                </w:rPr>
                <w:t>计算公式</w:t>
              </w:r>
            </w:ins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6A85" w:rsidRDefault="00736A85" w:rsidP="005D5990">
            <w:pPr>
              <w:ind w:right="210"/>
              <w:jc w:val="left"/>
              <w:rPr>
                <w:ins w:id="1308" w:author="Microsoft" w:date="2015-03-05T14:54:00Z"/>
              </w:rPr>
            </w:pPr>
            <w:ins w:id="1309" w:author="Microsoft" w:date="2015-03-05T14:54:00Z">
              <w:r>
                <w:rPr>
                  <w:rFonts w:hint="eastAsia"/>
                </w:rPr>
                <w:t>当期</w:t>
              </w:r>
              <w:r>
                <w:t>销售额</w:t>
              </w:r>
              <w:r>
                <w:rPr>
                  <w:rFonts w:hint="eastAsia"/>
                </w:rPr>
                <w:t>=</w:t>
              </w:r>
              <w:r>
                <w:t>销售总额</w:t>
              </w:r>
              <w:r>
                <w:t>-</w:t>
              </w:r>
              <w:r>
                <w:t>退票金额</w:t>
              </w:r>
            </w:ins>
          </w:p>
        </w:tc>
      </w:tr>
    </w:tbl>
    <w:p w:rsidR="00AE4C00" w:rsidRPr="00736A85" w:rsidRDefault="00AE4C00" w:rsidP="00AE4C00"/>
    <w:p w:rsidR="00AE4C00" w:rsidRDefault="00AE4C00" w:rsidP="00AB0AE2">
      <w:pPr>
        <w:pStyle w:val="4"/>
      </w:pPr>
      <w:bookmarkStart w:id="1310" w:name="_Toc450143894"/>
      <w:r>
        <w:rPr>
          <w:rFonts w:hint="eastAsia"/>
        </w:rPr>
        <w:t>录入开奖号码</w:t>
      </w:r>
      <w:bookmarkEnd w:id="131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111"/>
        <w:gridCol w:w="2004"/>
        <w:gridCol w:w="3222"/>
      </w:tblGrid>
      <w:tr w:rsidR="00AE4C00" w:rsidTr="00DF08BE">
        <w:trPr>
          <w:tblHeader/>
        </w:trPr>
        <w:tc>
          <w:tcPr>
            <w:tcW w:w="1276" w:type="dxa"/>
            <w:shd w:val="clear" w:color="auto" w:fill="D9D9D9" w:themeFill="background1" w:themeFillShade="D9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111" w:type="dxa"/>
            <w:shd w:val="clear" w:color="auto" w:fill="D9D9D9" w:themeFill="background1" w:themeFillShade="D9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2004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3222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Pr="00135788" w:rsidRDefault="00AE4C00" w:rsidP="00CF6A28">
            <w:pPr>
              <w:ind w:right="210"/>
              <w:jc w:val="left"/>
            </w:pPr>
            <w:r>
              <w:rPr>
                <w:rFonts w:hint="eastAsia"/>
              </w:rPr>
              <w:t>输入开奖号码。</w:t>
            </w:r>
            <w:r w:rsidR="00975D81">
              <w:rPr>
                <w:rFonts w:hint="eastAsia"/>
              </w:rPr>
              <w:t>此步骤</w:t>
            </w:r>
            <w:r w:rsidR="00975D81">
              <w:t>需要两个用户</w:t>
            </w:r>
            <w:r w:rsidR="00975D81">
              <w:rPr>
                <w:rFonts w:hint="eastAsia"/>
              </w:rPr>
              <w:t>在</w:t>
            </w:r>
            <w:r w:rsidR="00975D81">
              <w:t>各自的客户端配合完成</w:t>
            </w:r>
            <w:r w:rsidR="00975D81">
              <w:rPr>
                <w:rFonts w:hint="eastAsia"/>
              </w:rPr>
              <w:t>。先</w:t>
            </w:r>
            <w:r w:rsidR="00975D81">
              <w:t>由用户</w:t>
            </w:r>
            <w:r w:rsidR="00975D81">
              <w:rPr>
                <w:rFonts w:hint="eastAsia"/>
              </w:rPr>
              <w:t>A</w:t>
            </w:r>
            <w:r w:rsidR="00975D81">
              <w:rPr>
                <w:rFonts w:hint="eastAsia"/>
              </w:rPr>
              <w:t>进行</w:t>
            </w:r>
            <w:r w:rsidR="00975D81">
              <w:t>开奖，并</w:t>
            </w:r>
            <w:r w:rsidR="00975D81">
              <w:rPr>
                <w:rFonts w:hint="eastAsia"/>
              </w:rPr>
              <w:t>在此</w:t>
            </w:r>
            <w:r w:rsidR="00975D81">
              <w:t>完成第一次</w:t>
            </w:r>
            <w:r w:rsidR="00975D81">
              <w:rPr>
                <w:rFonts w:hint="eastAsia"/>
              </w:rPr>
              <w:t>号码</w:t>
            </w:r>
            <w:r w:rsidR="00975D81">
              <w:t>录入</w:t>
            </w:r>
            <w:r w:rsidR="00CF6A28">
              <w:rPr>
                <w:rFonts w:hint="eastAsia"/>
              </w:rPr>
              <w:t>；</w:t>
            </w:r>
            <w:r w:rsidR="00975D81">
              <w:t>用户</w:t>
            </w:r>
            <w:r w:rsidR="00975D81">
              <w:rPr>
                <w:rFonts w:hint="eastAsia"/>
              </w:rPr>
              <w:t>B</w:t>
            </w:r>
            <w:r w:rsidR="00975D81">
              <w:rPr>
                <w:rFonts w:hint="eastAsia"/>
              </w:rPr>
              <w:t>选择</w:t>
            </w:r>
            <w:r w:rsidR="00975D81">
              <w:t>同</w:t>
            </w:r>
            <w:r w:rsidR="00975D81">
              <w:rPr>
                <w:rFonts w:hint="eastAsia"/>
              </w:rPr>
              <w:t>一个</w:t>
            </w:r>
            <w:r w:rsidR="00975D81">
              <w:t>游戏开奖，</w:t>
            </w:r>
            <w:r w:rsidR="00975D81">
              <w:rPr>
                <w:rFonts w:hint="eastAsia"/>
              </w:rPr>
              <w:t>输入</w:t>
            </w:r>
            <w:r w:rsidR="00975D81">
              <w:t>第二次开奖号码。</w:t>
            </w:r>
            <w:r w:rsidR="00975D81">
              <w:rPr>
                <w:rFonts w:hint="eastAsia"/>
              </w:rPr>
              <w:t>系统</w:t>
            </w:r>
            <w:r w:rsidR="00975D81">
              <w:t>比较两次开奖</w:t>
            </w:r>
            <w:r w:rsidR="00975D81">
              <w:rPr>
                <w:rFonts w:hint="eastAsia"/>
              </w:rPr>
              <w:t>号码</w:t>
            </w:r>
            <w:r w:rsidR="00975D81">
              <w:t>，如果一致，进</w:t>
            </w:r>
            <w:r w:rsidR="00975D81">
              <w:rPr>
                <w:rFonts w:hint="eastAsia"/>
              </w:rPr>
              <w:t>入</w:t>
            </w:r>
            <w:r w:rsidR="00975D81">
              <w:t>下一步。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游戏开奖数据备份成功。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Pr="00D25CE1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进入</w:t>
            </w:r>
            <w:r>
              <w:t>开奖下一步。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975D81" w:rsidP="00AE4C00">
            <w:r>
              <w:rPr>
                <w:rFonts w:hint="eastAsia"/>
              </w:rPr>
              <w:t>无</w:t>
            </w:r>
          </w:p>
        </w:tc>
      </w:tr>
      <w:tr w:rsidR="00AE4C00" w:rsidRPr="007E54DF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Pr="001B5728" w:rsidRDefault="00975D81" w:rsidP="00975D81">
            <w:r>
              <w:rPr>
                <w:rFonts w:hint="eastAsia"/>
              </w:rPr>
              <w:t>两次开奖号码输入一致，</w:t>
            </w:r>
            <w:r>
              <w:t>进入下一步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C23E3A" w:rsidRDefault="00AE4C00" w:rsidP="00821D9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开奖号码：</w:t>
            </w:r>
            <w:r w:rsidR="009C32D3">
              <w:rPr>
                <w:rFonts w:hint="eastAsia"/>
              </w:rPr>
              <w:t>开奖</w:t>
            </w:r>
            <w:r w:rsidR="009C32D3">
              <w:t>号码根据不同的游戏输入符合</w:t>
            </w:r>
            <w:r w:rsidR="009C32D3">
              <w:rPr>
                <w:rFonts w:hint="eastAsia"/>
              </w:rPr>
              <w:t>其</w:t>
            </w:r>
            <w:r w:rsidR="009C32D3">
              <w:t>相应规则的开奖号码</w:t>
            </w:r>
            <w:r w:rsidR="009C32D3">
              <w:rPr>
                <w:rFonts w:hint="eastAsia"/>
              </w:rPr>
              <w:t>位数</w:t>
            </w:r>
            <w:r w:rsidR="009C32D3">
              <w:t>；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975D8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76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37" w:type="dxa"/>
            <w:gridSpan w:val="3"/>
            <w:shd w:val="clear" w:color="auto" w:fill="auto"/>
          </w:tcPr>
          <w:p w:rsidR="00AE4C00" w:rsidRDefault="00975D81" w:rsidP="00975D8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CF0039" w:rsidRDefault="00AE4C00" w:rsidP="00AE4C00"/>
    <w:p w:rsidR="00AE4C00" w:rsidRDefault="00AE4C00" w:rsidP="00AB0AE2">
      <w:pPr>
        <w:pStyle w:val="4"/>
      </w:pPr>
      <w:bookmarkStart w:id="1311" w:name="_Toc450143895"/>
      <w:r>
        <w:rPr>
          <w:rFonts w:hint="eastAsia"/>
        </w:rPr>
        <w:t>显示匹配结果</w:t>
      </w:r>
      <w:bookmarkEnd w:id="131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744"/>
        <w:gridCol w:w="2718"/>
      </w:tblGrid>
      <w:tr w:rsidR="00AE4C00" w:rsidTr="00975D81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AE4C00" w:rsidP="00975D81">
            <w:pPr>
              <w:ind w:right="210"/>
              <w:jc w:val="left"/>
            </w:pPr>
            <w:r>
              <w:rPr>
                <w:rFonts w:hint="eastAsia"/>
              </w:rPr>
              <w:t>根据</w:t>
            </w:r>
            <w:r w:rsidR="00975D81">
              <w:rPr>
                <w:rFonts w:hint="eastAsia"/>
              </w:rPr>
              <w:t>用户</w:t>
            </w:r>
            <w:r w:rsidR="00975D81">
              <w:t>输入的</w:t>
            </w:r>
            <w:r>
              <w:rPr>
                <w:rFonts w:hint="eastAsia"/>
              </w:rPr>
              <w:t>开奖号码进行匹配，显示</w:t>
            </w:r>
            <w:r w:rsidR="00975D81">
              <w:rPr>
                <w:rFonts w:hint="eastAsia"/>
              </w:rPr>
              <w:t>匹配结果</w:t>
            </w:r>
            <w:r w:rsidR="00975D81">
              <w:t>，包括</w:t>
            </w:r>
            <w:r>
              <w:rPr>
                <w:rFonts w:hint="eastAsia"/>
              </w:rPr>
              <w:t>各奖等中奖注数。</w:t>
            </w:r>
            <w:r w:rsidRPr="00135788">
              <w:t xml:space="preserve"> 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0F1B71">
            <w:pPr>
              <w:ind w:right="210"/>
              <w:jc w:val="left"/>
            </w:pPr>
            <w:r>
              <w:rPr>
                <w:rFonts w:hint="eastAsia"/>
              </w:rPr>
              <w:t>开奖号码</w:t>
            </w:r>
            <w:r w:rsidR="000F1B71">
              <w:rPr>
                <w:rFonts w:hint="eastAsia"/>
              </w:rPr>
              <w:t>被</w:t>
            </w:r>
            <w:r w:rsidR="000F1B71">
              <w:t>确认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使用提交的奖级奖金进行算奖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975D81" w:rsidP="00975D81">
            <w:r>
              <w:rPr>
                <w:rFonts w:hint="eastAsia"/>
              </w:rPr>
              <w:t>无</w:t>
            </w:r>
          </w:p>
        </w:tc>
      </w:tr>
      <w:tr w:rsidR="00AE4C00" w:rsidRPr="007E54DF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975D81" w:rsidP="00975D8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无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  <w:r w:rsidR="000F1B71">
              <w:rPr>
                <w:rFonts w:hint="eastAsia"/>
              </w:rPr>
              <w:t>&lt;</w:t>
            </w:r>
            <w:r w:rsidR="000F1B71">
              <w:rPr>
                <w:rFonts w:hint="eastAsia"/>
              </w:rPr>
              <w:t>列表</w:t>
            </w:r>
            <w:r w:rsidR="000F1B71">
              <w:rPr>
                <w:rFonts w:hint="eastAsia"/>
              </w:rPr>
              <w:t>&gt;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</w:t>
            </w:r>
            <w:r w:rsidR="000F1B71">
              <w:rPr>
                <w:rFonts w:hint="eastAsia"/>
              </w:rPr>
              <w:t>名称</w:t>
            </w:r>
            <w:r w:rsidR="000F1B71">
              <w:t>：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注数</w:t>
            </w:r>
            <w:r w:rsidR="000F1B71">
              <w:rPr>
                <w:rFonts w:hint="eastAsia"/>
              </w:rPr>
              <w:t>：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算奖奖池</w:t>
            </w:r>
            <w:r w:rsidR="000F1B71">
              <w:rPr>
                <w:rFonts w:hint="eastAsia"/>
              </w:rPr>
              <w:t>：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975D8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305129" w:rsidRDefault="00AE4C00" w:rsidP="00AE4C00"/>
    <w:p w:rsidR="00AE4C00" w:rsidRDefault="00AE4C00" w:rsidP="00AB0AE2">
      <w:pPr>
        <w:pStyle w:val="4"/>
      </w:pPr>
      <w:bookmarkStart w:id="1312" w:name="_Toc450143896"/>
      <w:r>
        <w:rPr>
          <w:rFonts w:hint="eastAsia"/>
        </w:rPr>
        <w:t>调整奖级</w:t>
      </w:r>
      <w:bookmarkEnd w:id="131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745"/>
        <w:gridCol w:w="2718"/>
      </w:tblGrid>
      <w:tr w:rsidR="00AE4C00" w:rsidTr="000F1B71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系统</w:t>
            </w:r>
            <w:r>
              <w:t>计算出</w:t>
            </w:r>
            <w:r>
              <w:rPr>
                <w:rFonts w:hint="eastAsia"/>
              </w:rPr>
              <w:t>匹配</w:t>
            </w:r>
            <w:r>
              <w:t>结果和</w:t>
            </w:r>
            <w:r>
              <w:rPr>
                <w:rFonts w:hint="eastAsia"/>
              </w:rPr>
              <w:t>各</w:t>
            </w:r>
            <w:r>
              <w:t>个奖级奖金，</w:t>
            </w:r>
            <w:r>
              <w:rPr>
                <w:rFonts w:hint="eastAsia"/>
              </w:rPr>
              <w:t>用户</w:t>
            </w:r>
            <w:r w:rsidR="00AE4C00">
              <w:rPr>
                <w:rFonts w:hint="eastAsia"/>
              </w:rPr>
              <w:t>可修改</w:t>
            </w:r>
            <w:r>
              <w:rPr>
                <w:rFonts w:hint="eastAsia"/>
              </w:rPr>
              <w:t>其</w:t>
            </w:r>
            <w:r w:rsidR="00AE4C00">
              <w:rPr>
                <w:rFonts w:hint="eastAsia"/>
              </w:rPr>
              <w:t>中的奖金字段</w:t>
            </w:r>
            <w:r>
              <w:rPr>
                <w:rFonts w:hint="eastAsia"/>
              </w:rPr>
              <w:t>。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显示</w:t>
            </w:r>
            <w:r>
              <w:t>匹配结果完成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使用提交的奖级奖金进行算奖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0F1B71">
            <w:r>
              <w:rPr>
                <w:rFonts w:hint="eastAsia"/>
              </w:rPr>
              <w:t>无</w:t>
            </w:r>
          </w:p>
        </w:tc>
      </w:tr>
      <w:tr w:rsidR="00AE4C00" w:rsidRPr="007E54DF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奖金金额</w:t>
            </w:r>
            <w:r w:rsidR="000F1B71">
              <w:rPr>
                <w:rFonts w:hint="eastAsia"/>
              </w:rPr>
              <w:t>：</w:t>
            </w:r>
            <w:r w:rsidR="006365CE">
              <w:rPr>
                <w:rFonts w:hint="eastAsia"/>
              </w:rPr>
              <w:t>显示浮动奖奖金（抹零后</w:t>
            </w:r>
            <w:r w:rsidR="006365CE">
              <w:t>），</w:t>
            </w:r>
            <w:r>
              <w:rPr>
                <w:rFonts w:hint="eastAsia"/>
              </w:rPr>
              <w:t>文本框，最大</w:t>
            </w:r>
            <w:r w:rsidR="00AC3E27">
              <w:t>12</w:t>
            </w:r>
            <w:r w:rsidR="000F1B71">
              <w:rPr>
                <w:rFonts w:hint="eastAsia"/>
              </w:rPr>
              <w:t>位数字，</w:t>
            </w:r>
            <w:r w:rsidR="000F1B71">
              <w:t>单位元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数据功能操作要求</w:t>
            </w:r>
          </w:p>
          <w:p w:rsidR="00953A10" w:rsidRDefault="00953A10" w:rsidP="00E8071F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“修改”</w:t>
            </w:r>
            <w:r>
              <w:t>按钮</w:t>
            </w:r>
            <w:r w:rsidR="00AB3C86">
              <w:rPr>
                <w:rFonts w:hint="eastAsia"/>
              </w:rPr>
              <w:t>，</w:t>
            </w:r>
            <w:r w:rsidR="00AB3C86">
              <w:t>点击后可编辑浮动奖金额</w:t>
            </w:r>
          </w:p>
          <w:p w:rsidR="00AB3C86" w:rsidDel="00FE0F29" w:rsidRDefault="00AB3C86" w:rsidP="00E8071F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313" w:author="Microsoft" w:date="2014-12-04T10:36:00Z"/>
              </w:rPr>
            </w:pPr>
            <w:r>
              <w:rPr>
                <w:rFonts w:hint="eastAsia"/>
              </w:rPr>
              <w:t>“重置”按钮，</w:t>
            </w:r>
            <w:r w:rsidR="007F12C4">
              <w:rPr>
                <w:rFonts w:hint="eastAsia"/>
              </w:rPr>
              <w:t>点击</w:t>
            </w:r>
            <w:r w:rsidR="007F12C4">
              <w:t>后显示浮动奖</w:t>
            </w:r>
            <w:r w:rsidR="001A51B4">
              <w:rPr>
                <w:rFonts w:hint="eastAsia"/>
              </w:rPr>
              <w:t>奖金</w:t>
            </w:r>
          </w:p>
          <w:p w:rsidR="001A51B4" w:rsidRDefault="001A51B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del w:id="1314" w:author="Microsoft" w:date="2014-12-04T10:36:00Z">
              <w:r w:rsidDel="00FE0F29">
                <w:rPr>
                  <w:rFonts w:hint="eastAsia"/>
                </w:rPr>
                <w:delText>“保存”</w:delText>
              </w:r>
              <w:r w:rsidDel="00FE0F29">
                <w:delText>按钮，点击后保存修改</w:delText>
              </w:r>
            </w:del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0F1B71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1A51B4" w:rsidP="000710A3">
            <w:pPr>
              <w:ind w:right="210"/>
              <w:jc w:val="left"/>
            </w:pPr>
            <w:r>
              <w:rPr>
                <w:rFonts w:hint="eastAsia"/>
              </w:rPr>
              <w:t>如果用户修改</w:t>
            </w:r>
            <w:r>
              <w:t>浮动奖金额</w:t>
            </w:r>
            <w:r>
              <w:rPr>
                <w:rFonts w:hint="eastAsia"/>
              </w:rPr>
              <w:t>，系统将</w:t>
            </w:r>
            <w:r>
              <w:t>不</w:t>
            </w:r>
            <w:r>
              <w:rPr>
                <w:rFonts w:hint="eastAsia"/>
              </w:rPr>
              <w:t>再</w:t>
            </w:r>
            <w:r>
              <w:t>计算抹零值</w:t>
            </w:r>
            <w:r>
              <w:rPr>
                <w:rFonts w:hint="eastAsia"/>
              </w:rPr>
              <w:t>，</w:t>
            </w:r>
            <w:r>
              <w:t>按</w:t>
            </w:r>
            <w:r>
              <w:rPr>
                <w:rFonts w:hint="eastAsia"/>
              </w:rPr>
              <w:t>用户</w:t>
            </w:r>
            <w:r>
              <w:t>输</w:t>
            </w:r>
            <w:r>
              <w:rPr>
                <w:rFonts w:hint="eastAsia"/>
              </w:rPr>
              <w:t>入</w:t>
            </w:r>
            <w:r>
              <w:t>奖金进行派奖</w:t>
            </w:r>
            <w:r w:rsidR="006A36B0">
              <w:rPr>
                <w:rFonts w:hint="eastAsia"/>
              </w:rPr>
              <w:t>，不再</w:t>
            </w:r>
            <w:r w:rsidR="006A36B0">
              <w:t>进行</w:t>
            </w:r>
            <w:r w:rsidR="006A36B0">
              <w:rPr>
                <w:rFonts w:hint="eastAsia"/>
              </w:rPr>
              <w:t>抹零</w:t>
            </w:r>
            <w:r w:rsidR="006A36B0">
              <w:t>计算</w:t>
            </w:r>
            <w:r>
              <w:t>。</w:t>
            </w:r>
          </w:p>
          <w:p w:rsidR="006A36B0" w:rsidRDefault="006A36B0" w:rsidP="000710A3">
            <w:pPr>
              <w:ind w:right="210"/>
              <w:jc w:val="left"/>
            </w:pPr>
            <w:r>
              <w:rPr>
                <w:rFonts w:hint="eastAsia"/>
              </w:rPr>
              <w:t>若</w:t>
            </w:r>
            <w:r>
              <w:t>用户调整了</w:t>
            </w:r>
            <w:r>
              <w:rPr>
                <w:rFonts w:hint="eastAsia"/>
              </w:rPr>
              <w:t>浮动奖金额</w:t>
            </w:r>
            <w:r>
              <w:t>，</w:t>
            </w:r>
            <w:ins w:id="1315" w:author="Microsoft" w:date="2015-02-27T10:02:00Z">
              <w:r w:rsidR="006B03EF">
                <w:rPr>
                  <w:rFonts w:ascii="宋体" w:hAnsi="Times New Roman" w:cs="宋体" w:hint="eastAsia"/>
                  <w:color w:val="000000"/>
                  <w:kern w:val="0"/>
                  <w:lang w:val="zh-CN" w:bidi="km-KH"/>
                </w:rPr>
                <w:t>仅</w:t>
              </w:r>
              <w:r w:rsidR="006B03EF">
                <w:rPr>
                  <w:rFonts w:ascii="宋体" w:hAnsi="Times New Roman" w:cs="宋体"/>
                  <w:color w:val="000000"/>
                  <w:kern w:val="0"/>
                  <w:lang w:val="zh-CN" w:bidi="km-KH"/>
                </w:rPr>
                <w:t>记录</w:t>
              </w:r>
              <w:r w:rsidR="006B03EF">
                <w:rPr>
                  <w:rFonts w:ascii="宋体" w:hAnsi="Times New Roman" w:cs="宋体" w:hint="eastAsia"/>
                  <w:color w:val="000000"/>
                  <w:kern w:val="0"/>
                  <w:lang w:val="zh-CN" w:bidi="km-KH"/>
                </w:rPr>
                <w:t>本次</w:t>
              </w:r>
              <w:r w:rsidR="006B03EF">
                <w:rPr>
                  <w:rFonts w:ascii="宋体" w:hAnsi="Times New Roman" w:cs="宋体"/>
                  <w:color w:val="000000"/>
                  <w:kern w:val="0"/>
                  <w:lang w:val="zh-CN" w:bidi="km-KH"/>
                </w:rPr>
                <w:t>算奖的奖级</w:t>
              </w:r>
              <w:r w:rsidR="006B03EF">
                <w:rPr>
                  <w:rFonts w:ascii="宋体" w:hAnsi="Times New Roman" w:cs="宋体" w:hint="eastAsia"/>
                  <w:color w:val="000000"/>
                  <w:kern w:val="0"/>
                  <w:lang w:val="zh-CN" w:bidi="km-KH"/>
                </w:rPr>
                <w:t>列表</w:t>
              </w:r>
            </w:ins>
            <w:del w:id="1316" w:author="Microsoft" w:date="2015-01-12T17:13:00Z">
              <w:r w:rsidRPr="000B1566" w:rsidDel="000B1566">
                <w:rPr>
                  <w:rFonts w:hint="eastAsia"/>
                </w:rPr>
                <w:delText>记录操作日志</w:delText>
              </w:r>
            </w:del>
            <w:r w:rsidRPr="000B1566">
              <w:rPr>
                <w:rFonts w:hint="eastAsia"/>
              </w:rPr>
              <w:t>。</w:t>
            </w:r>
          </w:p>
        </w:tc>
      </w:tr>
    </w:tbl>
    <w:p w:rsidR="00AE4C00" w:rsidRPr="00CF0039" w:rsidRDefault="00AE4C00" w:rsidP="00AE4C00"/>
    <w:p w:rsidR="00AE4C00" w:rsidRDefault="00AE4C00" w:rsidP="00AB0AE2">
      <w:pPr>
        <w:pStyle w:val="4"/>
      </w:pPr>
      <w:bookmarkStart w:id="1317" w:name="_Toc450143897"/>
      <w:r>
        <w:rPr>
          <w:rFonts w:hint="eastAsia"/>
        </w:rPr>
        <w:t>确认算奖结果及奖级</w:t>
      </w:r>
      <w:bookmarkEnd w:id="131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6"/>
        <w:gridCol w:w="1744"/>
        <w:gridCol w:w="2719"/>
      </w:tblGrid>
      <w:tr w:rsidR="00AE4C00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3578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系统</w:t>
            </w:r>
            <w:r w:rsidR="00AE4C00">
              <w:rPr>
                <w:rFonts w:hint="eastAsia"/>
              </w:rPr>
              <w:t>使用修改后的奖金</w:t>
            </w:r>
            <w:r>
              <w:rPr>
                <w:rFonts w:hint="eastAsia"/>
              </w:rPr>
              <w:t>进行</w:t>
            </w:r>
            <w:r>
              <w:t>派奖运算</w:t>
            </w:r>
            <w:r w:rsidR="00AE4C00">
              <w:rPr>
                <w:rFonts w:hint="eastAsia"/>
              </w:rPr>
              <w:t>，</w:t>
            </w:r>
            <w:r>
              <w:rPr>
                <w:rFonts w:hint="eastAsia"/>
              </w:rPr>
              <w:t>完成</w:t>
            </w:r>
            <w:r>
              <w:t>后</w:t>
            </w:r>
            <w:r w:rsidR="00AE4C00">
              <w:rPr>
                <w:rFonts w:hint="eastAsia"/>
              </w:rPr>
              <w:t>显示开奖结果</w:t>
            </w:r>
            <w:r>
              <w:rPr>
                <w:rFonts w:hint="eastAsia"/>
              </w:rPr>
              <w:t>。系统用户</w:t>
            </w:r>
            <w:r>
              <w:t>对</w:t>
            </w:r>
            <w:r w:rsidR="00AE4C00">
              <w:rPr>
                <w:rFonts w:hint="eastAsia"/>
              </w:rPr>
              <w:t>算奖结果进行确认。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调整</w:t>
            </w:r>
            <w:r>
              <w:t>奖级</w:t>
            </w:r>
            <w:r>
              <w:rPr>
                <w:rFonts w:hint="eastAsia"/>
              </w:rPr>
              <w:t>完成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D25CE1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确认结果后进行开奖</w:t>
            </w:r>
            <w:r w:rsidR="000F1B71">
              <w:rPr>
                <w:rFonts w:hint="eastAsia"/>
              </w:rPr>
              <w:t>数据</w:t>
            </w:r>
            <w:r>
              <w:rPr>
                <w:rFonts w:hint="eastAsia"/>
              </w:rPr>
              <w:t>稽核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0F1B71" w:rsidP="00AE4C00">
            <w:r>
              <w:rPr>
                <w:rFonts w:hint="eastAsia"/>
              </w:rPr>
              <w:t>无</w:t>
            </w:r>
          </w:p>
        </w:tc>
      </w:tr>
      <w:tr w:rsidR="00AE4C00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Pr="001B5728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确认算奖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DF08BE">
        <w:tc>
          <w:tcPr>
            <w:tcW w:w="1254" w:type="dxa"/>
            <w:shd w:val="clear" w:color="auto" w:fill="D9D9D9" w:themeFill="background1" w:themeFillShade="D9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AE4C00" w:rsidRDefault="008248D3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37049F" w:rsidRDefault="00AE4C00" w:rsidP="00AE4C00"/>
    <w:p w:rsidR="00AE4C00" w:rsidRDefault="00AE4C00" w:rsidP="00AB0AE2">
      <w:pPr>
        <w:pStyle w:val="4"/>
      </w:pPr>
      <w:bookmarkStart w:id="1318" w:name="_Toc450143898"/>
      <w:r>
        <w:rPr>
          <w:rFonts w:hint="eastAsia"/>
        </w:rPr>
        <w:t>开奖稽核</w:t>
      </w:r>
      <w:bookmarkEnd w:id="131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AE4C00" w:rsidTr="00287340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AE4C00" w:rsidP="000F1B71">
            <w:pPr>
              <w:ind w:right="210"/>
              <w:jc w:val="left"/>
            </w:pPr>
            <w:r>
              <w:rPr>
                <w:rFonts w:hint="eastAsia"/>
              </w:rPr>
              <w:t>系统</w:t>
            </w:r>
            <w:r>
              <w:t>计算本地销售文件</w:t>
            </w:r>
            <w:r>
              <w:t>MD5</w:t>
            </w:r>
            <w:r>
              <w:rPr>
                <w:rFonts w:hint="eastAsia"/>
              </w:rPr>
              <w:t>值</w:t>
            </w:r>
            <w:r>
              <w:t>，</w:t>
            </w:r>
            <w:r w:rsidR="000F1B71">
              <w:rPr>
                <w:rFonts w:hint="eastAsia"/>
              </w:rPr>
              <w:t>并</w:t>
            </w:r>
            <w:r>
              <w:t>与备份路径下的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文件</w:t>
            </w:r>
            <w:r w:rsidR="000F1B71">
              <w:rPr>
                <w:rFonts w:hint="eastAsia"/>
              </w:rPr>
              <w:t>进行</w:t>
            </w:r>
            <w:r>
              <w:t>比较</w:t>
            </w:r>
            <w:r w:rsidR="000F1B71">
              <w:rPr>
                <w:rFonts w:hint="eastAsia"/>
              </w:rPr>
              <w:t>。比较</w:t>
            </w:r>
            <w:r w:rsidR="000F1B71">
              <w:t>结果如果</w:t>
            </w:r>
            <w:r>
              <w:rPr>
                <w:rFonts w:hint="eastAsia"/>
              </w:rPr>
              <w:t>一致</w:t>
            </w:r>
            <w:r w:rsidR="000F1B71">
              <w:rPr>
                <w:rFonts w:hint="eastAsia"/>
              </w:rPr>
              <w:t>，</w:t>
            </w:r>
            <w:r w:rsidR="000F1B71">
              <w:t>则</w:t>
            </w:r>
            <w:r>
              <w:rPr>
                <w:rFonts w:hint="eastAsia"/>
              </w:rPr>
              <w:t>进入下一步；</w:t>
            </w:r>
            <w:r>
              <w:t>如果不一致，</w:t>
            </w:r>
            <w:r w:rsidR="000F1B71">
              <w:rPr>
                <w:rFonts w:hint="eastAsia"/>
              </w:rPr>
              <w:t>给出</w:t>
            </w:r>
            <w:r w:rsidR="000F1B71">
              <w:t>提示，</w:t>
            </w:r>
            <w:r>
              <w:t>等待重新开奖。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确认奖级奖金调整并完成算奖。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AE4C00" w:rsidP="000F1B71">
            <w:pPr>
              <w:ind w:right="210"/>
              <w:jc w:val="left"/>
            </w:pPr>
            <w:r>
              <w:rPr>
                <w:rFonts w:hint="eastAsia"/>
              </w:rPr>
              <w:t>等待</w:t>
            </w:r>
            <w:r w:rsidR="000F1B71">
              <w:rPr>
                <w:rFonts w:hint="eastAsia"/>
              </w:rPr>
              <w:t>最终</w:t>
            </w:r>
            <w:r>
              <w:rPr>
                <w:rFonts w:hint="eastAsia"/>
              </w:rPr>
              <w:t>确认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RPr="007E54DF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稽核结果</w:t>
            </w:r>
            <w:r w:rsidR="000F1B71">
              <w:rPr>
                <w:rFonts w:hint="eastAsia"/>
              </w:rPr>
              <w:t>：通过、失败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8F2DAC">
            <w:pPr>
              <w:ind w:left="0"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37049F" w:rsidRDefault="00AE4C00" w:rsidP="00AE4C00"/>
    <w:p w:rsidR="00AE4C00" w:rsidRDefault="00AE4C00" w:rsidP="00AB0AE2">
      <w:pPr>
        <w:pStyle w:val="4"/>
      </w:pPr>
      <w:bookmarkStart w:id="1319" w:name="_Toc450143899"/>
      <w:r>
        <w:rPr>
          <w:rFonts w:hint="eastAsia"/>
        </w:rPr>
        <w:t>确认开奖</w:t>
      </w:r>
      <w:bookmarkEnd w:id="131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AE4C00" w:rsidTr="00287340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AE4C00" w:rsidP="00287340">
            <w:pPr>
              <w:ind w:right="210"/>
              <w:jc w:val="left"/>
            </w:pPr>
            <w:r>
              <w:rPr>
                <w:rFonts w:hint="eastAsia"/>
              </w:rPr>
              <w:t>稽核通过后</w:t>
            </w:r>
            <w:r w:rsidR="000F1B71">
              <w:rPr>
                <w:rFonts w:hint="eastAsia"/>
              </w:rPr>
              <w:t>，系统</w:t>
            </w:r>
            <w:r w:rsidR="000F1B71">
              <w:t>用户</w:t>
            </w:r>
            <w:r>
              <w:rPr>
                <w:rFonts w:hint="eastAsia"/>
              </w:rPr>
              <w:t>进行</w:t>
            </w:r>
            <w:r w:rsidR="000F1B71">
              <w:rPr>
                <w:rFonts w:hint="eastAsia"/>
              </w:rPr>
              <w:t>最终</w:t>
            </w:r>
            <w:r>
              <w:rPr>
                <w:rFonts w:hint="eastAsia"/>
              </w:rPr>
              <w:t>确认</w:t>
            </w:r>
            <w:r w:rsidR="000F1B71">
              <w:rPr>
                <w:rFonts w:hint="eastAsia"/>
              </w:rPr>
              <w:t>。</w:t>
            </w:r>
            <w:r w:rsidR="00287340">
              <w:rPr>
                <w:rFonts w:hint="eastAsia"/>
              </w:rPr>
              <w:t>最终</w:t>
            </w:r>
            <w:r>
              <w:rPr>
                <w:rFonts w:hint="eastAsia"/>
              </w:rPr>
              <w:t>确认之后</w:t>
            </w:r>
            <w:r w:rsidR="00287340">
              <w:rPr>
                <w:rFonts w:hint="eastAsia"/>
              </w:rPr>
              <w:t>，</w:t>
            </w:r>
            <w:r>
              <w:rPr>
                <w:rFonts w:hint="eastAsia"/>
              </w:rPr>
              <w:t>游戏期次无法进行重新开奖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稽核通过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结束</w:t>
            </w:r>
            <w:r w:rsidR="00AE4C00">
              <w:rPr>
                <w:rFonts w:hint="eastAsia"/>
              </w:rPr>
              <w:t>开奖流程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0F1B71">
            <w:r>
              <w:rPr>
                <w:rFonts w:hint="eastAsia"/>
              </w:rPr>
              <w:t>无</w:t>
            </w:r>
          </w:p>
        </w:tc>
      </w:tr>
      <w:tr w:rsidR="00AE4C00" w:rsidRPr="007E54DF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0F1B71" w:rsidP="000F1B71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确认开奖</w:t>
            </w:r>
          </w:p>
          <w:p w:rsidR="00884853" w:rsidRDefault="00884853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打印</w:t>
            </w:r>
            <w:r>
              <w:t>开奖公告</w:t>
            </w:r>
            <w:r w:rsidR="008F2DAC">
              <w:rPr>
                <w:rFonts w:hint="eastAsia"/>
              </w:rPr>
              <w:t>（样式</w:t>
            </w:r>
            <w:r w:rsidR="008F2DAC">
              <w:t>参看</w:t>
            </w:r>
            <w:r w:rsidR="008F2DAC">
              <w:rPr>
                <w:rFonts w:hint="eastAsia"/>
              </w:rPr>
              <w:t>附录</w:t>
            </w:r>
            <w:r w:rsidR="008F2DAC">
              <w:t>）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0F1B71" w:rsidP="0088485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Default="00AE4C00" w:rsidP="003F41F8">
      <w:pPr>
        <w:pStyle w:val="4"/>
      </w:pPr>
      <w:bookmarkStart w:id="1320" w:name="_Toc450143900"/>
      <w:r>
        <w:rPr>
          <w:rFonts w:hint="eastAsia"/>
        </w:rPr>
        <w:t>重新开奖</w:t>
      </w:r>
      <w:bookmarkEnd w:id="132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  <w:gridCol w:w="2696"/>
        <w:gridCol w:w="1606"/>
        <w:gridCol w:w="2856"/>
      </w:tblGrid>
      <w:tr w:rsidR="00AE4C00" w:rsidTr="00287340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AE4C00" w:rsidRPr="00DA3AD6" w:rsidRDefault="00AE4C00" w:rsidP="00AE4C00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AE4C00" w:rsidRDefault="00AE4C00" w:rsidP="00AE4C00">
            <w:pPr>
              <w:ind w:right="210"/>
              <w:jc w:val="left"/>
            </w:pP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6D3825" w:rsidP="00AE4C00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35788" w:rsidRDefault="00AE4C00" w:rsidP="00287340">
            <w:pPr>
              <w:ind w:right="210"/>
              <w:jc w:val="left"/>
            </w:pPr>
            <w:r>
              <w:rPr>
                <w:rFonts w:hint="eastAsia"/>
              </w:rPr>
              <w:t>开奖结果最</w:t>
            </w:r>
            <w:r w:rsidR="00287340">
              <w:rPr>
                <w:rFonts w:hint="eastAsia"/>
              </w:rPr>
              <w:t>终</w:t>
            </w:r>
            <w:r>
              <w:rPr>
                <w:rFonts w:hint="eastAsia"/>
              </w:rPr>
              <w:t>确认前</w:t>
            </w:r>
            <w:r w:rsidR="00287340">
              <w:rPr>
                <w:rFonts w:hint="eastAsia"/>
              </w:rPr>
              <w:t>，系统</w:t>
            </w:r>
            <w:r w:rsidR="00287340">
              <w:t>用户</w:t>
            </w:r>
            <w:r>
              <w:rPr>
                <w:rFonts w:hint="eastAsia"/>
              </w:rPr>
              <w:t>可以</w:t>
            </w:r>
            <w:r w:rsidR="00287340">
              <w:rPr>
                <w:rFonts w:hint="eastAsia"/>
              </w:rPr>
              <w:t>在</w:t>
            </w:r>
            <w:r w:rsidR="00287340">
              <w:t>任意步骤</w:t>
            </w:r>
            <w:r>
              <w:rPr>
                <w:rFonts w:hint="eastAsia"/>
              </w:rPr>
              <w:t>进行重新开奖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ind w:right="210"/>
              <w:jc w:val="left"/>
            </w:pPr>
            <w:r>
              <w:rPr>
                <w:rFonts w:hint="eastAsia"/>
              </w:rPr>
              <w:t>需要重新开奖的期次没有进行确认开奖过程。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D25CE1" w:rsidRDefault="00287340" w:rsidP="00287340">
            <w:pPr>
              <w:ind w:right="210"/>
              <w:jc w:val="left"/>
            </w:pPr>
            <w:r>
              <w:rPr>
                <w:rFonts w:hint="eastAsia"/>
              </w:rPr>
              <w:t>回到</w:t>
            </w:r>
            <w:r w:rsidR="00AE4C00">
              <w:rPr>
                <w:rFonts w:hint="eastAsia"/>
              </w:rPr>
              <w:t>开奖流程第一步</w:t>
            </w:r>
            <w:r>
              <w:rPr>
                <w:rFonts w:hint="eastAsia"/>
              </w:rPr>
              <w:t>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287340" w:rsidP="00287340">
            <w:r>
              <w:rPr>
                <w:rFonts w:hint="eastAsia"/>
              </w:rPr>
              <w:t>无</w:t>
            </w:r>
          </w:p>
        </w:tc>
      </w:tr>
      <w:tr w:rsidR="00AE4C00" w:rsidRPr="007E54DF" w:rsidTr="00287340">
        <w:trPr>
          <w:trHeight w:val="70"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Pr="001B5728" w:rsidRDefault="00287340" w:rsidP="0028734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AE4C00" w:rsidRDefault="00AE4C00" w:rsidP="00AE4C00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重新开奖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AE4C00" w:rsidRDefault="00AE4C00" w:rsidP="00AE4C00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287340" w:rsidP="00AE4C0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AE4C00" w:rsidTr="00287340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AE4C00" w:rsidRPr="0010192D" w:rsidRDefault="00AE4C00" w:rsidP="00AE4C00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AE4C00" w:rsidRDefault="00287340" w:rsidP="00287340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AE4C00" w:rsidRPr="00AE4C00" w:rsidRDefault="00AE4C00" w:rsidP="00AE4C00"/>
    <w:p w:rsidR="00BC69F8" w:rsidRDefault="00BC69F8" w:rsidP="00AB0AE2">
      <w:pPr>
        <w:pStyle w:val="3"/>
      </w:pPr>
      <w:bookmarkStart w:id="1321" w:name="_Toc450143901"/>
      <w:r>
        <w:rPr>
          <w:rFonts w:hint="eastAsia"/>
        </w:rPr>
        <w:lastRenderedPageBreak/>
        <w:t>期次列表</w:t>
      </w:r>
      <w:bookmarkEnd w:id="132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745"/>
        <w:gridCol w:w="2718"/>
      </w:tblGrid>
      <w:tr w:rsidR="00E1224B" w:rsidTr="0047718F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Default="00E1224B" w:rsidP="00E1224B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E1224B" w:rsidRPr="00DA3AD6" w:rsidRDefault="00E1224B" w:rsidP="00E1224B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E1224B" w:rsidRDefault="00E1224B" w:rsidP="00E1224B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E1224B" w:rsidRDefault="00E1224B" w:rsidP="00E1224B">
            <w:pPr>
              <w:ind w:right="210"/>
              <w:jc w:val="left"/>
            </w:pP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6D3825" w:rsidP="00E1224B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Pr="00135788" w:rsidRDefault="00E1224B" w:rsidP="00F83EFC">
            <w:pPr>
              <w:ind w:right="210"/>
              <w:jc w:val="left"/>
            </w:pPr>
            <w:r>
              <w:rPr>
                <w:rFonts w:hint="eastAsia"/>
              </w:rPr>
              <w:t>显示期次列表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E1224B" w:rsidP="00E1224B">
            <w:pPr>
              <w:ind w:right="210"/>
              <w:jc w:val="left"/>
            </w:pPr>
            <w:r>
              <w:rPr>
                <w:rFonts w:hint="eastAsia"/>
              </w:rPr>
              <w:t>进入期次管理</w:t>
            </w:r>
          </w:p>
          <w:p w:rsidR="00FA23C3" w:rsidRPr="00FA23C3" w:rsidRDefault="00FA23C3" w:rsidP="00427466">
            <w:pPr>
              <w:ind w:right="210"/>
              <w:jc w:val="left"/>
            </w:pPr>
            <w:r>
              <w:rPr>
                <w:rFonts w:hint="eastAsia"/>
              </w:rPr>
              <w:t>期次状态，</w:t>
            </w:r>
            <w:r w:rsidR="0047718F">
              <w:rPr>
                <w:rFonts w:hint="eastAsia"/>
              </w:rPr>
              <w:t>包括</w:t>
            </w:r>
            <w:r w:rsidR="007341B0">
              <w:rPr>
                <w:rFonts w:hint="eastAsia"/>
              </w:rPr>
              <w:t>预排、</w:t>
            </w:r>
            <w:r w:rsidR="006900D6">
              <w:rPr>
                <w:rFonts w:hint="eastAsia"/>
              </w:rPr>
              <w:t>开启、</w:t>
            </w:r>
            <w:r>
              <w:rPr>
                <w:rFonts w:hint="eastAsia"/>
              </w:rPr>
              <w:t>预售、关闭、封存、开奖中、期结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Pr="00D25CE1" w:rsidRDefault="00FA23C3" w:rsidP="00E1224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FA23C3" w:rsidP="00FA23C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1224B" w:rsidRPr="007E54DF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1B5728" w:rsidRPr="000C4160" w:rsidRDefault="00BA2D69" w:rsidP="00BA2D6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E1224B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  <w:r w:rsidR="0047718F">
              <w:rPr>
                <w:rFonts w:hint="eastAsia"/>
              </w:rPr>
              <w:t>&lt;</w:t>
            </w:r>
            <w:r w:rsidR="0047718F">
              <w:rPr>
                <w:rFonts w:hint="eastAsia"/>
              </w:rPr>
              <w:t>查询</w:t>
            </w:r>
            <w:r w:rsidR="0047718F">
              <w:t>条件</w:t>
            </w:r>
            <w:r w:rsidR="0047718F">
              <w:rPr>
                <w:rFonts w:hint="eastAsia"/>
              </w:rPr>
              <w:t>&gt;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游戏名称</w:t>
            </w:r>
            <w:r w:rsidR="0047718F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下拉框，</w:t>
            </w:r>
            <w:r w:rsidR="001C28B5">
              <w:rPr>
                <w:rFonts w:hint="eastAsia"/>
              </w:rPr>
              <w:t>必选</w:t>
            </w:r>
            <w:r w:rsidR="0047718F">
              <w:rPr>
                <w:rFonts w:hint="eastAsia"/>
              </w:rPr>
              <w:t>，</w:t>
            </w:r>
            <w:r w:rsidR="009C32D3">
              <w:rPr>
                <w:rFonts w:hint="eastAsia"/>
              </w:rPr>
              <w:t>选择一个</w:t>
            </w:r>
            <w:r w:rsidR="00487DFA">
              <w:t>游戏</w:t>
            </w:r>
            <w:r w:rsidR="00487DFA">
              <w:rPr>
                <w:rFonts w:hint="eastAsia"/>
              </w:rPr>
              <w:t>；</w:t>
            </w:r>
          </w:p>
          <w:p w:rsidR="00E1224B" w:rsidRDefault="00E1224B" w:rsidP="000B413A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  <w:r w:rsidR="0047718F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文本框，最大</w:t>
            </w:r>
            <w:r w:rsidR="00105742">
              <w:rPr>
                <w:rFonts w:hint="eastAsia"/>
              </w:rPr>
              <w:t>12</w:t>
            </w:r>
            <w:r w:rsidR="00105742">
              <w:rPr>
                <w:rFonts w:hint="eastAsia"/>
              </w:rPr>
              <w:t>位数字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期次状态</w:t>
            </w:r>
            <w:r w:rsidR="0047718F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下拉框，</w:t>
            </w:r>
            <w:r w:rsidR="0047718F">
              <w:rPr>
                <w:rFonts w:hint="eastAsia"/>
              </w:rPr>
              <w:t>全部</w:t>
            </w:r>
            <w:r w:rsidR="0047718F">
              <w:t>、</w:t>
            </w:r>
            <w:r w:rsidR="00105742">
              <w:rPr>
                <w:rFonts w:hint="eastAsia"/>
              </w:rPr>
              <w:t>预排、预售、开启、关闭、封存、开奖中、期结</w:t>
            </w:r>
          </w:p>
          <w:p w:rsidR="003F32B8" w:rsidRDefault="003F32B8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发布状态：</w:t>
            </w:r>
            <w:r w:rsidR="000F0BB8">
              <w:rPr>
                <w:rFonts w:hint="eastAsia"/>
              </w:rPr>
              <w:t>下拉框</w:t>
            </w:r>
            <w:r w:rsidR="000F0BB8">
              <w:t>，</w:t>
            </w:r>
            <w:r w:rsidR="002524B7">
              <w:rPr>
                <w:rFonts w:hint="eastAsia"/>
              </w:rPr>
              <w:t>全部</w:t>
            </w:r>
            <w:r w:rsidR="002524B7">
              <w:t>、</w:t>
            </w:r>
            <w:r w:rsidR="0047718F">
              <w:rPr>
                <w:rFonts w:hint="eastAsia"/>
              </w:rPr>
              <w:t>已发布、未发布</w:t>
            </w:r>
          </w:p>
          <w:p w:rsidR="002524B7" w:rsidRDefault="002524B7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日期</w:t>
            </w:r>
            <w:r>
              <w:t>：</w:t>
            </w:r>
            <w:r>
              <w:rPr>
                <w:rFonts w:hint="eastAsia"/>
              </w:rPr>
              <w:t>期次开始</w:t>
            </w:r>
            <w:r>
              <w:t>时间</w:t>
            </w:r>
          </w:p>
          <w:p w:rsidR="00E1224B" w:rsidRDefault="00E1224B" w:rsidP="001C28B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</w:t>
            </w:r>
            <w:r w:rsidR="00032FEA">
              <w:rPr>
                <w:rFonts w:hint="eastAsia"/>
              </w:rPr>
              <w:t>出</w:t>
            </w:r>
            <w:r>
              <w:rPr>
                <w:rFonts w:hint="eastAsia"/>
              </w:rPr>
              <w:t>参数表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开始时间</w:t>
            </w:r>
            <w:r w:rsidR="002524B7">
              <w:rPr>
                <w:rFonts w:hint="eastAsia"/>
              </w:rPr>
              <w:t>：</w:t>
            </w:r>
            <w:r w:rsidR="003E75F6">
              <w:rPr>
                <w:rFonts w:hint="eastAsia"/>
              </w:rPr>
              <w:t>预排</w:t>
            </w:r>
            <w:r w:rsidR="00810BE0">
              <w:rPr>
                <w:rFonts w:hint="eastAsia"/>
              </w:rPr>
              <w:t>状态</w:t>
            </w:r>
            <w:r w:rsidR="00810BE0">
              <w:t>显示计划</w:t>
            </w:r>
            <w:r w:rsidR="00810BE0">
              <w:rPr>
                <w:rFonts w:hint="eastAsia"/>
              </w:rPr>
              <w:t>开始</w:t>
            </w:r>
            <w:r w:rsidR="00810BE0">
              <w:t>时间</w:t>
            </w:r>
            <w:r w:rsidR="00810BE0">
              <w:rPr>
                <w:rFonts w:hint="eastAsia"/>
              </w:rPr>
              <w:t>；</w:t>
            </w:r>
            <w:r w:rsidR="00810BE0">
              <w:t>其他状态显示实际开始时间。</w:t>
            </w:r>
          </w:p>
          <w:p w:rsidR="00E1224B" w:rsidRDefault="00E1224B" w:rsidP="00BA2D6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关闭时间</w:t>
            </w:r>
            <w:r w:rsidR="002524B7">
              <w:rPr>
                <w:rFonts w:hint="eastAsia"/>
              </w:rPr>
              <w:t>：</w:t>
            </w:r>
            <w:r w:rsidR="00810BE0">
              <w:rPr>
                <w:rFonts w:hint="eastAsia"/>
              </w:rPr>
              <w:t>预排</w:t>
            </w:r>
            <w:r w:rsidR="00810BE0">
              <w:t>、开启、预售状态显示计划关闭时间</w:t>
            </w:r>
            <w:r w:rsidR="00810BE0">
              <w:rPr>
                <w:rFonts w:hint="eastAsia"/>
              </w:rPr>
              <w:t>；其他</w:t>
            </w:r>
            <w:r w:rsidR="00810BE0">
              <w:t>状态显示实际关闭时间。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开奖时间</w:t>
            </w:r>
            <w:r w:rsidR="000F0BB8">
              <w:rPr>
                <w:rFonts w:hint="eastAsia"/>
              </w:rPr>
              <w:t>：如果</w:t>
            </w:r>
            <w:r w:rsidR="000F0BB8">
              <w:t>是</w:t>
            </w:r>
            <w:r w:rsidR="000F0BB8">
              <w:rPr>
                <w:rFonts w:hint="eastAsia"/>
              </w:rPr>
              <w:t>期次期结状态</w:t>
            </w:r>
            <w:r w:rsidR="000F0BB8">
              <w:t>，显示</w:t>
            </w:r>
            <w:r w:rsidR="000F0BB8">
              <w:rPr>
                <w:rFonts w:hint="eastAsia"/>
              </w:rPr>
              <w:t>实际</w:t>
            </w:r>
            <w:r w:rsidR="002524B7">
              <w:rPr>
                <w:rFonts w:hint="eastAsia"/>
              </w:rPr>
              <w:t>期结时间</w:t>
            </w:r>
            <w:r w:rsidR="000F0BB8">
              <w:rPr>
                <w:rFonts w:hint="eastAsia"/>
              </w:rPr>
              <w:t>；</w:t>
            </w:r>
            <w:r w:rsidR="000F0BB8">
              <w:t>如果是</w:t>
            </w:r>
            <w:r w:rsidR="000F0BB8">
              <w:rPr>
                <w:rFonts w:hint="eastAsia"/>
              </w:rPr>
              <w:t>其他</w:t>
            </w:r>
            <w:r w:rsidR="000F0BB8">
              <w:t>状态，</w:t>
            </w:r>
            <w:r w:rsidR="000F0BB8">
              <w:rPr>
                <w:rFonts w:hint="eastAsia"/>
              </w:rPr>
              <w:t>显示</w:t>
            </w:r>
            <w:r w:rsidR="000F0BB8">
              <w:t>计划开奖时间</w:t>
            </w:r>
            <w:r w:rsidR="000F0BB8">
              <w:rPr>
                <w:rFonts w:hint="eastAsia"/>
              </w:rPr>
              <w:t>。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期次状态</w:t>
            </w:r>
            <w:r w:rsidR="00810BE0">
              <w:rPr>
                <w:rFonts w:hint="eastAsia"/>
              </w:rPr>
              <w:t>：</w:t>
            </w:r>
          </w:p>
          <w:p w:rsidR="009C52DF" w:rsidRDefault="009C52DF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销售额</w:t>
            </w:r>
            <w:r w:rsidR="000F0BB8">
              <w:rPr>
                <w:rFonts w:hint="eastAsia"/>
              </w:rPr>
              <w:t>：如果</w:t>
            </w:r>
            <w:r w:rsidR="000F0BB8">
              <w:t>是</w:t>
            </w:r>
            <w:r w:rsidR="000F0BB8">
              <w:rPr>
                <w:rFonts w:hint="eastAsia"/>
              </w:rPr>
              <w:t>期次期结状态</w:t>
            </w:r>
            <w:r w:rsidR="000F0BB8">
              <w:t>，显示</w:t>
            </w:r>
            <w:r w:rsidR="000F0BB8">
              <w:rPr>
                <w:rFonts w:hint="eastAsia"/>
              </w:rPr>
              <w:t>销售金额；</w:t>
            </w:r>
            <w:r w:rsidR="000F0BB8">
              <w:t>如果是</w:t>
            </w:r>
            <w:r w:rsidR="000F0BB8">
              <w:rPr>
                <w:rFonts w:hint="eastAsia"/>
              </w:rPr>
              <w:t>其他</w:t>
            </w:r>
            <w:r w:rsidR="000F0BB8">
              <w:t>状态，</w:t>
            </w:r>
            <w:r w:rsidR="000F0BB8">
              <w:rPr>
                <w:rFonts w:hint="eastAsia"/>
              </w:rPr>
              <w:t>显示</w:t>
            </w:r>
            <w:r w:rsidR="000F0BB8">
              <w:rPr>
                <w:rFonts w:hint="eastAsia"/>
              </w:rPr>
              <w:t>&lt;</w:t>
            </w:r>
            <w:r w:rsidR="000F0BB8">
              <w:t>-</w:t>
            </w:r>
            <w:r w:rsidR="000F0BB8">
              <w:rPr>
                <w:rFonts w:hint="eastAsia"/>
              </w:rPr>
              <w:t>&gt;</w:t>
            </w:r>
            <w:r w:rsidR="000F0BB8">
              <w:rPr>
                <w:rFonts w:hint="eastAsia"/>
              </w:rPr>
              <w:t>。</w:t>
            </w:r>
          </w:p>
          <w:p w:rsidR="000B413A" w:rsidRDefault="000B413A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期初奖池</w:t>
            </w:r>
            <w:r w:rsidR="000F0BB8">
              <w:rPr>
                <w:rFonts w:hint="eastAsia"/>
              </w:rPr>
              <w:t>：如果</w:t>
            </w:r>
            <w:r w:rsidR="000F0BB8">
              <w:t>是</w:t>
            </w:r>
            <w:r w:rsidR="000F0BB8">
              <w:rPr>
                <w:rFonts w:hint="eastAsia"/>
              </w:rPr>
              <w:t>期次期结状态</w:t>
            </w:r>
            <w:r w:rsidR="000F0BB8">
              <w:t>，显示</w:t>
            </w:r>
            <w:r w:rsidR="000F0BB8">
              <w:rPr>
                <w:rFonts w:hint="eastAsia"/>
              </w:rPr>
              <w:t>金额；</w:t>
            </w:r>
            <w:r w:rsidR="000F0BB8">
              <w:t>如果是</w:t>
            </w:r>
            <w:r w:rsidR="000F0BB8">
              <w:rPr>
                <w:rFonts w:hint="eastAsia"/>
              </w:rPr>
              <w:t>其他</w:t>
            </w:r>
            <w:r w:rsidR="000F0BB8">
              <w:t>状态，</w:t>
            </w:r>
            <w:r w:rsidR="000F0BB8">
              <w:rPr>
                <w:rFonts w:hint="eastAsia"/>
              </w:rPr>
              <w:t>显示</w:t>
            </w:r>
            <w:r w:rsidR="000F0BB8">
              <w:rPr>
                <w:rFonts w:hint="eastAsia"/>
              </w:rPr>
              <w:t>&lt;</w:t>
            </w:r>
            <w:r w:rsidR="000F0BB8">
              <w:t>-</w:t>
            </w:r>
            <w:r w:rsidR="000F0BB8">
              <w:rPr>
                <w:rFonts w:hint="eastAsia"/>
              </w:rPr>
              <w:t>&gt;</w:t>
            </w:r>
            <w:r w:rsidR="000F0BB8">
              <w:rPr>
                <w:rFonts w:hint="eastAsia"/>
              </w:rPr>
              <w:t>。</w:t>
            </w:r>
          </w:p>
          <w:p w:rsidR="000B413A" w:rsidRDefault="000B413A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期末奖池</w:t>
            </w:r>
            <w:r w:rsidR="000F0BB8">
              <w:rPr>
                <w:rFonts w:hint="eastAsia"/>
              </w:rPr>
              <w:t>：如果</w:t>
            </w:r>
            <w:r w:rsidR="000F0BB8">
              <w:t>是</w:t>
            </w:r>
            <w:r w:rsidR="000F0BB8">
              <w:rPr>
                <w:rFonts w:hint="eastAsia"/>
              </w:rPr>
              <w:t>期次期结状态</w:t>
            </w:r>
            <w:r w:rsidR="000F0BB8">
              <w:t>，显示</w:t>
            </w:r>
            <w:r w:rsidR="000F0BB8">
              <w:rPr>
                <w:rFonts w:hint="eastAsia"/>
              </w:rPr>
              <w:t>金额；</w:t>
            </w:r>
            <w:r w:rsidR="000F0BB8">
              <w:t>如果是</w:t>
            </w:r>
            <w:r w:rsidR="000F0BB8">
              <w:rPr>
                <w:rFonts w:hint="eastAsia"/>
              </w:rPr>
              <w:t>其他</w:t>
            </w:r>
            <w:r w:rsidR="000F0BB8">
              <w:t>状态，</w:t>
            </w:r>
            <w:r w:rsidR="000F0BB8">
              <w:rPr>
                <w:rFonts w:hint="eastAsia"/>
              </w:rPr>
              <w:t>显示</w:t>
            </w:r>
            <w:r w:rsidR="000F0BB8">
              <w:rPr>
                <w:rFonts w:hint="eastAsia"/>
              </w:rPr>
              <w:t>&lt;</w:t>
            </w:r>
            <w:r w:rsidR="000F0BB8">
              <w:t>-</w:t>
            </w:r>
            <w:r w:rsidR="000F0BB8">
              <w:rPr>
                <w:rFonts w:hint="eastAsia"/>
              </w:rPr>
              <w:t>&gt;</w:t>
            </w:r>
            <w:r w:rsidR="000F0BB8">
              <w:rPr>
                <w:rFonts w:hint="eastAsia"/>
              </w:rPr>
              <w:t>。</w:t>
            </w:r>
          </w:p>
          <w:p w:rsidR="007341B0" w:rsidRDefault="007341B0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发布状态：</w:t>
            </w:r>
          </w:p>
          <w:p w:rsidR="00E1224B" w:rsidRDefault="00E1224B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E1224B" w:rsidRDefault="002F61F9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按每页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条数据进行分页</w:t>
            </w:r>
          </w:p>
          <w:p w:rsidR="00E1224B" w:rsidRDefault="00E1224B" w:rsidP="00E1224B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详情</w:t>
            </w:r>
            <w:r w:rsidR="00FA23C3">
              <w:rPr>
                <w:rFonts w:hint="eastAsia"/>
              </w:rPr>
              <w:t>：查看期次详情信息</w:t>
            </w:r>
          </w:p>
          <w:p w:rsidR="00E1224B" w:rsidRDefault="00E1224B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期次参数</w:t>
            </w:r>
            <w:r w:rsidR="00FA23C3">
              <w:rPr>
                <w:rFonts w:hint="eastAsia"/>
              </w:rPr>
              <w:t>：</w:t>
            </w:r>
            <w:r w:rsidR="00504983">
              <w:rPr>
                <w:rFonts w:hint="eastAsia"/>
              </w:rPr>
              <w:t>查询本期使用的游戏参数</w:t>
            </w:r>
          </w:p>
          <w:p w:rsidR="00E1224B" w:rsidRDefault="00504983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期次奖金：修改期次</w:t>
            </w:r>
            <w:r w:rsidR="000F0BB8">
              <w:rPr>
                <w:rFonts w:hint="eastAsia"/>
              </w:rPr>
              <w:t>奖级</w:t>
            </w:r>
            <w:r>
              <w:rPr>
                <w:rFonts w:hint="eastAsia"/>
              </w:rPr>
              <w:t>金额</w:t>
            </w:r>
          </w:p>
          <w:p w:rsidR="000F0BB8" w:rsidRDefault="000F0BB8" w:rsidP="00E1224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算奖</w:t>
            </w:r>
            <w:r>
              <w:t>参数：</w:t>
            </w:r>
            <w:r>
              <w:rPr>
                <w:rFonts w:hint="eastAsia"/>
              </w:rPr>
              <w:t>修改</w:t>
            </w:r>
            <w:r>
              <w:t>期次算奖</w:t>
            </w:r>
            <w:r>
              <w:rPr>
                <w:rFonts w:hint="eastAsia"/>
              </w:rPr>
              <w:t>参数</w:t>
            </w:r>
          </w:p>
          <w:p w:rsidR="00962CA7" w:rsidRDefault="00962CA7" w:rsidP="00E4504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t>开奖公告：</w:t>
            </w:r>
            <w:r w:rsidR="001376D4">
              <w:rPr>
                <w:rFonts w:hint="eastAsia"/>
              </w:rPr>
              <w:t>查看指定</w:t>
            </w:r>
            <w:r w:rsidR="001376D4">
              <w:t>期开奖</w:t>
            </w:r>
            <w:r w:rsidR="001376D4">
              <w:rPr>
                <w:rFonts w:hint="eastAsia"/>
              </w:rPr>
              <w:t>公告</w:t>
            </w:r>
            <w:r w:rsidR="001376D4">
              <w:t>，继续操作</w:t>
            </w:r>
            <w:r w:rsidR="00E4504D">
              <w:rPr>
                <w:rFonts w:hint="eastAsia"/>
              </w:rPr>
              <w:t>可</w:t>
            </w:r>
            <w:r w:rsidR="00061758">
              <w:rPr>
                <w:rFonts w:hint="eastAsia"/>
              </w:rPr>
              <w:t>打印</w:t>
            </w:r>
            <w:r w:rsidR="00061758">
              <w:t>开奖公告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1224B" w:rsidRDefault="000F0BB8" w:rsidP="00E1224B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1224B" w:rsidTr="0047718F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E1224B" w:rsidRPr="0010192D" w:rsidRDefault="00E1224B" w:rsidP="00E1224B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EB4BC3" w:rsidRDefault="00F2763A" w:rsidP="000F0BB8">
            <w:pPr>
              <w:ind w:right="210"/>
              <w:jc w:val="left"/>
              <w:rPr>
                <w:ins w:id="1322" w:author="Microsoft" w:date="2016-06-30T15:52:00Z"/>
              </w:rPr>
            </w:pPr>
            <w:r>
              <w:rPr>
                <w:rFonts w:hint="eastAsia"/>
              </w:rPr>
              <w:t>预排状态不可以售票</w:t>
            </w:r>
            <w:r w:rsidR="000F0BB8">
              <w:rPr>
                <w:rFonts w:hint="eastAsia"/>
              </w:rPr>
              <w:t>；</w:t>
            </w:r>
            <w:r>
              <w:rPr>
                <w:rFonts w:hint="eastAsia"/>
              </w:rPr>
              <w:t>预售状态可以</w:t>
            </w:r>
            <w:r w:rsidR="000F0BB8">
              <w:rPr>
                <w:rFonts w:hint="eastAsia"/>
              </w:rPr>
              <w:t>通过</w:t>
            </w:r>
            <w:r w:rsidR="000F0BB8">
              <w:t>多期票方式</w:t>
            </w:r>
            <w:r>
              <w:rPr>
                <w:rFonts w:hint="eastAsia"/>
              </w:rPr>
              <w:t>售票</w:t>
            </w:r>
          </w:p>
          <w:p w:rsidR="00B51058" w:rsidRDefault="00B51058" w:rsidP="000F0BB8">
            <w:pPr>
              <w:ind w:right="210"/>
              <w:jc w:val="left"/>
            </w:pPr>
            <w:ins w:id="1323" w:author="Microsoft" w:date="2016-06-30T15:52:00Z">
              <w:r>
                <w:t>多期票可跨天销售</w:t>
              </w:r>
              <w:r>
                <w:rPr>
                  <w:rFonts w:hint="eastAsia"/>
                </w:rPr>
                <w:t>；</w:t>
              </w:r>
            </w:ins>
          </w:p>
        </w:tc>
      </w:tr>
    </w:tbl>
    <w:p w:rsidR="00E1224B" w:rsidRDefault="00E1224B" w:rsidP="003F41F8">
      <w:pPr>
        <w:pStyle w:val="4"/>
      </w:pPr>
      <w:bookmarkStart w:id="1324" w:name="_Toc450143902"/>
      <w:r>
        <w:rPr>
          <w:rFonts w:hint="eastAsia"/>
        </w:rPr>
        <w:t>详情</w:t>
      </w:r>
      <w:bookmarkEnd w:id="132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3"/>
        <w:gridCol w:w="2701"/>
        <w:gridCol w:w="1609"/>
        <w:gridCol w:w="2854"/>
      </w:tblGrid>
      <w:tr w:rsidR="00D51D34" w:rsidTr="00DF08BE">
        <w:trPr>
          <w:tblHeader/>
        </w:trPr>
        <w:tc>
          <w:tcPr>
            <w:tcW w:w="1251" w:type="dxa"/>
            <w:shd w:val="clear" w:color="auto" w:fill="D9D9D9" w:themeFill="background1" w:themeFillShade="D9"/>
          </w:tcPr>
          <w:p w:rsidR="00D51D34" w:rsidRDefault="00D51D34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D51D34" w:rsidRPr="00DA3AD6" w:rsidRDefault="00D51D34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D51D34" w:rsidRDefault="00D51D34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D51D34" w:rsidRDefault="00D51D34" w:rsidP="00C14B59">
            <w:pPr>
              <w:ind w:right="210"/>
              <w:jc w:val="left"/>
            </w:pP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Pr="00135788" w:rsidRDefault="00D51D34" w:rsidP="009C47BF">
            <w:pPr>
              <w:ind w:right="210"/>
              <w:jc w:val="left"/>
            </w:pPr>
            <w:r>
              <w:rPr>
                <w:rFonts w:hint="eastAsia"/>
              </w:rPr>
              <w:t>显示期次详情</w:t>
            </w:r>
            <w:r w:rsidR="009C47BF">
              <w:rPr>
                <w:rFonts w:hint="eastAsia"/>
              </w:rPr>
              <w:t>，数据汇总</w:t>
            </w:r>
            <w:r w:rsidR="000F0BB8">
              <w:rPr>
                <w:rFonts w:hint="eastAsia"/>
              </w:rPr>
              <w:t>等</w:t>
            </w:r>
            <w:r w:rsidR="000F0BB8">
              <w:t>信息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D51D34" w:rsidP="00D51D34">
            <w:pPr>
              <w:ind w:right="210"/>
              <w:jc w:val="left"/>
            </w:pPr>
            <w:r>
              <w:rPr>
                <w:rFonts w:hint="eastAsia"/>
              </w:rPr>
              <w:t>进入期次列表</w:t>
            </w:r>
            <w:r w:rsidR="00EE2DD6">
              <w:rPr>
                <w:rFonts w:hint="eastAsia"/>
              </w:rPr>
              <w:t>，只有期结状态可以查看详情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Pr="00D25CE1" w:rsidRDefault="000F0BB8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0F0BB8" w:rsidP="000F0BB8">
            <w:r>
              <w:rPr>
                <w:rFonts w:hint="eastAsia"/>
              </w:rPr>
              <w:t>无</w:t>
            </w:r>
          </w:p>
        </w:tc>
      </w:tr>
      <w:tr w:rsidR="00D51D34" w:rsidRPr="007E54DF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Pr="001B5728" w:rsidRDefault="00F83EFC" w:rsidP="000F0BB8">
            <w:pPr>
              <w:ind w:right="210"/>
              <w:jc w:val="left"/>
            </w:pPr>
            <w:r>
              <w:rPr>
                <w:rFonts w:hint="eastAsia"/>
              </w:rPr>
              <w:t>只有</w:t>
            </w:r>
            <w:r w:rsidR="000F0BB8">
              <w:rPr>
                <w:rFonts w:hint="eastAsia"/>
              </w:rPr>
              <w:t>期结状态</w:t>
            </w:r>
            <w:r w:rsidR="00EE2DD6">
              <w:rPr>
                <w:rFonts w:hint="eastAsia"/>
              </w:rPr>
              <w:t>可以查看</w:t>
            </w:r>
            <w:r w:rsidR="000F0BB8">
              <w:rPr>
                <w:rFonts w:hint="eastAsia"/>
              </w:rPr>
              <w:t>期次</w:t>
            </w:r>
            <w:r w:rsidR="00EE2DD6">
              <w:rPr>
                <w:rFonts w:hint="eastAsia"/>
              </w:rPr>
              <w:t>详情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D51D34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D51D34" w:rsidRDefault="00D51D34" w:rsidP="00D51D3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  <w:r w:rsidR="00105742">
              <w:rPr>
                <w:rFonts w:hint="eastAsia"/>
              </w:rPr>
              <w:t>（页面点击）</w:t>
            </w:r>
          </w:p>
          <w:p w:rsidR="00D51D34" w:rsidRDefault="00D51D34" w:rsidP="00D51D3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</w:t>
            </w:r>
            <w:r w:rsidR="000A41C6">
              <w:rPr>
                <w:rFonts w:hint="eastAsia"/>
              </w:rPr>
              <w:t>出</w:t>
            </w:r>
            <w:r>
              <w:rPr>
                <w:rFonts w:hint="eastAsia"/>
              </w:rPr>
              <w:t>参数表</w:t>
            </w:r>
          </w:p>
          <w:p w:rsidR="00962CA7" w:rsidRDefault="00962CA7" w:rsidP="00D51D34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期号</w:t>
            </w:r>
            <w:r>
              <w:t>、开始时间、</w:t>
            </w:r>
            <w:r>
              <w:rPr>
                <w:rFonts w:hint="eastAsia"/>
              </w:rPr>
              <w:t>关闭</w:t>
            </w:r>
            <w:r>
              <w:t>时间、期结时间</w:t>
            </w:r>
          </w:p>
          <w:p w:rsidR="00D51D34" w:rsidRDefault="00D51D34" w:rsidP="00D51D3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交易信息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销售金额</w:t>
            </w:r>
            <w:ins w:id="1325" w:author="Microsoft" w:date="2015-03-09T15:05:00Z">
              <w:r w:rsidR="006E5CA9">
                <w:rPr>
                  <w:rFonts w:hint="eastAsia"/>
                </w:rPr>
                <w:t>（总</w:t>
              </w:r>
              <w:r w:rsidR="006E5CA9">
                <w:t>销售额）</w:t>
              </w:r>
            </w:ins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销售张数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退票总额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退票张数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风控限制金额</w:t>
            </w:r>
          </w:p>
          <w:p w:rsidR="00D51D34" w:rsidRDefault="00D51D34" w:rsidP="00D51D34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风控限制票数</w:t>
            </w:r>
          </w:p>
          <w:p w:rsidR="00710EE3" w:rsidRDefault="00710EE3" w:rsidP="00710EE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开奖信息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销售金额</w:t>
            </w:r>
            <w:r w:rsidR="009C52DF">
              <w:rPr>
                <w:rFonts w:hint="eastAsia"/>
              </w:rPr>
              <w:t>（净销售额）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开奖号码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期初奖池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期末奖池</w:t>
            </w:r>
          </w:p>
          <w:p w:rsidR="00710EE3" w:rsidRDefault="00C53406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录入</w:t>
            </w:r>
            <w:r>
              <w:t>人</w:t>
            </w:r>
            <w:r>
              <w:rPr>
                <w:rFonts w:hint="eastAsia"/>
              </w:rPr>
              <w:t>1</w:t>
            </w:r>
            <w:r w:rsidR="00A35B79">
              <w:rPr>
                <w:rFonts w:hint="eastAsia"/>
              </w:rPr>
              <w:t>：用户</w:t>
            </w:r>
            <w:r w:rsidR="00A35B79">
              <w:t>姓名</w:t>
            </w:r>
          </w:p>
          <w:p w:rsidR="00710EE3" w:rsidRDefault="00C53406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录入</w:t>
            </w:r>
            <w:r>
              <w:t>人</w:t>
            </w:r>
            <w:r>
              <w:rPr>
                <w:rFonts w:hint="eastAsia"/>
              </w:rPr>
              <w:t>2</w:t>
            </w:r>
            <w:r w:rsidR="00A35B79">
              <w:rPr>
                <w:rFonts w:hint="eastAsia"/>
              </w:rPr>
              <w:t>：用户</w:t>
            </w:r>
            <w:r w:rsidR="00A35B79">
              <w:t>姓名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奖级列表</w:t>
            </w:r>
            <w:r w:rsidR="00962CA7">
              <w:rPr>
                <w:rFonts w:hint="eastAsia"/>
              </w:rPr>
              <w:t>：</w:t>
            </w:r>
            <w:r w:rsidR="00962CA7">
              <w:t>奖级名称、金额、注数</w:t>
            </w:r>
          </w:p>
          <w:p w:rsidR="00710EE3" w:rsidRDefault="00710EE3" w:rsidP="00710EE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中奖信息</w:t>
            </w:r>
            <w:r w:rsidR="003E681B">
              <w:rPr>
                <w:rFonts w:hint="eastAsia"/>
              </w:rPr>
              <w:t>&lt;</w:t>
            </w:r>
            <w:r w:rsidR="003E681B">
              <w:rPr>
                <w:rFonts w:hint="eastAsia"/>
              </w:rPr>
              <w:t>列表</w:t>
            </w:r>
            <w:r w:rsidR="003E681B">
              <w:rPr>
                <w:rFonts w:hint="eastAsia"/>
              </w:rPr>
              <w:t>&gt;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销售站编码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销售站名称</w:t>
            </w:r>
          </w:p>
          <w:p w:rsidR="00710EE3" w:rsidRPr="0092360A" w:rsidRDefault="0092360A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所属部门</w:t>
            </w:r>
            <w:r>
              <w:rPr>
                <w:color w:val="FF0000"/>
              </w:rPr>
              <w:t>：选择</w:t>
            </w:r>
            <w:r>
              <w:rPr>
                <w:rFonts w:hint="eastAsia"/>
                <w:color w:val="FF0000"/>
              </w:rPr>
              <w:t>所</w:t>
            </w:r>
            <w:r>
              <w:rPr>
                <w:color w:val="FF0000"/>
              </w:rPr>
              <w:t>属于的分公司名称</w:t>
            </w:r>
          </w:p>
          <w:p w:rsidR="00710EE3" w:rsidRDefault="00710EE3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奖等名称</w:t>
            </w:r>
          </w:p>
          <w:p w:rsidR="00710EE3" w:rsidRDefault="00C34501" w:rsidP="00710EE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注数</w:t>
            </w:r>
          </w:p>
          <w:p w:rsidR="00D51D34" w:rsidRDefault="00D51D34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D51D34" w:rsidRDefault="00D51D34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列表显示</w:t>
            </w:r>
          </w:p>
          <w:p w:rsidR="00D51D34" w:rsidRDefault="00D51D34" w:rsidP="00C3450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D51D34" w:rsidRDefault="00771526" w:rsidP="00C14B59">
            <w:pPr>
              <w:ind w:right="210"/>
              <w:jc w:val="left"/>
            </w:pPr>
            <w:ins w:id="1326" w:author="Microsoft" w:date="2016-05-31T13:35:00Z">
              <w:r>
                <w:t>当销售为多期</w:t>
              </w:r>
            </w:ins>
            <w:ins w:id="1327" w:author="Microsoft" w:date="2016-05-31T13:36:00Z">
              <w:r>
                <w:t>中的某一期被风控后</w:t>
              </w:r>
              <w:r>
                <w:rPr>
                  <w:rFonts w:hint="eastAsia"/>
                </w:rPr>
                <w:t>，</w:t>
              </w:r>
              <w:r>
                <w:t>记录记在当前期</w:t>
              </w:r>
              <w:r>
                <w:rPr>
                  <w:rFonts w:hint="eastAsia"/>
                </w:rPr>
                <w:t>；</w:t>
              </w:r>
            </w:ins>
            <w:del w:id="1328" w:author="Microsoft" w:date="2016-05-31T13:35:00Z">
              <w:r w:rsidR="00C77F38" w:rsidDel="00771526">
                <w:rPr>
                  <w:rFonts w:hint="eastAsia"/>
                </w:rPr>
                <w:delText>无</w:delText>
              </w:r>
            </w:del>
          </w:p>
        </w:tc>
      </w:tr>
      <w:tr w:rsidR="00D51D34" w:rsidTr="00DF08BE">
        <w:tc>
          <w:tcPr>
            <w:tcW w:w="1251" w:type="dxa"/>
            <w:shd w:val="clear" w:color="auto" w:fill="D9D9D9" w:themeFill="background1" w:themeFillShade="D9"/>
          </w:tcPr>
          <w:p w:rsidR="00D51D34" w:rsidRPr="0010192D" w:rsidRDefault="00D51D34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3E7CD8" w:rsidRDefault="003E7CD8" w:rsidP="003E7CD8">
            <w:pPr>
              <w:ind w:right="210"/>
              <w:jc w:val="left"/>
            </w:pPr>
            <w:r>
              <w:rPr>
                <w:rFonts w:hint="eastAsia"/>
              </w:rPr>
              <w:t>中奖</w:t>
            </w:r>
            <w:r>
              <w:t>信息</w:t>
            </w:r>
            <w:r>
              <w:rPr>
                <w:rFonts w:hint="eastAsia"/>
              </w:rPr>
              <w:t>只</w:t>
            </w:r>
            <w:r>
              <w:t>统计</w:t>
            </w:r>
            <w:r>
              <w:rPr>
                <w:rFonts w:hint="eastAsia"/>
              </w:rPr>
              <w:t>高等奖</w:t>
            </w:r>
            <w:r>
              <w:t>金额。</w:t>
            </w:r>
          </w:p>
          <w:p w:rsidR="00FF1915" w:rsidRPr="00FF1915" w:rsidRDefault="003E7CD8" w:rsidP="00427466">
            <w:pPr>
              <w:ind w:right="210"/>
              <w:jc w:val="left"/>
            </w:pPr>
            <w:r>
              <w:rPr>
                <w:rFonts w:hint="eastAsia"/>
              </w:rPr>
              <w:t>各游戏</w:t>
            </w:r>
            <w:r>
              <w:t>高等奖定义</w:t>
            </w:r>
            <w:r w:rsidR="00C77F38">
              <w:rPr>
                <w:rFonts w:hint="eastAsia"/>
              </w:rPr>
              <w:t>（见</w:t>
            </w:r>
            <w:r w:rsidR="00C77F38">
              <w:t>初始化数据）</w:t>
            </w:r>
            <w:r>
              <w:t>：</w:t>
            </w:r>
          </w:p>
        </w:tc>
      </w:tr>
      <w:tr w:rsidR="00736A85" w:rsidTr="00DF08BE">
        <w:trPr>
          <w:ins w:id="1329" w:author="Microsoft" w:date="2015-03-05T14:55:00Z"/>
        </w:trPr>
        <w:tc>
          <w:tcPr>
            <w:tcW w:w="1251" w:type="dxa"/>
            <w:shd w:val="clear" w:color="auto" w:fill="D9D9D9" w:themeFill="background1" w:themeFillShade="D9"/>
          </w:tcPr>
          <w:p w:rsidR="00736A85" w:rsidRPr="00486313" w:rsidRDefault="00736A85" w:rsidP="00736A85">
            <w:pPr>
              <w:jc w:val="center"/>
              <w:rPr>
                <w:ins w:id="1330" w:author="Microsoft" w:date="2015-03-05T14:55:00Z"/>
              </w:rPr>
            </w:pPr>
            <w:ins w:id="1331" w:author="Microsoft" w:date="2015-03-05T14:55:00Z">
              <w:r>
                <w:rPr>
                  <w:rFonts w:hint="eastAsia"/>
                </w:rPr>
                <w:t>计算</w:t>
              </w:r>
              <w:r>
                <w:t>公式</w:t>
              </w:r>
            </w:ins>
          </w:p>
        </w:tc>
        <w:tc>
          <w:tcPr>
            <w:tcW w:w="7362" w:type="dxa"/>
            <w:gridSpan w:val="3"/>
            <w:shd w:val="clear" w:color="auto" w:fill="auto"/>
          </w:tcPr>
          <w:p w:rsidR="00736A85" w:rsidRDefault="00736A85" w:rsidP="00736A85">
            <w:pPr>
              <w:ind w:right="210"/>
              <w:jc w:val="left"/>
              <w:rPr>
                <w:ins w:id="1332" w:author="Microsoft" w:date="2015-03-05T14:55:00Z"/>
              </w:rPr>
            </w:pPr>
            <w:ins w:id="1333" w:author="Microsoft" w:date="2015-03-05T14:55:00Z">
              <w:r>
                <w:rPr>
                  <w:rFonts w:hint="eastAsia"/>
                </w:rPr>
                <w:t>交易销售金额</w:t>
              </w:r>
              <w:r>
                <w:t>=</w:t>
              </w:r>
              <w:r>
                <w:t>销售总额</w:t>
              </w:r>
            </w:ins>
          </w:p>
          <w:p w:rsidR="00736A85" w:rsidRDefault="00736A85" w:rsidP="00736A85">
            <w:pPr>
              <w:ind w:right="210"/>
              <w:jc w:val="left"/>
              <w:rPr>
                <w:ins w:id="1334" w:author="Microsoft" w:date="2015-03-05T14:55:00Z"/>
              </w:rPr>
            </w:pPr>
            <w:ins w:id="1335" w:author="Microsoft" w:date="2015-03-05T14:55:00Z">
              <w:r>
                <w:rPr>
                  <w:rFonts w:hint="eastAsia"/>
                </w:rPr>
                <w:t>开奖销售</w:t>
              </w:r>
              <w:r>
                <w:t>金额</w:t>
              </w:r>
              <w:r>
                <w:t>=</w:t>
              </w:r>
              <w:r>
                <w:t>销售总额</w:t>
              </w:r>
              <w:r>
                <w:t>-</w:t>
              </w:r>
              <w:r>
                <w:t>退票总额</w:t>
              </w:r>
            </w:ins>
          </w:p>
        </w:tc>
      </w:tr>
    </w:tbl>
    <w:p w:rsidR="00D51D34" w:rsidRDefault="006B510D" w:rsidP="00061758">
      <w:pPr>
        <w:pStyle w:val="4"/>
      </w:pPr>
      <w:bookmarkStart w:id="1336" w:name="_Toc450143903"/>
      <w:r>
        <w:rPr>
          <w:rFonts w:hint="eastAsia"/>
        </w:rPr>
        <w:t>打印</w:t>
      </w:r>
      <w:r>
        <w:t>开奖公告</w:t>
      </w:r>
      <w:bookmarkEnd w:id="133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5"/>
        <w:gridCol w:w="2700"/>
        <w:gridCol w:w="1607"/>
        <w:gridCol w:w="2855"/>
      </w:tblGrid>
      <w:tr w:rsidR="00061758" w:rsidTr="00A35B79">
        <w:trPr>
          <w:tblHeader/>
        </w:trPr>
        <w:tc>
          <w:tcPr>
            <w:tcW w:w="1251" w:type="dxa"/>
            <w:shd w:val="clear" w:color="auto" w:fill="D9D9D9" w:themeFill="background1" w:themeFillShade="D9"/>
          </w:tcPr>
          <w:p w:rsidR="00061758" w:rsidRDefault="00061758" w:rsidP="00A35B7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:rsidR="00061758" w:rsidRPr="00DA3AD6" w:rsidRDefault="00061758" w:rsidP="00A35B7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061758" w:rsidRDefault="00061758" w:rsidP="00A35B7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061758" w:rsidRDefault="00061758" w:rsidP="00A35B79">
            <w:pPr>
              <w:ind w:right="210"/>
              <w:jc w:val="left"/>
            </w:pP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061758" w:rsidP="00A35B7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Pr="00135788" w:rsidRDefault="00262113" w:rsidP="00262113">
            <w:pPr>
              <w:ind w:right="210"/>
              <w:jc w:val="left"/>
            </w:pPr>
            <w:r>
              <w:rPr>
                <w:rFonts w:hint="eastAsia"/>
              </w:rPr>
              <w:t>打印</w:t>
            </w:r>
            <w:r>
              <w:t>指定</w:t>
            </w:r>
            <w:r>
              <w:rPr>
                <w:rFonts w:hint="eastAsia"/>
              </w:rPr>
              <w:t>期次开奖</w:t>
            </w:r>
            <w:r>
              <w:t>公告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061758" w:rsidP="00C77F38">
            <w:pPr>
              <w:ind w:right="210"/>
              <w:jc w:val="left"/>
            </w:pPr>
            <w:r>
              <w:rPr>
                <w:rFonts w:hint="eastAsia"/>
              </w:rPr>
              <w:t>进入期次列表，只有期结状态可以</w:t>
            </w:r>
            <w:r w:rsidR="00C77F38">
              <w:rPr>
                <w:rFonts w:hint="eastAsia"/>
              </w:rPr>
              <w:t>打印</w:t>
            </w:r>
            <w:r w:rsidR="00C77F38">
              <w:t>开奖公告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Pr="00D25CE1" w:rsidRDefault="00061758" w:rsidP="00A35B7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061758" w:rsidP="00A35B79">
            <w:r>
              <w:rPr>
                <w:rFonts w:hint="eastAsia"/>
              </w:rPr>
              <w:t>无</w:t>
            </w:r>
          </w:p>
        </w:tc>
      </w:tr>
      <w:tr w:rsidR="00061758" w:rsidRPr="007E54DF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Pr="001B5728" w:rsidRDefault="00061758" w:rsidP="00262113">
            <w:pPr>
              <w:ind w:right="210"/>
              <w:jc w:val="left"/>
            </w:pPr>
            <w:r>
              <w:rPr>
                <w:rFonts w:hint="eastAsia"/>
              </w:rPr>
              <w:t>只有期结状态可以</w:t>
            </w:r>
            <w:r w:rsidR="00262113">
              <w:rPr>
                <w:rFonts w:hint="eastAsia"/>
              </w:rPr>
              <w:t>打印开奖</w:t>
            </w:r>
            <w:r w:rsidR="00262113">
              <w:t>公告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061758" w:rsidP="00A35B7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061758" w:rsidRDefault="00061758" w:rsidP="00A35B7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游戏期号（页面点击）</w:t>
            </w:r>
          </w:p>
          <w:p w:rsidR="00061758" w:rsidRDefault="00061758" w:rsidP="00A35B7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262113" w:rsidRDefault="00262113" w:rsidP="00896FD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打印开奖</w:t>
            </w:r>
            <w:r>
              <w:t>公告</w:t>
            </w:r>
            <w:r>
              <w:rPr>
                <w:rFonts w:hint="eastAsia"/>
              </w:rPr>
              <w:t>，样式</w:t>
            </w:r>
            <w:r>
              <w:t>见附件</w:t>
            </w:r>
          </w:p>
          <w:p w:rsidR="00061758" w:rsidRDefault="00061758" w:rsidP="00A35B7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61758" w:rsidRDefault="00061758" w:rsidP="00A35B7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Default="003E75F6" w:rsidP="00A35B7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61758" w:rsidTr="00A35B79">
        <w:tc>
          <w:tcPr>
            <w:tcW w:w="1251" w:type="dxa"/>
            <w:shd w:val="clear" w:color="auto" w:fill="D9D9D9" w:themeFill="background1" w:themeFillShade="D9"/>
          </w:tcPr>
          <w:p w:rsidR="00061758" w:rsidRPr="0010192D" w:rsidRDefault="00061758" w:rsidP="00A35B7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62" w:type="dxa"/>
            <w:gridSpan w:val="3"/>
            <w:shd w:val="clear" w:color="auto" w:fill="auto"/>
          </w:tcPr>
          <w:p w:rsidR="00061758" w:rsidRPr="00FF1915" w:rsidRDefault="00C77F38" w:rsidP="00A35B7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061758" w:rsidRPr="00061758" w:rsidRDefault="00061758" w:rsidP="00896FD8"/>
    <w:p w:rsidR="00BC69F8" w:rsidRDefault="00EC7E08" w:rsidP="00AB0AE2">
      <w:pPr>
        <w:pStyle w:val="4"/>
      </w:pPr>
      <w:bookmarkStart w:id="1337" w:name="_Toc450143904"/>
      <w:r>
        <w:rPr>
          <w:rFonts w:hint="eastAsia"/>
        </w:rPr>
        <w:t>发布</w:t>
      </w:r>
      <w:r w:rsidR="00BC69F8">
        <w:rPr>
          <w:rFonts w:hint="eastAsia"/>
        </w:rPr>
        <w:t>期次</w:t>
      </w:r>
      <w:bookmarkEnd w:id="133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8"/>
        <w:gridCol w:w="2855"/>
      </w:tblGrid>
      <w:tr w:rsidR="005D2D58" w:rsidTr="00FF1915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Default="005D2D58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5D2D58" w:rsidRPr="00DA3AD6" w:rsidRDefault="005D2D58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5D2D58" w:rsidRDefault="005D2D58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5D2D58" w:rsidRDefault="005D2D58" w:rsidP="00C14B59">
            <w:pPr>
              <w:ind w:right="210"/>
              <w:jc w:val="left"/>
            </w:pP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Pr="00135788" w:rsidRDefault="00494D7A" w:rsidP="00494D7A">
            <w:pPr>
              <w:ind w:right="210"/>
              <w:jc w:val="left"/>
            </w:pPr>
            <w:r>
              <w:rPr>
                <w:rFonts w:hint="eastAsia"/>
              </w:rPr>
              <w:t>发布</w:t>
            </w:r>
            <w:r>
              <w:t>预排</w:t>
            </w:r>
            <w:r>
              <w:rPr>
                <w:rFonts w:hint="eastAsia"/>
              </w:rPr>
              <w:t>期</w:t>
            </w:r>
            <w:r>
              <w:t>，</w:t>
            </w:r>
            <w:r w:rsidR="008427E1">
              <w:rPr>
                <w:rFonts w:hint="eastAsia"/>
              </w:rPr>
              <w:t>将期次</w:t>
            </w:r>
            <w:r w:rsidR="00C77F38">
              <w:rPr>
                <w:rFonts w:hint="eastAsia"/>
              </w:rPr>
              <w:t>发布</w:t>
            </w:r>
            <w:r>
              <w:rPr>
                <w:rFonts w:hint="eastAsia"/>
              </w:rPr>
              <w:t>状态</w:t>
            </w:r>
            <w:r w:rsidR="008427E1">
              <w:rPr>
                <w:rFonts w:hint="eastAsia"/>
              </w:rPr>
              <w:t>变为</w:t>
            </w:r>
            <w:r w:rsidR="00C77F38">
              <w:rPr>
                <w:rFonts w:hint="eastAsia"/>
              </w:rPr>
              <w:t>“</w:t>
            </w:r>
            <w:r w:rsidR="008427E1">
              <w:rPr>
                <w:rFonts w:hint="eastAsia"/>
              </w:rPr>
              <w:t>已发布</w:t>
            </w:r>
            <w:r w:rsidR="00C77F38">
              <w:rPr>
                <w:rFonts w:hint="eastAsia"/>
              </w:rPr>
              <w:t>”</w:t>
            </w:r>
            <w:r w:rsidR="008427E1">
              <w:rPr>
                <w:rFonts w:hint="eastAsia"/>
              </w:rPr>
              <w:t>状态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5D2D58" w:rsidP="00C14B59">
            <w:pPr>
              <w:ind w:right="210"/>
              <w:jc w:val="left"/>
            </w:pPr>
            <w:r>
              <w:rPr>
                <w:rFonts w:hint="eastAsia"/>
              </w:rPr>
              <w:t>进入期次列表</w:t>
            </w:r>
          </w:p>
          <w:p w:rsidR="00504983" w:rsidRDefault="00504983" w:rsidP="00C77F38">
            <w:pPr>
              <w:ind w:right="210"/>
              <w:jc w:val="left"/>
            </w:pPr>
            <w:r>
              <w:rPr>
                <w:rFonts w:hint="eastAsia"/>
              </w:rPr>
              <w:t>游戏</w:t>
            </w:r>
            <w:r w:rsidR="00C77F38">
              <w:rPr>
                <w:rFonts w:hint="eastAsia"/>
              </w:rPr>
              <w:t>存在</w:t>
            </w:r>
            <w:r>
              <w:rPr>
                <w:rFonts w:hint="eastAsia"/>
              </w:rPr>
              <w:t>预排期次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Pr="00D25CE1" w:rsidRDefault="009A0840" w:rsidP="009A0840">
            <w:pPr>
              <w:ind w:right="210"/>
              <w:jc w:val="left"/>
            </w:pPr>
            <w:r>
              <w:rPr>
                <w:rFonts w:hint="eastAsia"/>
              </w:rPr>
              <w:t>更新发布状态为已发布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494D7A" w:rsidP="00494D7A">
            <w:r>
              <w:rPr>
                <w:rFonts w:hint="eastAsia"/>
              </w:rPr>
              <w:t>无</w:t>
            </w:r>
          </w:p>
        </w:tc>
      </w:tr>
      <w:tr w:rsidR="005D2D58" w:rsidRPr="007E54DF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Pr="001B5728" w:rsidRDefault="00494D7A" w:rsidP="00494D7A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04983" w:rsidRDefault="005D2D58" w:rsidP="00504983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554AF9" w:rsidRDefault="00733231" w:rsidP="0050498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494D7A">
              <w:rPr>
                <w:rFonts w:hint="eastAsia"/>
              </w:rPr>
              <w:t>名称</w:t>
            </w:r>
            <w:r w:rsidR="00FF1915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下拉框，必选</w:t>
            </w:r>
            <w:del w:id="1338" w:author="Microsoft" w:date="2015-05-29T15:28:00Z">
              <w:r w:rsidR="00FF1915" w:rsidDel="00652E39">
                <w:delText>、快</w:delText>
              </w:r>
              <w:r w:rsidR="00FF1915" w:rsidDel="00652E39">
                <w:rPr>
                  <w:rFonts w:hint="eastAsia"/>
                </w:rPr>
                <w:delText>2</w:delText>
              </w:r>
              <w:r w:rsidR="00FF1915" w:rsidDel="00652E39">
                <w:rPr>
                  <w:rFonts w:hint="eastAsia"/>
                </w:rPr>
                <w:delText>、</w:delText>
              </w:r>
              <w:r w:rsidR="00FF1915" w:rsidDel="00652E39">
                <w:rPr>
                  <w:rFonts w:hint="eastAsia"/>
                </w:rPr>
                <w:delText>KENO</w:delText>
              </w:r>
            </w:del>
          </w:p>
          <w:p w:rsidR="005D2D58" w:rsidRDefault="00733231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发布期数</w:t>
            </w:r>
            <w:r w:rsidR="00494D7A">
              <w:rPr>
                <w:rFonts w:hint="eastAsia"/>
              </w:rPr>
              <w:t>：</w:t>
            </w:r>
            <w:r w:rsidR="00105742">
              <w:rPr>
                <w:rFonts w:hint="eastAsia"/>
              </w:rPr>
              <w:t>文本框，必选，数字，</w:t>
            </w:r>
            <w:r w:rsidR="00F151CA">
              <w:rPr>
                <w:rFonts w:hint="eastAsia"/>
              </w:rPr>
              <w:t>最大值</w:t>
            </w:r>
            <w:r w:rsidR="00F151CA">
              <w:rPr>
                <w:rFonts w:hint="eastAsia"/>
              </w:rPr>
              <w:t>300</w:t>
            </w:r>
            <w:r w:rsidR="00FE2727">
              <w:rPr>
                <w:rFonts w:hint="eastAsia"/>
              </w:rPr>
              <w:t>，</w:t>
            </w:r>
            <w:r w:rsidR="00FE2727">
              <w:t>系统给出推荐值</w:t>
            </w:r>
          </w:p>
          <w:p w:rsidR="005D2D58" w:rsidRDefault="000A41C6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</w:t>
            </w:r>
            <w:r w:rsidR="005D2D58">
              <w:rPr>
                <w:rFonts w:hint="eastAsia"/>
              </w:rPr>
              <w:t>参数表</w:t>
            </w:r>
          </w:p>
          <w:p w:rsidR="00494D7A" w:rsidRDefault="00494D7A" w:rsidP="00061758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发布结果</w:t>
            </w:r>
            <w:r>
              <w:t>提示</w:t>
            </w:r>
            <w:r>
              <w:rPr>
                <w:rFonts w:hint="eastAsia"/>
              </w:rPr>
              <w:t>：</w:t>
            </w:r>
            <w:r>
              <w:t>成功，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发布</w:t>
            </w:r>
            <w:r>
              <w:t>期数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；</w:t>
            </w:r>
            <w:r>
              <w:t>失败</w:t>
            </w:r>
          </w:p>
          <w:p w:rsidR="005D2D58" w:rsidRDefault="005D2D58" w:rsidP="000A41C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5D2D58" w:rsidRDefault="005D2D58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494D7A" w:rsidP="00962CA7">
            <w:pPr>
              <w:ind w:right="210"/>
              <w:jc w:val="left"/>
            </w:pPr>
            <w:r>
              <w:rPr>
                <w:rFonts w:hint="eastAsia"/>
              </w:rPr>
              <w:t>如果</w:t>
            </w:r>
            <w:r>
              <w:t>输入期数</w:t>
            </w:r>
            <w:r>
              <w:rPr>
                <w:rFonts w:hint="eastAsia"/>
              </w:rPr>
              <w:t>大于已有</w:t>
            </w:r>
            <w:r>
              <w:t>预排期</w:t>
            </w:r>
            <w:r>
              <w:rPr>
                <w:rFonts w:hint="eastAsia"/>
              </w:rPr>
              <w:t>数，</w:t>
            </w:r>
            <w:r w:rsidR="00962CA7">
              <w:rPr>
                <w:rFonts w:hint="eastAsia"/>
              </w:rPr>
              <w:t>提示</w:t>
            </w:r>
            <w:r w:rsidR="00962CA7">
              <w:t>发布失败。</w:t>
            </w:r>
            <w:r w:rsidR="00962CA7">
              <w:t xml:space="preserve"> </w:t>
            </w:r>
          </w:p>
        </w:tc>
      </w:tr>
      <w:tr w:rsidR="005D2D58" w:rsidTr="00FF1915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5D2D58" w:rsidRPr="0010192D" w:rsidRDefault="005D2D58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5D2D58" w:rsidRDefault="00FE2727" w:rsidP="00DA5727">
            <w:pPr>
              <w:ind w:left="0" w:right="210"/>
              <w:jc w:val="left"/>
            </w:pPr>
            <w:r>
              <w:rPr>
                <w:rFonts w:hint="eastAsia"/>
              </w:rPr>
              <w:t>推荐值</w:t>
            </w:r>
            <w:r>
              <w:t>规则：当前系统</w:t>
            </w:r>
            <w:r>
              <w:rPr>
                <w:rFonts w:hint="eastAsia"/>
              </w:rPr>
              <w:t>中游戏</w:t>
            </w:r>
            <w:r>
              <w:t>可发布的最大</w:t>
            </w:r>
            <w:r>
              <w:rPr>
                <w:rFonts w:hint="eastAsia"/>
              </w:rPr>
              <w:t>期数</w:t>
            </w:r>
            <w:r>
              <w:t>。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可发布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表示游戏</w:t>
            </w:r>
            <w:r>
              <w:t>预排</w:t>
            </w:r>
            <w:r>
              <w:rPr>
                <w:rFonts w:hint="eastAsia"/>
              </w:rPr>
              <w:t>状态且</w:t>
            </w:r>
            <w:r>
              <w:t>未发布总数。</w:t>
            </w:r>
          </w:p>
        </w:tc>
      </w:tr>
    </w:tbl>
    <w:p w:rsidR="005D2D58" w:rsidRPr="005D2D58" w:rsidRDefault="005D2D58" w:rsidP="005D2D58"/>
    <w:p w:rsidR="00040C13" w:rsidRDefault="00040C13" w:rsidP="00AB0AE2">
      <w:pPr>
        <w:pStyle w:val="4"/>
      </w:pPr>
      <w:bookmarkStart w:id="1339" w:name="_Toc450143905"/>
      <w:r>
        <w:rPr>
          <w:rFonts w:hint="eastAsia"/>
        </w:rPr>
        <w:t>删除期次</w:t>
      </w:r>
      <w:bookmarkEnd w:id="133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2697"/>
        <w:gridCol w:w="1744"/>
        <w:gridCol w:w="2718"/>
      </w:tblGrid>
      <w:tr w:rsidR="000A41C6" w:rsidTr="00D47F32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Default="000A41C6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0A41C6" w:rsidRPr="00DA3AD6" w:rsidRDefault="000A41C6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783" w:type="dxa"/>
            <w:shd w:val="clear" w:color="auto" w:fill="D9D9D9" w:themeFill="background1" w:themeFillShade="D9"/>
            <w:vAlign w:val="center"/>
          </w:tcPr>
          <w:p w:rsidR="000A41C6" w:rsidRDefault="000A41C6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01" w:type="dxa"/>
            <w:shd w:val="clear" w:color="auto" w:fill="D9D9D9" w:themeFill="background1" w:themeFillShade="D9"/>
            <w:vAlign w:val="center"/>
          </w:tcPr>
          <w:p w:rsidR="000A41C6" w:rsidRDefault="000A41C6" w:rsidP="00C14B59">
            <w:pPr>
              <w:ind w:right="210"/>
              <w:jc w:val="left"/>
            </w:pP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Pr="00135788" w:rsidRDefault="000A41C6" w:rsidP="00D844B9">
            <w:pPr>
              <w:ind w:right="210"/>
              <w:jc w:val="left"/>
            </w:pPr>
            <w:r>
              <w:rPr>
                <w:rFonts w:hint="eastAsia"/>
              </w:rPr>
              <w:t>删除</w:t>
            </w:r>
            <w:r w:rsidR="0076119D">
              <w:rPr>
                <w:rFonts w:hint="eastAsia"/>
              </w:rPr>
              <w:t>指定游戏指定期号之后的全部</w:t>
            </w:r>
            <w:r w:rsidR="00D844B9">
              <w:rPr>
                <w:rFonts w:hint="eastAsia"/>
              </w:rPr>
              <w:t>&lt;</w:t>
            </w:r>
            <w:r>
              <w:rPr>
                <w:rFonts w:hint="eastAsia"/>
              </w:rPr>
              <w:t>预排</w:t>
            </w:r>
            <w:r w:rsidR="00D844B9">
              <w:rPr>
                <w:rFonts w:hint="eastAsia"/>
              </w:rPr>
              <w:t>&gt;</w:t>
            </w:r>
            <w:r w:rsidR="008427E1">
              <w:rPr>
                <w:rFonts w:hint="eastAsia"/>
              </w:rPr>
              <w:t>状态</w:t>
            </w:r>
            <w:r w:rsidR="00884853">
              <w:rPr>
                <w:rFonts w:hint="eastAsia"/>
              </w:rPr>
              <w:t>且</w:t>
            </w:r>
            <w:r w:rsidR="00884853">
              <w:t>未发布</w:t>
            </w:r>
            <w:r w:rsidR="0009484D">
              <w:rPr>
                <w:rFonts w:hint="eastAsia"/>
              </w:rPr>
              <w:t>的</w:t>
            </w:r>
            <w:r>
              <w:rPr>
                <w:rFonts w:hint="eastAsia"/>
              </w:rPr>
              <w:t>期次</w:t>
            </w:r>
            <w:r w:rsidR="0076119D">
              <w:rPr>
                <w:rFonts w:hint="eastAsia"/>
              </w:rPr>
              <w:t>。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0A41C6" w:rsidP="00C14B59">
            <w:pPr>
              <w:ind w:right="210"/>
              <w:jc w:val="left"/>
            </w:pPr>
            <w:r>
              <w:rPr>
                <w:rFonts w:hint="eastAsia"/>
              </w:rPr>
              <w:t>进入期次列表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Pr="00D25CE1" w:rsidRDefault="0009484D" w:rsidP="00D47F32">
            <w:pPr>
              <w:ind w:right="210"/>
              <w:jc w:val="left"/>
            </w:pPr>
            <w:r>
              <w:rPr>
                <w:rFonts w:hint="eastAsia"/>
              </w:rPr>
              <w:t>删除指定游戏指定期号之后的全部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预排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状态且</w:t>
            </w:r>
            <w:r>
              <w:t>未发布</w:t>
            </w:r>
            <w:r>
              <w:rPr>
                <w:rFonts w:hint="eastAsia"/>
              </w:rPr>
              <w:t>的期次。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8E141E" w:rsidP="00494D7A">
            <w:r>
              <w:rPr>
                <w:rFonts w:hint="eastAsia"/>
              </w:rPr>
              <w:t>无</w:t>
            </w:r>
          </w:p>
        </w:tc>
      </w:tr>
      <w:tr w:rsidR="000A41C6" w:rsidRPr="007E54DF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Pr="001B5728" w:rsidRDefault="008E141E" w:rsidP="00494D7A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0A41C6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0A41C6" w:rsidRDefault="0009484D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选择游戏期</w:t>
            </w:r>
            <w:r>
              <w:t>号</w:t>
            </w:r>
            <w:r w:rsidR="000A41C6">
              <w:rPr>
                <w:rFonts w:hint="eastAsia"/>
              </w:rPr>
              <w:t>数据输出参数表</w:t>
            </w:r>
          </w:p>
          <w:p w:rsidR="008427E1" w:rsidRDefault="008427E1" w:rsidP="008427E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删除结果，成功或者失败</w:t>
            </w:r>
          </w:p>
          <w:p w:rsidR="000A41C6" w:rsidRDefault="000A41C6" w:rsidP="000A41C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A41C6" w:rsidRDefault="000A41C6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D47F32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A41C6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0A41C6" w:rsidRPr="0010192D" w:rsidRDefault="000A41C6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0A41C6" w:rsidRDefault="00D47F32" w:rsidP="008E141E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0A41C6" w:rsidRPr="000A41C6" w:rsidRDefault="000A41C6" w:rsidP="000A41C6"/>
    <w:p w:rsidR="008326E4" w:rsidRDefault="008326E4" w:rsidP="00AB0AE2">
      <w:pPr>
        <w:pStyle w:val="4"/>
      </w:pPr>
      <w:bookmarkStart w:id="1340" w:name="_Toc450143906"/>
      <w:r>
        <w:rPr>
          <w:rFonts w:hint="eastAsia"/>
        </w:rPr>
        <w:t>撤销期次</w:t>
      </w:r>
      <w:bookmarkEnd w:id="134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60490E" w:rsidTr="00D47F32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Default="0060490E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60490E" w:rsidRPr="00DA3AD6" w:rsidRDefault="0060490E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60490E" w:rsidRDefault="0060490E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60490E" w:rsidRDefault="0060490E" w:rsidP="00C14B59">
            <w:pPr>
              <w:ind w:right="210"/>
              <w:jc w:val="left"/>
            </w:pP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Pr="00135788" w:rsidRDefault="009A0840" w:rsidP="00D844B9">
            <w:pPr>
              <w:ind w:right="210"/>
              <w:jc w:val="left"/>
            </w:pPr>
            <w:r>
              <w:rPr>
                <w:rFonts w:hint="eastAsia"/>
              </w:rPr>
              <w:t>针对</w:t>
            </w:r>
            <w:r w:rsidR="009217E7">
              <w:rPr>
                <w:rFonts w:hint="eastAsia"/>
              </w:rPr>
              <w:t>&lt;</w:t>
            </w:r>
            <w:r w:rsidR="00884853">
              <w:rPr>
                <w:rFonts w:hint="eastAsia"/>
              </w:rPr>
              <w:t>已发布的</w:t>
            </w:r>
            <w:r w:rsidR="00B42DB3">
              <w:rPr>
                <w:rFonts w:hint="eastAsia"/>
              </w:rPr>
              <w:t>预排</w:t>
            </w:r>
            <w:r w:rsidR="009217E7">
              <w:rPr>
                <w:rFonts w:hint="eastAsia"/>
              </w:rPr>
              <w:t>&gt;</w:t>
            </w:r>
            <w:r w:rsidR="009217E7">
              <w:rPr>
                <w:rFonts w:hint="eastAsia"/>
              </w:rPr>
              <w:t>或</w:t>
            </w:r>
            <w:r w:rsidR="009217E7">
              <w:rPr>
                <w:rFonts w:hint="eastAsia"/>
              </w:rPr>
              <w:t>&lt;</w:t>
            </w:r>
            <w:r w:rsidR="009217E7">
              <w:t>预售</w:t>
            </w:r>
            <w:r w:rsidR="009217E7">
              <w:rPr>
                <w:rFonts w:hint="eastAsia"/>
              </w:rPr>
              <w:t>&gt;</w:t>
            </w:r>
            <w:r w:rsidR="00D844B9">
              <w:rPr>
                <w:rFonts w:hint="eastAsia"/>
              </w:rPr>
              <w:t>期</w:t>
            </w:r>
            <w:r>
              <w:rPr>
                <w:rFonts w:hint="eastAsia"/>
              </w:rPr>
              <w:t>，进行撤销操作。</w:t>
            </w:r>
            <w:r w:rsidR="0060490E">
              <w:rPr>
                <w:rFonts w:hint="eastAsia"/>
              </w:rPr>
              <w:t>撤销</w:t>
            </w:r>
            <w:r w:rsidR="0076119D">
              <w:rPr>
                <w:rFonts w:hint="eastAsia"/>
              </w:rPr>
              <w:t>游戏指定期号之后的全部期次。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60490E" w:rsidP="00C14B59">
            <w:pPr>
              <w:ind w:right="210"/>
              <w:jc w:val="left"/>
            </w:pPr>
            <w:r>
              <w:rPr>
                <w:rFonts w:hint="eastAsia"/>
              </w:rPr>
              <w:t>进入期次列表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Pr="00D25CE1" w:rsidRDefault="00614ACE" w:rsidP="00C14B59">
            <w:pPr>
              <w:ind w:right="210"/>
              <w:jc w:val="left"/>
            </w:pPr>
            <w:r>
              <w:rPr>
                <w:rFonts w:hint="eastAsia"/>
              </w:rPr>
              <w:t>撤销</w:t>
            </w:r>
            <w:r w:rsidR="00D844B9">
              <w:t>指定期及以后所有的</w:t>
            </w:r>
            <w:r w:rsidR="00D844B9">
              <w:rPr>
                <w:rFonts w:hint="eastAsia"/>
              </w:rPr>
              <w:t>期次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D844B9" w:rsidP="00D844B9">
            <w:r>
              <w:rPr>
                <w:rFonts w:hint="eastAsia"/>
              </w:rPr>
              <w:t>无</w:t>
            </w:r>
          </w:p>
        </w:tc>
      </w:tr>
      <w:tr w:rsidR="0060490E" w:rsidRPr="007E54DF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Pr="001B5728" w:rsidRDefault="007F31C8" w:rsidP="007F31C8">
            <w:pPr>
              <w:ind w:right="210"/>
              <w:jc w:val="left"/>
            </w:pPr>
            <w:r>
              <w:rPr>
                <w:rFonts w:hint="eastAsia"/>
              </w:rPr>
              <w:t>游戏期次无销售数据时可以撤销。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60490E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60490E" w:rsidRDefault="00614ACE" w:rsidP="008802FC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选择游戏期</w:t>
            </w:r>
            <w:r>
              <w:t>号</w:t>
            </w:r>
          </w:p>
          <w:p w:rsidR="0060490E" w:rsidRDefault="0060490E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D844B9" w:rsidRDefault="00D844B9" w:rsidP="00D844B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撤销结果，成功或者失败</w:t>
            </w:r>
          </w:p>
          <w:p w:rsidR="0060490E" w:rsidRDefault="0060490E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60490E" w:rsidRDefault="0060490E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D844B9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60490E" w:rsidTr="00D47F32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60490E" w:rsidRPr="0010192D" w:rsidRDefault="0060490E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60490E" w:rsidRDefault="00D844B9" w:rsidP="00D844B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554AF9" w:rsidRDefault="00060E58" w:rsidP="003F41F8">
      <w:pPr>
        <w:pStyle w:val="4"/>
      </w:pPr>
      <w:bookmarkStart w:id="1341" w:name="_Toc450143907"/>
      <w:r>
        <w:rPr>
          <w:rFonts w:hint="eastAsia"/>
        </w:rPr>
        <w:t>修改期次奖金</w:t>
      </w:r>
      <w:bookmarkEnd w:id="134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060E58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060E58" w:rsidRDefault="00060E58" w:rsidP="00CE4105">
            <w:pPr>
              <w:jc w:val="center"/>
            </w:pPr>
            <w:r>
              <w:rPr>
                <w:rFonts w:hint="eastAsia"/>
              </w:rPr>
              <w:lastRenderedPageBreak/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060E58" w:rsidRPr="00DA3AD6" w:rsidRDefault="00060E58" w:rsidP="00CE4105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060E58" w:rsidRDefault="00060E58" w:rsidP="00CE4105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060E58" w:rsidRDefault="00060E58" w:rsidP="00CE4105">
            <w:pPr>
              <w:ind w:right="210"/>
              <w:jc w:val="left"/>
            </w:pP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6D3825" w:rsidP="00CE4105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Pr="00135788" w:rsidRDefault="00060E58" w:rsidP="00CE4105">
            <w:pPr>
              <w:ind w:right="210"/>
              <w:jc w:val="left"/>
            </w:pPr>
            <w:r>
              <w:rPr>
                <w:rFonts w:hint="eastAsia"/>
              </w:rPr>
              <w:t>修改指定期次的奖级奖金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BC305E" w:rsidRPr="00BC305E" w:rsidRDefault="00060E58" w:rsidP="00D844B9">
            <w:pPr>
              <w:ind w:right="210"/>
              <w:jc w:val="left"/>
            </w:pPr>
            <w:r>
              <w:rPr>
                <w:rFonts w:hint="eastAsia"/>
              </w:rPr>
              <w:t>期次是</w:t>
            </w:r>
            <w:r w:rsidR="00D844B9">
              <w:rPr>
                <w:rFonts w:hint="eastAsia"/>
              </w:rPr>
              <w:t>&lt;</w:t>
            </w:r>
            <w:r w:rsidR="001E34BF">
              <w:rPr>
                <w:rFonts w:hint="eastAsia"/>
              </w:rPr>
              <w:t>预排</w:t>
            </w:r>
            <w:r w:rsidR="00D844B9">
              <w:rPr>
                <w:rFonts w:hint="eastAsia"/>
              </w:rPr>
              <w:t>&gt;</w:t>
            </w:r>
            <w:r>
              <w:rPr>
                <w:rFonts w:hint="eastAsia"/>
              </w:rPr>
              <w:t>状态</w:t>
            </w:r>
            <w:r w:rsidR="00884853">
              <w:rPr>
                <w:rFonts w:hint="eastAsia"/>
              </w:rPr>
              <w:t>且</w:t>
            </w:r>
            <w:r w:rsidR="00884853">
              <w:t>未发布</w:t>
            </w:r>
            <w:r>
              <w:rPr>
                <w:rFonts w:hint="eastAsia"/>
              </w:rPr>
              <w:t>时可以修改奖级奖金</w:t>
            </w:r>
            <w:r w:rsidR="00884853">
              <w:rPr>
                <w:rFonts w:hint="eastAsia"/>
              </w:rPr>
              <w:t>。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Pr="00D25CE1" w:rsidRDefault="001F528D" w:rsidP="00884853">
            <w:pPr>
              <w:ind w:right="210"/>
              <w:jc w:val="left"/>
            </w:pPr>
            <w:r>
              <w:rPr>
                <w:rFonts w:hint="eastAsia"/>
              </w:rPr>
              <w:t>该期将使用新的游戏</w:t>
            </w:r>
            <w:r w:rsidR="00884853">
              <w:rPr>
                <w:rFonts w:hint="eastAsia"/>
              </w:rPr>
              <w:t>奖级</w:t>
            </w:r>
            <w:r>
              <w:rPr>
                <w:rFonts w:hint="eastAsia"/>
              </w:rPr>
              <w:t>奖金进行算奖。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D844B9" w:rsidP="00D844B9">
            <w:r>
              <w:rPr>
                <w:rFonts w:hint="eastAsia"/>
              </w:rPr>
              <w:t>无</w:t>
            </w:r>
          </w:p>
        </w:tc>
      </w:tr>
      <w:tr w:rsidR="00060E58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Pr="001B5728" w:rsidRDefault="00D844B9" w:rsidP="00D844B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060E58" w:rsidP="00CE410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060E58" w:rsidRDefault="00060E58" w:rsidP="00CE410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游戏期号</w:t>
            </w:r>
            <w:r w:rsidR="00D844B9">
              <w:rPr>
                <w:rFonts w:hint="eastAsia"/>
              </w:rPr>
              <w:t>：</w:t>
            </w:r>
            <w:r w:rsidR="00614ACE" w:rsidDel="00614ACE">
              <w:rPr>
                <w:rFonts w:hint="eastAsia"/>
              </w:rPr>
              <w:t xml:space="preserve"> </w:t>
            </w:r>
          </w:p>
          <w:p w:rsidR="00060E58" w:rsidRDefault="00060E58" w:rsidP="00CE410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奖等奖金</w:t>
            </w:r>
            <w:r w:rsidR="00D844B9">
              <w:rPr>
                <w:rFonts w:hint="eastAsia"/>
              </w:rPr>
              <w:t>：</w:t>
            </w:r>
            <w:r w:rsidR="00795A02">
              <w:rPr>
                <w:rFonts w:hint="eastAsia"/>
              </w:rPr>
              <w:t>文本框，数字，最大</w:t>
            </w:r>
            <w:r w:rsidR="00AC3E27">
              <w:t>12</w:t>
            </w:r>
            <w:r w:rsidR="00AC3E27">
              <w:rPr>
                <w:rFonts w:hint="eastAsia"/>
              </w:rPr>
              <w:t>位数字</w:t>
            </w:r>
            <w:r w:rsidR="00795A02">
              <w:rPr>
                <w:rFonts w:hint="eastAsia"/>
              </w:rPr>
              <w:t>。</w:t>
            </w:r>
          </w:p>
          <w:p w:rsidR="00060E58" w:rsidRDefault="00060E58" w:rsidP="00CE410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060E58" w:rsidRDefault="001F528D" w:rsidP="00CE4105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修改结果：成功、失败</w:t>
            </w:r>
          </w:p>
          <w:p w:rsidR="00060E58" w:rsidRDefault="00060E58" w:rsidP="00CE410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060E58" w:rsidRDefault="00060E58" w:rsidP="00CE4105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D844B9" w:rsidP="00CE4105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060E58" w:rsidTr="00DF08BE">
        <w:tc>
          <w:tcPr>
            <w:tcW w:w="1254" w:type="dxa"/>
            <w:shd w:val="clear" w:color="auto" w:fill="D9D9D9" w:themeFill="background1" w:themeFillShade="D9"/>
          </w:tcPr>
          <w:p w:rsidR="00060E58" w:rsidRPr="0010192D" w:rsidRDefault="00060E58" w:rsidP="00CE4105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60E58" w:rsidRDefault="001F3BA7" w:rsidP="009217E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需要记录操作日志</w:t>
            </w:r>
          </w:p>
        </w:tc>
      </w:tr>
    </w:tbl>
    <w:p w:rsidR="00060E58" w:rsidRDefault="003E55D5" w:rsidP="003F41F8">
      <w:pPr>
        <w:pStyle w:val="4"/>
      </w:pPr>
      <w:bookmarkStart w:id="1342" w:name="_Toc450143908"/>
      <w:r>
        <w:rPr>
          <w:rFonts w:hint="eastAsia"/>
        </w:rPr>
        <w:t>修改</w:t>
      </w:r>
      <w:r w:rsidR="003C596E">
        <w:rPr>
          <w:rFonts w:hint="eastAsia"/>
        </w:rPr>
        <w:t>算奖</w:t>
      </w:r>
      <w:r>
        <w:t>参数</w:t>
      </w:r>
      <w:bookmarkEnd w:id="134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698"/>
        <w:gridCol w:w="1608"/>
        <w:gridCol w:w="2855"/>
      </w:tblGrid>
      <w:tr w:rsidR="003E55D5" w:rsidTr="00DF08BE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3E55D5" w:rsidRDefault="003E55D5" w:rsidP="00D9410F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3E55D5" w:rsidRPr="00DA3AD6" w:rsidRDefault="003E55D5" w:rsidP="00D9410F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3E55D5" w:rsidRDefault="003E55D5" w:rsidP="00D9410F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3E55D5" w:rsidRDefault="003E55D5" w:rsidP="00D9410F">
            <w:pPr>
              <w:ind w:right="210"/>
              <w:jc w:val="left"/>
            </w:pP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Default="006D3825" w:rsidP="00D9410F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Pr="00135788" w:rsidRDefault="003E55D5" w:rsidP="003E55D5">
            <w:pPr>
              <w:ind w:right="210"/>
              <w:jc w:val="left"/>
            </w:pPr>
            <w:r>
              <w:rPr>
                <w:rFonts w:hint="eastAsia"/>
              </w:rPr>
              <w:t>修改指定期次的开奖</w:t>
            </w:r>
            <w:r>
              <w:t>参数</w:t>
            </w:r>
            <w:r>
              <w:rPr>
                <w:rFonts w:hint="eastAsia"/>
              </w:rPr>
              <w:t>，</w:t>
            </w:r>
            <w:r w:rsidR="009C32D3">
              <w:rPr>
                <w:rFonts w:hint="eastAsia"/>
              </w:rPr>
              <w:t>目前</w:t>
            </w:r>
            <w:r>
              <w:t>只针对</w:t>
            </w:r>
            <w:r>
              <w:rPr>
                <w:rFonts w:hint="eastAsia"/>
              </w:rPr>
              <w:t>天天赢和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龙星游戏</w:t>
            </w:r>
            <w:r w:rsidR="00F40C3B">
              <w:rPr>
                <w:rFonts w:hint="eastAsia"/>
              </w:rPr>
              <w:t>开放功能</w:t>
            </w:r>
            <w:r w:rsidR="009C32D3">
              <w:rPr>
                <w:rFonts w:hint="eastAsia"/>
              </w:rPr>
              <w:t>，</w:t>
            </w:r>
            <w:r w:rsidR="009C32D3">
              <w:t>其他游戏有需要时再开放；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Pr="00BC305E" w:rsidRDefault="003E55D5" w:rsidP="00614ACE">
            <w:pPr>
              <w:ind w:right="210"/>
              <w:jc w:val="left"/>
            </w:pPr>
            <w:r>
              <w:rPr>
                <w:rFonts w:hint="eastAsia"/>
              </w:rPr>
              <w:t>期次是</w:t>
            </w:r>
            <w:r w:rsidR="00D844B9">
              <w:rPr>
                <w:rFonts w:hint="eastAsia"/>
              </w:rPr>
              <w:t>&lt;</w:t>
            </w:r>
            <w:r>
              <w:rPr>
                <w:rFonts w:hint="eastAsia"/>
              </w:rPr>
              <w:t>预排</w:t>
            </w:r>
            <w:r w:rsidR="00D844B9">
              <w:rPr>
                <w:rFonts w:hint="eastAsia"/>
              </w:rPr>
              <w:t>&gt;</w:t>
            </w:r>
            <w:r>
              <w:rPr>
                <w:rFonts w:hint="eastAsia"/>
              </w:rPr>
              <w:t>状态且</w:t>
            </w:r>
            <w:r>
              <w:t>未发布</w:t>
            </w:r>
            <w:r>
              <w:rPr>
                <w:rFonts w:hint="eastAsia"/>
              </w:rPr>
              <w:t>时可以修改</w:t>
            </w:r>
            <w:r w:rsidR="00614ACE">
              <w:rPr>
                <w:rFonts w:hint="eastAsia"/>
              </w:rPr>
              <w:t>算奖</w:t>
            </w:r>
            <w:r w:rsidR="00F40C3B">
              <w:t>参数</w:t>
            </w:r>
            <w:r>
              <w:rPr>
                <w:rFonts w:hint="eastAsia"/>
              </w:rPr>
              <w:t>。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Pr="00D25CE1" w:rsidRDefault="003E55D5" w:rsidP="00614ACE">
            <w:pPr>
              <w:ind w:right="210"/>
              <w:jc w:val="left"/>
            </w:pPr>
            <w:r>
              <w:rPr>
                <w:rFonts w:hint="eastAsia"/>
              </w:rPr>
              <w:t>该期将使用新的</w:t>
            </w:r>
            <w:r w:rsidR="00614ACE">
              <w:rPr>
                <w:rFonts w:hint="eastAsia"/>
              </w:rPr>
              <w:t>算奖</w:t>
            </w:r>
            <w:r w:rsidR="00F40C3B">
              <w:rPr>
                <w:rFonts w:hint="eastAsia"/>
              </w:rPr>
              <w:t>参数</w:t>
            </w:r>
            <w:r>
              <w:rPr>
                <w:rFonts w:hint="eastAsia"/>
              </w:rPr>
              <w:t>进行算奖。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Default="00D844B9" w:rsidP="00D844B9">
            <w:r>
              <w:rPr>
                <w:rFonts w:hint="eastAsia"/>
              </w:rPr>
              <w:t>无</w:t>
            </w:r>
          </w:p>
        </w:tc>
      </w:tr>
      <w:tr w:rsidR="003E55D5" w:rsidRPr="007E54DF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Pr="001B5728" w:rsidRDefault="00D844B9" w:rsidP="00D844B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3E55D5" w:rsidRDefault="00F40C3B" w:rsidP="00F40C3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天天赢</w:t>
            </w:r>
            <w:r>
              <w:t>游戏</w:t>
            </w:r>
          </w:p>
          <w:p w:rsidR="00F40C3B" w:rsidRDefault="00F40C3B" w:rsidP="00FA31D7">
            <w:pPr>
              <w:pStyle w:val="af"/>
              <w:ind w:left="840" w:right="31" w:firstLineChars="0" w:firstLine="0"/>
              <w:jc w:val="left"/>
            </w:pPr>
            <w:r>
              <w:rPr>
                <w:rFonts w:hint="eastAsia"/>
              </w:rPr>
              <w:t>是否</w:t>
            </w:r>
            <w:r>
              <w:t>加奖</w:t>
            </w:r>
            <w:r>
              <w:rPr>
                <w:rFonts w:hint="eastAsia"/>
              </w:rPr>
              <w:t>：</w:t>
            </w:r>
            <w:r>
              <w:t>单选</w:t>
            </w:r>
            <w:r w:rsidR="00D844B9">
              <w:rPr>
                <w:rFonts w:hint="eastAsia"/>
              </w:rPr>
              <w:t>框</w:t>
            </w:r>
            <w:r>
              <w:t>，</w:t>
            </w:r>
            <w:r>
              <w:rPr>
                <w:rFonts w:hint="eastAsia"/>
              </w:rPr>
              <w:t>是</w:t>
            </w:r>
            <w:r>
              <w:t>或否，</w:t>
            </w:r>
            <w:r>
              <w:rPr>
                <w:rFonts w:hint="eastAsia"/>
              </w:rPr>
              <w:t>表示此期</w:t>
            </w:r>
            <w:r>
              <w:t>是否使用</w:t>
            </w:r>
            <w:r>
              <w:rPr>
                <w:rFonts w:hint="eastAsia"/>
              </w:rPr>
              <w:t>特殊</w:t>
            </w:r>
            <w:r>
              <w:t>奖级</w:t>
            </w:r>
          </w:p>
          <w:p w:rsidR="00F40C3B" w:rsidRDefault="00F40C3B" w:rsidP="00F40C3B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龙星</w:t>
            </w:r>
          </w:p>
          <w:p w:rsidR="00F40C3B" w:rsidRDefault="00F40C3B" w:rsidP="00FA31D7">
            <w:pPr>
              <w:pStyle w:val="af"/>
              <w:ind w:left="840" w:right="31" w:firstLineChars="0" w:firstLine="0"/>
              <w:jc w:val="left"/>
            </w:pPr>
            <w:r>
              <w:rPr>
                <w:rFonts w:hint="eastAsia"/>
              </w:rPr>
              <w:t>保底</w:t>
            </w:r>
            <w:r w:rsidR="002457F1">
              <w:rPr>
                <w:rFonts w:hint="eastAsia"/>
              </w:rPr>
              <w:t>金额</w:t>
            </w:r>
            <w:r>
              <w:rPr>
                <w:rFonts w:hint="eastAsia"/>
              </w:rPr>
              <w:t>：</w:t>
            </w:r>
            <w:r w:rsidR="009A6155">
              <w:rPr>
                <w:rFonts w:hint="eastAsia"/>
              </w:rPr>
              <w:t>最多</w:t>
            </w:r>
            <w:r w:rsidR="009A6155">
              <w:rPr>
                <w:rFonts w:hint="eastAsia"/>
              </w:rPr>
              <w:t>12</w:t>
            </w:r>
            <w:r w:rsidR="009A6155">
              <w:rPr>
                <w:rFonts w:hint="eastAsia"/>
              </w:rPr>
              <w:t>位</w:t>
            </w:r>
            <w:r w:rsidR="009A6155">
              <w:t>数字，表示</w:t>
            </w:r>
            <w:r w:rsidR="009A6155">
              <w:rPr>
                <w:rFonts w:hint="eastAsia"/>
              </w:rPr>
              <w:t>7</w:t>
            </w:r>
            <w:r w:rsidR="009A6155">
              <w:rPr>
                <w:rFonts w:hint="eastAsia"/>
              </w:rPr>
              <w:t>龙星</w:t>
            </w:r>
            <w:r w:rsidR="009A6155">
              <w:t>游戏一等奖</w:t>
            </w:r>
            <w:r w:rsidR="003C596E">
              <w:rPr>
                <w:rFonts w:hint="eastAsia"/>
              </w:rPr>
              <w:t>单注</w:t>
            </w:r>
            <w:r w:rsidR="009A6155">
              <w:t>最低奖金</w:t>
            </w:r>
            <w:r w:rsidR="00A4420E">
              <w:rPr>
                <w:rFonts w:hint="eastAsia"/>
              </w:rPr>
              <w:t>；</w:t>
            </w:r>
            <w:r w:rsidR="002457F1">
              <w:t>保底金额不能大于封顶金额</w:t>
            </w:r>
            <w:r w:rsidR="0093280E">
              <w:rPr>
                <w:rFonts w:hint="eastAsia"/>
              </w:rPr>
              <w:t>；</w:t>
            </w:r>
            <w:r w:rsidR="0093280E">
              <w:rPr>
                <w:rFonts w:hint="eastAsia"/>
              </w:rPr>
              <w:t>0</w:t>
            </w:r>
            <w:r w:rsidR="0093280E">
              <w:rPr>
                <w:rFonts w:hint="eastAsia"/>
              </w:rPr>
              <w:t>表示</w:t>
            </w:r>
            <w:r w:rsidR="0093280E">
              <w:t>不启用。</w:t>
            </w:r>
          </w:p>
          <w:p w:rsidR="00F40C3B" w:rsidRDefault="00F40C3B" w:rsidP="00FA31D7">
            <w:pPr>
              <w:pStyle w:val="af"/>
              <w:ind w:left="840" w:right="31" w:firstLineChars="0" w:firstLine="0"/>
              <w:jc w:val="left"/>
            </w:pPr>
            <w:r>
              <w:rPr>
                <w:rFonts w:hint="eastAsia"/>
              </w:rPr>
              <w:t>封顶</w:t>
            </w:r>
            <w:r w:rsidR="002457F1">
              <w:rPr>
                <w:rFonts w:hint="eastAsia"/>
              </w:rPr>
              <w:t>金额</w:t>
            </w:r>
            <w:r>
              <w:rPr>
                <w:rFonts w:hint="eastAsia"/>
              </w:rPr>
              <w:t>：</w:t>
            </w:r>
            <w:r w:rsidR="009A6155">
              <w:rPr>
                <w:rFonts w:hint="eastAsia"/>
              </w:rPr>
              <w:t>最多</w:t>
            </w:r>
            <w:r w:rsidR="009A6155">
              <w:rPr>
                <w:rFonts w:hint="eastAsia"/>
              </w:rPr>
              <w:t>12</w:t>
            </w:r>
            <w:r w:rsidR="009A6155">
              <w:rPr>
                <w:rFonts w:hint="eastAsia"/>
              </w:rPr>
              <w:t>位</w:t>
            </w:r>
            <w:r w:rsidR="009A6155">
              <w:t>数字，表示</w:t>
            </w:r>
            <w:r w:rsidR="009A6155">
              <w:rPr>
                <w:rFonts w:hint="eastAsia"/>
              </w:rPr>
              <w:t>7</w:t>
            </w:r>
            <w:r w:rsidR="009A6155">
              <w:rPr>
                <w:rFonts w:hint="eastAsia"/>
              </w:rPr>
              <w:t>龙星</w:t>
            </w:r>
            <w:r w:rsidR="009A6155">
              <w:t>游戏一等奖</w:t>
            </w:r>
            <w:r w:rsidR="003C596E">
              <w:rPr>
                <w:rFonts w:hint="eastAsia"/>
              </w:rPr>
              <w:t>单注</w:t>
            </w:r>
            <w:r w:rsidR="009A6155">
              <w:rPr>
                <w:rFonts w:hint="eastAsia"/>
              </w:rPr>
              <w:t>封顶</w:t>
            </w:r>
            <w:r w:rsidR="009A6155">
              <w:t>奖金</w:t>
            </w:r>
            <w:r w:rsidR="0093280E">
              <w:rPr>
                <w:rFonts w:hint="eastAsia"/>
              </w:rPr>
              <w:t>；</w:t>
            </w:r>
            <w:r w:rsidR="0093280E">
              <w:rPr>
                <w:rFonts w:hint="eastAsia"/>
              </w:rPr>
              <w:t>0</w:t>
            </w:r>
            <w:r w:rsidR="0093280E">
              <w:rPr>
                <w:rFonts w:hint="eastAsia"/>
              </w:rPr>
              <w:t>表示</w:t>
            </w:r>
            <w:r w:rsidR="0093280E">
              <w:t>不启用。</w:t>
            </w:r>
          </w:p>
          <w:p w:rsidR="002457F1" w:rsidRDefault="002457F1" w:rsidP="00FA31D7">
            <w:pPr>
              <w:pStyle w:val="af"/>
              <w:ind w:left="840" w:right="31" w:firstLineChars="0" w:firstLine="0"/>
              <w:jc w:val="left"/>
            </w:pPr>
            <w:r>
              <w:rPr>
                <w:rFonts w:hint="eastAsia"/>
              </w:rPr>
              <w:t>抹零</w:t>
            </w:r>
            <w:r>
              <w:t>金额：</w:t>
            </w:r>
            <w:r>
              <w:rPr>
                <w:rFonts w:hint="eastAsia"/>
              </w:rPr>
              <w:t>取值</w:t>
            </w:r>
            <w:r>
              <w:t>范围</w:t>
            </w:r>
            <w:ins w:id="1343" w:author="Microsoft" w:date="2015-03-25T15:17:00Z">
              <w:r w:rsidR="00EE4322">
                <w:t>1</w:t>
              </w:r>
            </w:ins>
            <w:ins w:id="1344" w:author="Microsoft" w:date="2015-03-25T15:18:00Z">
              <w:r w:rsidR="00EE4322">
                <w:rPr>
                  <w:rFonts w:hint="eastAsia"/>
                </w:rPr>
                <w:t>、</w:t>
              </w:r>
            </w:ins>
            <w:ins w:id="1345" w:author="Microsoft" w:date="2015-03-25T15:17:00Z">
              <w:r w:rsidR="00EE4322">
                <w:t>10</w:t>
              </w:r>
            </w:ins>
            <w:ins w:id="1346" w:author="Microsoft" w:date="2015-03-25T15:18:00Z">
              <w:r w:rsidR="00EE4322">
                <w:rPr>
                  <w:rFonts w:hint="eastAsia"/>
                </w:rPr>
                <w:t>、</w:t>
              </w:r>
            </w:ins>
            <w:ins w:id="1347" w:author="Microsoft" w:date="2015-03-25T15:17:00Z">
              <w:r w:rsidR="00EE4322">
                <w:t>100</w:t>
              </w:r>
            </w:ins>
            <w:ins w:id="1348" w:author="Microsoft" w:date="2015-03-25T15:18:00Z">
              <w:r w:rsidR="00EE4322">
                <w:rPr>
                  <w:rFonts w:hint="eastAsia"/>
                </w:rPr>
                <w:t>、</w:t>
              </w:r>
            </w:ins>
            <w:ins w:id="1349" w:author="Microsoft" w:date="2015-03-25T15:17:00Z">
              <w:r w:rsidR="00EE4322">
                <w:t>1000</w:t>
              </w:r>
            </w:ins>
            <w:del w:id="1350" w:author="Microsoft" w:date="2015-03-25T15:17:00Z">
              <w:r w:rsidDel="00EE4322">
                <w:rPr>
                  <w:rFonts w:hint="eastAsia"/>
                </w:rPr>
                <w:delText>1</w:delText>
              </w:r>
              <w:r w:rsidDel="00EE4322">
                <w:delText>-999</w:delText>
              </w:r>
            </w:del>
            <w:ins w:id="1351" w:author="Microsoft" w:date="2015-03-25T15:18:00Z">
              <w:r w:rsidR="00EE4322">
                <w:rPr>
                  <w:rFonts w:hint="eastAsia"/>
                </w:rPr>
                <w:t>;</w:t>
              </w:r>
            </w:ins>
            <w:del w:id="1352" w:author="Microsoft" w:date="2015-03-25T15:18:00Z">
              <w:r w:rsidDel="00EE4322">
                <w:rPr>
                  <w:rFonts w:hint="eastAsia"/>
                </w:rPr>
                <w:delText>。</w:delText>
              </w:r>
            </w:del>
          </w:p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3E55D5" w:rsidRDefault="003E55D5" w:rsidP="00D9410F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修改结果：成功、失败</w:t>
            </w:r>
          </w:p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3E55D5" w:rsidRDefault="000F5828" w:rsidP="00D9410F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3E55D5" w:rsidTr="00DF08BE">
        <w:tc>
          <w:tcPr>
            <w:tcW w:w="1254" w:type="dxa"/>
            <w:shd w:val="clear" w:color="auto" w:fill="D9D9D9" w:themeFill="background1" w:themeFillShade="D9"/>
          </w:tcPr>
          <w:p w:rsidR="003E55D5" w:rsidRPr="0010192D" w:rsidRDefault="003E55D5" w:rsidP="00D9410F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0F5828" w:rsidRDefault="000F5828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1/2</w:t>
            </w:r>
            <w:r>
              <w:rPr>
                <w:rFonts w:hint="eastAsia"/>
              </w:rPr>
              <w:t>玩法的</w:t>
            </w:r>
            <w:r>
              <w:t>保底</w:t>
            </w:r>
            <w:r>
              <w:rPr>
                <w:rFonts w:hint="eastAsia"/>
              </w:rPr>
              <w:t>金额</w:t>
            </w:r>
            <w:r>
              <w:t>和封顶金额</w:t>
            </w:r>
            <w:r>
              <w:rPr>
                <w:rFonts w:hint="eastAsia"/>
              </w:rPr>
              <w:t>均</w:t>
            </w:r>
            <w:r>
              <w:t>按设定值减半。</w:t>
            </w:r>
          </w:p>
          <w:p w:rsidR="003E55D5" w:rsidRDefault="003E55D5" w:rsidP="00D9410F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需要记录操作日志</w:t>
            </w:r>
          </w:p>
        </w:tc>
      </w:tr>
    </w:tbl>
    <w:p w:rsidR="003E55D5" w:rsidRDefault="001003A6" w:rsidP="00A33D6E">
      <w:pPr>
        <w:pStyle w:val="4"/>
      </w:pPr>
      <w:bookmarkStart w:id="1353" w:name="_Toc450143909"/>
      <w:r>
        <w:rPr>
          <w:rFonts w:hint="eastAsia"/>
        </w:rPr>
        <w:lastRenderedPageBreak/>
        <w:t>期次</w:t>
      </w:r>
      <w:r>
        <w:t>参数</w:t>
      </w:r>
      <w:bookmarkEnd w:id="135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2700"/>
        <w:gridCol w:w="1611"/>
        <w:gridCol w:w="2852"/>
      </w:tblGrid>
      <w:tr w:rsidR="001003A6" w:rsidTr="001003A6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1003A6" w:rsidRDefault="001003A6" w:rsidP="001003A6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1003A6" w:rsidRPr="00DA3AD6" w:rsidRDefault="001003A6" w:rsidP="001003A6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1003A6" w:rsidRDefault="001003A6" w:rsidP="001003A6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1003A6" w:rsidRDefault="001003A6" w:rsidP="001003A6">
            <w:pPr>
              <w:ind w:right="210"/>
              <w:jc w:val="left"/>
            </w:pP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Pr="00135788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查看指定期次的部分游戏</w:t>
            </w:r>
            <w:r>
              <w:t>参数</w:t>
            </w:r>
            <w:r w:rsidRPr="00135788">
              <w:t xml:space="preserve"> 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Pr="00BC305E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Pr="00D25CE1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r>
              <w:rPr>
                <w:rFonts w:hint="eastAsia"/>
              </w:rPr>
              <w:t>无</w:t>
            </w:r>
          </w:p>
        </w:tc>
      </w:tr>
      <w:tr w:rsidR="001003A6" w:rsidRPr="007E54DF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Pr="001B5728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游戏基本参数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游戏编码：</w:t>
            </w:r>
            <w:r>
              <w:rPr>
                <w:rFonts w:ascii="宋体" w:hAnsi="宋体" w:hint="eastAsia"/>
                <w:bCs/>
                <w:iCs/>
              </w:rPr>
              <w:t>系统中标记此</w:t>
            </w:r>
            <w:r w:rsidRPr="00437F65">
              <w:rPr>
                <w:rFonts w:ascii="宋体" w:hAnsi="宋体" w:hint="eastAsia"/>
                <w:bCs/>
                <w:iCs/>
              </w:rPr>
              <w:t>游戏的编码</w:t>
            </w:r>
            <w:r>
              <w:rPr>
                <w:rFonts w:ascii="宋体" w:hAnsi="宋体" w:hint="eastAsia"/>
                <w:bCs/>
                <w:iCs/>
              </w:rPr>
              <w:t>，游戏编码不能重复。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游戏标识：</w:t>
            </w:r>
            <w:r w:rsidRPr="00437F65">
              <w:rPr>
                <w:rFonts w:ascii="宋体" w:hAnsi="宋体" w:hint="eastAsia"/>
                <w:bCs/>
                <w:iCs/>
              </w:rPr>
              <w:t>用于匹配销售终端软件的设定，全局唯一。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游戏名称：</w:t>
            </w:r>
            <w:r w:rsidRPr="00437F65">
              <w:rPr>
                <w:rFonts w:ascii="宋体" w:hAnsi="宋体" w:hint="eastAsia"/>
                <w:bCs/>
                <w:iCs/>
              </w:rPr>
              <w:t>游戏官方名称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Pr="00BC5A8B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游戏缩写：</w:t>
            </w:r>
            <w:r>
              <w:rPr>
                <w:rFonts w:ascii="宋体" w:hAnsi="宋体" w:hint="eastAsia"/>
                <w:bCs/>
                <w:iCs/>
              </w:rPr>
              <w:t>此游戏的简短名称</w:t>
            </w:r>
            <w:r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游戏类型：此</w:t>
            </w:r>
            <w:r>
              <w:t>游戏的游戏类型，选项包括</w:t>
            </w:r>
            <w:r w:rsidRPr="00437F65">
              <w:rPr>
                <w:rFonts w:ascii="宋体" w:hAnsi="宋体" w:hint="eastAsia"/>
                <w:bCs/>
                <w:iCs/>
              </w:rPr>
              <w:t>乐透、数字或</w:t>
            </w:r>
            <w:r>
              <w:rPr>
                <w:rFonts w:ascii="宋体" w:hAnsi="宋体" w:hint="eastAsia"/>
                <w:bCs/>
                <w:iCs/>
              </w:rPr>
              <w:t>快开</w:t>
            </w:r>
            <w:r w:rsidRPr="00437F65"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发行单位名称：</w:t>
            </w:r>
            <w:r>
              <w:rPr>
                <w:rFonts w:ascii="宋体" w:hAnsi="宋体" w:hint="eastAsia"/>
                <w:bCs/>
                <w:iCs/>
              </w:rPr>
              <w:t>发行游戏单位名称。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游戏政策参数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理论返奖率：</w:t>
            </w:r>
            <w:r>
              <w:rPr>
                <w:rFonts w:ascii="宋体" w:hAnsi="宋体" w:hint="eastAsia"/>
                <w:bCs/>
                <w:iCs/>
              </w:rPr>
              <w:t>配置游戏使用的理论返奖率比例，</w:t>
            </w:r>
            <w:r w:rsidRPr="00437F65">
              <w:rPr>
                <w:rFonts w:ascii="宋体" w:hAnsi="宋体" w:hint="eastAsia"/>
                <w:bCs/>
                <w:iCs/>
              </w:rPr>
              <w:t>千分数表示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公益金比例：</w:t>
            </w:r>
            <w:r>
              <w:rPr>
                <w:rFonts w:ascii="宋体" w:hAnsi="宋体" w:hint="eastAsia"/>
                <w:bCs/>
                <w:iCs/>
              </w:rPr>
              <w:t>配置游戏使用的公益金比例，千分数表示。</w:t>
            </w:r>
          </w:p>
          <w:p w:rsidR="008712F3" w:rsidRPr="00B27A59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调节基金比例：</w:t>
            </w:r>
            <w:r>
              <w:rPr>
                <w:rFonts w:ascii="宋体" w:hAnsi="宋体" w:hint="eastAsia"/>
                <w:bCs/>
                <w:iCs/>
              </w:rPr>
              <w:t>配置游戏使用的调节基金比例，千分数表示。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缴税起征点：</w:t>
            </w:r>
            <w:r>
              <w:rPr>
                <w:rFonts w:ascii="宋体" w:hAnsi="宋体" w:hint="eastAsia"/>
                <w:bCs/>
                <w:iCs/>
              </w:rPr>
              <w:t>配置中奖缴税起始金额，</w:t>
            </w:r>
            <w:r>
              <w:rPr>
                <w:rFonts w:ascii="宋体" w:hAnsi="宋体"/>
                <w:bCs/>
                <w:iCs/>
              </w:rPr>
              <w:t>单位元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缴税比例：</w:t>
            </w:r>
            <w:r>
              <w:rPr>
                <w:rFonts w:ascii="宋体" w:hAnsi="宋体"/>
                <w:bCs/>
                <w:iCs/>
              </w:rPr>
              <w:t>配置游戏</w:t>
            </w:r>
            <w:r>
              <w:rPr>
                <w:rFonts w:ascii="宋体" w:hAnsi="宋体" w:hint="eastAsia"/>
                <w:bCs/>
                <w:iCs/>
              </w:rPr>
              <w:t>缴税比率，千分数表示，在元</w:t>
            </w:r>
            <w:r>
              <w:rPr>
                <w:rFonts w:ascii="宋体" w:hAnsi="宋体"/>
                <w:bCs/>
                <w:iCs/>
              </w:rPr>
              <w:t>级别税金四舍五入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兑奖期：配置彩票</w:t>
            </w:r>
            <w:r>
              <w:t>兑奖</w:t>
            </w:r>
            <w:r>
              <w:rPr>
                <w:rFonts w:hint="eastAsia"/>
              </w:rPr>
              <w:t>有效</w:t>
            </w:r>
            <w:r>
              <w:t>期，超过</w:t>
            </w:r>
            <w:r>
              <w:rPr>
                <w:rFonts w:hint="eastAsia"/>
              </w:rPr>
              <w:t>有效期</w:t>
            </w:r>
            <w:r>
              <w:t>视为弃奖，</w:t>
            </w:r>
            <w:r>
              <w:rPr>
                <w:rFonts w:ascii="宋体" w:hAnsi="宋体" w:hint="eastAsia"/>
                <w:bCs/>
                <w:iCs/>
              </w:rPr>
              <w:t>单位天。开奖当日不计入兑奖期。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游戏玩法规则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列表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玩法名称：玩法</w:t>
            </w:r>
            <w:r>
              <w:t>名称。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规则描述：文本描述，内容</w:t>
            </w:r>
            <w:r>
              <w:t>包括，</w:t>
            </w:r>
            <w:r w:rsidRPr="00C75523">
              <w:rPr>
                <w:rFonts w:hint="eastAsia"/>
              </w:rPr>
              <w:t>玩法标识</w:t>
            </w:r>
            <w:r>
              <w:rPr>
                <w:rFonts w:hint="eastAsia"/>
              </w:rPr>
              <w:t>、</w:t>
            </w:r>
            <w:r w:rsidRPr="00C75523">
              <w:rPr>
                <w:rFonts w:hint="eastAsia"/>
              </w:rPr>
              <w:t>单注金额</w:t>
            </w:r>
            <w:r>
              <w:rPr>
                <w:rFonts w:hint="eastAsia"/>
              </w:rPr>
              <w:t>、</w:t>
            </w:r>
            <w:r w:rsidRPr="00C75523">
              <w:rPr>
                <w:rFonts w:hint="eastAsia"/>
              </w:rPr>
              <w:t>投注方式</w:t>
            </w:r>
            <w:r>
              <w:rPr>
                <w:rFonts w:hint="eastAsia"/>
              </w:rPr>
              <w:t>游戏等</w:t>
            </w:r>
            <w:r>
              <w:t>。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游戏中奖规则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规则名称：</w:t>
            </w:r>
            <w:r>
              <w:t>中奖规则名称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规则描述：文本描述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游戏奖级规则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奖级名称：奖级</w:t>
            </w:r>
            <w:r>
              <w:t>名称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奖级金额</w:t>
            </w:r>
            <w:r>
              <w:t>：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奖级描述：奖等、分配模式（浮动奖、固定奖、分享奖）固定分账金额。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是否</w:t>
            </w:r>
            <w:r>
              <w:t>启用特殊奖级：</w:t>
            </w:r>
            <w:r>
              <w:rPr>
                <w:rFonts w:hint="eastAsia"/>
              </w:rPr>
              <w:t>配置新</w:t>
            </w:r>
            <w:r>
              <w:t>游戏</w:t>
            </w:r>
            <w:r>
              <w:rPr>
                <w:rFonts w:hint="eastAsia"/>
              </w:rPr>
              <w:t>期是否启用</w:t>
            </w:r>
            <w:r>
              <w:t>特殊奖级，</w:t>
            </w:r>
            <w:r>
              <w:rPr>
                <w:rFonts w:hint="eastAsia"/>
              </w:rPr>
              <w:t>选项</w:t>
            </w:r>
            <w:r>
              <w:t>是</w:t>
            </w:r>
            <w:r>
              <w:rPr>
                <w:rFonts w:hint="eastAsia"/>
              </w:rPr>
              <w:t>、</w:t>
            </w:r>
            <w:r>
              <w:t>否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天天赢特殊</w:t>
            </w:r>
            <w:r>
              <w:t>字段</w:t>
            </w:r>
            <w:r>
              <w:rPr>
                <w:rFonts w:hint="eastAsia"/>
              </w:rPr>
              <w:t>&gt;</w:t>
            </w:r>
          </w:p>
          <w:p w:rsidR="008712F3" w:rsidRPr="00FA31D7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封顶</w:t>
            </w:r>
            <w:r>
              <w:rPr>
                <w:rFonts w:ascii="宋体" w:hAnsi="宋体"/>
                <w:bCs/>
                <w:iCs/>
              </w:rPr>
              <w:t>金额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/>
                <w:bCs/>
                <w:iCs/>
              </w:rPr>
              <w:t>配置</w:t>
            </w:r>
            <w:r>
              <w:rPr>
                <w:rFonts w:ascii="宋体" w:hAnsi="宋体" w:hint="eastAsia"/>
                <w:bCs/>
                <w:iCs/>
              </w:rPr>
              <w:t>游戏一等奖单注</w:t>
            </w:r>
            <w:r>
              <w:rPr>
                <w:rFonts w:ascii="宋体" w:hAnsi="宋体"/>
                <w:bCs/>
                <w:iCs/>
              </w:rPr>
              <w:t>的封顶金额</w:t>
            </w:r>
            <w:r>
              <w:rPr>
                <w:rFonts w:ascii="宋体" w:hAnsi="宋体" w:hint="eastAsia"/>
                <w:bCs/>
                <w:iCs/>
              </w:rPr>
              <w:t>，单位</w:t>
            </w:r>
            <w:r>
              <w:rPr>
                <w:rFonts w:ascii="宋体" w:hAnsi="宋体"/>
                <w:bCs/>
                <w:iCs/>
              </w:rPr>
              <w:t>元</w:t>
            </w:r>
            <w:r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hint="eastAsia"/>
              </w:rPr>
              <w:t>&lt;7</w:t>
            </w:r>
            <w:r>
              <w:rPr>
                <w:rFonts w:hint="eastAsia"/>
              </w:rPr>
              <w:t>龙星</w:t>
            </w:r>
            <w:r>
              <w:t>特殊字段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ascii="宋体" w:hAnsi="宋体" w:hint="eastAsia"/>
                <w:bCs/>
                <w:iCs/>
              </w:rPr>
              <w:t>保底</w:t>
            </w:r>
            <w:r>
              <w:rPr>
                <w:rFonts w:ascii="宋体" w:hAnsi="宋体"/>
                <w:bCs/>
                <w:iCs/>
              </w:rPr>
              <w:t>金额：配置</w:t>
            </w:r>
            <w:r>
              <w:rPr>
                <w:rFonts w:ascii="宋体" w:hAnsi="宋体" w:hint="eastAsia"/>
                <w:bCs/>
                <w:iCs/>
              </w:rPr>
              <w:t>游戏一等奖单注</w:t>
            </w:r>
            <w:r>
              <w:rPr>
                <w:rFonts w:ascii="宋体" w:hAnsi="宋体"/>
                <w:bCs/>
                <w:iCs/>
              </w:rPr>
              <w:t>的保底金额</w:t>
            </w:r>
            <w:r>
              <w:rPr>
                <w:rFonts w:ascii="宋体" w:hAnsi="宋体" w:hint="eastAsia"/>
                <w:bCs/>
                <w:iCs/>
              </w:rPr>
              <w:t>，单位</w:t>
            </w:r>
            <w:r>
              <w:rPr>
                <w:rFonts w:ascii="宋体" w:hAnsi="宋体"/>
                <w:bCs/>
                <w:iCs/>
              </w:rPr>
              <w:t>元</w:t>
            </w:r>
            <w:r>
              <w:rPr>
                <w:rFonts w:ascii="宋体" w:hAnsi="宋体" w:hint="eastAsia"/>
                <w:bCs/>
                <w:iCs/>
              </w:rPr>
              <w:t>。</w:t>
            </w:r>
            <w:r>
              <w:rPr>
                <w:rFonts w:hint="eastAsia"/>
              </w:rPr>
              <w:t>&lt;7</w:t>
            </w:r>
            <w:r>
              <w:rPr>
                <w:rFonts w:hint="eastAsia"/>
              </w:rPr>
              <w:t>龙星</w:t>
            </w:r>
            <w:r>
              <w:t>特殊字段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抹零金额</w:t>
            </w:r>
            <w:r>
              <w:t>：配置</w:t>
            </w:r>
            <w:r>
              <w:rPr>
                <w:rFonts w:hint="eastAsia"/>
              </w:rPr>
              <w:t>游戏</w:t>
            </w:r>
            <w:r>
              <w:t>浮动奖的抹零金额，</w:t>
            </w:r>
            <w:r>
              <w:rPr>
                <w:rFonts w:hint="eastAsia"/>
              </w:rPr>
              <w:t>用以</w:t>
            </w:r>
            <w:r>
              <w:t>保证</w:t>
            </w:r>
            <w:r>
              <w:rPr>
                <w:rFonts w:hint="eastAsia"/>
              </w:rPr>
              <w:t>现金面额</w:t>
            </w:r>
            <w:r>
              <w:t>支付奖金</w:t>
            </w:r>
            <w:r>
              <w:rPr>
                <w:rFonts w:hint="eastAsia"/>
              </w:rPr>
              <w:t>。抹零</w:t>
            </w:r>
            <w:r>
              <w:t>后金额</w:t>
            </w:r>
            <w:r>
              <w:t>=</w:t>
            </w:r>
            <w:r>
              <w:rPr>
                <w:rFonts w:hint="eastAsia"/>
              </w:rPr>
              <w:t>“原始奖金”整除“抹零</w:t>
            </w:r>
            <w:r>
              <w:t>金额</w:t>
            </w:r>
            <w:r>
              <w:rPr>
                <w:rFonts w:hint="eastAsia"/>
              </w:rPr>
              <w:t>”乘以“抹零</w:t>
            </w:r>
            <w:r>
              <w:t>金额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&lt;7</w:t>
            </w:r>
            <w:r>
              <w:rPr>
                <w:rFonts w:hint="eastAsia"/>
              </w:rPr>
              <w:t>龙星</w:t>
            </w:r>
            <w:r>
              <w:t>特殊字段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游戏风险控制参数</w:t>
            </w:r>
          </w:p>
          <w:p w:rsidR="008712F3" w:rsidRPr="00A24CE4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风险控制开关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rFonts w:ascii="宋体" w:hAnsi="宋体"/>
                <w:b/>
                <w:bCs/>
                <w:iCs/>
              </w:rPr>
            </w:pPr>
            <w:r>
              <w:rPr>
                <w:rFonts w:hint="eastAsia"/>
              </w:rPr>
              <w:t>天天赢</w:t>
            </w:r>
            <w:r w:rsidRPr="009B308E">
              <w:rPr>
                <w:rFonts w:hint="eastAsia"/>
              </w:rPr>
              <w:t>附加参数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列表</w:t>
            </w:r>
            <w:r>
              <w:rPr>
                <w:rFonts w:hint="eastAsia"/>
              </w:rPr>
              <w:t>&gt;</w:t>
            </w:r>
          </w:p>
          <w:p w:rsidR="008712F3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 w:rsidRPr="00043E7B">
              <w:rPr>
                <w:rFonts w:hint="eastAsia"/>
              </w:rPr>
              <w:t>玩法名称</w:t>
            </w:r>
            <w:r>
              <w:rPr>
                <w:rFonts w:hint="eastAsia"/>
              </w:rPr>
              <w:t>：</w:t>
            </w:r>
            <w:r>
              <w:t>记录</w:t>
            </w:r>
            <w:r>
              <w:rPr>
                <w:rFonts w:hint="eastAsia"/>
              </w:rPr>
              <w:t>进行</w:t>
            </w:r>
            <w:r>
              <w:t>风控运算</w:t>
            </w:r>
            <w:r>
              <w:rPr>
                <w:rFonts w:hint="eastAsia"/>
              </w:rPr>
              <w:t>的</w:t>
            </w:r>
            <w:r>
              <w:t>玩法名称。</w:t>
            </w:r>
          </w:p>
          <w:p w:rsidR="008712F3" w:rsidRPr="00043E7B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风控阈值</w:t>
            </w:r>
            <w:r>
              <w:t>：</w:t>
            </w:r>
            <w:r>
              <w:rPr>
                <w:rFonts w:hint="eastAsia"/>
              </w:rPr>
              <w:t>配置</w:t>
            </w:r>
            <w:r>
              <w:t>此玩法</w:t>
            </w:r>
            <w:r>
              <w:rPr>
                <w:rFonts w:hint="eastAsia"/>
              </w:rPr>
              <w:t>在一期</w:t>
            </w:r>
            <w:r>
              <w:t>中</w:t>
            </w:r>
            <w:r>
              <w:rPr>
                <w:rFonts w:hint="eastAsia"/>
              </w:rPr>
              <w:t>销售金额达到</w:t>
            </w:r>
            <w:r>
              <w:t>时，</w:t>
            </w:r>
            <w:r>
              <w:rPr>
                <w:rFonts w:hint="eastAsia"/>
              </w:rPr>
              <w:t>开始</w:t>
            </w:r>
            <w:r>
              <w:t>风控</w:t>
            </w:r>
            <w:r>
              <w:rPr>
                <w:rFonts w:hint="eastAsia"/>
              </w:rPr>
              <w:t>运算。</w:t>
            </w:r>
          </w:p>
          <w:p w:rsidR="008712F3" w:rsidRPr="00FA31D7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最大赔付</w:t>
            </w:r>
            <w:r>
              <w:t>金额</w:t>
            </w:r>
            <w:r>
              <w:rPr>
                <w:rFonts w:hint="eastAsia"/>
              </w:rPr>
              <w:t>：配置此玩法</w:t>
            </w:r>
            <w:r>
              <w:t>对应的</w:t>
            </w:r>
            <w:r>
              <w:rPr>
                <w:rFonts w:hint="eastAsia"/>
              </w:rPr>
              <w:t>最大</w:t>
            </w:r>
            <w:r>
              <w:t>赔付金额</w:t>
            </w:r>
            <w:r>
              <w:rPr>
                <w:rFonts w:hint="eastAsia"/>
              </w:rPr>
              <w:t>。</w:t>
            </w:r>
          </w:p>
          <w:p w:rsidR="008712F3" w:rsidDel="00652E39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354" w:author="Microsoft" w:date="2015-05-29T15:29:00Z"/>
                <w:rFonts w:ascii="宋体" w:hAnsi="宋体"/>
                <w:bCs/>
                <w:iCs/>
              </w:rPr>
            </w:pPr>
            <w:del w:id="1355" w:author="Microsoft" w:date="2015-05-29T15:29:00Z">
              <w:r w:rsidDel="00652E39">
                <w:rPr>
                  <w:rFonts w:ascii="宋体" w:hAnsi="宋体" w:hint="eastAsia"/>
                  <w:bCs/>
                  <w:iCs/>
                </w:rPr>
                <w:delText>快2附加</w:delText>
              </w:r>
              <w:r w:rsidDel="00652E39">
                <w:rPr>
                  <w:rFonts w:ascii="宋体" w:hAnsi="宋体"/>
                  <w:bCs/>
                  <w:iCs/>
                </w:rPr>
                <w:delText>参数</w:delText>
              </w:r>
            </w:del>
          </w:p>
          <w:p w:rsidR="008712F3" w:rsidRPr="00FA31D7" w:rsidDel="00652E39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356" w:author="Microsoft" w:date="2015-05-29T15:29:00Z"/>
                <w:rFonts w:ascii="宋体" w:hAnsi="宋体"/>
                <w:bCs/>
                <w:iCs/>
              </w:rPr>
            </w:pPr>
            <w:del w:id="1357" w:author="Microsoft" w:date="2015-05-29T15:29:00Z">
              <w:r w:rsidDel="00652E39">
                <w:rPr>
                  <w:rFonts w:ascii="宋体" w:hAnsi="宋体" w:hint="eastAsia"/>
                  <w:bCs/>
                  <w:iCs/>
                </w:rPr>
                <w:delText>游戏风控</w:delText>
              </w:r>
              <w:r w:rsidDel="00652E39">
                <w:rPr>
                  <w:rFonts w:ascii="宋体" w:hAnsi="宋体"/>
                  <w:bCs/>
                  <w:iCs/>
                </w:rPr>
                <w:delText>阈值</w:delText>
              </w:r>
              <w:r w:rsidDel="00652E39">
                <w:rPr>
                  <w:rFonts w:ascii="宋体" w:hAnsi="宋体" w:hint="eastAsia"/>
                  <w:bCs/>
                  <w:iCs/>
                </w:rPr>
                <w:delText>：</w:delText>
              </w:r>
              <w:r w:rsidDel="00652E39">
                <w:rPr>
                  <w:rFonts w:hint="eastAsia"/>
                </w:rPr>
                <w:delText>配置</w:delText>
              </w:r>
              <w:r w:rsidDel="00652E39">
                <w:delText>此</w:delText>
              </w:r>
              <w:r w:rsidDel="00652E39">
                <w:rPr>
                  <w:rFonts w:hint="eastAsia"/>
                </w:rPr>
                <w:delText>游戏在一期</w:delText>
              </w:r>
              <w:r w:rsidDel="00652E39">
                <w:delText>中</w:delText>
              </w:r>
              <w:r w:rsidDel="00652E39">
                <w:rPr>
                  <w:rFonts w:hint="eastAsia"/>
                </w:rPr>
                <w:delText>销售金额达到</w:delText>
              </w:r>
              <w:r w:rsidDel="00652E39">
                <w:delText>时，</w:delText>
              </w:r>
              <w:r w:rsidDel="00652E39">
                <w:rPr>
                  <w:rFonts w:hint="eastAsia"/>
                </w:rPr>
                <w:delText>开始</w:delText>
              </w:r>
              <w:r w:rsidDel="00652E39">
                <w:delText>风控</w:delText>
              </w:r>
              <w:r w:rsidDel="00652E39">
                <w:rPr>
                  <w:rFonts w:hint="eastAsia"/>
                </w:rPr>
                <w:delText>运算。</w:delText>
              </w:r>
            </w:del>
          </w:p>
          <w:p w:rsidR="008712F3" w:rsidRPr="00FA31D7" w:rsidDel="00652E39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358" w:author="Microsoft" w:date="2015-05-29T15:29:00Z"/>
                <w:rFonts w:ascii="宋体" w:hAnsi="宋体"/>
                <w:bCs/>
                <w:iCs/>
              </w:rPr>
            </w:pPr>
            <w:del w:id="1359" w:author="Microsoft" w:date="2015-05-29T15:29:00Z">
              <w:r w:rsidDel="00652E39">
                <w:rPr>
                  <w:rFonts w:hint="eastAsia"/>
                </w:rPr>
                <w:delText>最大赔付</w:delText>
              </w:r>
              <w:r w:rsidDel="00652E39">
                <w:delText>金额</w:delText>
              </w:r>
              <w:r w:rsidDel="00652E39">
                <w:rPr>
                  <w:rFonts w:hint="eastAsia"/>
                </w:rPr>
                <w:delText>：配置此游戏</w:delText>
              </w:r>
              <w:r w:rsidDel="00652E39">
                <w:delText>对应的</w:delText>
              </w:r>
              <w:r w:rsidDel="00652E39">
                <w:rPr>
                  <w:rFonts w:hint="eastAsia"/>
                </w:rPr>
                <w:delText>最大</w:delText>
              </w:r>
              <w:r w:rsidDel="00652E39">
                <w:delText>赔付金额</w:delText>
              </w:r>
              <w:r w:rsidDel="00652E39">
                <w:rPr>
                  <w:rFonts w:hint="eastAsia"/>
                </w:rPr>
                <w:delText>。</w:delText>
              </w:r>
            </w:del>
          </w:p>
          <w:p w:rsidR="008712F3" w:rsidDel="00652E39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360" w:author="Microsoft" w:date="2015-05-29T15:29:00Z"/>
                <w:rFonts w:ascii="宋体" w:hAnsi="宋体"/>
                <w:bCs/>
                <w:iCs/>
              </w:rPr>
            </w:pPr>
            <w:del w:id="1361" w:author="Microsoft" w:date="2015-05-29T15:29:00Z">
              <w:r w:rsidDel="00652E39">
                <w:rPr>
                  <w:rFonts w:ascii="宋体" w:hAnsi="宋体" w:hint="eastAsia"/>
                  <w:bCs/>
                  <w:iCs/>
                </w:rPr>
                <w:delText>KENO附加</w:delText>
              </w:r>
              <w:r w:rsidDel="00652E39">
                <w:rPr>
                  <w:rFonts w:ascii="宋体" w:hAnsi="宋体"/>
                  <w:bCs/>
                  <w:iCs/>
                </w:rPr>
                <w:delText>参数</w:delText>
              </w:r>
            </w:del>
          </w:p>
          <w:p w:rsidR="008712F3" w:rsidRPr="004048D1" w:rsidDel="00652E39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362" w:author="Microsoft" w:date="2015-05-29T15:29:00Z"/>
                <w:rFonts w:ascii="宋体" w:hAnsi="宋体"/>
                <w:bCs/>
                <w:iCs/>
              </w:rPr>
            </w:pPr>
            <w:del w:id="1363" w:author="Microsoft" w:date="2015-05-29T15:29:00Z">
              <w:r w:rsidDel="00652E39">
                <w:rPr>
                  <w:rFonts w:ascii="宋体" w:hAnsi="宋体" w:hint="eastAsia"/>
                  <w:bCs/>
                  <w:iCs/>
                </w:rPr>
                <w:delText>游戏风控</w:delText>
              </w:r>
              <w:r w:rsidDel="00652E39">
                <w:rPr>
                  <w:rFonts w:ascii="宋体" w:hAnsi="宋体"/>
                  <w:bCs/>
                  <w:iCs/>
                </w:rPr>
                <w:delText>阈值</w:delText>
              </w:r>
              <w:r w:rsidDel="00652E39">
                <w:rPr>
                  <w:rFonts w:ascii="宋体" w:hAnsi="宋体" w:hint="eastAsia"/>
                  <w:bCs/>
                  <w:iCs/>
                </w:rPr>
                <w:delText>：</w:delText>
              </w:r>
              <w:r w:rsidDel="00652E39">
                <w:rPr>
                  <w:rFonts w:hint="eastAsia"/>
                </w:rPr>
                <w:delText>配置</w:delText>
              </w:r>
              <w:r w:rsidDel="00652E39">
                <w:delText>此</w:delText>
              </w:r>
              <w:r w:rsidDel="00652E39">
                <w:rPr>
                  <w:rFonts w:hint="eastAsia"/>
                </w:rPr>
                <w:delText>游戏在一期</w:delText>
              </w:r>
              <w:r w:rsidDel="00652E39">
                <w:delText>中</w:delText>
              </w:r>
              <w:r w:rsidDel="00652E39">
                <w:rPr>
                  <w:rFonts w:hint="eastAsia"/>
                </w:rPr>
                <w:delText>销售金额达到</w:delText>
              </w:r>
              <w:r w:rsidDel="00652E39">
                <w:delText>时，</w:delText>
              </w:r>
              <w:r w:rsidDel="00652E39">
                <w:rPr>
                  <w:rFonts w:hint="eastAsia"/>
                </w:rPr>
                <w:delText>开始</w:delText>
              </w:r>
              <w:r w:rsidDel="00652E39">
                <w:delText>风控</w:delText>
              </w:r>
              <w:r w:rsidDel="00652E39">
                <w:rPr>
                  <w:rFonts w:hint="eastAsia"/>
                </w:rPr>
                <w:delText>运算。</w:delText>
              </w:r>
            </w:del>
          </w:p>
          <w:p w:rsidR="008712F3" w:rsidRPr="00C75523" w:rsidDel="00652E39" w:rsidRDefault="008712F3" w:rsidP="008712F3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364" w:author="Microsoft" w:date="2015-05-29T15:29:00Z"/>
                <w:rFonts w:ascii="宋体" w:hAnsi="宋体"/>
                <w:bCs/>
                <w:iCs/>
              </w:rPr>
            </w:pPr>
            <w:del w:id="1365" w:author="Microsoft" w:date="2015-05-29T15:29:00Z">
              <w:r w:rsidDel="00652E39">
                <w:rPr>
                  <w:rFonts w:hint="eastAsia"/>
                </w:rPr>
                <w:delText>最大赔付</w:delText>
              </w:r>
              <w:r w:rsidDel="00652E39">
                <w:delText>金额</w:delText>
              </w:r>
              <w:r w:rsidDel="00652E39">
                <w:rPr>
                  <w:rFonts w:hint="eastAsia"/>
                </w:rPr>
                <w:delText>：此游戏</w:delText>
              </w:r>
              <w:r w:rsidDel="00652E39">
                <w:delText>对应的</w:delText>
              </w:r>
              <w:r w:rsidDel="00652E39">
                <w:rPr>
                  <w:rFonts w:hint="eastAsia"/>
                </w:rPr>
                <w:delText>最大</w:delText>
              </w:r>
              <w:r w:rsidDel="00652E39">
                <w:delText>赔付金额</w:delText>
              </w:r>
              <w:r w:rsidDel="00652E39">
                <w:rPr>
                  <w:rFonts w:hint="eastAsia"/>
                </w:rPr>
                <w:delText>。</w:delText>
              </w:r>
            </w:del>
          </w:p>
          <w:p w:rsidR="008712F3" w:rsidRDefault="008712F3" w:rsidP="008712F3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游戏奖池参数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奖池名称：</w:t>
            </w:r>
            <w:r>
              <w:t>记录了奖池名称</w:t>
            </w:r>
          </w:p>
          <w:p w:rsidR="008712F3" w:rsidRDefault="008712F3" w:rsidP="008712F3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奖池描述：</w:t>
            </w:r>
            <w:r>
              <w:t>文本描述</w:t>
            </w:r>
          </w:p>
          <w:p w:rsidR="008712F3" w:rsidRDefault="008712F3" w:rsidP="00A33D6E">
            <w:pPr>
              <w:pStyle w:val="af"/>
              <w:ind w:left="420" w:right="31" w:firstLineChars="0" w:firstLine="0"/>
              <w:jc w:val="left"/>
            </w:pPr>
          </w:p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1003A6" w:rsidRDefault="001003A6" w:rsidP="001003A6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修改结果：成功、失败</w:t>
            </w:r>
          </w:p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1003A6" w:rsidTr="001003A6">
        <w:tc>
          <w:tcPr>
            <w:tcW w:w="1254" w:type="dxa"/>
            <w:shd w:val="clear" w:color="auto" w:fill="D9D9D9" w:themeFill="background1" w:themeFillShade="D9"/>
          </w:tcPr>
          <w:p w:rsidR="001003A6" w:rsidRPr="0010192D" w:rsidRDefault="001003A6" w:rsidP="001003A6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1/2</w:t>
            </w:r>
            <w:r>
              <w:rPr>
                <w:rFonts w:hint="eastAsia"/>
              </w:rPr>
              <w:t>玩法的</w:t>
            </w:r>
            <w:r>
              <w:t>保底</w:t>
            </w:r>
            <w:r>
              <w:rPr>
                <w:rFonts w:hint="eastAsia"/>
              </w:rPr>
              <w:t>金额</w:t>
            </w:r>
            <w:r>
              <w:t>和封顶金额</w:t>
            </w:r>
            <w:r>
              <w:rPr>
                <w:rFonts w:hint="eastAsia"/>
              </w:rPr>
              <w:t>均</w:t>
            </w:r>
            <w:r>
              <w:t>按设定值减半。</w:t>
            </w:r>
          </w:p>
          <w:p w:rsidR="001003A6" w:rsidRDefault="001003A6" w:rsidP="001003A6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需要记录操作日志</w:t>
            </w:r>
          </w:p>
        </w:tc>
      </w:tr>
    </w:tbl>
    <w:p w:rsidR="001003A6" w:rsidRPr="001003A6" w:rsidRDefault="001003A6" w:rsidP="001003A6"/>
    <w:p w:rsidR="001D340C" w:rsidRPr="001D340C" w:rsidRDefault="00992D19" w:rsidP="00AB0AE2">
      <w:pPr>
        <w:pStyle w:val="3"/>
      </w:pPr>
      <w:bookmarkStart w:id="1366" w:name="_Toc450143910"/>
      <w:r>
        <w:rPr>
          <w:rFonts w:hint="eastAsia"/>
        </w:rPr>
        <w:t>增加期次</w:t>
      </w:r>
      <w:bookmarkEnd w:id="1366"/>
    </w:p>
    <w:p w:rsidR="0052683C" w:rsidRDefault="0052683C" w:rsidP="0052683C">
      <w:r>
        <w:rPr>
          <w:rFonts w:hint="eastAsia"/>
          <w:noProof/>
          <w:lang w:bidi="km-KH"/>
        </w:rPr>
        <w:lastRenderedPageBreak/>
        <w:drawing>
          <wp:inline distT="0" distB="0" distL="0" distR="0" wp14:anchorId="54FD1639" wp14:editId="0C4A640C">
            <wp:extent cx="4984546" cy="2677364"/>
            <wp:effectExtent l="38100" t="0" r="6985" b="0"/>
            <wp:docPr id="5" name="图示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:rsidR="0052683C" w:rsidRPr="0052683C" w:rsidRDefault="0052683C" w:rsidP="0052683C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367" w:author="Microsoft" w:date="2015-05-29T14:43:00Z"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216"/>
        <w:gridCol w:w="2709"/>
        <w:gridCol w:w="1611"/>
        <w:gridCol w:w="2851"/>
        <w:tblGridChange w:id="1368">
          <w:tblGrid>
            <w:gridCol w:w="1216"/>
            <w:gridCol w:w="2709"/>
            <w:gridCol w:w="1611"/>
            <w:gridCol w:w="2851"/>
          </w:tblGrid>
        </w:tblGridChange>
      </w:tblGrid>
      <w:tr w:rsidR="00E0148D" w:rsidTr="000513BC">
        <w:trPr>
          <w:tblHeader/>
          <w:trPrChange w:id="1369" w:author="Microsoft" w:date="2015-05-29T14:43:00Z">
            <w:trPr>
              <w:tblHeader/>
            </w:trPr>
          </w:trPrChange>
        </w:trPr>
        <w:tc>
          <w:tcPr>
            <w:tcW w:w="1216" w:type="dxa"/>
            <w:shd w:val="clear" w:color="auto" w:fill="D9D9D9" w:themeFill="background1" w:themeFillShade="D9"/>
            <w:vAlign w:val="center"/>
            <w:tcPrChange w:id="1370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Default="00E0148D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09" w:type="dxa"/>
            <w:shd w:val="clear" w:color="auto" w:fill="D9D9D9" w:themeFill="background1" w:themeFillShade="D9"/>
            <w:vAlign w:val="center"/>
            <w:tcPrChange w:id="1371" w:author="Microsoft" w:date="2015-05-29T14:43:00Z">
              <w:tcPr>
                <w:tcW w:w="2782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DA3AD6" w:rsidRDefault="00E0148D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11" w:type="dxa"/>
            <w:shd w:val="clear" w:color="auto" w:fill="D9D9D9" w:themeFill="background1" w:themeFillShade="D9"/>
            <w:vAlign w:val="center"/>
            <w:tcPrChange w:id="1372" w:author="Microsoft" w:date="2015-05-29T14:43:00Z">
              <w:tcPr>
                <w:tcW w:w="1640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Default="00E0148D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851" w:type="dxa"/>
            <w:shd w:val="clear" w:color="auto" w:fill="D9D9D9" w:themeFill="background1" w:themeFillShade="D9"/>
            <w:vAlign w:val="center"/>
            <w:tcPrChange w:id="1373" w:author="Microsoft" w:date="2015-05-29T14:43:00Z">
              <w:tcPr>
                <w:tcW w:w="2943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Default="00E0148D" w:rsidP="00C14B59">
            <w:pPr>
              <w:ind w:right="210"/>
              <w:jc w:val="left"/>
            </w:pPr>
          </w:p>
        </w:tc>
      </w:tr>
      <w:tr w:rsidR="00E0148D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374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375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E0148D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E0148D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376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377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E0148D" w:rsidRPr="00135788" w:rsidRDefault="00E0148D" w:rsidP="00D844B9">
            <w:pPr>
              <w:ind w:right="210"/>
              <w:jc w:val="left"/>
            </w:pPr>
            <w:r>
              <w:rPr>
                <w:rFonts w:hint="eastAsia"/>
              </w:rPr>
              <w:t>根据</w:t>
            </w:r>
            <w:r w:rsidR="00D844B9">
              <w:rPr>
                <w:rFonts w:hint="eastAsia"/>
              </w:rPr>
              <w:t>输入</w:t>
            </w:r>
            <w:r>
              <w:rPr>
                <w:rFonts w:hint="eastAsia"/>
              </w:rPr>
              <w:t>参数生成期次</w:t>
            </w:r>
            <w:r w:rsidR="006B0949">
              <w:rPr>
                <w:rFonts w:hint="eastAsia"/>
              </w:rPr>
              <w:t>。</w:t>
            </w:r>
            <w:r w:rsidR="00D844B9">
              <w:rPr>
                <w:rFonts w:hint="eastAsia"/>
              </w:rPr>
              <w:t>生产</w:t>
            </w:r>
            <w:r w:rsidR="00226FBD">
              <w:rPr>
                <w:rFonts w:hint="eastAsia"/>
              </w:rPr>
              <w:t>各游戏</w:t>
            </w:r>
            <w:r w:rsidR="006B0949">
              <w:rPr>
                <w:rFonts w:hint="eastAsia"/>
              </w:rPr>
              <w:t>期次时需要的参数各有不同</w:t>
            </w:r>
            <w:r w:rsidR="00D844B9">
              <w:rPr>
                <w:rFonts w:hint="eastAsia"/>
              </w:rPr>
              <w:t>。</w:t>
            </w:r>
          </w:p>
        </w:tc>
      </w:tr>
      <w:tr w:rsidR="00E0148D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378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379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E0148D" w:rsidRDefault="00E0148D" w:rsidP="00C14B59">
            <w:pPr>
              <w:ind w:right="210"/>
              <w:jc w:val="left"/>
            </w:pPr>
            <w:r>
              <w:rPr>
                <w:rFonts w:hint="eastAsia"/>
              </w:rPr>
              <w:t>进入期次管理</w:t>
            </w:r>
          </w:p>
        </w:tc>
      </w:tr>
      <w:tr w:rsidR="00E0148D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380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381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E0148D" w:rsidRPr="00D25CE1" w:rsidRDefault="00D844B9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0148D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382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383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E0148D" w:rsidRDefault="00D844B9" w:rsidP="00D844B9">
            <w:r>
              <w:rPr>
                <w:rFonts w:hint="eastAsia"/>
              </w:rPr>
              <w:t>无</w:t>
            </w:r>
          </w:p>
        </w:tc>
      </w:tr>
      <w:tr w:rsidR="00E0148D" w:rsidRPr="007E54DF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384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385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E0148D" w:rsidRPr="001B5728" w:rsidRDefault="00D844B9" w:rsidP="00D844B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0148D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386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387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3D3B31" w:rsidRDefault="00E0148D" w:rsidP="003D3B31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E0148D" w:rsidRDefault="00E0148D" w:rsidP="004E3F4E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游戏</w:t>
            </w:r>
            <w:r w:rsidR="00D844B9">
              <w:rPr>
                <w:rFonts w:hint="eastAsia"/>
              </w:rPr>
              <w:t>：下拉框</w:t>
            </w:r>
            <w:r w:rsidR="00D844B9">
              <w:t>，</w:t>
            </w:r>
            <w:r w:rsidR="00D844B9">
              <w:rPr>
                <w:rFonts w:hint="eastAsia"/>
              </w:rPr>
              <w:t>必选</w:t>
            </w:r>
            <w:r w:rsidR="00D844B9">
              <w:t>，</w:t>
            </w:r>
            <w:r w:rsidR="0054441E">
              <w:rPr>
                <w:rFonts w:hint="eastAsia"/>
              </w:rPr>
              <w:t>7</w:t>
            </w:r>
            <w:r w:rsidR="0054441E">
              <w:rPr>
                <w:rFonts w:hint="eastAsia"/>
              </w:rPr>
              <w:t>龙星</w:t>
            </w:r>
            <w:r w:rsidR="005A424D">
              <w:t>、</w:t>
            </w:r>
            <w:r w:rsidR="0054441E">
              <w:t>天天赢</w:t>
            </w:r>
            <w:ins w:id="1388" w:author="Microsoft" w:date="2016-04-07T10:44:00Z">
              <w:r w:rsidR="001F728A">
                <w:rPr>
                  <w:rFonts w:hint="eastAsia"/>
                </w:rPr>
                <w:t>、时时彩</w:t>
              </w:r>
              <w:r w:rsidR="001F728A">
                <w:t>、快三、</w:t>
              </w:r>
              <w:r w:rsidR="001F728A">
                <w:rPr>
                  <w:rFonts w:hint="eastAsia"/>
                </w:rPr>
                <w:t>11</w:t>
              </w:r>
              <w:r w:rsidR="001F728A">
                <w:rPr>
                  <w:rFonts w:hint="eastAsia"/>
                </w:rPr>
                <w:t>选</w:t>
              </w:r>
              <w:r w:rsidR="001F728A">
                <w:rPr>
                  <w:rFonts w:hint="eastAsia"/>
                </w:rPr>
                <w:t>5</w:t>
              </w:r>
            </w:ins>
            <w:del w:id="1389" w:author="Microsoft" w:date="2015-05-25T13:10:00Z">
              <w:r w:rsidR="005A424D" w:rsidDel="000360E5">
                <w:delText>、</w:delText>
              </w:r>
              <w:r w:rsidR="005A424D" w:rsidDel="000360E5">
                <w:rPr>
                  <w:rFonts w:hint="eastAsia"/>
                </w:rPr>
                <w:delText>K</w:delText>
              </w:r>
              <w:r w:rsidR="005A424D" w:rsidDel="000360E5">
                <w:delText>ENO</w:delText>
              </w:r>
              <w:r w:rsidR="002958B4" w:rsidDel="000360E5">
                <w:rPr>
                  <w:rFonts w:hint="eastAsia"/>
                </w:rPr>
                <w:delText>、</w:delText>
              </w:r>
              <w:r w:rsidR="002958B4" w:rsidDel="000360E5">
                <w:delText>快</w:delText>
              </w:r>
              <w:r w:rsidR="002958B4" w:rsidDel="000360E5">
                <w:rPr>
                  <w:rFonts w:hint="eastAsia"/>
                </w:rPr>
                <w:delText>2</w:delText>
              </w:r>
            </w:del>
          </w:p>
          <w:p w:rsidR="006B0949" w:rsidRDefault="0054441E" w:rsidP="006B0949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龙星</w:t>
            </w:r>
            <w:r w:rsidR="004114A5">
              <w:rPr>
                <w:rFonts w:hint="eastAsia"/>
              </w:rPr>
              <w:t>、天天赢</w:t>
            </w:r>
            <w:ins w:id="1390" w:author="Microsoft" w:date="2016-04-07T10:45:00Z">
              <w:r w:rsidR="001F728A">
                <w:rPr>
                  <w:rFonts w:hint="eastAsia"/>
                </w:rPr>
                <w:t>、</w:t>
              </w:r>
              <w:r w:rsidR="001F728A">
                <w:t>时时彩、快三、</w:t>
              </w:r>
              <w:r w:rsidR="001F728A">
                <w:rPr>
                  <w:rFonts w:hint="eastAsia"/>
                </w:rPr>
                <w:t>11</w:t>
              </w:r>
              <w:r w:rsidR="001F728A">
                <w:rPr>
                  <w:rFonts w:hint="eastAsia"/>
                </w:rPr>
                <w:t>选</w:t>
              </w:r>
              <w:r w:rsidR="001F728A">
                <w:rPr>
                  <w:rFonts w:hint="eastAsia"/>
                </w:rPr>
                <w:t>5</w:t>
              </w:r>
            </w:ins>
            <w:del w:id="1391" w:author="Microsoft" w:date="2015-05-25T13:10:00Z">
              <w:r w:rsidR="00BE3F0A" w:rsidDel="000360E5">
                <w:rPr>
                  <w:rFonts w:hint="eastAsia"/>
                </w:rPr>
                <w:delText>（多日一期）</w:delText>
              </w:r>
            </w:del>
          </w:p>
          <w:p w:rsidR="00E0148D" w:rsidRDefault="00E0148D" w:rsidP="00B038A9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del w:id="1392" w:author="Microsoft" w:date="2015-05-25T13:14:00Z">
              <w:r w:rsidDel="000360E5">
                <w:rPr>
                  <w:rFonts w:hint="eastAsia"/>
                </w:rPr>
                <w:delText>开始</w:delText>
              </w:r>
            </w:del>
            <w:r>
              <w:rPr>
                <w:rFonts w:hint="eastAsia"/>
              </w:rPr>
              <w:t>期号</w:t>
            </w:r>
            <w:r w:rsidR="00D844B9">
              <w:rPr>
                <w:rFonts w:hint="eastAsia"/>
              </w:rPr>
              <w:t>：</w:t>
            </w:r>
            <w:ins w:id="1393" w:author="Microsoft" w:date="2016-04-07T10:52:00Z">
              <w:r w:rsidR="001F728A">
                <w:rPr>
                  <w:rFonts w:hint="eastAsia"/>
                </w:rPr>
                <w:t>输入</w:t>
              </w:r>
              <w:r w:rsidR="001F728A">
                <w:t>的期号不得小于</w:t>
              </w:r>
              <w:r w:rsidR="001F728A">
                <w:rPr>
                  <w:rFonts w:hint="eastAsia"/>
                </w:rPr>
                <w:t>当前</w:t>
              </w:r>
              <w:r w:rsidR="001F728A">
                <w:t>最后一</w:t>
              </w:r>
              <w:r w:rsidR="001F728A">
                <w:rPr>
                  <w:rFonts w:hint="eastAsia"/>
                </w:rPr>
                <w:t>期的</w:t>
              </w:r>
              <w:r w:rsidR="001F728A">
                <w:t>期号；</w:t>
              </w:r>
            </w:ins>
            <w:del w:id="1394" w:author="Microsoft" w:date="2016-04-07T10:52:00Z">
              <w:r w:rsidR="009D7B73" w:rsidDel="001F728A">
                <w:rPr>
                  <w:rFonts w:hint="eastAsia"/>
                </w:rPr>
                <w:delText>系统</w:delText>
              </w:r>
              <w:r w:rsidDel="001F728A">
                <w:rPr>
                  <w:rFonts w:hint="eastAsia"/>
                </w:rPr>
                <w:delText>提供</w:delText>
              </w:r>
              <w:r w:rsidR="000F5828" w:rsidDel="001F728A">
                <w:rPr>
                  <w:rFonts w:hint="eastAsia"/>
                </w:rPr>
                <w:delText>推荐</w:delText>
              </w:r>
              <w:r w:rsidR="000F5828" w:rsidDel="001F728A">
                <w:delText>值，提供当前已有最大期号</w:delText>
              </w:r>
              <w:r w:rsidR="000F5828" w:rsidDel="001F728A">
                <w:delText>+1</w:delText>
              </w:r>
            </w:del>
          </w:p>
          <w:p w:rsidR="00E0148D" w:rsidDel="000360E5" w:rsidRDefault="00E50AD6" w:rsidP="003F32B8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395" w:author="Microsoft" w:date="2015-05-25T13:11:00Z"/>
              </w:rPr>
            </w:pPr>
            <w:del w:id="1396" w:author="Microsoft" w:date="2015-05-25T13:11:00Z">
              <w:r w:rsidDel="000360E5">
                <w:rPr>
                  <w:rFonts w:hint="eastAsia"/>
                </w:rPr>
                <w:delText>排期</w:delText>
              </w:r>
              <w:r w:rsidR="004E3F4E" w:rsidDel="000360E5">
                <w:rPr>
                  <w:rFonts w:hint="eastAsia"/>
                </w:rPr>
                <w:delText>期数</w:delText>
              </w:r>
              <w:r w:rsidR="00D844B9" w:rsidDel="000360E5">
                <w:rPr>
                  <w:rFonts w:hint="eastAsia"/>
                </w:rPr>
                <w:delText>：</w:delText>
              </w:r>
              <w:r w:rsidR="00795A02" w:rsidDel="000360E5">
                <w:rPr>
                  <w:rFonts w:hint="eastAsia"/>
                </w:rPr>
                <w:delText>文本框，必填，数字，</w:delText>
              </w:r>
              <w:r w:rsidR="002F2796" w:rsidDel="000360E5">
                <w:delText>最大值</w:delText>
              </w:r>
              <w:r w:rsidR="00B5034A" w:rsidDel="000360E5">
                <w:delText>300</w:delText>
              </w:r>
            </w:del>
          </w:p>
          <w:p w:rsidR="00E50AD6" w:rsidRDefault="000360E5" w:rsidP="003F32B8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ins w:id="1397" w:author="Microsoft" w:date="2015-05-25T13:12:00Z">
              <w:r>
                <w:rPr>
                  <w:rFonts w:hint="eastAsia"/>
                </w:rPr>
                <w:t>期次</w:t>
              </w:r>
            </w:ins>
            <w:r w:rsidR="00E50AD6">
              <w:rPr>
                <w:rFonts w:hint="eastAsia"/>
              </w:rPr>
              <w:t>开始时间</w:t>
            </w:r>
            <w:r w:rsidR="00D844B9">
              <w:rPr>
                <w:rFonts w:hint="eastAsia"/>
              </w:rPr>
              <w:t>：</w:t>
            </w:r>
            <w:ins w:id="1398" w:author="Microsoft" w:date="2015-05-25T13:13:00Z">
              <w:r>
                <w:rPr>
                  <w:rFonts w:hint="eastAsia"/>
                </w:rPr>
                <w:t>日期</w:t>
              </w:r>
              <w:r>
                <w:t>+</w:t>
              </w:r>
            </w:ins>
            <w:r w:rsidR="00D844B9">
              <w:t>时间</w:t>
            </w:r>
            <w:del w:id="1399" w:author="Microsoft" w:date="2015-05-25T13:13:00Z">
              <w:r w:rsidR="00D844B9" w:rsidDel="000360E5">
                <w:rPr>
                  <w:rFonts w:hint="eastAsia"/>
                </w:rPr>
                <w:delText>控件</w:delText>
              </w:r>
            </w:del>
            <w:r w:rsidR="00D844B9">
              <w:t>，</w:t>
            </w:r>
            <w:r w:rsidR="002F2796">
              <w:rPr>
                <w:rFonts w:hint="eastAsia"/>
              </w:rPr>
              <w:t>24</w:t>
            </w:r>
            <w:r w:rsidR="002F2796">
              <w:rPr>
                <w:rFonts w:hint="eastAsia"/>
              </w:rPr>
              <w:t>小时</w:t>
            </w:r>
            <w:r w:rsidR="002F2796">
              <w:t>制，</w:t>
            </w:r>
            <w:r w:rsidR="002F2796">
              <w:rPr>
                <w:rFonts w:hint="eastAsia"/>
              </w:rPr>
              <w:t>格式</w:t>
            </w:r>
            <w:ins w:id="1400" w:author="Microsoft" w:date="2015-05-25T13:14:00Z">
              <w:r>
                <w:rPr>
                  <w:rFonts w:hint="eastAsia"/>
                </w:rPr>
                <w:t>：</w:t>
              </w:r>
            </w:ins>
            <w:ins w:id="1401" w:author="Microsoft" w:date="2015-05-25T13:13:00Z">
              <w:r>
                <w:rPr>
                  <w:rFonts w:hint="eastAsia"/>
                </w:rPr>
                <w:t>年月日</w:t>
              </w:r>
            </w:ins>
            <w:ins w:id="1402" w:author="Microsoft" w:date="2015-05-25T13:14:00Z">
              <w:r>
                <w:rPr>
                  <w:rFonts w:hint="eastAsia"/>
                </w:rPr>
                <w:t xml:space="preserve"> </w:t>
              </w:r>
            </w:ins>
            <w:r w:rsidR="002F2796">
              <w:t>小时：分钟：秒</w:t>
            </w:r>
          </w:p>
          <w:p w:rsidR="00E50AD6" w:rsidRDefault="000360E5" w:rsidP="003F32B8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ins w:id="1403" w:author="Microsoft" w:date="2015-05-25T13:12:00Z">
              <w:r>
                <w:rPr>
                  <w:rFonts w:hint="eastAsia"/>
                </w:rPr>
                <w:t>期次结束</w:t>
              </w:r>
            </w:ins>
            <w:del w:id="1404" w:author="Microsoft" w:date="2015-05-25T13:12:00Z">
              <w:r w:rsidR="00E50AD6" w:rsidDel="000360E5">
                <w:rPr>
                  <w:rFonts w:hint="eastAsia"/>
                </w:rPr>
                <w:delText>关闭</w:delText>
              </w:r>
            </w:del>
            <w:r w:rsidR="00E50AD6">
              <w:rPr>
                <w:rFonts w:hint="eastAsia"/>
              </w:rPr>
              <w:t>时间</w:t>
            </w:r>
            <w:r w:rsidR="002F2796">
              <w:rPr>
                <w:rFonts w:hint="eastAsia"/>
              </w:rPr>
              <w:t>：</w:t>
            </w:r>
            <w:ins w:id="1405" w:author="Microsoft" w:date="2015-05-25T13:13:00Z">
              <w:r>
                <w:rPr>
                  <w:rFonts w:hint="eastAsia"/>
                </w:rPr>
                <w:t>日期</w:t>
              </w:r>
              <w:r>
                <w:t>+</w:t>
              </w:r>
            </w:ins>
            <w:r w:rsidR="002F2796">
              <w:t>时间</w:t>
            </w:r>
            <w:del w:id="1406" w:author="Microsoft" w:date="2015-05-25T13:13:00Z">
              <w:r w:rsidR="002F2796" w:rsidDel="000360E5">
                <w:rPr>
                  <w:rFonts w:hint="eastAsia"/>
                </w:rPr>
                <w:delText>控件</w:delText>
              </w:r>
            </w:del>
            <w:r w:rsidR="002F2796">
              <w:t>，</w:t>
            </w:r>
            <w:r w:rsidR="002F2796">
              <w:rPr>
                <w:rFonts w:hint="eastAsia"/>
              </w:rPr>
              <w:t>24</w:t>
            </w:r>
            <w:r w:rsidR="002F2796">
              <w:rPr>
                <w:rFonts w:hint="eastAsia"/>
              </w:rPr>
              <w:t>小时</w:t>
            </w:r>
            <w:r w:rsidR="002F2796">
              <w:t>制，</w:t>
            </w:r>
            <w:r w:rsidR="002F2796">
              <w:rPr>
                <w:rFonts w:hint="eastAsia"/>
              </w:rPr>
              <w:t>格式</w:t>
            </w:r>
            <w:ins w:id="1407" w:author="Microsoft" w:date="2015-05-25T13:14:00Z">
              <w:r>
                <w:rPr>
                  <w:rFonts w:hint="eastAsia"/>
                </w:rPr>
                <w:t>：</w:t>
              </w:r>
              <w:r>
                <w:t>年月日</w:t>
              </w:r>
              <w:r>
                <w:rPr>
                  <w:rFonts w:hint="eastAsia"/>
                </w:rPr>
                <w:t xml:space="preserve"> </w:t>
              </w:r>
            </w:ins>
            <w:r w:rsidR="002F2796">
              <w:t>小时：分钟：秒</w:t>
            </w:r>
          </w:p>
          <w:p w:rsidR="00E0148D" w:rsidRDefault="00E50AD6" w:rsidP="003F32B8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</w:pPr>
            <w:del w:id="1408" w:author="Microsoft" w:date="2015-05-26T15:27:00Z">
              <w:r w:rsidDel="00940529">
                <w:rPr>
                  <w:rFonts w:hint="eastAsia"/>
                </w:rPr>
                <w:delText>开奖日</w:delText>
              </w:r>
              <w:r w:rsidR="002F2796" w:rsidDel="00940529">
                <w:rPr>
                  <w:rFonts w:hint="eastAsia"/>
                </w:rPr>
                <w:delText>：</w:delText>
              </w:r>
              <w:r w:rsidR="002F2796" w:rsidDel="00940529">
                <w:delText>复选框，周一至周日</w:delText>
              </w:r>
              <w:r w:rsidR="002F2796" w:rsidDel="00940529">
                <w:rPr>
                  <w:rFonts w:hint="eastAsia"/>
                </w:rPr>
                <w:delText>共</w:delText>
              </w:r>
              <w:r w:rsidR="002F2796" w:rsidDel="00940529">
                <w:rPr>
                  <w:rFonts w:hint="eastAsia"/>
                </w:rPr>
                <w:delText>7</w:delText>
              </w:r>
              <w:r w:rsidR="002F2796" w:rsidDel="00940529">
                <w:rPr>
                  <w:rFonts w:hint="eastAsia"/>
                </w:rPr>
                <w:delText>个</w:delText>
              </w:r>
              <w:r w:rsidR="002F2796" w:rsidDel="00940529">
                <w:delText>选项</w:delText>
              </w:r>
            </w:del>
            <w:del w:id="1409" w:author="Microsoft" w:date="2016-04-07T13:14:00Z">
              <w:r w:rsidR="002F2796" w:rsidDel="00F24F92">
                <w:delText>。</w:delText>
              </w:r>
            </w:del>
          </w:p>
          <w:p w:rsidR="00B038A9" w:rsidDel="000360E5" w:rsidRDefault="005A424D" w:rsidP="00B038A9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  <w:rPr>
                <w:del w:id="1410" w:author="Microsoft" w:date="2015-05-25T13:14:00Z"/>
              </w:rPr>
            </w:pPr>
            <w:del w:id="1411" w:author="Microsoft" w:date="2015-05-25T13:14:00Z">
              <w:r w:rsidDel="000360E5">
                <w:rPr>
                  <w:rFonts w:hint="eastAsia"/>
                </w:rPr>
                <w:delText>K</w:delText>
              </w:r>
              <w:r w:rsidDel="000360E5">
                <w:delText>ENO</w:delText>
              </w:r>
              <w:r w:rsidR="004114A5" w:rsidDel="000360E5">
                <w:rPr>
                  <w:rFonts w:hint="eastAsia"/>
                </w:rPr>
                <w:delText>、</w:delText>
              </w:r>
              <w:r w:rsidR="004114A5" w:rsidDel="000360E5">
                <w:delText>快</w:delText>
              </w:r>
              <w:r w:rsidR="004114A5" w:rsidDel="000360E5">
                <w:rPr>
                  <w:rFonts w:hint="eastAsia"/>
                </w:rPr>
                <w:delText>2</w:delText>
              </w:r>
              <w:r w:rsidR="00B038A9" w:rsidDel="000360E5">
                <w:rPr>
                  <w:rFonts w:hint="eastAsia"/>
                </w:rPr>
                <w:delText>排期参数</w:delText>
              </w:r>
              <w:r w:rsidR="00BE3F0A" w:rsidDel="000360E5">
                <w:rPr>
                  <w:rFonts w:hint="eastAsia"/>
                </w:rPr>
                <w:delText>（一日多期）</w:delText>
              </w:r>
            </w:del>
          </w:p>
          <w:p w:rsidR="002F2796" w:rsidDel="000360E5" w:rsidRDefault="002F2796" w:rsidP="002F2796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412" w:author="Microsoft" w:date="2015-05-25T13:14:00Z"/>
              </w:rPr>
            </w:pPr>
            <w:del w:id="1413" w:author="Microsoft" w:date="2015-05-25T13:14:00Z">
              <w:r w:rsidDel="000360E5">
                <w:rPr>
                  <w:rFonts w:hint="eastAsia"/>
                </w:rPr>
                <w:delText>排期方式：下拉框，必填</w:delText>
              </w:r>
              <w:r w:rsidDel="000360E5">
                <w:delText>，</w:delText>
              </w:r>
              <w:r w:rsidDel="000360E5">
                <w:rPr>
                  <w:rFonts w:hint="eastAsia"/>
                </w:rPr>
                <w:delText>补充或普通排期</w:delText>
              </w:r>
            </w:del>
          </w:p>
          <w:p w:rsidR="0026775D" w:rsidDel="000360E5" w:rsidRDefault="0026775D" w:rsidP="0026775D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414" w:author="Microsoft" w:date="2015-05-25T13:14:00Z"/>
              </w:rPr>
            </w:pPr>
            <w:del w:id="1415" w:author="Microsoft" w:date="2015-05-25T13:14:00Z">
              <w:r w:rsidDel="000360E5">
                <w:rPr>
                  <w:rFonts w:hint="eastAsia"/>
                </w:rPr>
                <w:delText>开始日期</w:delText>
              </w:r>
              <w:r w:rsidR="002F2796" w:rsidDel="000360E5">
                <w:rPr>
                  <w:rFonts w:hint="eastAsia"/>
                </w:rPr>
                <w:delText>：系统</w:delText>
              </w:r>
              <w:r w:rsidR="002F2796" w:rsidDel="000360E5">
                <w:delText>提供</w:delText>
              </w:r>
              <w:r w:rsidR="002F2796" w:rsidDel="000360E5">
                <w:rPr>
                  <w:rFonts w:hint="eastAsia"/>
                </w:rPr>
                <w:delText>日期；普通</w:delText>
              </w:r>
              <w:r w:rsidR="002F2796" w:rsidDel="000360E5">
                <w:delText>排期</w:delText>
              </w:r>
              <w:r w:rsidR="002F2796" w:rsidDel="000360E5">
                <w:rPr>
                  <w:rFonts w:hint="eastAsia"/>
                </w:rPr>
                <w:delText>方式</w:delText>
              </w:r>
              <w:r w:rsidR="002F2796" w:rsidDel="000360E5">
                <w:delText>，列出</w:delText>
              </w:r>
              <w:r w:rsidR="002F2796" w:rsidDel="000360E5">
                <w:rPr>
                  <w:rFonts w:hint="eastAsia"/>
                </w:rPr>
                <w:delText>最后</w:delText>
              </w:r>
              <w:r w:rsidR="002F2796" w:rsidDel="000360E5">
                <w:delText>一期的下</w:delText>
              </w:r>
              <w:r w:rsidR="002F2796" w:rsidDel="000360E5">
                <w:rPr>
                  <w:rFonts w:hint="eastAsia"/>
                </w:rPr>
                <w:delText>一天</w:delText>
              </w:r>
              <w:r w:rsidR="002F2796" w:rsidDel="000360E5">
                <w:delText>，</w:delText>
              </w:r>
              <w:r w:rsidR="002F2796" w:rsidDel="000360E5">
                <w:rPr>
                  <w:rFonts w:hint="eastAsia"/>
                </w:rPr>
                <w:delText>无</w:delText>
              </w:r>
              <w:r w:rsidR="002F2796" w:rsidDel="000360E5">
                <w:delText>期时列出当日日期</w:delText>
              </w:r>
              <w:r w:rsidR="002F2796" w:rsidDel="000360E5">
                <w:rPr>
                  <w:rFonts w:hint="eastAsia"/>
                </w:rPr>
                <w:delText>，</w:delText>
              </w:r>
              <w:r w:rsidR="002F2796" w:rsidDel="000360E5">
                <w:delText>日期可修改；补充排期</w:delText>
              </w:r>
              <w:r w:rsidR="002F2796" w:rsidDel="000360E5">
                <w:rPr>
                  <w:rFonts w:hint="eastAsia"/>
                </w:rPr>
                <w:delText>，</w:delText>
              </w:r>
              <w:r w:rsidR="002F2796" w:rsidDel="000360E5">
                <w:delText>列出最后一期</w:delText>
              </w:r>
              <w:r w:rsidR="002F2796" w:rsidDel="000360E5">
                <w:rPr>
                  <w:rFonts w:hint="eastAsia"/>
                </w:rPr>
                <w:delText>的</w:delText>
              </w:r>
              <w:r w:rsidR="002F2796" w:rsidDel="000360E5">
                <w:delText>日期，</w:delText>
              </w:r>
              <w:r w:rsidR="002F2796" w:rsidDel="000360E5">
                <w:rPr>
                  <w:rFonts w:hint="eastAsia"/>
                </w:rPr>
                <w:delText>日期</w:delText>
              </w:r>
              <w:r w:rsidR="002F2796" w:rsidDel="000360E5">
                <w:delText>不可修改。</w:delText>
              </w:r>
            </w:del>
          </w:p>
          <w:p w:rsidR="003753AA" w:rsidDel="000360E5" w:rsidRDefault="003753AA" w:rsidP="0026775D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416" w:author="Microsoft" w:date="2015-05-25T13:14:00Z"/>
              </w:rPr>
            </w:pPr>
            <w:del w:id="1417" w:author="Microsoft" w:date="2015-05-25T13:14:00Z">
              <w:r w:rsidDel="000360E5">
                <w:rPr>
                  <w:rFonts w:hint="eastAsia"/>
                </w:rPr>
                <w:delText>开始时间</w:delText>
              </w:r>
              <w:r w:rsidR="002F2796" w:rsidDel="000360E5">
                <w:rPr>
                  <w:rFonts w:hint="eastAsia"/>
                </w:rPr>
                <w:delText>：</w:delText>
              </w:r>
              <w:r w:rsidDel="000360E5">
                <w:rPr>
                  <w:rFonts w:hint="eastAsia"/>
                </w:rPr>
                <w:delText>时间控件</w:delText>
              </w:r>
              <w:r w:rsidDel="000360E5">
                <w:delText>，可</w:delText>
              </w:r>
              <w:r w:rsidDel="000360E5">
                <w:rPr>
                  <w:rFonts w:hint="eastAsia"/>
                </w:rPr>
                <w:delText>最</w:delText>
              </w:r>
              <w:r w:rsidDel="000360E5">
                <w:delText>多</w:delText>
              </w:r>
              <w:r w:rsidDel="000360E5">
                <w:rPr>
                  <w:rFonts w:hint="eastAsia"/>
                </w:rPr>
                <w:delText>增加</w:delText>
              </w:r>
              <w:r w:rsidR="009217E7" w:rsidDel="000360E5">
                <w:delText>3</w:delText>
              </w:r>
              <w:r w:rsidDel="000360E5">
                <w:rPr>
                  <w:rFonts w:hint="eastAsia"/>
                </w:rPr>
                <w:delText>个</w:delText>
              </w:r>
              <w:r w:rsidR="002F2796" w:rsidDel="000360E5">
                <w:delText>时间</w:delText>
              </w:r>
              <w:r w:rsidR="00B5034A" w:rsidDel="000360E5">
                <w:rPr>
                  <w:rFonts w:hint="eastAsia"/>
                </w:rPr>
                <w:delText>段</w:delText>
              </w:r>
            </w:del>
          </w:p>
          <w:p w:rsidR="0003742E" w:rsidDel="000360E5" w:rsidRDefault="0026775D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418" w:author="Microsoft" w:date="2015-05-25T13:14:00Z"/>
              </w:rPr>
            </w:pPr>
            <w:del w:id="1419" w:author="Microsoft" w:date="2015-05-25T13:14:00Z">
              <w:r w:rsidDel="000360E5">
                <w:rPr>
                  <w:rFonts w:hint="eastAsia"/>
                </w:rPr>
                <w:delText>排期天数</w:delText>
              </w:r>
              <w:r w:rsidR="002F2796" w:rsidDel="000360E5">
                <w:rPr>
                  <w:rFonts w:hint="eastAsia"/>
                </w:rPr>
                <w:delText>：</w:delText>
              </w:r>
              <w:r w:rsidR="00795A02" w:rsidDel="000360E5">
                <w:rPr>
                  <w:rFonts w:hint="eastAsia"/>
                </w:rPr>
                <w:delText>文本框，</w:delText>
              </w:r>
              <w:r w:rsidR="00745A0D" w:rsidDel="000360E5">
                <w:rPr>
                  <w:rFonts w:hint="eastAsia"/>
                </w:rPr>
                <w:delText>如果选择普通排期，需要输入排期天数</w:delText>
              </w:r>
              <w:r w:rsidR="00795A02" w:rsidDel="000360E5">
                <w:rPr>
                  <w:rFonts w:hint="eastAsia"/>
                </w:rPr>
                <w:delText>，最大值</w:delText>
              </w:r>
              <w:r w:rsidR="00795A02" w:rsidDel="000360E5">
                <w:rPr>
                  <w:rFonts w:hint="eastAsia"/>
                </w:rPr>
                <w:delText>300</w:delText>
              </w:r>
            </w:del>
          </w:p>
          <w:p w:rsidR="00745A0D" w:rsidDel="000360E5" w:rsidRDefault="00E50AD6" w:rsidP="00F66AB5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420" w:author="Microsoft" w:date="2015-05-25T13:14:00Z"/>
              </w:rPr>
            </w:pPr>
            <w:del w:id="1421" w:author="Microsoft" w:date="2015-05-25T13:14:00Z">
              <w:r w:rsidDel="000360E5">
                <w:rPr>
                  <w:rFonts w:hint="eastAsia"/>
                </w:rPr>
                <w:delText>每天</w:delText>
              </w:r>
              <w:r w:rsidR="00745A0D" w:rsidDel="000360E5">
                <w:rPr>
                  <w:rFonts w:hint="eastAsia"/>
                </w:rPr>
                <w:delText>期数</w:delText>
              </w:r>
              <w:r w:rsidR="002F2796" w:rsidDel="000360E5">
                <w:rPr>
                  <w:rFonts w:hint="eastAsia"/>
                </w:rPr>
                <w:delText>：文本框</w:delText>
              </w:r>
              <w:r w:rsidR="00745A0D" w:rsidDel="000360E5">
                <w:rPr>
                  <w:rFonts w:hint="eastAsia"/>
                </w:rPr>
                <w:delText>，需要输入排期期数</w:delText>
              </w:r>
              <w:r w:rsidR="00795A02" w:rsidDel="000360E5">
                <w:rPr>
                  <w:rFonts w:hint="eastAsia"/>
                </w:rPr>
                <w:delText>，最大值</w:delText>
              </w:r>
              <w:r w:rsidR="00795A02" w:rsidDel="000360E5">
                <w:rPr>
                  <w:rFonts w:hint="eastAsia"/>
                </w:rPr>
                <w:delText>300</w:delText>
              </w:r>
            </w:del>
          </w:p>
          <w:p w:rsidR="00436F01" w:rsidDel="000360E5" w:rsidRDefault="00436F01" w:rsidP="00F66AB5">
            <w:pPr>
              <w:pStyle w:val="af"/>
              <w:numPr>
                <w:ilvl w:val="3"/>
                <w:numId w:val="2"/>
              </w:numPr>
              <w:ind w:right="31" w:firstLineChars="0"/>
              <w:jc w:val="left"/>
              <w:rPr>
                <w:del w:id="1422" w:author="Microsoft" w:date="2015-05-25T13:14:00Z"/>
              </w:rPr>
            </w:pPr>
            <w:del w:id="1423" w:author="Microsoft" w:date="2015-05-25T13:14:00Z">
              <w:r w:rsidDel="000360E5">
                <w:rPr>
                  <w:rFonts w:hint="eastAsia"/>
                </w:rPr>
                <w:delText>排期间隔</w:delText>
              </w:r>
              <w:r w:rsidR="002F2796" w:rsidDel="000360E5">
                <w:rPr>
                  <w:rFonts w:hint="eastAsia"/>
                </w:rPr>
                <w:delText>：</w:delText>
              </w:r>
              <w:r w:rsidDel="000360E5">
                <w:rPr>
                  <w:rFonts w:hint="eastAsia"/>
                </w:rPr>
                <w:delText>文本框</w:delText>
              </w:r>
              <w:r w:rsidDel="000360E5">
                <w:delText>，</w:delText>
              </w:r>
              <w:r w:rsidDel="000360E5">
                <w:rPr>
                  <w:rFonts w:hint="eastAsia"/>
                </w:rPr>
                <w:delText>输入两期</w:delText>
              </w:r>
              <w:r w:rsidDel="000360E5">
                <w:delText>间隔时间，最大值</w:delText>
              </w:r>
              <w:r w:rsidDel="000360E5">
                <w:rPr>
                  <w:rFonts w:hint="eastAsia"/>
                </w:rPr>
                <w:delText>9999</w:delText>
              </w:r>
              <w:r w:rsidDel="000360E5">
                <w:rPr>
                  <w:rFonts w:hint="eastAsia"/>
                </w:rPr>
                <w:delText>，单位</w:delText>
              </w:r>
              <w:r w:rsidR="002F2796" w:rsidDel="000360E5">
                <w:delText>秒</w:delText>
              </w:r>
            </w:del>
          </w:p>
          <w:p w:rsidR="00E0148D" w:rsidRDefault="00E0148D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</w:t>
            </w:r>
            <w:r w:rsidR="00C06CDF">
              <w:rPr>
                <w:rFonts w:hint="eastAsia"/>
              </w:rPr>
              <w:t>出</w:t>
            </w:r>
            <w:r>
              <w:rPr>
                <w:rFonts w:hint="eastAsia"/>
              </w:rPr>
              <w:t>参数表</w:t>
            </w:r>
          </w:p>
          <w:p w:rsidR="00E0148D" w:rsidRDefault="002F2796" w:rsidP="00E0148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预览</w:t>
            </w:r>
            <w:r w:rsidR="00161E38">
              <w:rPr>
                <w:rFonts w:hint="eastAsia"/>
              </w:rPr>
              <w:t>结果</w:t>
            </w:r>
            <w:r w:rsidR="00B5034A">
              <w:rPr>
                <w:rFonts w:hint="eastAsia"/>
              </w:rPr>
              <w:t>（列表</w:t>
            </w:r>
            <w:r w:rsidR="00B5034A">
              <w:t>）</w:t>
            </w:r>
          </w:p>
          <w:p w:rsidR="00BE0647" w:rsidRDefault="003F32B8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期号</w:t>
            </w:r>
          </w:p>
          <w:p w:rsidR="00BE0647" w:rsidRDefault="000360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ins w:id="1424" w:author="Microsoft" w:date="2015-05-25T13:14:00Z">
              <w:r>
                <w:rPr>
                  <w:rFonts w:hint="eastAsia"/>
                </w:rPr>
                <w:t>期次</w:t>
              </w:r>
            </w:ins>
            <w:r w:rsidR="003F32B8">
              <w:rPr>
                <w:rFonts w:hint="eastAsia"/>
              </w:rPr>
              <w:t>开始时间</w:t>
            </w:r>
          </w:p>
          <w:p w:rsidR="00BE0647" w:rsidRDefault="000360E5">
            <w:pPr>
              <w:pStyle w:val="af"/>
              <w:numPr>
                <w:ilvl w:val="2"/>
                <w:numId w:val="2"/>
              </w:numPr>
              <w:ind w:right="31" w:firstLineChars="0"/>
              <w:jc w:val="left"/>
            </w:pPr>
            <w:ins w:id="1425" w:author="Microsoft" w:date="2015-05-25T13:14:00Z">
              <w:r>
                <w:rPr>
                  <w:rFonts w:hint="eastAsia"/>
                </w:rPr>
                <w:t>期次</w:t>
              </w:r>
              <w:r>
                <w:t>结束</w:t>
              </w:r>
            </w:ins>
            <w:del w:id="1426" w:author="Microsoft" w:date="2015-05-25T13:14:00Z">
              <w:r w:rsidR="00E50AD6" w:rsidDel="000360E5">
                <w:rPr>
                  <w:rFonts w:hint="eastAsia"/>
                </w:rPr>
                <w:delText>关闭</w:delText>
              </w:r>
            </w:del>
            <w:r w:rsidR="003F32B8">
              <w:rPr>
                <w:rFonts w:hint="eastAsia"/>
              </w:rPr>
              <w:t>时间</w:t>
            </w:r>
          </w:p>
          <w:p w:rsidR="00E0148D" w:rsidRDefault="00E0148D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E0148D" w:rsidRDefault="00E0148D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E0148D" w:rsidRDefault="00E0148D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重置参数</w:t>
            </w:r>
          </w:p>
          <w:p w:rsidR="00E0148D" w:rsidRDefault="00E0148D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提交参数</w:t>
            </w:r>
          </w:p>
        </w:tc>
      </w:tr>
      <w:tr w:rsidR="00E0148D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427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428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1A6C80" w:rsidRDefault="00120279">
            <w:pPr>
              <w:ind w:left="0" w:right="210"/>
              <w:jc w:val="left"/>
              <w:rPr>
                <w:ins w:id="1429" w:author="Microsoft" w:date="2015-05-25T16:25:00Z"/>
              </w:rPr>
              <w:pPrChange w:id="1430" w:author="Microsoft" w:date="2015-05-25T16:16:00Z">
                <w:pPr>
                  <w:ind w:right="210"/>
                  <w:jc w:val="left"/>
                </w:pPr>
              </w:pPrChange>
            </w:pPr>
            <w:ins w:id="1431" w:author="Microsoft" w:date="2015-05-25T16:14:00Z">
              <w:r>
                <w:rPr>
                  <w:rFonts w:hint="eastAsia"/>
                </w:rPr>
                <w:t>期号</w:t>
              </w:r>
              <w:r>
                <w:t>校验：</w:t>
              </w:r>
              <w:r>
                <w:rPr>
                  <w:rFonts w:hint="eastAsia"/>
                </w:rPr>
                <w:t>当</w:t>
              </w:r>
              <w:r>
                <w:t>输入</w:t>
              </w:r>
            </w:ins>
            <w:ins w:id="1432" w:author="Microsoft" w:date="2015-05-25T16:15:00Z">
              <w:r>
                <w:t>期号时，</w:t>
              </w:r>
              <w:r>
                <w:rPr>
                  <w:rFonts w:hint="eastAsia"/>
                </w:rPr>
                <w:t>系统</w:t>
              </w:r>
              <w:r>
                <w:t>要校验期号</w:t>
              </w:r>
            </w:ins>
            <w:ins w:id="1433" w:author="Microsoft" w:date="2015-05-25T16:25:00Z">
              <w:r w:rsidR="001A6C80">
                <w:rPr>
                  <w:rFonts w:hint="eastAsia"/>
                </w:rPr>
                <w:t>是否重复且</w:t>
              </w:r>
              <w:r w:rsidR="001A6C80">
                <w:t>比当前</w:t>
              </w:r>
              <w:r w:rsidR="001A6C80">
                <w:rPr>
                  <w:rFonts w:hint="eastAsia"/>
                </w:rPr>
                <w:t>已</w:t>
              </w:r>
              <w:r w:rsidR="001A6C80">
                <w:t>有期号大；</w:t>
              </w:r>
            </w:ins>
          </w:p>
          <w:p w:rsidR="00E0148D" w:rsidRDefault="001A6C80">
            <w:pPr>
              <w:ind w:left="0" w:right="210"/>
              <w:jc w:val="left"/>
              <w:pPrChange w:id="1434" w:author="Microsoft" w:date="2015-05-25T16:16:00Z">
                <w:pPr>
                  <w:ind w:right="210"/>
                  <w:jc w:val="left"/>
                </w:pPr>
              </w:pPrChange>
            </w:pPr>
            <w:ins w:id="1435" w:author="Microsoft" w:date="2015-05-25T16:25:00Z">
              <w:r>
                <w:rPr>
                  <w:rFonts w:hint="eastAsia"/>
                </w:rPr>
                <w:t>时间</w:t>
              </w:r>
              <w:r>
                <w:t>校验：开始</w:t>
              </w:r>
              <w:r>
                <w:rPr>
                  <w:rFonts w:hint="eastAsia"/>
                </w:rPr>
                <w:t>时间和</w:t>
              </w:r>
              <w:r>
                <w:t>结束时间是否与当前</w:t>
              </w:r>
            </w:ins>
            <w:ins w:id="1436" w:author="Microsoft" w:date="2015-05-25T16:26:00Z">
              <w:r>
                <w:rPr>
                  <w:rFonts w:hint="eastAsia"/>
                </w:rPr>
                <w:t>已</w:t>
              </w:r>
              <w:r>
                <w:t>存在的期次时间段重叠；</w:t>
              </w:r>
            </w:ins>
            <w:del w:id="1437" w:author="Microsoft" w:date="2015-05-25T16:14:00Z">
              <w:r w:rsidR="00522EF3" w:rsidDel="00120279">
                <w:rPr>
                  <w:rFonts w:hint="eastAsia"/>
                </w:rPr>
                <w:delText>无</w:delText>
              </w:r>
            </w:del>
          </w:p>
        </w:tc>
      </w:tr>
      <w:tr w:rsidR="00E0148D" w:rsidRPr="000513BC" w:rsidTr="000513BC">
        <w:tc>
          <w:tcPr>
            <w:tcW w:w="1216" w:type="dxa"/>
            <w:shd w:val="clear" w:color="auto" w:fill="D9D9D9" w:themeFill="background1" w:themeFillShade="D9"/>
            <w:vAlign w:val="center"/>
            <w:tcPrChange w:id="1438" w:author="Microsoft" w:date="2015-05-29T14:43:00Z">
              <w:tcPr>
                <w:tcW w:w="1248" w:type="dxa"/>
                <w:shd w:val="clear" w:color="auto" w:fill="D9D9D9" w:themeFill="background1" w:themeFillShade="D9"/>
                <w:vAlign w:val="center"/>
              </w:tcPr>
            </w:tcPrChange>
          </w:tcPr>
          <w:p w:rsidR="00E0148D" w:rsidRPr="0010192D" w:rsidRDefault="00E0148D" w:rsidP="00C14B59">
            <w:pPr>
              <w:jc w:val="center"/>
            </w:pPr>
            <w:r w:rsidRPr="00486313">
              <w:rPr>
                <w:rFonts w:hint="eastAsia"/>
              </w:rPr>
              <w:lastRenderedPageBreak/>
              <w:t>注释说明</w:t>
            </w:r>
          </w:p>
        </w:tc>
        <w:tc>
          <w:tcPr>
            <w:tcW w:w="7171" w:type="dxa"/>
            <w:gridSpan w:val="3"/>
            <w:shd w:val="clear" w:color="auto" w:fill="auto"/>
            <w:vAlign w:val="center"/>
            <w:tcPrChange w:id="1439" w:author="Microsoft" w:date="2015-05-29T14:43:00Z">
              <w:tcPr>
                <w:tcW w:w="7365" w:type="dxa"/>
                <w:gridSpan w:val="3"/>
                <w:shd w:val="clear" w:color="auto" w:fill="auto"/>
                <w:vAlign w:val="center"/>
              </w:tcPr>
            </w:tcPrChange>
          </w:tcPr>
          <w:p w:rsidR="000F5828" w:rsidRDefault="00E0148D" w:rsidP="000F582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本操作需要</w:t>
            </w:r>
            <w:r w:rsidRPr="003B1DBC">
              <w:rPr>
                <w:rFonts w:hint="eastAsia"/>
              </w:rPr>
              <w:t>记录操作日志</w:t>
            </w:r>
          </w:p>
          <w:p w:rsidR="000F5828" w:rsidRDefault="000F5828" w:rsidP="000F582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七龙星</w:t>
            </w:r>
            <w:r>
              <w:t>、天天赢期号</w:t>
            </w:r>
            <w:r>
              <w:rPr>
                <w:rFonts w:hint="eastAsia"/>
              </w:rPr>
              <w:t>规则</w:t>
            </w:r>
            <w:r>
              <w:t>：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位</w:t>
            </w:r>
            <w:r>
              <w:t>年</w:t>
            </w:r>
            <w:r>
              <w:t>+3</w:t>
            </w:r>
            <w:r>
              <w:rPr>
                <w:rFonts w:hint="eastAsia"/>
              </w:rPr>
              <w:t>位</w:t>
            </w:r>
            <w:r>
              <w:t>序号，例如</w:t>
            </w:r>
            <w:r>
              <w:rPr>
                <w:rFonts w:hint="eastAsia"/>
              </w:rPr>
              <w:t>2014076</w:t>
            </w:r>
          </w:p>
          <w:p w:rsidR="000F5828" w:rsidDel="000360E5" w:rsidRDefault="000F5828" w:rsidP="000F582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del w:id="1440" w:author="Microsoft" w:date="2015-05-25T13:15:00Z"/>
              </w:rPr>
            </w:pPr>
            <w:del w:id="1441" w:author="Microsoft" w:date="2015-05-25T13:15:00Z">
              <w:r w:rsidDel="000360E5">
                <w:rPr>
                  <w:rFonts w:hint="eastAsia"/>
                </w:rPr>
                <w:delText>快</w:delText>
              </w:r>
              <w:r w:rsidDel="000360E5">
                <w:rPr>
                  <w:rFonts w:hint="eastAsia"/>
                </w:rPr>
                <w:delText>2</w:delText>
              </w:r>
              <w:r w:rsidDel="000360E5">
                <w:rPr>
                  <w:rFonts w:hint="eastAsia"/>
                </w:rPr>
                <w:delText>、</w:delText>
              </w:r>
              <w:r w:rsidDel="000360E5">
                <w:rPr>
                  <w:rFonts w:hint="eastAsia"/>
                </w:rPr>
                <w:delText>KENO</w:delText>
              </w:r>
              <w:r w:rsidDel="000360E5">
                <w:rPr>
                  <w:rFonts w:hint="eastAsia"/>
                </w:rPr>
                <w:delText>期号</w:delText>
              </w:r>
              <w:r w:rsidDel="000360E5">
                <w:delText>规则：</w:delText>
              </w:r>
              <w:r w:rsidDel="000360E5">
                <w:rPr>
                  <w:rFonts w:hint="eastAsia"/>
                </w:rPr>
                <w:delText>2</w:delText>
              </w:r>
              <w:r w:rsidDel="000360E5">
                <w:rPr>
                  <w:rFonts w:hint="eastAsia"/>
                </w:rPr>
                <w:delText>位</w:delText>
              </w:r>
              <w:r w:rsidDel="000360E5">
                <w:delText>年</w:delText>
              </w:r>
              <w:r w:rsidDel="000360E5">
                <w:delText>+2</w:delText>
              </w:r>
              <w:r w:rsidDel="000360E5">
                <w:rPr>
                  <w:rFonts w:hint="eastAsia"/>
                </w:rPr>
                <w:delText>位</w:delText>
              </w:r>
              <w:r w:rsidDel="000360E5">
                <w:delText>月</w:delText>
              </w:r>
              <w:r w:rsidDel="000360E5">
                <w:delText>+2</w:delText>
              </w:r>
              <w:r w:rsidDel="000360E5">
                <w:rPr>
                  <w:rFonts w:hint="eastAsia"/>
                </w:rPr>
                <w:delText>位</w:delText>
              </w:r>
              <w:r w:rsidDel="000360E5">
                <w:delText>日</w:delText>
              </w:r>
              <w:r w:rsidDel="000360E5">
                <w:delText>+3</w:delText>
              </w:r>
              <w:r w:rsidDel="000360E5">
                <w:rPr>
                  <w:rFonts w:hint="eastAsia"/>
                </w:rPr>
                <w:delText>位</w:delText>
              </w:r>
              <w:r w:rsidDel="000360E5">
                <w:delText>序号，例如</w:delText>
              </w:r>
              <w:r w:rsidDel="000360E5">
                <w:rPr>
                  <w:rFonts w:hint="eastAsia"/>
                </w:rPr>
                <w:delText>141004048</w:delText>
              </w:r>
            </w:del>
          </w:p>
          <w:p w:rsidR="000F5828" w:rsidRDefault="000F5828" w:rsidP="000F5828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七龙星</w:t>
            </w:r>
            <w:r>
              <w:t>、天天赢期号</w:t>
            </w:r>
            <w:ins w:id="1442" w:author="Microsoft" w:date="2015-05-29T15:29:00Z">
              <w:r w:rsidR="00652E39">
                <w:rPr>
                  <w:rFonts w:hint="eastAsia"/>
                </w:rPr>
                <w:t>允许</w:t>
              </w:r>
              <w:r w:rsidR="00652E39">
                <w:t>手动修改</w:t>
              </w:r>
              <w:r w:rsidR="00652E39">
                <w:rPr>
                  <w:rFonts w:hint="eastAsia"/>
                </w:rPr>
                <w:t>，但</w:t>
              </w:r>
              <w:r w:rsidR="00652E39">
                <w:t>输入的</w:t>
              </w:r>
            </w:ins>
            <w:ins w:id="1443" w:author="Microsoft" w:date="2015-05-29T15:30:00Z">
              <w:r w:rsidR="00652E39">
                <w:rPr>
                  <w:rFonts w:hint="eastAsia"/>
                </w:rPr>
                <w:t>期号</w:t>
              </w:r>
              <w:r w:rsidR="00652E39">
                <w:t>要比当前期号大；</w:t>
              </w:r>
            </w:ins>
            <w:del w:id="1444" w:author="Microsoft" w:date="2015-05-29T15:29:00Z">
              <w:r w:rsidDel="00652E39">
                <w:delText>必须连续</w:delText>
              </w:r>
            </w:del>
            <w:del w:id="1445" w:author="Microsoft" w:date="2015-05-29T15:30:00Z">
              <w:r w:rsidDel="00652E39">
                <w:delText>，</w:delText>
              </w:r>
            </w:del>
            <w:r>
              <w:rPr>
                <w:rFonts w:hint="eastAsia"/>
              </w:rPr>
              <w:t>跨</w:t>
            </w:r>
            <w:r>
              <w:t>年时</w:t>
            </w:r>
            <w:r>
              <w:rPr>
                <w:rFonts w:hint="eastAsia"/>
              </w:rPr>
              <w:t>，</w:t>
            </w:r>
            <w:r>
              <w:t>期号</w:t>
            </w:r>
            <w:r w:rsidR="00B5034A">
              <w:rPr>
                <w:rFonts w:hint="eastAsia"/>
              </w:rPr>
              <w:t>前</w:t>
            </w:r>
            <w:r w:rsidR="00B5034A">
              <w:rPr>
                <w:rFonts w:hint="eastAsia"/>
              </w:rPr>
              <w:t>4</w:t>
            </w:r>
            <w:r w:rsidR="00B5034A">
              <w:rPr>
                <w:rFonts w:hint="eastAsia"/>
              </w:rPr>
              <w:t>位变为</w:t>
            </w:r>
            <w:r w:rsidR="00B5034A">
              <w:t>下一年</w:t>
            </w:r>
            <w:r w:rsidR="00B5034A">
              <w:rPr>
                <w:rFonts w:hint="eastAsia"/>
              </w:rPr>
              <w:t>；期</w:t>
            </w:r>
            <w:r w:rsidR="00B5034A">
              <w:t>开始时间</w:t>
            </w:r>
            <w:r w:rsidR="00B5034A">
              <w:rPr>
                <w:rFonts w:hint="eastAsia"/>
              </w:rPr>
              <w:t>为新年</w:t>
            </w:r>
            <w:r w:rsidR="00B5034A">
              <w:t>的，作为</w:t>
            </w:r>
            <w:r w:rsidR="00B5034A">
              <w:rPr>
                <w:rFonts w:hint="eastAsia"/>
              </w:rPr>
              <w:t>新年</w:t>
            </w:r>
            <w:r w:rsidR="00B5034A">
              <w:t>第一期</w:t>
            </w:r>
          </w:p>
          <w:p w:rsidR="00CE6CE7" w:rsidRDefault="00CE6CE7" w:rsidP="009217E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普通排期：是</w:t>
            </w:r>
            <w:r w:rsidR="00D80723">
              <w:rPr>
                <w:rFonts w:hint="eastAsia"/>
              </w:rPr>
              <w:t>快开</w:t>
            </w:r>
            <w:r>
              <w:rPr>
                <w:rFonts w:hint="eastAsia"/>
              </w:rPr>
              <w:t>游戏的常规排期方法，</w:t>
            </w:r>
            <w:ins w:id="1446" w:author="Microsoft" w:date="2015-05-29T14:42:00Z">
              <w:r w:rsidR="000513BC">
                <w:rPr>
                  <w:rFonts w:hint="eastAsia"/>
                </w:rPr>
                <w:t>默认</w:t>
              </w:r>
              <w:r w:rsidR="000513BC">
                <w:t>只能排一</w:t>
              </w:r>
              <w:r w:rsidR="000513BC">
                <w:rPr>
                  <w:rFonts w:hint="eastAsia"/>
                </w:rPr>
                <w:t>期</w:t>
              </w:r>
              <w:r w:rsidR="000513BC">
                <w:t>；</w:t>
              </w:r>
            </w:ins>
            <w:del w:id="1447" w:author="Microsoft" w:date="2015-05-29T14:42:00Z">
              <w:r w:rsidR="00D80723" w:rsidDel="000513BC">
                <w:rPr>
                  <w:rFonts w:hint="eastAsia"/>
                </w:rPr>
                <w:delText>排期</w:delText>
              </w:r>
              <w:r w:rsidR="00D80723" w:rsidDel="000513BC">
                <w:delText>结果</w:delText>
              </w:r>
              <w:r w:rsidR="00436F01" w:rsidDel="000513BC">
                <w:delText>不能超过当日</w:delText>
              </w:r>
            </w:del>
            <w:r>
              <w:rPr>
                <w:rFonts w:hint="eastAsia"/>
              </w:rPr>
              <w:t>；期次</w:t>
            </w:r>
            <w:r>
              <w:t>时间不能交叉</w:t>
            </w:r>
            <w:r w:rsidR="009217E7">
              <w:rPr>
                <w:rFonts w:hint="eastAsia"/>
              </w:rPr>
              <w:t>。</w:t>
            </w:r>
          </w:p>
          <w:p w:rsidR="003F32B8" w:rsidRDefault="003F32B8">
            <w:pPr>
              <w:pStyle w:val="af"/>
              <w:ind w:left="420" w:right="31" w:firstLineChars="0" w:firstLine="0"/>
              <w:jc w:val="left"/>
              <w:pPrChange w:id="1448" w:author="Microsoft" w:date="2015-05-29T14:42:00Z">
                <w:pPr>
                  <w:pStyle w:val="af"/>
                  <w:numPr>
                    <w:numId w:val="2"/>
                  </w:numPr>
                  <w:ind w:left="420" w:right="31" w:firstLineChars="0" w:hanging="420"/>
                  <w:jc w:val="left"/>
                </w:pPr>
              </w:pPrChange>
            </w:pPr>
            <w:del w:id="1449" w:author="Microsoft" w:date="2015-05-29T14:42:00Z">
              <w:r w:rsidDel="000513BC">
                <w:rPr>
                  <w:rFonts w:hint="eastAsia"/>
                </w:rPr>
                <w:delText>补充排期：</w:delText>
              </w:r>
              <w:r w:rsidR="00E50AD6" w:rsidDel="000513BC">
                <w:rPr>
                  <w:rFonts w:hint="eastAsia"/>
                </w:rPr>
                <w:delText>是快开游戏用于补充当日</w:delText>
              </w:r>
              <w:r w:rsidR="00522EF3" w:rsidDel="000513BC">
                <w:rPr>
                  <w:rFonts w:hint="eastAsia"/>
                </w:rPr>
                <w:delText>游戏期</w:delText>
              </w:r>
              <w:r w:rsidR="00E50AD6" w:rsidDel="000513BC">
                <w:rPr>
                  <w:rFonts w:hint="eastAsia"/>
                </w:rPr>
                <w:delText>的方法，要求第二日不能</w:delText>
              </w:r>
              <w:r w:rsidR="00D80723" w:rsidDel="000513BC">
                <w:rPr>
                  <w:rFonts w:hint="eastAsia"/>
                </w:rPr>
                <w:delText>存在</w:delText>
              </w:r>
              <w:r w:rsidR="00E50AD6" w:rsidDel="000513BC">
                <w:rPr>
                  <w:rFonts w:hint="eastAsia"/>
                </w:rPr>
                <w:delText>游戏期且排期</w:delText>
              </w:r>
              <w:r w:rsidDel="000513BC">
                <w:rPr>
                  <w:rFonts w:hint="eastAsia"/>
                </w:rPr>
                <w:delText>不</w:delText>
              </w:r>
              <w:r w:rsidR="00E50AD6" w:rsidDel="000513BC">
                <w:rPr>
                  <w:rFonts w:hint="eastAsia"/>
                </w:rPr>
                <w:delText>能超过当日</w:delText>
              </w:r>
              <w:r w:rsidR="00E50AD6" w:rsidDel="000513BC">
                <w:rPr>
                  <w:rFonts w:hint="eastAsia"/>
                </w:rPr>
                <w:delText>24</w:delText>
              </w:r>
              <w:r w:rsidR="00E50AD6" w:rsidDel="000513BC">
                <w:rPr>
                  <w:rFonts w:hint="eastAsia"/>
                </w:rPr>
                <w:delText>点</w:delText>
              </w:r>
              <w:r w:rsidDel="000513BC">
                <w:rPr>
                  <w:rFonts w:hint="eastAsia"/>
                </w:rPr>
                <w:delText>。</w:delText>
              </w:r>
            </w:del>
          </w:p>
        </w:tc>
      </w:tr>
    </w:tbl>
    <w:p w:rsidR="00E0148D" w:rsidRPr="00E0148D" w:rsidRDefault="00E0148D" w:rsidP="00E0148D"/>
    <w:p w:rsidR="00BC69F8" w:rsidRPr="00F24F92" w:rsidRDefault="00BC69F8" w:rsidP="00BC69F8"/>
    <w:p w:rsidR="005001B0" w:rsidRDefault="00123426" w:rsidP="00AB0AE2">
      <w:pPr>
        <w:pStyle w:val="4"/>
      </w:pPr>
      <w:bookmarkStart w:id="1450" w:name="_Toc450143911"/>
      <w:r>
        <w:rPr>
          <w:rFonts w:hint="eastAsia"/>
        </w:rPr>
        <w:t>预览</w:t>
      </w:r>
      <w:r w:rsidR="00C06CDF">
        <w:rPr>
          <w:rFonts w:hint="eastAsia"/>
        </w:rPr>
        <w:t>调整</w:t>
      </w:r>
      <w:bookmarkEnd w:id="145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  <w:gridCol w:w="2696"/>
        <w:gridCol w:w="1606"/>
        <w:gridCol w:w="2856"/>
      </w:tblGrid>
      <w:tr w:rsidR="009E2A41" w:rsidTr="007C36DA">
        <w:trPr>
          <w:tblHeader/>
        </w:trPr>
        <w:tc>
          <w:tcPr>
            <w:tcW w:w="1254" w:type="dxa"/>
            <w:shd w:val="clear" w:color="auto" w:fill="D9D9D9" w:themeFill="background1" w:themeFillShade="D9"/>
          </w:tcPr>
          <w:p w:rsidR="009E2A41" w:rsidRDefault="009E2A41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</w:tcPr>
          <w:p w:rsidR="009E2A41" w:rsidRPr="00DA3AD6" w:rsidRDefault="009E2A41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9E2A41" w:rsidRDefault="009E2A41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</w:tcPr>
          <w:p w:rsidR="009E2A41" w:rsidRDefault="009E2A41" w:rsidP="00C14B59">
            <w:pPr>
              <w:ind w:right="210"/>
              <w:jc w:val="left"/>
            </w:pP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Pr="00135788" w:rsidRDefault="009E2A41" w:rsidP="00522EF3">
            <w:pPr>
              <w:ind w:right="210"/>
              <w:jc w:val="left"/>
            </w:pPr>
            <w:r>
              <w:rPr>
                <w:rFonts w:hint="eastAsia"/>
              </w:rPr>
              <w:t>可以调整期次列表中的时间字段，</w:t>
            </w:r>
            <w:r w:rsidR="00522EF3">
              <w:rPr>
                <w:rFonts w:hint="eastAsia"/>
              </w:rPr>
              <w:t>可保存</w:t>
            </w:r>
            <w:r w:rsidR="00522EF3">
              <w:t>排期结果</w:t>
            </w:r>
            <w:r w:rsidR="00522EF3">
              <w:rPr>
                <w:rFonts w:hint="eastAsia"/>
              </w:rPr>
              <w:t>。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根据</w:t>
            </w:r>
            <w:r>
              <w:t>系统用户输入参数生成预览结果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Pr="00D25CE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522EF3" w:rsidP="00522EF3">
            <w:r>
              <w:rPr>
                <w:rFonts w:hint="eastAsia"/>
              </w:rPr>
              <w:t>无</w:t>
            </w:r>
          </w:p>
        </w:tc>
      </w:tr>
      <w:tr w:rsidR="009E2A41" w:rsidRPr="007E54DF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Pr="001B5728" w:rsidRDefault="00522EF3" w:rsidP="00522EF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9E2A41" w:rsidRDefault="007D2720" w:rsidP="009E2A41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ins w:id="1451" w:author="Microsoft" w:date="2015-05-25T15:31:00Z">
              <w:r>
                <w:rPr>
                  <w:rFonts w:hint="eastAsia"/>
                </w:rPr>
                <w:t>期次</w:t>
              </w:r>
            </w:ins>
            <w:r w:rsidR="009E2A41">
              <w:rPr>
                <w:rFonts w:hint="eastAsia"/>
              </w:rPr>
              <w:t>开始时间</w:t>
            </w:r>
          </w:p>
          <w:p w:rsidR="009E2A41" w:rsidRDefault="007D2720" w:rsidP="005C015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ins w:id="1452" w:author="Microsoft" w:date="2015-05-25T15:31:00Z">
              <w:r>
                <w:rPr>
                  <w:rFonts w:hint="eastAsia"/>
                </w:rPr>
                <w:t>期次</w:t>
              </w:r>
            </w:ins>
            <w:r w:rsidR="009E2A41">
              <w:rPr>
                <w:rFonts w:hint="eastAsia"/>
              </w:rPr>
              <w:t>结束时间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9E2A41" w:rsidRDefault="009E2A41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调整后的期次</w:t>
            </w:r>
            <w:r w:rsidR="00522EF3">
              <w:rPr>
                <w:rFonts w:hint="eastAsia"/>
              </w:rPr>
              <w:t>预览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  <w:p w:rsidR="006D258F" w:rsidRDefault="00E471BA" w:rsidP="006D258F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确认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7C36DA">
        <w:tc>
          <w:tcPr>
            <w:tcW w:w="1254" w:type="dxa"/>
            <w:shd w:val="clear" w:color="auto" w:fill="D9D9D9" w:themeFill="background1" w:themeFillShade="D9"/>
          </w:tcPr>
          <w:p w:rsidR="009E2A41" w:rsidRPr="0010192D" w:rsidRDefault="009E2A41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</w:tcPr>
          <w:p w:rsidR="009E2A41" w:rsidRDefault="00522EF3" w:rsidP="00522EF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C06CDF" w:rsidRDefault="0052683C" w:rsidP="003F41F8">
      <w:pPr>
        <w:pStyle w:val="4"/>
      </w:pPr>
      <w:bookmarkStart w:id="1453" w:name="_Toc450143912"/>
      <w:r>
        <w:rPr>
          <w:rFonts w:hint="eastAsia"/>
        </w:rPr>
        <w:t>确认</w:t>
      </w:r>
      <w:bookmarkEnd w:id="1453"/>
      <w:ins w:id="1454" w:author="Microsoft" w:date="2016-06-30T13:34:00Z">
        <w:r w:rsidR="00B805E0">
          <w:rPr>
            <w:rFonts w:hint="eastAsia"/>
          </w:rPr>
          <w:t xml:space="preserve"> </w:t>
        </w:r>
      </w:ins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  <w:gridCol w:w="2696"/>
        <w:gridCol w:w="1606"/>
        <w:gridCol w:w="2856"/>
      </w:tblGrid>
      <w:tr w:rsidR="009E2A41" w:rsidTr="00522EF3">
        <w:trPr>
          <w:tblHeader/>
        </w:trPr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Default="009E2A41" w:rsidP="00C14B59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2775" w:type="dxa"/>
            <w:shd w:val="clear" w:color="auto" w:fill="D9D9D9" w:themeFill="background1" w:themeFillShade="D9"/>
            <w:vAlign w:val="center"/>
          </w:tcPr>
          <w:p w:rsidR="009E2A41" w:rsidRPr="00DA3AD6" w:rsidRDefault="009E2A41" w:rsidP="00C14B59">
            <w:pPr>
              <w:jc w:val="left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:rsidR="009E2A41" w:rsidRDefault="009E2A41" w:rsidP="00C14B59">
            <w:pPr>
              <w:ind w:right="34"/>
            </w:pPr>
            <w:r>
              <w:rPr>
                <w:rFonts w:hint="eastAsia"/>
              </w:rPr>
              <w:t>系统需求编号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:rsidR="009E2A41" w:rsidRDefault="009E2A41" w:rsidP="00C14B59">
            <w:pPr>
              <w:ind w:right="210"/>
              <w:jc w:val="left"/>
            </w:pP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用户角色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6D3825" w:rsidP="00C14B59">
            <w:pPr>
              <w:ind w:right="210"/>
              <w:jc w:val="left"/>
            </w:pPr>
            <w:r>
              <w:rPr>
                <w:rFonts w:hint="eastAsia"/>
              </w:rPr>
              <w:t>系统用户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用例描述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Pr="00135788" w:rsidRDefault="00C90075" w:rsidP="00C90075">
            <w:pPr>
              <w:ind w:right="210"/>
              <w:jc w:val="left"/>
            </w:pPr>
            <w:r>
              <w:rPr>
                <w:rFonts w:hint="eastAsia"/>
              </w:rPr>
              <w:t>提交</w:t>
            </w:r>
            <w:r w:rsidR="009E2A41">
              <w:rPr>
                <w:rFonts w:hint="eastAsia"/>
              </w:rPr>
              <w:t>期次</w:t>
            </w:r>
            <w:r>
              <w:rPr>
                <w:rFonts w:hint="eastAsia"/>
              </w:rPr>
              <w:t>预览</w:t>
            </w:r>
            <w:r w:rsidR="009E2A41">
              <w:rPr>
                <w:rFonts w:hint="eastAsia"/>
              </w:rPr>
              <w:t>中的期次数据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前置条件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后置条件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Pr="00D25CE1" w:rsidRDefault="00C90075" w:rsidP="00C14B59">
            <w:pPr>
              <w:ind w:right="210"/>
              <w:jc w:val="left"/>
            </w:pPr>
            <w:r>
              <w:rPr>
                <w:rFonts w:hint="eastAsia"/>
              </w:rPr>
              <w:t>增加</w:t>
            </w:r>
            <w:r>
              <w:t>期次</w:t>
            </w:r>
            <w:r>
              <w:rPr>
                <w:rFonts w:hint="eastAsia"/>
              </w:rPr>
              <w:t>完成</w:t>
            </w:r>
            <w:r>
              <w:t>，</w:t>
            </w:r>
            <w:r w:rsidR="006D258F">
              <w:rPr>
                <w:rFonts w:hint="eastAsia"/>
              </w:rPr>
              <w:t>期次状态为</w:t>
            </w:r>
            <w:r w:rsidR="00D80723">
              <w:rPr>
                <w:rFonts w:hint="eastAsia"/>
              </w:rPr>
              <w:t>“</w:t>
            </w:r>
            <w:r w:rsidR="006D258F">
              <w:rPr>
                <w:rFonts w:hint="eastAsia"/>
              </w:rPr>
              <w:t>预排</w:t>
            </w:r>
            <w:r w:rsidR="00D80723">
              <w:rPr>
                <w:rFonts w:hint="eastAsia"/>
              </w:rPr>
              <w:t>”</w:t>
            </w:r>
            <w:r w:rsidR="006D258F">
              <w:rPr>
                <w:rFonts w:hint="eastAsia"/>
              </w:rPr>
              <w:t>状态</w:t>
            </w:r>
            <w:r w:rsidR="00D80723">
              <w:rPr>
                <w:rFonts w:hint="eastAsia"/>
              </w:rPr>
              <w:t>，</w:t>
            </w:r>
            <w:r w:rsidR="00D80723">
              <w:t>发布状态为</w:t>
            </w:r>
            <w:r w:rsidR="00D80723">
              <w:rPr>
                <w:rFonts w:hint="eastAsia"/>
              </w:rPr>
              <w:t>“未发布”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主要流程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522EF3" w:rsidP="00522EF3">
            <w:r>
              <w:rPr>
                <w:rFonts w:hint="eastAsia"/>
              </w:rPr>
              <w:t>无</w:t>
            </w:r>
          </w:p>
        </w:tc>
      </w:tr>
      <w:tr w:rsidR="009E2A41" w:rsidRPr="007E54DF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业务规则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Pr="001B5728" w:rsidRDefault="00722AB4" w:rsidP="00722AB4">
            <w:pPr>
              <w:pStyle w:val="af"/>
              <w:ind w:left="360" w:right="210" w:firstLineChars="0" w:firstLine="0"/>
              <w:jc w:val="left"/>
            </w:pPr>
            <w:r>
              <w:rPr>
                <w:rFonts w:hint="eastAsia"/>
              </w:rPr>
              <w:t>期</w:t>
            </w:r>
            <w:r w:rsidR="001E46F4">
              <w:rPr>
                <w:rFonts w:hint="eastAsia"/>
              </w:rPr>
              <w:t>号必须连续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t>操作数据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数据输入参数表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数据输出参数表</w:t>
            </w:r>
          </w:p>
          <w:p w:rsidR="009E2A41" w:rsidRDefault="009E2A41" w:rsidP="00C14B5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lastRenderedPageBreak/>
              <w:t>新期次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数据显示样式要求</w:t>
            </w:r>
          </w:p>
          <w:p w:rsidR="009E2A41" w:rsidRDefault="009E2A41" w:rsidP="00C14B59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数据功能操作要求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10192D">
              <w:rPr>
                <w:rFonts w:hint="eastAsia"/>
              </w:rPr>
              <w:lastRenderedPageBreak/>
              <w:t>异常处理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522EF3" w:rsidP="00C14B59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9E2A41" w:rsidTr="00522EF3">
        <w:tc>
          <w:tcPr>
            <w:tcW w:w="1254" w:type="dxa"/>
            <w:shd w:val="clear" w:color="auto" w:fill="D9D9D9" w:themeFill="background1" w:themeFillShade="D9"/>
            <w:vAlign w:val="center"/>
          </w:tcPr>
          <w:p w:rsidR="009E2A41" w:rsidRPr="0010192D" w:rsidRDefault="009E2A41" w:rsidP="00C14B59">
            <w:pPr>
              <w:jc w:val="center"/>
            </w:pPr>
            <w:r w:rsidRPr="00486313">
              <w:rPr>
                <w:rFonts w:hint="eastAsia"/>
              </w:rPr>
              <w:t>注释说明</w:t>
            </w:r>
          </w:p>
        </w:tc>
        <w:tc>
          <w:tcPr>
            <w:tcW w:w="7359" w:type="dxa"/>
            <w:gridSpan w:val="3"/>
            <w:shd w:val="clear" w:color="auto" w:fill="auto"/>
            <w:vAlign w:val="center"/>
          </w:tcPr>
          <w:p w:rsidR="009E2A41" w:rsidRDefault="00522EF3" w:rsidP="00522EF3">
            <w:pPr>
              <w:ind w:right="210"/>
              <w:jc w:val="left"/>
            </w:pPr>
            <w:r>
              <w:rPr>
                <w:rFonts w:hint="eastAsia"/>
              </w:rPr>
              <w:t>无</w:t>
            </w:r>
          </w:p>
        </w:tc>
      </w:tr>
    </w:tbl>
    <w:p w:rsidR="009E2A41" w:rsidRDefault="009E2A41" w:rsidP="009E2A41">
      <w:pPr>
        <w:rPr>
          <w:ins w:id="1455" w:author="Microsoft" w:date="2016-04-07T13:22:00Z"/>
        </w:rPr>
      </w:pPr>
    </w:p>
    <w:p w:rsidR="00F24F92" w:rsidRDefault="00F24F92" w:rsidP="00F24F92">
      <w:pPr>
        <w:pStyle w:val="3"/>
        <w:rPr>
          <w:ins w:id="1456" w:author="Microsoft" w:date="2016-04-07T13:22:00Z"/>
        </w:rPr>
      </w:pPr>
      <w:bookmarkStart w:id="1457" w:name="_Toc450143913"/>
      <w:ins w:id="1458" w:author="Microsoft" w:date="2016-04-07T13:22:00Z">
        <w:r>
          <w:rPr>
            <w:rFonts w:hint="eastAsia"/>
          </w:rPr>
          <w:t>快速排期</w:t>
        </w:r>
        <w:bookmarkEnd w:id="1457"/>
      </w:ins>
    </w:p>
    <w:p w:rsidR="00F24F92" w:rsidRDefault="00F24F92" w:rsidP="00F24F92">
      <w:pPr>
        <w:ind w:firstLineChars="50" w:firstLine="105"/>
        <w:rPr>
          <w:ins w:id="1459" w:author="Microsoft" w:date="2016-04-07T13:22:00Z"/>
        </w:rPr>
      </w:pPr>
      <w:ins w:id="1460" w:author="Microsoft" w:date="2016-04-07T13:22:00Z">
        <w:r>
          <w:rPr>
            <w:rFonts w:hint="eastAsia"/>
          </w:rPr>
          <w:t>适用</w:t>
        </w:r>
        <w:r>
          <w:t>于七龙星和天天赢游戏，</w:t>
        </w:r>
        <w:r>
          <w:rPr>
            <w:rFonts w:hint="eastAsia"/>
          </w:rPr>
          <w:t>快速</w:t>
        </w:r>
        <w:r>
          <w:t>排期</w:t>
        </w:r>
        <w:r>
          <w:rPr>
            <w:rFonts w:hint="eastAsia"/>
          </w:rPr>
          <w:t>售票</w:t>
        </w:r>
      </w:ins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697"/>
        <w:gridCol w:w="1607"/>
        <w:gridCol w:w="2856"/>
      </w:tblGrid>
      <w:tr w:rsidR="00F24F92" w:rsidTr="00900FDD">
        <w:trPr>
          <w:tblHeader/>
          <w:ins w:id="1461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Default="00F24F92" w:rsidP="00900FDD">
            <w:pPr>
              <w:jc w:val="center"/>
              <w:rPr>
                <w:ins w:id="1462" w:author="Microsoft" w:date="2016-04-07T13:22:00Z"/>
              </w:rPr>
            </w:pPr>
            <w:ins w:id="1463" w:author="Microsoft" w:date="2016-04-07T13:22:00Z">
              <w:r>
                <w:rPr>
                  <w:rFonts w:hint="eastAsia"/>
                </w:rPr>
                <w:t>需求编号</w:t>
              </w:r>
            </w:ins>
          </w:p>
        </w:tc>
        <w:tc>
          <w:tcPr>
            <w:tcW w:w="2775" w:type="dxa"/>
            <w:shd w:val="clear" w:color="auto" w:fill="D9D9D9" w:themeFill="background1" w:themeFillShade="D9"/>
          </w:tcPr>
          <w:p w:rsidR="00F24F92" w:rsidRPr="00DA3AD6" w:rsidRDefault="00F24F92" w:rsidP="00900FDD">
            <w:pPr>
              <w:jc w:val="left"/>
              <w:rPr>
                <w:ins w:id="1464" w:author="Microsoft" w:date="2016-04-07T13:22:00Z"/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shd w:val="clear" w:color="auto" w:fill="D9D9D9" w:themeFill="background1" w:themeFillShade="D9"/>
          </w:tcPr>
          <w:p w:rsidR="00F24F92" w:rsidRDefault="00F24F92" w:rsidP="00900FDD">
            <w:pPr>
              <w:ind w:right="34"/>
              <w:rPr>
                <w:ins w:id="1465" w:author="Microsoft" w:date="2016-04-07T13:22:00Z"/>
              </w:rPr>
            </w:pPr>
            <w:ins w:id="1466" w:author="Microsoft" w:date="2016-04-07T13:22:00Z">
              <w:r>
                <w:rPr>
                  <w:rFonts w:hint="eastAsia"/>
                </w:rPr>
                <w:t>系统需求编号</w:t>
              </w:r>
            </w:ins>
          </w:p>
        </w:tc>
        <w:tc>
          <w:tcPr>
            <w:tcW w:w="2943" w:type="dxa"/>
            <w:shd w:val="clear" w:color="auto" w:fill="D9D9D9" w:themeFill="background1" w:themeFillShade="D9"/>
          </w:tcPr>
          <w:p w:rsidR="00F24F92" w:rsidRDefault="00F24F92" w:rsidP="00900FDD">
            <w:pPr>
              <w:ind w:right="210"/>
              <w:jc w:val="left"/>
              <w:rPr>
                <w:ins w:id="1467" w:author="Microsoft" w:date="2016-04-07T13:22:00Z"/>
              </w:rPr>
            </w:pPr>
          </w:p>
        </w:tc>
      </w:tr>
      <w:tr w:rsidR="00F24F92" w:rsidTr="00900FDD">
        <w:trPr>
          <w:ins w:id="1468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469" w:author="Microsoft" w:date="2016-04-07T13:22:00Z"/>
              </w:rPr>
            </w:pPr>
            <w:ins w:id="1470" w:author="Microsoft" w:date="2016-04-07T13:22:00Z">
              <w:r w:rsidRPr="0010192D">
                <w:rPr>
                  <w:rFonts w:hint="eastAsia"/>
                </w:rPr>
                <w:t>用户角色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pPr>
              <w:ind w:right="210"/>
              <w:jc w:val="left"/>
              <w:rPr>
                <w:ins w:id="1471" w:author="Microsoft" w:date="2016-04-07T13:22:00Z"/>
              </w:rPr>
            </w:pPr>
            <w:ins w:id="1472" w:author="Microsoft" w:date="2016-04-07T13:22:00Z">
              <w:r>
                <w:rPr>
                  <w:rFonts w:hint="eastAsia"/>
                </w:rPr>
                <w:t>系统用户</w:t>
              </w:r>
            </w:ins>
          </w:p>
        </w:tc>
      </w:tr>
      <w:tr w:rsidR="00F24F92" w:rsidTr="00900FDD">
        <w:trPr>
          <w:ins w:id="1473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474" w:author="Microsoft" w:date="2016-04-07T13:22:00Z"/>
              </w:rPr>
            </w:pPr>
            <w:ins w:id="1475" w:author="Microsoft" w:date="2016-04-07T13:22:00Z">
              <w:r w:rsidRPr="0010192D">
                <w:rPr>
                  <w:rFonts w:hint="eastAsia"/>
                </w:rPr>
                <w:t>用例描述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Pr="00135788" w:rsidRDefault="00F24F92" w:rsidP="00900FDD">
            <w:pPr>
              <w:ind w:right="210"/>
              <w:jc w:val="left"/>
              <w:rPr>
                <w:ins w:id="1476" w:author="Microsoft" w:date="2016-04-07T13:22:00Z"/>
              </w:rPr>
            </w:pPr>
            <w:ins w:id="1477" w:author="Microsoft" w:date="2016-04-07T13:22:00Z">
              <w:r>
                <w:rPr>
                  <w:rFonts w:hint="eastAsia"/>
                </w:rPr>
                <w:t>通过</w:t>
              </w:r>
              <w:r>
                <w:t>输入游戏期数</w:t>
              </w:r>
              <w:r>
                <w:rPr>
                  <w:rFonts w:hint="eastAsia"/>
                </w:rPr>
                <w:t>快速</w:t>
              </w:r>
              <w:r>
                <w:t>排出</w:t>
              </w:r>
              <w:r>
                <w:rPr>
                  <w:rFonts w:hint="eastAsia"/>
                </w:rPr>
                <w:t>游戏</w:t>
              </w:r>
              <w:r>
                <w:t>期次</w:t>
              </w:r>
            </w:ins>
          </w:p>
        </w:tc>
      </w:tr>
      <w:tr w:rsidR="00F24F92" w:rsidTr="00900FDD">
        <w:trPr>
          <w:ins w:id="1478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479" w:author="Microsoft" w:date="2016-04-07T13:22:00Z"/>
              </w:rPr>
            </w:pPr>
            <w:ins w:id="1480" w:author="Microsoft" w:date="2016-04-07T13:22:00Z">
              <w:r w:rsidRPr="0010192D">
                <w:rPr>
                  <w:rFonts w:hint="eastAsia"/>
                </w:rPr>
                <w:t>前置条件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pPr>
              <w:ind w:right="210"/>
              <w:jc w:val="left"/>
              <w:rPr>
                <w:ins w:id="1481" w:author="Microsoft" w:date="2016-04-07T13:22:00Z"/>
              </w:rPr>
            </w:pPr>
            <w:ins w:id="1482" w:author="Microsoft" w:date="2016-04-07T13:22:00Z">
              <w:r>
                <w:rPr>
                  <w:rFonts w:hint="eastAsia"/>
                </w:rPr>
                <w:t>系统</w:t>
              </w:r>
              <w:r>
                <w:t>中其他</w:t>
              </w:r>
              <w:r>
                <w:rPr>
                  <w:rFonts w:hint="eastAsia"/>
                </w:rPr>
                <w:t>参数</w:t>
              </w:r>
              <w:r>
                <w:t>均已配置完毕</w:t>
              </w:r>
            </w:ins>
          </w:p>
        </w:tc>
      </w:tr>
      <w:tr w:rsidR="00F24F92" w:rsidTr="00900FDD">
        <w:trPr>
          <w:ins w:id="1483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484" w:author="Microsoft" w:date="2016-04-07T13:22:00Z"/>
              </w:rPr>
            </w:pPr>
            <w:ins w:id="1485" w:author="Microsoft" w:date="2016-04-07T13:22:00Z">
              <w:r w:rsidRPr="0010192D">
                <w:rPr>
                  <w:rFonts w:hint="eastAsia"/>
                </w:rPr>
                <w:t>后置条件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Pr="00D25CE1" w:rsidRDefault="00F24F92" w:rsidP="00900FDD">
            <w:pPr>
              <w:ind w:right="210"/>
              <w:jc w:val="left"/>
              <w:rPr>
                <w:ins w:id="1486" w:author="Microsoft" w:date="2016-04-07T13:22:00Z"/>
              </w:rPr>
            </w:pPr>
            <w:ins w:id="1487" w:author="Microsoft" w:date="2016-04-07T13:22:00Z">
              <w:r>
                <w:rPr>
                  <w:rFonts w:hint="eastAsia"/>
                </w:rPr>
                <w:t>无</w:t>
              </w:r>
            </w:ins>
          </w:p>
        </w:tc>
      </w:tr>
      <w:tr w:rsidR="00F24F92" w:rsidTr="00900FDD">
        <w:trPr>
          <w:ins w:id="1488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489" w:author="Microsoft" w:date="2016-04-07T13:22:00Z"/>
              </w:rPr>
            </w:pPr>
            <w:ins w:id="1490" w:author="Microsoft" w:date="2016-04-07T13:22:00Z">
              <w:r w:rsidRPr="0010192D">
                <w:rPr>
                  <w:rFonts w:hint="eastAsia"/>
                </w:rPr>
                <w:t>主要流程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pPr>
              <w:rPr>
                <w:ins w:id="1491" w:author="Microsoft" w:date="2016-04-07T13:22:00Z"/>
              </w:rPr>
            </w:pPr>
            <w:ins w:id="1492" w:author="Microsoft" w:date="2016-04-07T13:22:00Z">
              <w:r>
                <w:rPr>
                  <w:rFonts w:hint="eastAsia"/>
                </w:rPr>
                <w:t>无</w:t>
              </w:r>
            </w:ins>
          </w:p>
        </w:tc>
      </w:tr>
      <w:tr w:rsidR="00F24F92" w:rsidRPr="007E54DF" w:rsidTr="00900FDD">
        <w:trPr>
          <w:ins w:id="1493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494" w:author="Microsoft" w:date="2016-04-07T13:22:00Z"/>
              </w:rPr>
            </w:pPr>
            <w:ins w:id="1495" w:author="Microsoft" w:date="2016-04-07T13:22:00Z">
              <w:r w:rsidRPr="0010192D">
                <w:rPr>
                  <w:rFonts w:hint="eastAsia"/>
                </w:rPr>
                <w:t>业务规则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Pr="001B5728" w:rsidRDefault="00F24F92" w:rsidP="00900FDD">
            <w:pPr>
              <w:ind w:right="210"/>
              <w:jc w:val="left"/>
              <w:rPr>
                <w:ins w:id="1496" w:author="Microsoft" w:date="2016-04-07T13:22:00Z"/>
              </w:rPr>
            </w:pPr>
            <w:ins w:id="1497" w:author="Microsoft" w:date="2016-04-07T13:22:00Z">
              <w:r>
                <w:rPr>
                  <w:rFonts w:hint="eastAsia"/>
                </w:rPr>
                <w:t>无</w:t>
              </w:r>
            </w:ins>
          </w:p>
        </w:tc>
      </w:tr>
      <w:tr w:rsidR="00F24F92" w:rsidTr="00900FDD">
        <w:trPr>
          <w:ins w:id="1498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499" w:author="Microsoft" w:date="2016-04-07T13:22:00Z"/>
              </w:rPr>
            </w:pPr>
            <w:ins w:id="1500" w:author="Microsoft" w:date="2016-04-07T13:22:00Z">
              <w:r w:rsidRPr="0010192D">
                <w:rPr>
                  <w:rFonts w:hint="eastAsia"/>
                </w:rPr>
                <w:t>操作数据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1501" w:author="Microsoft" w:date="2016-04-07T13:22:00Z"/>
              </w:rPr>
            </w:pPr>
            <w:ins w:id="1502" w:author="Microsoft" w:date="2016-04-07T13:22:00Z">
              <w:r>
                <w:rPr>
                  <w:rFonts w:hint="eastAsia"/>
                </w:rPr>
                <w:t>数据输入参数表</w:t>
              </w:r>
            </w:ins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503" w:author="Microsoft" w:date="2016-04-07T13:22:00Z"/>
              </w:rPr>
            </w:pPr>
            <w:ins w:id="1504" w:author="Microsoft" w:date="2016-04-07T13:22:00Z">
              <w:r>
                <w:rPr>
                  <w:rFonts w:hint="eastAsia"/>
                </w:rPr>
                <w:t>游戏</w:t>
              </w:r>
              <w:r>
                <w:t>名称：下拉框选择</w:t>
              </w:r>
              <w:r>
                <w:rPr>
                  <w:rFonts w:hint="eastAsia"/>
                </w:rPr>
                <w:t>（七龙星</w:t>
              </w:r>
              <w:r>
                <w:t>，天天赢</w:t>
              </w:r>
            </w:ins>
            <w:ins w:id="1505" w:author="Microsoft" w:date="2016-04-07T13:26:00Z">
              <w:r w:rsidR="00962947">
                <w:rPr>
                  <w:rFonts w:hint="eastAsia"/>
                </w:rPr>
                <w:t>、时时彩</w:t>
              </w:r>
              <w:r w:rsidR="00962947">
                <w:t>、快三、</w:t>
              </w:r>
              <w:r w:rsidR="00962947">
                <w:rPr>
                  <w:rFonts w:hint="eastAsia"/>
                </w:rPr>
                <w:t>11</w:t>
              </w:r>
              <w:r w:rsidR="00962947">
                <w:rPr>
                  <w:rFonts w:hint="eastAsia"/>
                </w:rPr>
                <w:t>选</w:t>
              </w:r>
              <w:r w:rsidR="00962947">
                <w:rPr>
                  <w:rFonts w:hint="eastAsia"/>
                </w:rPr>
                <w:t>5</w:t>
              </w:r>
            </w:ins>
            <w:ins w:id="1506" w:author="Microsoft" w:date="2016-04-07T13:22:00Z">
              <w:r>
                <w:t>）</w:t>
              </w:r>
            </w:ins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507" w:author="Microsoft" w:date="2016-04-07T13:22:00Z"/>
              </w:rPr>
            </w:pPr>
            <w:ins w:id="1508" w:author="Microsoft" w:date="2016-04-07T13:22:00Z">
              <w:r>
                <w:rPr>
                  <w:rFonts w:hint="eastAsia"/>
                </w:rPr>
                <w:t>起始期号</w:t>
              </w:r>
              <w:r>
                <w:t>：</w:t>
              </w:r>
            </w:ins>
            <w:ins w:id="1509" w:author="Microsoft" w:date="2016-04-07T13:26:00Z">
              <w:r w:rsidR="00962947">
                <w:rPr>
                  <w:rFonts w:hint="eastAsia"/>
                </w:rPr>
                <w:t>输入的</w:t>
              </w:r>
              <w:r w:rsidR="00962947">
                <w:t>期号大于当前存在</w:t>
              </w:r>
            </w:ins>
            <w:ins w:id="1510" w:author="Microsoft" w:date="2016-04-07T13:27:00Z">
              <w:r w:rsidR="00962947">
                <w:t>期</w:t>
              </w:r>
              <w:r w:rsidR="00962947">
                <w:rPr>
                  <w:rFonts w:hint="eastAsia"/>
                </w:rPr>
                <w:t>号</w:t>
              </w:r>
            </w:ins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511" w:author="Microsoft" w:date="2016-04-07T13:22:00Z"/>
              </w:rPr>
            </w:pPr>
            <w:ins w:id="1512" w:author="Microsoft" w:date="2016-04-07T13:22:00Z">
              <w:r>
                <w:rPr>
                  <w:rFonts w:hint="eastAsia"/>
                </w:rPr>
                <w:t>期数：</w:t>
              </w:r>
              <w:r>
                <w:t>文本框，值小于</w:t>
              </w:r>
              <w:r>
                <w:rPr>
                  <w:rFonts w:hint="eastAsia"/>
                </w:rPr>
                <w:t>等于</w:t>
              </w:r>
              <w:r>
                <w:rPr>
                  <w:rFonts w:hint="eastAsia"/>
                </w:rPr>
                <w:t>300</w:t>
              </w:r>
            </w:ins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513" w:author="Microsoft" w:date="2016-04-07T13:22:00Z"/>
              </w:rPr>
            </w:pPr>
            <w:ins w:id="1514" w:author="Microsoft" w:date="2016-04-07T13:22:00Z">
              <w:r>
                <w:rPr>
                  <w:rFonts w:hint="eastAsia"/>
                </w:rPr>
                <w:t>开始进行</w:t>
              </w:r>
              <w:r>
                <w:t>模板排期</w:t>
              </w:r>
              <w:r>
                <w:rPr>
                  <w:rFonts w:hint="eastAsia"/>
                </w:rPr>
                <w:t>的</w:t>
              </w:r>
              <w:r>
                <w:t>时间：</w:t>
              </w:r>
              <w:r>
                <w:rPr>
                  <w:rFonts w:hint="eastAsia"/>
                </w:rPr>
                <w:t>年月日时分秒</w:t>
              </w:r>
            </w:ins>
          </w:p>
          <w:p w:rsidR="00F24F92" w:rsidRDefault="00F24F92" w:rsidP="00900FD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1515" w:author="Microsoft" w:date="2016-04-07T13:22:00Z"/>
              </w:rPr>
            </w:pPr>
            <w:ins w:id="1516" w:author="Microsoft" w:date="2016-04-07T13:22:00Z">
              <w:r>
                <w:rPr>
                  <w:rFonts w:hint="eastAsia"/>
                </w:rPr>
                <w:t>数据输出参数表</w:t>
              </w:r>
            </w:ins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517" w:author="Microsoft" w:date="2016-04-07T13:22:00Z"/>
              </w:rPr>
            </w:pPr>
            <w:ins w:id="1518" w:author="Microsoft" w:date="2016-04-07T13:22:00Z">
              <w:r>
                <w:rPr>
                  <w:rFonts w:hint="eastAsia"/>
                </w:rPr>
                <w:t>自动生成期次预览表</w:t>
              </w:r>
            </w:ins>
          </w:p>
          <w:p w:rsidR="00F24F92" w:rsidRDefault="00F24F92" w:rsidP="00900FD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1519" w:author="Microsoft" w:date="2016-04-07T13:22:00Z"/>
              </w:rPr>
            </w:pPr>
            <w:ins w:id="1520" w:author="Microsoft" w:date="2016-04-07T13:22:00Z">
              <w:r>
                <w:rPr>
                  <w:rFonts w:hint="eastAsia"/>
                </w:rPr>
                <w:t>数据显示样式要求</w:t>
              </w:r>
            </w:ins>
          </w:p>
          <w:p w:rsidR="00F24F92" w:rsidRDefault="00F24F92" w:rsidP="00900FDD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1521" w:author="Microsoft" w:date="2016-04-07T13:22:00Z"/>
              </w:rPr>
            </w:pPr>
            <w:ins w:id="1522" w:author="Microsoft" w:date="2016-04-07T13:22:00Z">
              <w:r>
                <w:rPr>
                  <w:rFonts w:hint="eastAsia"/>
                </w:rPr>
                <w:t>数据功能操作要求</w:t>
              </w:r>
            </w:ins>
          </w:p>
          <w:p w:rsidR="00F24F92" w:rsidRDefault="00F24F92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523" w:author="Microsoft" w:date="2016-04-07T13:22:00Z"/>
              </w:rPr>
            </w:pPr>
            <w:ins w:id="1524" w:author="Microsoft" w:date="2016-04-07T13:22:00Z">
              <w:r>
                <w:rPr>
                  <w:rFonts w:hint="eastAsia"/>
                </w:rPr>
                <w:t>确认</w:t>
              </w:r>
            </w:ins>
          </w:p>
        </w:tc>
      </w:tr>
      <w:tr w:rsidR="00F24F92" w:rsidRPr="00FC7E50" w:rsidTr="00900FDD">
        <w:trPr>
          <w:ins w:id="1525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526" w:author="Microsoft" w:date="2016-04-07T13:22:00Z"/>
              </w:rPr>
            </w:pPr>
            <w:ins w:id="1527" w:author="Microsoft" w:date="2016-04-07T13:22:00Z">
              <w:r w:rsidRPr="0010192D">
                <w:rPr>
                  <w:rFonts w:hint="eastAsia"/>
                </w:rPr>
                <w:t>异常处理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Default="00F24F92" w:rsidP="00900FDD">
            <w:pPr>
              <w:ind w:left="0" w:right="210"/>
              <w:jc w:val="left"/>
              <w:rPr>
                <w:ins w:id="1528" w:author="Microsoft" w:date="2016-04-07T13:22:00Z"/>
              </w:rPr>
            </w:pPr>
            <w:ins w:id="1529" w:author="Microsoft" w:date="2016-04-07T13:22:00Z">
              <w:r>
                <w:rPr>
                  <w:rFonts w:hint="eastAsia"/>
                </w:rPr>
                <w:t>期号</w:t>
              </w:r>
              <w:r>
                <w:t>校验：</w:t>
              </w:r>
              <w:r>
                <w:rPr>
                  <w:rFonts w:hint="eastAsia"/>
                </w:rPr>
                <w:t>当</w:t>
              </w:r>
              <w:r>
                <w:t>输入期号时，</w:t>
              </w:r>
              <w:r>
                <w:rPr>
                  <w:rFonts w:hint="eastAsia"/>
                </w:rPr>
                <w:t>系统</w:t>
              </w:r>
              <w:r>
                <w:t>要校验期号</w:t>
              </w:r>
              <w:r>
                <w:rPr>
                  <w:rFonts w:hint="eastAsia"/>
                </w:rPr>
                <w:t>是否重复且</w:t>
              </w:r>
              <w:r>
                <w:t>比当前</w:t>
              </w:r>
              <w:r>
                <w:rPr>
                  <w:rFonts w:hint="eastAsia"/>
                </w:rPr>
                <w:t>已</w:t>
              </w:r>
              <w:r>
                <w:t>有期号大；</w:t>
              </w:r>
            </w:ins>
          </w:p>
          <w:p w:rsidR="00F24F92" w:rsidRDefault="00F24F92" w:rsidP="00900FDD">
            <w:pPr>
              <w:ind w:right="210"/>
              <w:jc w:val="left"/>
              <w:rPr>
                <w:ins w:id="1530" w:author="Microsoft" w:date="2016-04-07T13:22:00Z"/>
              </w:rPr>
            </w:pPr>
            <w:ins w:id="1531" w:author="Microsoft" w:date="2016-04-07T13:22:00Z">
              <w:r>
                <w:rPr>
                  <w:rFonts w:hint="eastAsia"/>
                </w:rPr>
                <w:t>时间</w:t>
              </w:r>
              <w:r>
                <w:t>校验：开始</w:t>
              </w:r>
              <w:r>
                <w:rPr>
                  <w:rFonts w:hint="eastAsia"/>
                </w:rPr>
                <w:t>排期时间是否</w:t>
              </w:r>
              <w:r>
                <w:t>与</w:t>
              </w:r>
              <w:r>
                <w:rPr>
                  <w:rFonts w:hint="eastAsia"/>
                </w:rPr>
                <w:t>当前</w:t>
              </w:r>
              <w:r>
                <w:t>有的期次重叠，如果重叠，那么开始</w:t>
              </w:r>
              <w:r>
                <w:rPr>
                  <w:rFonts w:hint="eastAsia"/>
                </w:rPr>
                <w:t>时间</w:t>
              </w:r>
              <w:r>
                <w:t>即为最后一期游戏</w:t>
              </w:r>
              <w:r>
                <w:rPr>
                  <w:rFonts w:hint="eastAsia"/>
                </w:rPr>
                <w:t>销售</w:t>
              </w:r>
              <w:r>
                <w:t>结束</w:t>
              </w:r>
              <w:r>
                <w:rPr>
                  <w:rFonts w:hint="eastAsia"/>
                </w:rPr>
                <w:t>时间</w:t>
              </w:r>
              <w:r>
                <w:t>后的</w:t>
              </w:r>
              <w:r>
                <w:rPr>
                  <w:rFonts w:hint="eastAsia"/>
                </w:rPr>
                <w:t>开始</w:t>
              </w:r>
              <w:r>
                <w:t>销售时间；</w:t>
              </w:r>
            </w:ins>
          </w:p>
        </w:tc>
      </w:tr>
      <w:tr w:rsidR="00F24F92" w:rsidTr="00900FDD">
        <w:trPr>
          <w:ins w:id="1532" w:author="Microsoft" w:date="2016-04-07T13:22:00Z"/>
        </w:trPr>
        <w:tc>
          <w:tcPr>
            <w:tcW w:w="1254" w:type="dxa"/>
            <w:shd w:val="clear" w:color="auto" w:fill="D9D9D9" w:themeFill="background1" w:themeFillShade="D9"/>
          </w:tcPr>
          <w:p w:rsidR="00F24F92" w:rsidRPr="0010192D" w:rsidRDefault="00F24F92" w:rsidP="00900FDD">
            <w:pPr>
              <w:jc w:val="center"/>
              <w:rPr>
                <w:ins w:id="1533" w:author="Microsoft" w:date="2016-04-07T13:22:00Z"/>
              </w:rPr>
            </w:pPr>
            <w:ins w:id="1534" w:author="Microsoft" w:date="2016-04-07T13:22:00Z">
              <w:r>
                <w:rPr>
                  <w:rFonts w:hint="eastAsia"/>
                </w:rPr>
                <w:t xml:space="preserve"> </w:t>
              </w:r>
              <w:r w:rsidRPr="00486313">
                <w:rPr>
                  <w:rFonts w:hint="eastAsia"/>
                </w:rPr>
                <w:t>注释说明</w:t>
              </w:r>
            </w:ins>
          </w:p>
        </w:tc>
        <w:tc>
          <w:tcPr>
            <w:tcW w:w="7359" w:type="dxa"/>
            <w:gridSpan w:val="3"/>
            <w:shd w:val="clear" w:color="auto" w:fill="auto"/>
          </w:tcPr>
          <w:p w:rsidR="00F24F92" w:rsidRPr="00A303CA" w:rsidRDefault="00F24F92" w:rsidP="00900FDD">
            <w:pPr>
              <w:ind w:left="0" w:right="210"/>
              <w:jc w:val="left"/>
              <w:rPr>
                <w:ins w:id="1535" w:author="Microsoft" w:date="2016-04-07T13:22:00Z"/>
                <w:rFonts w:ascii="宋体" w:hAnsi="宋体"/>
              </w:rPr>
            </w:pPr>
            <w:ins w:id="1536" w:author="Microsoft" w:date="2016-04-07T13:22:00Z">
              <w:r>
                <w:rPr>
                  <w:rFonts w:ascii="宋体" w:hAnsi="宋体" w:hint="eastAsia"/>
                </w:rPr>
                <w:t>在配置文件中设定</w:t>
              </w:r>
              <w:r>
                <w:t xml:space="preserve"> </w:t>
              </w:r>
              <w:r w:rsidRPr="006F0782">
                <w:rPr>
                  <w:rFonts w:ascii="宋体" w:hAnsi="宋体" w:hint="eastAsia"/>
                </w:rPr>
                <w:t>“</w:t>
              </w:r>
              <w:r w:rsidRPr="00A303CA">
                <w:rPr>
                  <w:rFonts w:ascii="宋体" w:hAnsi="宋体" w:hint="eastAsia"/>
                </w:rPr>
                <w:t>结束时间（最近</w:t>
              </w:r>
              <w:r w:rsidRPr="00A303CA">
                <w:rPr>
                  <w:rFonts w:ascii="宋体" w:hAnsi="宋体"/>
                </w:rPr>
                <w:t>一起开奖日</w:t>
              </w:r>
              <w:r w:rsidRPr="00A303CA">
                <w:rPr>
                  <w:rFonts w:ascii="宋体" w:hAnsi="宋体" w:hint="eastAsia"/>
                </w:rPr>
                <w:t>前</w:t>
              </w:r>
              <w:r w:rsidRPr="00A303CA">
                <w:rPr>
                  <w:rFonts w:ascii="宋体" w:hAnsi="宋体"/>
                </w:rPr>
                <w:t>的</w:t>
              </w:r>
              <w:r w:rsidRPr="00A303CA">
                <w:rPr>
                  <w:rFonts w:ascii="宋体" w:hAnsi="宋体" w:hint="eastAsia"/>
                </w:rPr>
                <w:t>的</w:t>
              </w:r>
              <w:r w:rsidRPr="00A303CA">
                <w:rPr>
                  <w:rFonts w:ascii="宋体" w:hAnsi="宋体"/>
                </w:rPr>
                <w:t>结束时间</w:t>
              </w:r>
              <w:r w:rsidRPr="00A303CA">
                <w:rPr>
                  <w:rFonts w:ascii="宋体" w:hAnsi="宋体" w:hint="eastAsia"/>
                </w:rPr>
                <w:t>）”、“开奖日信息</w:t>
              </w:r>
            </w:ins>
          </w:p>
          <w:p w:rsidR="00F24F92" w:rsidRPr="00034192" w:rsidRDefault="00F24F92" w:rsidP="00900FDD">
            <w:pPr>
              <w:widowControl/>
              <w:adjustRightInd/>
              <w:spacing w:line="240" w:lineRule="auto"/>
              <w:ind w:left="0" w:right="0"/>
              <w:rPr>
                <w:ins w:id="1537" w:author="Microsoft" w:date="2016-04-07T13:22:00Z"/>
                <w:rFonts w:ascii="Calibri" w:hAnsi="Calibri" w:cs="宋体"/>
                <w:kern w:val="0"/>
                <w:lang w:bidi="km-KH"/>
              </w:rPr>
            </w:pPr>
            <w:ins w:id="1538" w:author="Microsoft" w:date="2016-04-07T13:22:00Z"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天天赢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 xml:space="preserve"> 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每天开奖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 xml:space="preserve">  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期次时段（晚上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>7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点开始销售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 xml:space="preserve"> - 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第二天晚上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>6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点结束）</w:t>
              </w:r>
            </w:ins>
          </w:p>
          <w:p w:rsidR="00F24F92" w:rsidRPr="00A303CA" w:rsidRDefault="00F24F92" w:rsidP="00900FDD">
            <w:pPr>
              <w:widowControl/>
              <w:adjustRightInd/>
              <w:spacing w:line="240" w:lineRule="auto"/>
              <w:ind w:left="0" w:right="0"/>
              <w:rPr>
                <w:ins w:id="1539" w:author="Microsoft" w:date="2016-04-07T13:22:00Z"/>
                <w:rFonts w:ascii="Calibri" w:hAnsi="Calibri" w:cs="宋体"/>
                <w:kern w:val="0"/>
                <w:lang w:bidi="km-KH"/>
              </w:rPr>
            </w:pPr>
            <w:ins w:id="1540" w:author="Microsoft" w:date="2016-04-07T13:22:00Z"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七龙星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 xml:space="preserve"> 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二、四、日开奖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 xml:space="preserve">   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期次时段（晚上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>7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点开始销售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 xml:space="preserve"> - 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最近一个开奖日的晚上</w:t>
              </w:r>
              <w:r w:rsidRPr="00034192">
                <w:rPr>
                  <w:rFonts w:ascii="Calibri" w:hAnsi="Calibri" w:cs="宋体"/>
                  <w:kern w:val="0"/>
                  <w:lang w:bidi="km-KH"/>
                </w:rPr>
                <w:t>6</w:t>
              </w:r>
              <w:r w:rsidRPr="00034192">
                <w:rPr>
                  <w:rFonts w:ascii="宋体" w:hAnsi="宋体" w:cs="宋体" w:hint="eastAsia"/>
                  <w:kern w:val="0"/>
                  <w:lang w:bidi="km-KH"/>
                </w:rPr>
                <w:t>点结束</w:t>
              </w:r>
            </w:ins>
          </w:p>
        </w:tc>
      </w:tr>
    </w:tbl>
    <w:p w:rsidR="00F24F92" w:rsidRPr="00F24F92" w:rsidRDefault="00F24F92" w:rsidP="009E2A41"/>
    <w:p w:rsidR="000F29A8" w:rsidRDefault="00771823" w:rsidP="00AB0AE2">
      <w:pPr>
        <w:pStyle w:val="2"/>
      </w:pPr>
      <w:bookmarkStart w:id="1541" w:name="_Toc350431947"/>
      <w:bookmarkStart w:id="1542" w:name="_Toc450143914"/>
      <w:bookmarkStart w:id="1543" w:name="_Toc272409118"/>
      <w:r w:rsidRPr="00437F65">
        <w:rPr>
          <w:rFonts w:hint="eastAsia"/>
        </w:rPr>
        <w:t>业务管理</w:t>
      </w:r>
      <w:bookmarkEnd w:id="1541"/>
      <w:bookmarkEnd w:id="1542"/>
    </w:p>
    <w:p w:rsidR="00771823" w:rsidRPr="00437F65" w:rsidRDefault="00771823">
      <w:pPr>
        <w:pStyle w:val="af1"/>
        <w:pPrChange w:id="1544" w:author="Microsoft" w:date="2016-05-13T11:07:00Z">
          <w:pPr>
            <w:pStyle w:val="ad"/>
          </w:pPr>
        </w:pPrChange>
      </w:pPr>
      <w:r w:rsidRPr="00437F65">
        <w:rPr>
          <w:rFonts w:hint="eastAsia"/>
        </w:rPr>
        <w:t>业务管理主要指跟彩票销售流程相关的各个实体</w:t>
      </w:r>
      <w:r>
        <w:rPr>
          <w:rFonts w:hint="eastAsia"/>
        </w:rPr>
        <w:t>的管理。</w:t>
      </w:r>
      <w:ins w:id="1545" w:author="Microsoft" w:date="2016-02-19T15:47:00Z">
        <w:r w:rsidR="009A09C8">
          <w:rPr>
            <w:rFonts w:hint="eastAsia"/>
          </w:rPr>
          <w:t>主要</w:t>
        </w:r>
        <w:r w:rsidR="009A09C8">
          <w:t>包括</w:t>
        </w:r>
      </w:ins>
      <w:r>
        <w:rPr>
          <w:rFonts w:hint="eastAsia"/>
        </w:rPr>
        <w:t>销售站管理，销售终端管理，销售员管</w:t>
      </w:r>
      <w:r>
        <w:rPr>
          <w:rFonts w:hint="eastAsia"/>
        </w:rPr>
        <w:lastRenderedPageBreak/>
        <w:t>理</w:t>
      </w:r>
      <w:r w:rsidRPr="00437F65">
        <w:rPr>
          <w:rFonts w:hint="eastAsia"/>
        </w:rPr>
        <w:t>。</w:t>
      </w:r>
    </w:p>
    <w:p w:rsidR="00117B87" w:rsidRDefault="00117B87" w:rsidP="00117B87">
      <w:pPr>
        <w:pStyle w:val="3"/>
        <w:numPr>
          <w:ilvl w:val="0"/>
          <w:numId w:val="0"/>
        </w:numPr>
      </w:pPr>
      <w:bookmarkStart w:id="1546" w:name="_Toc350431949"/>
      <w:bookmarkStart w:id="1547" w:name="_Toc450143915"/>
      <w:bookmarkStart w:id="1548" w:name="_Toc350431950"/>
      <w:ins w:id="1549" w:author="Microsoft" w:date="2016-02-16T13:46:00Z">
        <w:r>
          <w:rPr>
            <w:rFonts w:hint="eastAsia"/>
          </w:rPr>
          <w:t>3.3.1</w:t>
        </w:r>
      </w:ins>
      <w:r w:rsidRPr="00437F65">
        <w:rPr>
          <w:rFonts w:hint="eastAsia"/>
        </w:rPr>
        <w:t>销售站</w:t>
      </w:r>
      <w:r>
        <w:rPr>
          <w:rFonts w:hint="eastAsia"/>
        </w:rPr>
        <w:t>配置</w:t>
      </w:r>
      <w:r w:rsidRPr="00437F65">
        <w:rPr>
          <w:rFonts w:hint="eastAsia"/>
        </w:rPr>
        <w:t>管理</w:t>
      </w:r>
      <w:bookmarkEnd w:id="1546"/>
      <w:bookmarkEnd w:id="1547"/>
    </w:p>
    <w:p w:rsidR="00117B87" w:rsidRPr="00437F65" w:rsidDel="00900FDD" w:rsidRDefault="00117B87">
      <w:pPr>
        <w:pStyle w:val="4"/>
        <w:spacing w:before="100" w:beforeAutospacing="1" w:after="100" w:afterAutospacing="1"/>
        <w:rPr>
          <w:del w:id="1550" w:author="Microsoft" w:date="2016-04-19T13:36:00Z"/>
        </w:rPr>
        <w:pPrChange w:id="1551" w:author="Microsoft" w:date="2016-02-16T13:49:00Z">
          <w:pPr>
            <w:pStyle w:val="4"/>
          </w:pPr>
        </w:pPrChange>
      </w:pPr>
      <w:bookmarkStart w:id="1552" w:name="_Toc443394381"/>
      <w:bookmarkEnd w:id="1552"/>
      <w:del w:id="1553" w:author="Microsoft" w:date="2016-02-16T13:41:00Z">
        <w:r w:rsidRPr="00437F65" w:rsidDel="004C1C72">
          <w:rPr>
            <w:rFonts w:hint="eastAsia"/>
          </w:rPr>
          <w:delText>查</w:delText>
        </w:r>
      </w:del>
      <w:del w:id="1554" w:author="Microsoft" w:date="2016-04-19T13:36:00Z">
        <w:r w:rsidRPr="00437F65" w:rsidDel="00900FDD">
          <w:rPr>
            <w:rFonts w:hint="eastAsia"/>
          </w:rPr>
          <w:delText>询销售站</w:delText>
        </w:r>
        <w:r w:rsidDel="00900FDD">
          <w:rPr>
            <w:rFonts w:hint="eastAsia"/>
          </w:rPr>
          <w:delText>信息</w:delText>
        </w:r>
        <w:bookmarkStart w:id="1555" w:name="_Toc450143916"/>
        <w:bookmarkEnd w:id="1555"/>
      </w:del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Del="00900FDD" w:rsidTr="00117B87">
        <w:trPr>
          <w:del w:id="1556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557" w:author="Microsoft" w:date="2016-04-19T13:36:00Z"/>
              </w:rPr>
            </w:pPr>
            <w:del w:id="1558" w:author="Microsoft" w:date="2016-04-19T13:36:00Z">
              <w:r w:rsidRPr="00437F65" w:rsidDel="00900FDD">
                <w:rPr>
                  <w:rFonts w:hint="eastAsia"/>
                </w:rPr>
                <w:delText>功能点编号</w:delText>
              </w:r>
              <w:bookmarkStart w:id="1559" w:name="_Toc450143917"/>
              <w:bookmarkEnd w:id="1559"/>
            </w:del>
          </w:p>
        </w:tc>
        <w:tc>
          <w:tcPr>
            <w:tcW w:w="2505" w:type="dxa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560" w:author="Microsoft" w:date="2016-04-19T13:36:00Z"/>
                <w:iCs/>
              </w:rPr>
            </w:pPr>
            <w:bookmarkStart w:id="1561" w:name="_Toc450143918"/>
            <w:bookmarkEnd w:id="1561"/>
          </w:p>
        </w:tc>
        <w:tc>
          <w:tcPr>
            <w:tcW w:w="1860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562" w:author="Microsoft" w:date="2016-04-19T13:36:00Z"/>
              </w:rPr>
            </w:pPr>
            <w:del w:id="1563" w:author="Microsoft" w:date="2016-04-19T13:36:00Z">
              <w:r w:rsidRPr="00437F65" w:rsidDel="00900FDD">
                <w:rPr>
                  <w:rFonts w:hint="eastAsia"/>
                </w:rPr>
                <w:delText>功能</w:delText>
              </w:r>
              <w:bookmarkStart w:id="1564" w:name="_Toc450143919"/>
              <w:bookmarkEnd w:id="1564"/>
            </w:del>
          </w:p>
        </w:tc>
        <w:tc>
          <w:tcPr>
            <w:tcW w:w="2751" w:type="dxa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565" w:author="Microsoft" w:date="2016-04-19T13:36:00Z"/>
                <w:iCs/>
              </w:rPr>
            </w:pPr>
            <w:del w:id="1566" w:author="Microsoft" w:date="2016-04-19T13:36:00Z">
              <w:r w:rsidRPr="00437F65" w:rsidDel="00900FDD">
                <w:rPr>
                  <w:rFonts w:hint="eastAsia"/>
                  <w:iCs/>
                </w:rPr>
                <w:delText>销售站</w:delText>
              </w:r>
              <w:r w:rsidDel="00900FDD">
                <w:rPr>
                  <w:rFonts w:hint="eastAsia"/>
                  <w:iCs/>
                </w:rPr>
                <w:delText>配置</w:delText>
              </w:r>
              <w:r w:rsidRPr="00437F65" w:rsidDel="00900FDD">
                <w:rPr>
                  <w:rFonts w:hint="eastAsia"/>
                  <w:iCs/>
                </w:rPr>
                <w:delText>管理</w:delText>
              </w:r>
              <w:bookmarkStart w:id="1567" w:name="_Toc450143920"/>
              <w:bookmarkEnd w:id="1567"/>
            </w:del>
          </w:p>
        </w:tc>
        <w:bookmarkStart w:id="1568" w:name="_Toc450143921"/>
        <w:bookmarkEnd w:id="1568"/>
      </w:tr>
      <w:tr w:rsidR="00117B87" w:rsidRPr="00437F65" w:rsidDel="00900FDD" w:rsidTr="00117B87">
        <w:trPr>
          <w:del w:id="1569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570" w:author="Microsoft" w:date="2016-04-19T13:36:00Z"/>
              </w:rPr>
            </w:pPr>
            <w:del w:id="1571" w:author="Microsoft" w:date="2016-04-19T13:36:00Z">
              <w:r w:rsidRPr="00437F65" w:rsidDel="00900FDD">
                <w:rPr>
                  <w:rFonts w:hint="eastAsia"/>
                </w:rPr>
                <w:delText>功能点名称</w:delText>
              </w:r>
              <w:bookmarkStart w:id="1572" w:name="_Toc450143922"/>
              <w:bookmarkEnd w:id="1572"/>
            </w:del>
          </w:p>
        </w:tc>
        <w:tc>
          <w:tcPr>
            <w:tcW w:w="2505" w:type="dxa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573" w:author="Microsoft" w:date="2016-04-19T13:36:00Z"/>
                <w:iCs/>
              </w:rPr>
            </w:pPr>
            <w:del w:id="1574" w:author="Microsoft" w:date="2016-04-19T13:36:00Z">
              <w:r w:rsidDel="00900FDD">
                <w:rPr>
                  <w:rFonts w:hint="eastAsia"/>
                  <w:iCs/>
                </w:rPr>
                <w:delText>显示</w:delText>
              </w:r>
              <w:r w:rsidRPr="00437F65" w:rsidDel="00900FDD">
                <w:rPr>
                  <w:rFonts w:hint="eastAsia"/>
                  <w:iCs/>
                </w:rPr>
                <w:delText>销售站</w:delText>
              </w:r>
              <w:r w:rsidDel="00900FDD">
                <w:rPr>
                  <w:rFonts w:hint="eastAsia"/>
                  <w:iCs/>
                </w:rPr>
                <w:delText>信息</w:delText>
              </w:r>
              <w:bookmarkStart w:id="1575" w:name="_Toc450143923"/>
              <w:bookmarkEnd w:id="1575"/>
            </w:del>
          </w:p>
        </w:tc>
        <w:tc>
          <w:tcPr>
            <w:tcW w:w="1860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576" w:author="Microsoft" w:date="2016-04-19T13:36:00Z"/>
                <w:iCs/>
              </w:rPr>
            </w:pPr>
            <w:del w:id="1577" w:author="Microsoft" w:date="2016-04-19T13:36:00Z">
              <w:r w:rsidRPr="00437F65" w:rsidDel="00900FDD">
                <w:rPr>
                  <w:rFonts w:hint="eastAsia"/>
                  <w:iCs/>
                </w:rPr>
                <w:delText>优先级</w:delText>
              </w:r>
              <w:bookmarkStart w:id="1578" w:name="_Toc450143924"/>
              <w:bookmarkEnd w:id="1578"/>
            </w:del>
          </w:p>
        </w:tc>
        <w:tc>
          <w:tcPr>
            <w:tcW w:w="2751" w:type="dxa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579" w:author="Microsoft" w:date="2016-04-19T13:36:00Z"/>
                <w:iCs/>
              </w:rPr>
            </w:pPr>
            <w:bookmarkStart w:id="1580" w:name="_Toc450143925"/>
            <w:bookmarkEnd w:id="1580"/>
          </w:p>
        </w:tc>
        <w:bookmarkStart w:id="1581" w:name="_Toc450143926"/>
        <w:bookmarkEnd w:id="1581"/>
      </w:tr>
      <w:tr w:rsidR="00117B87" w:rsidRPr="00437F65" w:rsidDel="00900FDD" w:rsidTr="00117B87">
        <w:trPr>
          <w:trHeight w:val="390"/>
          <w:del w:id="1582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583" w:author="Microsoft" w:date="2016-04-19T13:36:00Z"/>
              </w:rPr>
            </w:pPr>
            <w:del w:id="1584" w:author="Microsoft" w:date="2016-04-19T13:36:00Z">
              <w:r w:rsidRPr="00437F65" w:rsidDel="00900FDD">
                <w:rPr>
                  <w:rFonts w:hint="eastAsia"/>
                </w:rPr>
                <w:delText>功能描述</w:delText>
              </w:r>
              <w:bookmarkStart w:id="1585" w:name="_Toc450143927"/>
              <w:bookmarkEnd w:id="1585"/>
            </w:del>
          </w:p>
        </w:tc>
        <w:tc>
          <w:tcPr>
            <w:tcW w:w="7116" w:type="dxa"/>
            <w:gridSpan w:val="3"/>
            <w:vAlign w:val="center"/>
          </w:tcPr>
          <w:p w:rsidR="00117B87" w:rsidRPr="00437F65" w:rsidDel="00900FDD" w:rsidRDefault="004A3F38" w:rsidP="00117B87">
            <w:pPr>
              <w:pStyle w:val="ad"/>
              <w:rPr>
                <w:del w:id="1586" w:author="Microsoft" w:date="2016-04-19T13:36:00Z"/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del w:id="1587" w:author="Microsoft" w:date="2016-04-19T13:36:00Z">
              <w:r w:rsidDel="00900FDD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新建站点</w:delText>
              </w:r>
              <w:r w:rsidDel="00900FDD"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delText>在</w:delText>
              </w:r>
              <w:r w:rsidDel="00900FDD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PI</w:delText>
              </w:r>
              <w:r w:rsidDel="00900FDD"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delText>lottery</w:delText>
              </w:r>
              <w:r w:rsidDel="00900FDD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建立</w:delText>
              </w:r>
              <w:r w:rsidDel="00900FDD"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delText>，</w:delText>
              </w:r>
              <w:r w:rsidR="00117B87" w:rsidRPr="00437F65" w:rsidDel="00900FDD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根据</w:delText>
              </w:r>
              <w:r w:rsidR="00117B87" w:rsidDel="00900FDD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查询</w:delText>
              </w:r>
              <w:r w:rsidR="00117B87" w:rsidRPr="00437F65" w:rsidDel="00900FDD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条件</w:delText>
              </w:r>
              <w:r w:rsidR="00117B87" w:rsidDel="00900FDD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显示查询结果</w:delText>
              </w:r>
              <w:bookmarkStart w:id="1588" w:name="_Toc450143928"/>
              <w:bookmarkEnd w:id="1588"/>
            </w:del>
          </w:p>
        </w:tc>
        <w:bookmarkStart w:id="1589" w:name="_Toc450143929"/>
        <w:bookmarkEnd w:id="1589"/>
      </w:tr>
      <w:tr w:rsidR="00117B87" w:rsidRPr="00437F65" w:rsidDel="00900FDD" w:rsidTr="00117B87">
        <w:trPr>
          <w:trHeight w:val="420"/>
          <w:del w:id="1590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591" w:author="Microsoft" w:date="2016-04-19T13:36:00Z"/>
              </w:rPr>
            </w:pPr>
            <w:del w:id="1592" w:author="Microsoft" w:date="2016-04-19T13:36:00Z">
              <w:r w:rsidRPr="00437F65" w:rsidDel="00900FDD">
                <w:rPr>
                  <w:rFonts w:hint="eastAsia"/>
                </w:rPr>
                <w:delText>输入</w:delText>
              </w:r>
              <w:bookmarkStart w:id="1593" w:name="_Toc450143930"/>
              <w:bookmarkEnd w:id="1593"/>
            </w:del>
          </w:p>
        </w:tc>
        <w:tc>
          <w:tcPr>
            <w:tcW w:w="7116" w:type="dxa"/>
            <w:gridSpan w:val="3"/>
            <w:vAlign w:val="center"/>
          </w:tcPr>
          <w:p w:rsidR="00117B87" w:rsidDel="00900FDD" w:rsidRDefault="00117B87" w:rsidP="00117B87">
            <w:pPr>
              <w:spacing w:line="360" w:lineRule="auto"/>
              <w:rPr>
                <w:del w:id="1594" w:author="Microsoft" w:date="2016-04-19T13:36:00Z"/>
                <w:rFonts w:ascii="宋体" w:hAnsi="宋体"/>
                <w:bCs/>
                <w:iCs/>
              </w:rPr>
            </w:pPr>
            <w:del w:id="1595" w:author="Microsoft" w:date="2016-04-19T13:36:00Z">
              <w:r w:rsidDel="00900FDD">
                <w:rPr>
                  <w:rFonts w:ascii="宋体" w:hAnsi="宋体" w:hint="eastAsia"/>
                  <w:bCs/>
                  <w:iCs/>
                </w:rPr>
                <w:delText>支持的查询条件包括：</w:delText>
              </w:r>
              <w:bookmarkStart w:id="1596" w:name="_Toc450143931"/>
              <w:bookmarkEnd w:id="1596"/>
            </w:del>
          </w:p>
          <w:p w:rsidR="00117B87" w:rsidRPr="00F258E7" w:rsidDel="00900FDD" w:rsidRDefault="00117B87" w:rsidP="00117B87">
            <w:pPr>
              <w:spacing w:line="360" w:lineRule="auto"/>
              <w:rPr>
                <w:del w:id="1597" w:author="Microsoft" w:date="2016-04-19T13:36:00Z"/>
                <w:rFonts w:ascii="宋体" w:hAnsi="宋体"/>
                <w:bCs/>
                <w:iCs/>
                <w:color w:val="FF0000"/>
                <w:rPrChange w:id="1598" w:author="Microsoft" w:date="2016-02-19T17:14:00Z">
                  <w:rPr>
                    <w:del w:id="1599" w:author="Microsoft" w:date="2016-04-19T13:36:00Z"/>
                    <w:rFonts w:ascii="宋体" w:hAnsi="宋体"/>
                    <w:bCs/>
                    <w:iCs/>
                  </w:rPr>
                </w:rPrChange>
              </w:rPr>
            </w:pPr>
            <w:del w:id="1600" w:author="Microsoft" w:date="2016-02-19T15:29:00Z">
              <w:r w:rsidRPr="00F258E7" w:rsidDel="00C62D3A">
                <w:rPr>
                  <w:rFonts w:ascii="宋体" w:hAnsi="宋体" w:hint="eastAsia"/>
                  <w:bCs/>
                  <w:iCs/>
                  <w:color w:val="FF0000"/>
                  <w:rPrChange w:id="1601" w:author="Microsoft" w:date="2016-02-19T17:14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管辖区域</w:delText>
              </w:r>
            </w:del>
            <w:del w:id="1602" w:author="Microsoft" w:date="2016-04-19T13:36:00Z">
              <w:r w:rsidRPr="00F258E7" w:rsidDel="00900FDD">
                <w:rPr>
                  <w:rFonts w:ascii="宋体" w:hAnsi="宋体" w:hint="eastAsia"/>
                  <w:bCs/>
                  <w:iCs/>
                  <w:color w:val="FF0000"/>
                  <w:rPrChange w:id="1603" w:author="Microsoft" w:date="2016-02-19T17:14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：</w:delText>
              </w:r>
            </w:del>
            <w:del w:id="1604" w:author="Microsoft" w:date="2016-02-19T15:30:00Z">
              <w:r w:rsidRPr="00F258E7" w:rsidDel="00C62D3A">
                <w:rPr>
                  <w:rFonts w:ascii="宋体" w:hAnsi="宋体" w:hint="eastAsia"/>
                  <w:bCs/>
                  <w:iCs/>
                  <w:color w:val="FF0000"/>
                  <w:rPrChange w:id="1605" w:author="Microsoft" w:date="2016-02-19T17:14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可通过区域树选择</w:delText>
              </w:r>
            </w:del>
            <w:bookmarkStart w:id="1606" w:name="_Toc450143932"/>
            <w:bookmarkEnd w:id="1606"/>
          </w:p>
          <w:p w:rsidR="00117B87" w:rsidRPr="00437F65" w:rsidDel="00900FDD" w:rsidRDefault="00117B87" w:rsidP="00117B87">
            <w:pPr>
              <w:spacing w:line="360" w:lineRule="auto"/>
              <w:rPr>
                <w:del w:id="1607" w:author="Microsoft" w:date="2016-04-19T13:36:00Z"/>
                <w:rFonts w:ascii="宋体" w:hAnsi="宋体"/>
                <w:bCs/>
                <w:iCs/>
              </w:rPr>
            </w:pPr>
            <w:del w:id="1608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销售站编码：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文本框</w:delText>
              </w:r>
              <w:r w:rsidDel="00900FDD">
                <w:rPr>
                  <w:rFonts w:ascii="宋体" w:hAnsi="宋体"/>
                  <w:bCs/>
                  <w:iCs/>
                </w:rPr>
                <w:delText>，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精确查询</w:delText>
              </w:r>
              <w:bookmarkStart w:id="1609" w:name="_Toc450143933"/>
              <w:bookmarkEnd w:id="1609"/>
            </w:del>
          </w:p>
          <w:p w:rsidR="00117B87" w:rsidDel="00900FDD" w:rsidRDefault="00117B87" w:rsidP="00117B87">
            <w:pPr>
              <w:spacing w:line="360" w:lineRule="auto"/>
              <w:rPr>
                <w:del w:id="1610" w:author="Microsoft" w:date="2016-04-19T13:36:00Z"/>
                <w:rFonts w:ascii="宋体" w:hAnsi="宋体"/>
                <w:bCs/>
                <w:iCs/>
              </w:rPr>
            </w:pPr>
            <w:del w:id="1611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销售站名称：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文本框</w:delText>
              </w:r>
              <w:r w:rsidDel="00900FDD">
                <w:rPr>
                  <w:rFonts w:ascii="宋体" w:hAnsi="宋体"/>
                  <w:bCs/>
                  <w:iCs/>
                </w:rPr>
                <w:delText>，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支持模糊查询</w:delText>
              </w:r>
              <w:bookmarkStart w:id="1612" w:name="_Toc450143934"/>
              <w:bookmarkEnd w:id="1612"/>
            </w:del>
          </w:p>
          <w:p w:rsidR="00117B87" w:rsidRPr="00437F65" w:rsidDel="00900FDD" w:rsidRDefault="00117B87" w:rsidP="00117B87">
            <w:pPr>
              <w:spacing w:line="360" w:lineRule="auto"/>
              <w:rPr>
                <w:del w:id="1613" w:author="Microsoft" w:date="2016-04-19T13:36:00Z"/>
                <w:rFonts w:ascii="宋体" w:hAnsi="宋体"/>
                <w:bCs/>
                <w:iCs/>
              </w:rPr>
            </w:pPr>
            <w:del w:id="1614" w:author="Microsoft" w:date="2016-04-19T13:36:00Z">
              <w:r w:rsidDel="00900FDD">
                <w:rPr>
                  <w:rFonts w:ascii="宋体" w:hAnsi="宋体" w:hint="eastAsia"/>
                  <w:bCs/>
                  <w:iCs/>
                </w:rPr>
                <w:delText>销售站类型</w:delText>
              </w:r>
              <w:r w:rsidDel="00900FDD">
                <w:rPr>
                  <w:rFonts w:ascii="宋体" w:hAnsi="宋体"/>
                  <w:bCs/>
                  <w:iCs/>
                </w:rPr>
                <w:delText>：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下拉框</w:delText>
              </w:r>
              <w:r w:rsidDel="00900FDD">
                <w:rPr>
                  <w:rFonts w:ascii="宋体" w:hAnsi="宋体"/>
                  <w:bCs/>
                  <w:iCs/>
                </w:rPr>
                <w:delText>，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全部</w:delText>
              </w:r>
              <w:r w:rsidDel="00900FDD">
                <w:rPr>
                  <w:rFonts w:ascii="宋体" w:hAnsi="宋体"/>
                  <w:bCs/>
                  <w:iCs/>
                </w:rPr>
                <w:delText>、预缴款、后缴款、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直属站</w:delText>
              </w:r>
              <w:bookmarkStart w:id="1615" w:name="_Toc450143935"/>
              <w:bookmarkEnd w:id="1615"/>
            </w:del>
          </w:p>
          <w:p w:rsidR="00117B87" w:rsidDel="00900FDD" w:rsidRDefault="00117B87" w:rsidP="00117B87">
            <w:pPr>
              <w:spacing w:line="360" w:lineRule="auto"/>
              <w:rPr>
                <w:del w:id="1616" w:author="Microsoft" w:date="2016-04-19T13:36:00Z"/>
                <w:rFonts w:ascii="宋体" w:hAnsi="宋体"/>
                <w:bCs/>
                <w:iCs/>
              </w:rPr>
            </w:pPr>
            <w:del w:id="1617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销售站状态：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下拉框</w:delText>
              </w:r>
              <w:r w:rsidDel="00900FDD">
                <w:rPr>
                  <w:rFonts w:ascii="宋体" w:hAnsi="宋体"/>
                  <w:bCs/>
                  <w:iCs/>
                </w:rPr>
                <w:delText>，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全部、</w:delText>
              </w:r>
              <w:r w:rsidRPr="00437F65" w:rsidDel="00900FDD">
                <w:rPr>
                  <w:rFonts w:ascii="宋体" w:hAnsi="宋体" w:hint="eastAsia"/>
                  <w:bCs/>
                  <w:iCs/>
                </w:rPr>
                <w:delText>可用、</w:delText>
              </w:r>
            </w:del>
            <w:del w:id="1618" w:author="Microsoft" w:date="2016-02-19T15:45:00Z">
              <w:r w:rsidDel="009A09C8">
                <w:rPr>
                  <w:rFonts w:ascii="宋体" w:hAnsi="宋体" w:hint="eastAsia"/>
                  <w:bCs/>
                  <w:iCs/>
                </w:rPr>
                <w:delText>已</w:delText>
              </w:r>
            </w:del>
            <w:del w:id="1619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禁用、</w:delText>
              </w:r>
            </w:del>
            <w:del w:id="1620" w:author="Microsoft" w:date="2016-02-19T15:45:00Z">
              <w:r w:rsidDel="009A09C8">
                <w:rPr>
                  <w:rFonts w:ascii="宋体" w:hAnsi="宋体" w:hint="eastAsia"/>
                  <w:bCs/>
                  <w:iCs/>
                </w:rPr>
                <w:delText>已</w:delText>
              </w:r>
            </w:del>
            <w:del w:id="1621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清退</w:delText>
              </w:r>
              <w:bookmarkStart w:id="1622" w:name="_Toc450143936"/>
              <w:bookmarkEnd w:id="1622"/>
            </w:del>
          </w:p>
          <w:p w:rsidR="00117B87" w:rsidDel="009A09C8" w:rsidRDefault="00117B87" w:rsidP="00117B87">
            <w:pPr>
              <w:spacing w:line="360" w:lineRule="auto"/>
              <w:rPr>
                <w:del w:id="1623" w:author="Microsoft" w:date="2016-02-19T15:40:00Z"/>
                <w:rFonts w:ascii="宋体" w:hAnsi="宋体"/>
                <w:bCs/>
                <w:iCs/>
              </w:rPr>
            </w:pPr>
            <w:del w:id="1624" w:author="Microsoft" w:date="2016-02-19T15:40:00Z">
              <w:r w:rsidDel="009A09C8">
                <w:rPr>
                  <w:rFonts w:ascii="宋体" w:hAnsi="宋体" w:hint="eastAsia"/>
                  <w:bCs/>
                  <w:iCs/>
                </w:rPr>
                <w:delText>银行：</w:delText>
              </w:r>
              <w:r w:rsidDel="009A09C8">
                <w:rPr>
                  <w:rFonts w:ascii="宋体" w:hAnsi="宋体"/>
                  <w:bCs/>
                  <w:iCs/>
                </w:rPr>
                <w:delText>下拉框，</w:delText>
              </w:r>
              <w:r w:rsidDel="009A09C8">
                <w:rPr>
                  <w:rFonts w:ascii="宋体" w:hAnsi="宋体" w:hint="eastAsia"/>
                  <w:bCs/>
                  <w:iCs/>
                </w:rPr>
                <w:delText>银行</w:delText>
              </w:r>
              <w:r w:rsidDel="009A09C8">
                <w:rPr>
                  <w:rFonts w:ascii="宋体" w:hAnsi="宋体"/>
                  <w:bCs/>
                  <w:iCs/>
                </w:rPr>
                <w:delText>列表</w:delText>
              </w:r>
              <w:bookmarkStart w:id="1625" w:name="_Toc450143937"/>
              <w:bookmarkEnd w:id="1625"/>
            </w:del>
          </w:p>
          <w:p w:rsidR="00117B87" w:rsidRPr="0007329C" w:rsidDel="009A09C8" w:rsidRDefault="00117B87" w:rsidP="00117B87">
            <w:pPr>
              <w:spacing w:line="360" w:lineRule="auto"/>
              <w:rPr>
                <w:del w:id="1626" w:author="Microsoft" w:date="2016-02-19T15:40:00Z"/>
                <w:rFonts w:ascii="宋体" w:hAnsi="宋体"/>
                <w:bCs/>
                <w:iCs/>
              </w:rPr>
            </w:pPr>
            <w:del w:id="1627" w:author="Microsoft" w:date="2016-02-19T15:40:00Z">
              <w:r w:rsidDel="009A09C8">
                <w:rPr>
                  <w:rFonts w:ascii="宋体" w:hAnsi="宋体" w:hint="eastAsia"/>
                  <w:bCs/>
                  <w:iCs/>
                </w:rPr>
                <w:delText>银行卡号</w:delText>
              </w:r>
              <w:r w:rsidDel="009A09C8">
                <w:rPr>
                  <w:rFonts w:ascii="宋体" w:hAnsi="宋体"/>
                  <w:bCs/>
                  <w:iCs/>
                </w:rPr>
                <w:delText>：</w:delText>
              </w:r>
              <w:r w:rsidDel="009A09C8">
                <w:rPr>
                  <w:rFonts w:ascii="宋体" w:hAnsi="宋体" w:hint="eastAsia"/>
                  <w:bCs/>
                  <w:iCs/>
                </w:rPr>
                <w:delText>文本框</w:delText>
              </w:r>
              <w:r w:rsidDel="009A09C8">
                <w:rPr>
                  <w:rFonts w:ascii="宋体" w:hAnsi="宋体"/>
                  <w:bCs/>
                  <w:iCs/>
                </w:rPr>
                <w:delText>，</w:delText>
              </w:r>
              <w:r w:rsidDel="009A09C8">
                <w:rPr>
                  <w:rFonts w:ascii="宋体" w:hAnsi="宋体" w:hint="eastAsia"/>
                  <w:bCs/>
                  <w:iCs/>
                </w:rPr>
                <w:delText>输入</w:delText>
              </w:r>
              <w:r w:rsidDel="009A09C8">
                <w:rPr>
                  <w:rFonts w:ascii="宋体" w:hAnsi="宋体"/>
                  <w:bCs/>
                  <w:iCs/>
                </w:rPr>
                <w:delText>销售站银行卡</w:delText>
              </w:r>
              <w:r w:rsidDel="009A09C8">
                <w:rPr>
                  <w:rFonts w:ascii="宋体" w:hAnsi="宋体" w:hint="eastAsia"/>
                  <w:bCs/>
                  <w:iCs/>
                </w:rPr>
                <w:delText>号</w:delText>
              </w:r>
              <w:bookmarkStart w:id="1628" w:name="_Toc450143938"/>
              <w:bookmarkEnd w:id="1628"/>
            </w:del>
          </w:p>
          <w:p w:rsidR="00117B87" w:rsidRPr="00437F65" w:rsidDel="00900FDD" w:rsidRDefault="00117B87" w:rsidP="00117B87">
            <w:pPr>
              <w:spacing w:line="360" w:lineRule="auto"/>
              <w:rPr>
                <w:del w:id="1629" w:author="Microsoft" w:date="2016-04-19T13:36:00Z"/>
                <w:rFonts w:ascii="宋体" w:hAnsi="宋体"/>
                <w:bCs/>
                <w:iCs/>
              </w:rPr>
            </w:pPr>
            <w:del w:id="1630" w:author="Microsoft" w:date="2016-04-19T13:36:00Z">
              <w:r w:rsidDel="00900FDD">
                <w:rPr>
                  <w:rFonts w:ascii="宋体" w:hAnsi="宋体" w:hint="eastAsia"/>
                  <w:bCs/>
                  <w:iCs/>
                </w:rPr>
                <w:delText>清空按钮：可清空查询条件</w:delText>
              </w:r>
              <w:bookmarkStart w:id="1631" w:name="_Toc450143939"/>
              <w:bookmarkEnd w:id="1631"/>
            </w:del>
          </w:p>
        </w:tc>
        <w:bookmarkStart w:id="1632" w:name="_Toc450143940"/>
        <w:bookmarkEnd w:id="1632"/>
      </w:tr>
      <w:tr w:rsidR="00117B87" w:rsidRPr="00437F65" w:rsidDel="00900FDD" w:rsidTr="00117B87">
        <w:trPr>
          <w:trHeight w:val="420"/>
          <w:del w:id="1633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634" w:author="Microsoft" w:date="2016-04-19T13:36:00Z"/>
              </w:rPr>
            </w:pPr>
            <w:del w:id="1635" w:author="Microsoft" w:date="2016-04-19T13:36:00Z">
              <w:r w:rsidRPr="00437F65" w:rsidDel="00900FDD">
                <w:rPr>
                  <w:rFonts w:hint="eastAsia"/>
                </w:rPr>
                <w:delText>输出</w:delText>
              </w:r>
              <w:bookmarkStart w:id="1636" w:name="_Toc450143941"/>
              <w:bookmarkEnd w:id="1636"/>
            </w:del>
          </w:p>
        </w:tc>
        <w:tc>
          <w:tcPr>
            <w:tcW w:w="7116" w:type="dxa"/>
            <w:gridSpan w:val="3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637" w:author="Microsoft" w:date="2016-04-19T13:36:00Z"/>
                <w:rFonts w:ascii="宋体" w:hAnsi="宋体"/>
                <w:bCs/>
                <w:iCs/>
              </w:rPr>
            </w:pPr>
            <w:del w:id="1638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销售站列表，字段包括：</w:delText>
              </w:r>
              <w:bookmarkStart w:id="1639" w:name="_Toc450143942"/>
              <w:bookmarkEnd w:id="1639"/>
            </w:del>
          </w:p>
          <w:p w:rsidR="00117B87" w:rsidRPr="002F61F9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40" w:author="Microsoft" w:date="2016-02-19T15:45:00Z"/>
              </w:rPr>
            </w:pPr>
            <w:del w:id="1641" w:author="Microsoft" w:date="2016-02-19T15:45:00Z">
              <w:r w:rsidRPr="00437F65" w:rsidDel="009A09C8">
                <w:rPr>
                  <w:rFonts w:ascii="宋体" w:hAnsi="宋体" w:hint="eastAsia"/>
                  <w:bCs/>
                  <w:iCs/>
                </w:rPr>
                <w:delText>销</w:delText>
              </w:r>
              <w:r w:rsidRPr="002F61F9" w:rsidDel="009A09C8">
                <w:rPr>
                  <w:rFonts w:hint="eastAsia"/>
                </w:rPr>
                <w:delText>售站编码</w:delText>
              </w:r>
              <w:r w:rsidDel="009A09C8">
                <w:rPr>
                  <w:rFonts w:hint="eastAsia"/>
                </w:rPr>
                <w:delText>：</w:delText>
              </w:r>
            </w:del>
            <w:del w:id="1642" w:author="Microsoft" w:date="2016-02-19T15:42:00Z">
              <w:r w:rsidDel="009A09C8">
                <w:rPr>
                  <w:rFonts w:hint="eastAsia"/>
                </w:rPr>
                <w:delText>销售站</w:delText>
              </w:r>
              <w:r w:rsidDel="009A09C8">
                <w:delText>编码</w:delText>
              </w:r>
              <w:r w:rsidDel="009A09C8">
                <w:rPr>
                  <w:rFonts w:hint="eastAsia"/>
                </w:rPr>
                <w:delText>格式化</w:delText>
              </w:r>
              <w:r w:rsidDel="009A09C8">
                <w:delText>成</w:delText>
              </w:r>
              <w:r w:rsidDel="009A09C8">
                <w:delText>10</w:delText>
              </w:r>
              <w:r w:rsidDel="009A09C8">
                <w:rPr>
                  <w:rFonts w:hint="eastAsia"/>
                </w:rPr>
                <w:delText>位显示</w:delText>
              </w:r>
              <w:r w:rsidDel="009A09C8">
                <w:delText>。</w:delText>
              </w:r>
              <w:r w:rsidDel="009A09C8">
                <w:rPr>
                  <w:rFonts w:hint="eastAsia"/>
                </w:rPr>
                <w:delText>一级</w:delText>
              </w:r>
              <w:r w:rsidDel="009A09C8">
                <w:delText>区域销售站</w:delText>
              </w:r>
              <w:r w:rsidDel="009A09C8">
                <w:rPr>
                  <w:rFonts w:hint="eastAsia"/>
                </w:rPr>
                <w:delText>，在</w:delText>
              </w:r>
              <w:r w:rsidDel="009A09C8">
                <w:delText>区域编码后补</w:delText>
              </w:r>
              <w:r w:rsidDel="009A09C8">
                <w:rPr>
                  <w:rFonts w:hint="eastAsia"/>
                </w:rPr>
                <w:delText>00</w:delText>
              </w:r>
              <w:r w:rsidDel="009A09C8">
                <w:rPr>
                  <w:rFonts w:hint="eastAsia"/>
                </w:rPr>
                <w:delText>，</w:delText>
              </w:r>
              <w:r w:rsidDel="009A09C8">
                <w:delText>变成</w:delText>
              </w:r>
              <w:r w:rsidDel="009A09C8">
                <w:rPr>
                  <w:rFonts w:hint="eastAsia"/>
                </w:rPr>
                <w:delText>4</w:delText>
              </w:r>
              <w:r w:rsidDel="009A09C8">
                <w:rPr>
                  <w:rFonts w:hint="eastAsia"/>
                </w:rPr>
                <w:delText>位</w:delText>
              </w:r>
              <w:r w:rsidDel="009A09C8">
                <w:delText>区域编码后，拼上</w:delText>
              </w:r>
              <w:r w:rsidDel="009A09C8">
                <w:rPr>
                  <w:rFonts w:hint="eastAsia"/>
                </w:rPr>
                <w:delText>6</w:delText>
              </w:r>
              <w:r w:rsidDel="009A09C8">
                <w:rPr>
                  <w:rFonts w:hint="eastAsia"/>
                </w:rPr>
                <w:delText>销售站</w:delText>
              </w:r>
              <w:r w:rsidDel="009A09C8">
                <w:delText>编码。</w:delText>
              </w:r>
            </w:del>
            <w:bookmarkStart w:id="1643" w:name="_Toc450143943"/>
            <w:bookmarkEnd w:id="1643"/>
          </w:p>
          <w:p w:rsidR="00117B87" w:rsidRPr="002F61F9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44" w:author="Microsoft" w:date="2016-02-19T15:45:00Z"/>
              </w:rPr>
            </w:pPr>
            <w:del w:id="1645" w:author="Microsoft" w:date="2016-02-19T15:45:00Z">
              <w:r w:rsidRPr="002F61F9" w:rsidDel="009A09C8">
                <w:rPr>
                  <w:rFonts w:hint="eastAsia"/>
                </w:rPr>
                <w:delText>销售站名称</w:delText>
              </w:r>
              <w:bookmarkStart w:id="1646" w:name="_Toc450143944"/>
              <w:bookmarkEnd w:id="1646"/>
            </w:del>
          </w:p>
          <w:p w:rsidR="00117B87" w:rsidRPr="002F61F9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47" w:author="Microsoft" w:date="2016-02-19T15:45:00Z"/>
              </w:rPr>
            </w:pPr>
            <w:del w:id="1648" w:author="Microsoft" w:date="2016-02-19T15:45:00Z">
              <w:r w:rsidRPr="002F61F9" w:rsidDel="009A09C8">
                <w:rPr>
                  <w:rFonts w:hint="eastAsia"/>
                </w:rPr>
                <w:delText>所属</w:delText>
              </w:r>
            </w:del>
            <w:del w:id="1649" w:author="Microsoft" w:date="2016-02-19T15:40:00Z">
              <w:r w:rsidRPr="002F61F9" w:rsidDel="009A09C8">
                <w:rPr>
                  <w:rFonts w:hint="eastAsia"/>
                </w:rPr>
                <w:delText>区域</w:delText>
              </w:r>
              <w:r w:rsidDel="009A09C8">
                <w:rPr>
                  <w:rFonts w:hint="eastAsia"/>
                </w:rPr>
                <w:delText>名称</w:delText>
              </w:r>
            </w:del>
            <w:del w:id="1650" w:author="Microsoft" w:date="2016-02-19T15:45:00Z">
              <w:r w:rsidDel="009A09C8">
                <w:rPr>
                  <w:rFonts w:hint="eastAsia"/>
                </w:rPr>
                <w:delText>：</w:delText>
              </w:r>
              <w:r w:rsidDel="009A09C8">
                <w:rPr>
                  <w:rFonts w:ascii="宋体" w:hAnsi="宋体" w:hint="eastAsia"/>
                  <w:bCs/>
                  <w:iCs/>
                </w:rPr>
                <w:delText xml:space="preserve"> </w:delText>
              </w:r>
              <w:bookmarkStart w:id="1651" w:name="_Toc450143945"/>
              <w:bookmarkEnd w:id="1651"/>
            </w:del>
          </w:p>
          <w:p w:rsidR="00117B87" w:rsidRPr="002F61F9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52" w:author="Microsoft" w:date="2016-02-19T15:43:00Z"/>
              </w:rPr>
            </w:pPr>
            <w:del w:id="1653" w:author="Microsoft" w:date="2016-02-19T15:43:00Z">
              <w:r w:rsidRPr="002F61F9" w:rsidDel="009A09C8">
                <w:rPr>
                  <w:rFonts w:hint="eastAsia"/>
                </w:rPr>
                <w:delText>销售站状态</w:delText>
              </w:r>
              <w:bookmarkStart w:id="1654" w:name="_Toc450143946"/>
              <w:bookmarkEnd w:id="1654"/>
            </w:del>
          </w:p>
          <w:p w:rsidR="00117B87" w:rsidRPr="002F61F9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55" w:author="Microsoft" w:date="2016-02-19T15:43:00Z"/>
              </w:rPr>
            </w:pPr>
            <w:del w:id="1656" w:author="Microsoft" w:date="2016-02-19T15:43:00Z">
              <w:r w:rsidRPr="002F61F9" w:rsidDel="009A09C8">
                <w:rPr>
                  <w:rFonts w:hint="eastAsia"/>
                </w:rPr>
                <w:delText>销售站类型</w:delText>
              </w:r>
              <w:bookmarkStart w:id="1657" w:name="_Toc450143947"/>
              <w:bookmarkEnd w:id="1657"/>
            </w:del>
          </w:p>
          <w:p w:rsidR="00117B87" w:rsidRPr="002F61F9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58" w:author="Microsoft" w:date="2016-02-19T15:45:00Z"/>
              </w:rPr>
            </w:pPr>
            <w:del w:id="1659" w:author="Microsoft" w:date="2016-02-19T15:41:00Z">
              <w:r w:rsidRPr="002F61F9" w:rsidDel="009A09C8">
                <w:rPr>
                  <w:rFonts w:hint="eastAsia"/>
                </w:rPr>
                <w:delText>永久</w:delText>
              </w:r>
            </w:del>
            <w:del w:id="1660" w:author="Microsoft" w:date="2016-02-19T15:45:00Z">
              <w:r w:rsidRPr="002F61F9" w:rsidDel="009A09C8">
                <w:rPr>
                  <w:rFonts w:hint="eastAsia"/>
                </w:rPr>
                <w:delText>信用额度</w:delText>
              </w:r>
              <w:bookmarkStart w:id="1661" w:name="_Toc450143948"/>
              <w:bookmarkEnd w:id="1661"/>
            </w:del>
          </w:p>
          <w:p w:rsidR="00117B87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62" w:author="Microsoft" w:date="2016-02-19T15:45:00Z"/>
              </w:rPr>
            </w:pPr>
            <w:del w:id="1663" w:author="Microsoft" w:date="2016-02-19T15:41:00Z">
              <w:r w:rsidRPr="002F61F9" w:rsidDel="009A09C8">
                <w:rPr>
                  <w:rFonts w:hint="eastAsia"/>
                </w:rPr>
                <w:delText>临时信用额度</w:delText>
              </w:r>
            </w:del>
            <w:bookmarkStart w:id="1664" w:name="_Toc450143949"/>
            <w:bookmarkEnd w:id="1664"/>
          </w:p>
          <w:p w:rsidR="00117B87" w:rsidDel="009A09C8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65" w:author="Microsoft" w:date="2016-02-19T15:45:00Z"/>
              </w:rPr>
            </w:pPr>
            <w:del w:id="1666" w:author="Microsoft" w:date="2016-02-19T15:45:00Z">
              <w:r w:rsidDel="009A09C8">
                <w:rPr>
                  <w:rFonts w:hint="eastAsia"/>
                </w:rPr>
                <w:delText>账户</w:delText>
              </w:r>
              <w:r w:rsidDel="009A09C8">
                <w:delText>余额</w:delText>
              </w:r>
              <w:r w:rsidDel="009A09C8">
                <w:rPr>
                  <w:rFonts w:hint="eastAsia"/>
                </w:rPr>
                <w:delText>：</w:delText>
              </w:r>
              <w:r w:rsidDel="009A09C8">
                <w:rPr>
                  <w:rFonts w:ascii="宋体" w:hAnsi="宋体" w:hint="eastAsia"/>
                  <w:iCs/>
                </w:rPr>
                <w:delText>查询</w:delText>
              </w:r>
              <w:r w:rsidDel="009A09C8">
                <w:rPr>
                  <w:rFonts w:ascii="宋体" w:hAnsi="宋体"/>
                  <w:iCs/>
                </w:rPr>
                <w:delText>结果是准实时数据，</w:delText>
              </w:r>
              <w:r w:rsidDel="009A09C8">
                <w:rPr>
                  <w:rFonts w:ascii="宋体" w:hAnsi="宋体" w:hint="eastAsia"/>
                  <w:iCs/>
                </w:rPr>
                <w:delText>余额</w:delText>
              </w:r>
              <w:r w:rsidDel="009A09C8">
                <w:rPr>
                  <w:rFonts w:ascii="宋体" w:hAnsi="宋体"/>
                  <w:iCs/>
                </w:rPr>
                <w:delText>更新时间</w:delText>
              </w:r>
              <w:r w:rsidDel="009A09C8">
                <w:rPr>
                  <w:rFonts w:ascii="宋体" w:hAnsi="宋体" w:hint="eastAsia"/>
                  <w:iCs/>
                </w:rPr>
                <w:delText>不超过10秒</w:delText>
              </w:r>
              <w:bookmarkStart w:id="1667" w:name="_Toc450143950"/>
              <w:bookmarkEnd w:id="1667"/>
            </w:del>
          </w:p>
          <w:p w:rsidR="00117B87" w:rsidRPr="002F61F9" w:rsidDel="00900FDD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68" w:author="Microsoft" w:date="2016-04-19T13:36:00Z"/>
              </w:rPr>
            </w:pPr>
            <w:del w:id="1669" w:author="Microsoft" w:date="2016-04-19T13:36:00Z">
              <w:r w:rsidDel="00900FDD">
                <w:rPr>
                  <w:rFonts w:hint="eastAsia"/>
                </w:rPr>
                <w:delText>详情</w:delText>
              </w:r>
              <w:r w:rsidDel="00900FDD">
                <w:delText>按钮</w:delText>
              </w:r>
              <w:bookmarkStart w:id="1670" w:name="_Toc450143951"/>
              <w:bookmarkEnd w:id="1670"/>
            </w:del>
          </w:p>
          <w:p w:rsidR="00117B87" w:rsidDel="00900FDD" w:rsidRDefault="00117B87" w:rsidP="00117B87">
            <w:pPr>
              <w:spacing w:line="360" w:lineRule="auto"/>
              <w:rPr>
                <w:del w:id="1671" w:author="Microsoft" w:date="2016-04-19T13:36:00Z"/>
                <w:rFonts w:ascii="宋体" w:hAnsi="宋体"/>
                <w:bCs/>
                <w:iCs/>
              </w:rPr>
            </w:pPr>
            <w:del w:id="1672" w:author="Microsoft" w:date="2016-04-19T13:36:00Z">
              <w:r w:rsidDel="00900FDD">
                <w:rPr>
                  <w:rFonts w:ascii="宋体" w:hAnsi="宋体" w:hint="eastAsia"/>
                  <w:bCs/>
                  <w:iCs/>
                </w:rPr>
                <w:delText>页面样式</w:delText>
              </w:r>
              <w:bookmarkStart w:id="1673" w:name="_Toc450143952"/>
              <w:bookmarkEnd w:id="1673"/>
            </w:del>
          </w:p>
          <w:p w:rsidR="00117B87" w:rsidRPr="00AB75D6" w:rsidDel="00900FDD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1674" w:author="Microsoft" w:date="2016-04-19T13:36:00Z"/>
              </w:rPr>
            </w:pPr>
            <w:del w:id="1675" w:author="Microsoft" w:date="2016-04-19T13:36:00Z">
              <w:r w:rsidDel="00900FDD">
                <w:rPr>
                  <w:rFonts w:hint="eastAsia"/>
                </w:rPr>
                <w:delText>按每页</w:delText>
              </w:r>
              <w:r w:rsidDel="00900FDD">
                <w:delText>50</w:delText>
              </w:r>
              <w:r w:rsidDel="00900FDD">
                <w:rPr>
                  <w:rFonts w:hint="eastAsia"/>
                </w:rPr>
                <w:delText>条数据进行分页</w:delText>
              </w:r>
              <w:bookmarkStart w:id="1676" w:name="_Toc450143953"/>
              <w:bookmarkEnd w:id="1676"/>
            </w:del>
          </w:p>
        </w:tc>
        <w:bookmarkStart w:id="1677" w:name="_Toc450143954"/>
        <w:bookmarkEnd w:id="1677"/>
      </w:tr>
      <w:tr w:rsidR="00117B87" w:rsidRPr="00437F65" w:rsidDel="00900FDD" w:rsidTr="00117B87">
        <w:trPr>
          <w:del w:id="1678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679" w:author="Microsoft" w:date="2016-04-19T13:36:00Z"/>
              </w:rPr>
            </w:pPr>
            <w:del w:id="1680" w:author="Microsoft" w:date="2016-04-19T13:36:00Z">
              <w:r w:rsidRPr="00437F65" w:rsidDel="00900FDD">
                <w:rPr>
                  <w:rFonts w:hint="eastAsia"/>
                </w:rPr>
                <w:delText>异常情况</w:delText>
              </w:r>
              <w:bookmarkStart w:id="1681" w:name="_Toc450143955"/>
              <w:bookmarkEnd w:id="1681"/>
            </w:del>
          </w:p>
        </w:tc>
        <w:tc>
          <w:tcPr>
            <w:tcW w:w="7116" w:type="dxa"/>
            <w:gridSpan w:val="3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682" w:author="Microsoft" w:date="2016-04-19T13:36:00Z"/>
              </w:rPr>
            </w:pPr>
            <w:del w:id="1683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无</w:delText>
              </w:r>
              <w:bookmarkStart w:id="1684" w:name="_Toc450143956"/>
              <w:bookmarkEnd w:id="1684"/>
            </w:del>
          </w:p>
        </w:tc>
        <w:bookmarkStart w:id="1685" w:name="_Toc450143957"/>
        <w:bookmarkEnd w:id="1685"/>
      </w:tr>
      <w:tr w:rsidR="00117B87" w:rsidRPr="00437F65" w:rsidDel="00900FDD" w:rsidTr="00117B87">
        <w:trPr>
          <w:del w:id="1686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687" w:author="Microsoft" w:date="2016-04-19T13:36:00Z"/>
              </w:rPr>
            </w:pPr>
            <w:del w:id="1688" w:author="Microsoft" w:date="2016-04-19T13:36:00Z">
              <w:r w:rsidRPr="00437F65" w:rsidDel="00900FDD">
                <w:rPr>
                  <w:rFonts w:hint="eastAsia"/>
                </w:rPr>
                <w:delText>约束条件</w:delText>
              </w:r>
              <w:bookmarkStart w:id="1689" w:name="_Toc450143958"/>
              <w:bookmarkEnd w:id="1689"/>
            </w:del>
          </w:p>
        </w:tc>
        <w:tc>
          <w:tcPr>
            <w:tcW w:w="7116" w:type="dxa"/>
            <w:gridSpan w:val="3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690" w:author="Microsoft" w:date="2016-04-19T13:36:00Z"/>
                <w:rFonts w:ascii="宋体" w:hAnsi="宋体"/>
                <w:bCs/>
                <w:iCs/>
              </w:rPr>
            </w:pPr>
            <w:del w:id="1691" w:author="Microsoft" w:date="2016-04-19T13:36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无</w:delText>
              </w:r>
              <w:bookmarkStart w:id="1692" w:name="_Toc450143959"/>
              <w:bookmarkEnd w:id="1692"/>
            </w:del>
          </w:p>
        </w:tc>
        <w:bookmarkStart w:id="1693" w:name="_Toc450143960"/>
        <w:bookmarkEnd w:id="1693"/>
      </w:tr>
      <w:tr w:rsidR="00117B87" w:rsidRPr="00437F65" w:rsidDel="00900FDD" w:rsidTr="00117B87">
        <w:trPr>
          <w:del w:id="1694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jc w:val="left"/>
              <w:rPr>
                <w:del w:id="1695" w:author="Microsoft" w:date="2016-04-19T13:36:00Z"/>
              </w:rPr>
            </w:pPr>
            <w:del w:id="1696" w:author="Microsoft" w:date="2016-04-19T13:36:00Z">
              <w:r w:rsidRPr="00437F65" w:rsidDel="00900FDD">
                <w:rPr>
                  <w:rFonts w:hint="eastAsia"/>
                </w:rPr>
                <w:delText>其它说明</w:delText>
              </w:r>
              <w:bookmarkStart w:id="1697" w:name="_Toc450143961"/>
              <w:bookmarkEnd w:id="1697"/>
            </w:del>
          </w:p>
        </w:tc>
        <w:tc>
          <w:tcPr>
            <w:tcW w:w="7116" w:type="dxa"/>
            <w:gridSpan w:val="3"/>
            <w:vAlign w:val="center"/>
          </w:tcPr>
          <w:p w:rsidR="00117B87" w:rsidRPr="00437F65" w:rsidDel="00900FDD" w:rsidRDefault="00117B87" w:rsidP="00117B87">
            <w:pPr>
              <w:spacing w:line="360" w:lineRule="auto"/>
              <w:rPr>
                <w:del w:id="1698" w:author="Microsoft" w:date="2016-04-19T13:36:00Z"/>
              </w:rPr>
            </w:pPr>
            <w:del w:id="1699" w:author="Microsoft" w:date="2016-04-19T13:36:00Z">
              <w:r w:rsidRPr="00437F65" w:rsidDel="00900FDD">
                <w:rPr>
                  <w:rFonts w:hint="eastAsia"/>
                </w:rPr>
                <w:delText>无</w:delText>
              </w:r>
              <w:bookmarkStart w:id="1700" w:name="_Toc450143962"/>
              <w:bookmarkEnd w:id="1700"/>
            </w:del>
          </w:p>
        </w:tc>
        <w:bookmarkStart w:id="1701" w:name="_Toc450143963"/>
        <w:bookmarkEnd w:id="1701"/>
      </w:tr>
    </w:tbl>
    <w:p w:rsidR="00900FDD" w:rsidRPr="00437F65" w:rsidRDefault="00900FDD" w:rsidP="00900FDD">
      <w:pPr>
        <w:pStyle w:val="4"/>
        <w:spacing w:before="100" w:beforeAutospacing="1" w:after="100" w:afterAutospacing="1"/>
        <w:rPr>
          <w:ins w:id="1702" w:author="Microsoft" w:date="2016-04-19T13:36:00Z"/>
        </w:rPr>
      </w:pPr>
      <w:bookmarkStart w:id="1703" w:name="_Toc450143964"/>
      <w:ins w:id="1704" w:author="Microsoft" w:date="2016-04-19T13:36:00Z">
        <w:r>
          <w:rPr>
            <w:rFonts w:hint="eastAsia"/>
          </w:rPr>
          <w:t>查</w:t>
        </w:r>
        <w:r w:rsidRPr="00437F65">
          <w:rPr>
            <w:rFonts w:hint="eastAsia"/>
          </w:rPr>
          <w:t>询销售站</w:t>
        </w:r>
        <w:r>
          <w:rPr>
            <w:rFonts w:hint="eastAsia"/>
          </w:rPr>
          <w:t>信息</w:t>
        </w:r>
        <w:bookmarkEnd w:id="1703"/>
      </w:ins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900FDD" w:rsidRPr="00437F65" w:rsidTr="00900FDD">
        <w:trPr>
          <w:ins w:id="1705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06" w:author="Microsoft" w:date="2016-04-19T13:36:00Z"/>
              </w:rPr>
            </w:pPr>
            <w:ins w:id="1707" w:author="Microsoft" w:date="2016-04-19T13:36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08" w:author="Microsoft" w:date="2016-04-19T13:36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09" w:author="Microsoft" w:date="2016-04-19T13:36:00Z"/>
              </w:rPr>
            </w:pPr>
            <w:ins w:id="1710" w:author="Microsoft" w:date="2016-04-19T13:36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2751" w:type="dxa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11" w:author="Microsoft" w:date="2016-04-19T13:36:00Z"/>
                <w:iCs/>
              </w:rPr>
            </w:pPr>
            <w:ins w:id="1712" w:author="Microsoft" w:date="2016-04-19T13:36:00Z">
              <w:r w:rsidRPr="00437F65">
                <w:rPr>
                  <w:rFonts w:hint="eastAsia"/>
                  <w:iCs/>
                </w:rPr>
                <w:t>销售站</w:t>
              </w:r>
              <w:r>
                <w:rPr>
                  <w:rFonts w:hint="eastAsia"/>
                  <w:iCs/>
                </w:rPr>
                <w:t>配置</w:t>
              </w:r>
              <w:r w:rsidRPr="00437F65">
                <w:rPr>
                  <w:rFonts w:hint="eastAsia"/>
                  <w:iCs/>
                </w:rPr>
                <w:t>管理</w:t>
              </w:r>
            </w:ins>
          </w:p>
        </w:tc>
      </w:tr>
      <w:tr w:rsidR="00900FDD" w:rsidRPr="00437F65" w:rsidTr="00900FDD">
        <w:trPr>
          <w:ins w:id="1713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14" w:author="Microsoft" w:date="2016-04-19T13:36:00Z"/>
              </w:rPr>
            </w:pPr>
            <w:ins w:id="1715" w:author="Microsoft" w:date="2016-04-19T13:36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16" w:author="Microsoft" w:date="2016-04-19T13:36:00Z"/>
                <w:iCs/>
              </w:rPr>
            </w:pPr>
            <w:ins w:id="1717" w:author="Microsoft" w:date="2016-04-19T13:36:00Z">
              <w:r>
                <w:rPr>
                  <w:rFonts w:hint="eastAsia"/>
                  <w:iCs/>
                </w:rPr>
                <w:t>显示</w:t>
              </w:r>
              <w:r w:rsidRPr="00437F65">
                <w:rPr>
                  <w:rFonts w:hint="eastAsia"/>
                  <w:iCs/>
                </w:rPr>
                <w:t>销售站</w:t>
              </w:r>
              <w:r>
                <w:rPr>
                  <w:rFonts w:hint="eastAsia"/>
                  <w:iCs/>
                </w:rPr>
                <w:t>信息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18" w:author="Microsoft" w:date="2016-04-19T13:36:00Z"/>
                <w:iCs/>
              </w:rPr>
            </w:pPr>
            <w:ins w:id="1719" w:author="Microsoft" w:date="2016-04-19T13:36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751" w:type="dxa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20" w:author="Microsoft" w:date="2016-04-19T13:36:00Z"/>
                <w:iCs/>
              </w:rPr>
            </w:pPr>
          </w:p>
        </w:tc>
      </w:tr>
      <w:tr w:rsidR="00900FDD" w:rsidRPr="00437F65" w:rsidTr="00900FDD">
        <w:trPr>
          <w:trHeight w:val="390"/>
          <w:ins w:id="1721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22" w:author="Microsoft" w:date="2016-04-19T13:36:00Z"/>
              </w:rPr>
            </w:pPr>
            <w:ins w:id="1723" w:author="Microsoft" w:date="2016-04-19T13:36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7116" w:type="dxa"/>
            <w:gridSpan w:val="3"/>
            <w:vAlign w:val="center"/>
          </w:tcPr>
          <w:p w:rsidR="00900FDD" w:rsidRPr="00437F65" w:rsidRDefault="00900FDD" w:rsidP="00900FDD">
            <w:pPr>
              <w:pStyle w:val="ad"/>
              <w:rPr>
                <w:ins w:id="1724" w:author="Microsoft" w:date="2016-04-19T13:36:00Z"/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ins w:id="1725" w:author="Microsoft" w:date="2016-04-19T13:36:00Z">
              <w:r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t>新建站点</w:t>
              </w:r>
              <w:r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t>在</w:t>
              </w:r>
              <w:r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t>PI</w:t>
              </w:r>
              <w:r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t>lottery</w:t>
              </w:r>
              <w:r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t>建立</w:t>
              </w:r>
              <w:r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t>，</w:t>
              </w:r>
              <w:r w:rsidRPr="00437F65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t>根据</w:t>
              </w:r>
              <w:r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t>查询</w:t>
              </w:r>
              <w:r w:rsidRPr="00437F65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t>条件</w:t>
              </w:r>
              <w:r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t>显示查询结果</w:t>
              </w:r>
            </w:ins>
          </w:p>
        </w:tc>
      </w:tr>
      <w:tr w:rsidR="00900FDD" w:rsidRPr="00437F65" w:rsidTr="00900FDD">
        <w:trPr>
          <w:trHeight w:val="420"/>
          <w:ins w:id="1726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27" w:author="Microsoft" w:date="2016-04-19T13:36:00Z"/>
              </w:rPr>
            </w:pPr>
            <w:ins w:id="1728" w:author="Microsoft" w:date="2016-04-19T13:36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7116" w:type="dxa"/>
            <w:gridSpan w:val="3"/>
            <w:vAlign w:val="center"/>
          </w:tcPr>
          <w:p w:rsidR="00900FDD" w:rsidRDefault="00900FDD" w:rsidP="00900FDD">
            <w:pPr>
              <w:spacing w:line="360" w:lineRule="auto"/>
              <w:rPr>
                <w:ins w:id="1729" w:author="Microsoft" w:date="2016-04-19T13:36:00Z"/>
                <w:rFonts w:ascii="宋体" w:hAnsi="宋体"/>
                <w:bCs/>
                <w:iCs/>
              </w:rPr>
            </w:pPr>
            <w:ins w:id="1730" w:author="Microsoft" w:date="2016-04-19T13:36:00Z">
              <w:r>
                <w:rPr>
                  <w:rFonts w:ascii="宋体" w:hAnsi="宋体" w:hint="eastAsia"/>
                  <w:bCs/>
                  <w:iCs/>
                </w:rPr>
                <w:t>支持的查询条件包括：</w:t>
              </w:r>
            </w:ins>
          </w:p>
          <w:p w:rsidR="00900FDD" w:rsidRPr="001F4B9B" w:rsidRDefault="00900FDD" w:rsidP="00900FDD">
            <w:pPr>
              <w:spacing w:line="360" w:lineRule="auto"/>
              <w:rPr>
                <w:ins w:id="1731" w:author="Microsoft" w:date="2016-04-19T13:36:00Z"/>
                <w:rFonts w:ascii="宋体" w:hAnsi="宋体"/>
                <w:bCs/>
                <w:iCs/>
                <w:color w:val="FF0000"/>
              </w:rPr>
            </w:pPr>
            <w:ins w:id="1732" w:author="Microsoft" w:date="2016-04-19T13:36:00Z">
              <w:r w:rsidRPr="001F4B9B">
                <w:rPr>
                  <w:rFonts w:ascii="宋体" w:hAnsi="宋体" w:hint="eastAsia"/>
                  <w:bCs/>
                  <w:iCs/>
                  <w:color w:val="FF0000"/>
                </w:rPr>
                <w:t>所属部门：下拉选择</w:t>
              </w:r>
              <w:r w:rsidRPr="001F4B9B">
                <w:rPr>
                  <w:rFonts w:ascii="宋体" w:hAnsi="宋体"/>
                  <w:bCs/>
                  <w:iCs/>
                  <w:color w:val="FF0000"/>
                </w:rPr>
                <w:t>框选择</w:t>
              </w:r>
            </w:ins>
          </w:p>
          <w:p w:rsidR="00900FDD" w:rsidRPr="00437F65" w:rsidRDefault="00900FDD" w:rsidP="00900FDD">
            <w:pPr>
              <w:spacing w:line="360" w:lineRule="auto"/>
              <w:rPr>
                <w:ins w:id="1733" w:author="Microsoft" w:date="2016-04-19T13:36:00Z"/>
                <w:rFonts w:ascii="宋体" w:hAnsi="宋体"/>
                <w:bCs/>
                <w:iCs/>
              </w:rPr>
            </w:pPr>
            <w:ins w:id="1734" w:author="Microsoft" w:date="2016-04-19T13:36:00Z">
              <w:r w:rsidRPr="00437F65">
                <w:rPr>
                  <w:rFonts w:ascii="宋体" w:hAnsi="宋体" w:hint="eastAsia"/>
                  <w:bCs/>
                  <w:iCs/>
                </w:rPr>
                <w:t>销售站编码：</w:t>
              </w:r>
              <w:r>
                <w:rPr>
                  <w:rFonts w:ascii="宋体" w:hAnsi="宋体" w:hint="eastAsia"/>
                  <w:bCs/>
                  <w:iCs/>
                </w:rPr>
                <w:t>文本框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精确查询</w:t>
              </w:r>
            </w:ins>
          </w:p>
          <w:p w:rsidR="00900FDD" w:rsidRDefault="00900FDD" w:rsidP="00900FDD">
            <w:pPr>
              <w:spacing w:line="360" w:lineRule="auto"/>
              <w:rPr>
                <w:ins w:id="1735" w:author="Microsoft" w:date="2016-04-19T13:36:00Z"/>
                <w:rFonts w:ascii="宋体" w:hAnsi="宋体"/>
                <w:bCs/>
                <w:iCs/>
              </w:rPr>
            </w:pPr>
            <w:ins w:id="1736" w:author="Microsoft" w:date="2016-04-19T13:36:00Z">
              <w:r w:rsidRPr="00437F65">
                <w:rPr>
                  <w:rFonts w:ascii="宋体" w:hAnsi="宋体" w:hint="eastAsia"/>
                  <w:bCs/>
                  <w:iCs/>
                </w:rPr>
                <w:t>销售站名称：</w:t>
              </w:r>
              <w:r>
                <w:rPr>
                  <w:rFonts w:ascii="宋体" w:hAnsi="宋体" w:hint="eastAsia"/>
                  <w:bCs/>
                  <w:iCs/>
                </w:rPr>
                <w:t>文本框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支持模糊查询，不区分大小写</w:t>
              </w:r>
              <w:r>
                <w:rPr>
                  <w:rFonts w:ascii="宋体" w:hAnsi="宋体"/>
                  <w:bCs/>
                  <w:iCs/>
                </w:rPr>
                <w:t>字母；</w:t>
              </w:r>
            </w:ins>
          </w:p>
          <w:p w:rsidR="00900FDD" w:rsidRPr="00437F65" w:rsidRDefault="00900FDD" w:rsidP="00900FDD">
            <w:pPr>
              <w:spacing w:line="360" w:lineRule="auto"/>
              <w:rPr>
                <w:ins w:id="1737" w:author="Microsoft" w:date="2016-04-19T13:36:00Z"/>
                <w:rFonts w:ascii="宋体" w:hAnsi="宋体"/>
                <w:bCs/>
                <w:iCs/>
              </w:rPr>
            </w:pPr>
            <w:ins w:id="1738" w:author="Microsoft" w:date="2016-04-19T13:36:00Z">
              <w:r>
                <w:rPr>
                  <w:rFonts w:ascii="宋体" w:hAnsi="宋体" w:hint="eastAsia"/>
                  <w:bCs/>
                  <w:iCs/>
                </w:rPr>
                <w:t>销售站类型</w:t>
              </w:r>
              <w:r>
                <w:rPr>
                  <w:rFonts w:ascii="宋体" w:hAnsi="宋体"/>
                  <w:bCs/>
                  <w:iCs/>
                </w:rPr>
                <w:t>：</w:t>
              </w:r>
              <w:r>
                <w:rPr>
                  <w:rFonts w:ascii="宋体" w:hAnsi="宋体" w:hint="eastAsia"/>
                  <w:bCs/>
                  <w:iCs/>
                </w:rPr>
                <w:t>下拉框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全部</w:t>
              </w:r>
              <w:r>
                <w:rPr>
                  <w:rFonts w:ascii="宋体" w:hAnsi="宋体"/>
                  <w:bCs/>
                  <w:iCs/>
                </w:rPr>
                <w:t>、预缴款、后缴款、</w:t>
              </w:r>
              <w:r>
                <w:rPr>
                  <w:rFonts w:ascii="宋体" w:hAnsi="宋体" w:hint="eastAsia"/>
                  <w:bCs/>
                  <w:iCs/>
                </w:rPr>
                <w:t>直属站</w:t>
              </w:r>
            </w:ins>
          </w:p>
          <w:p w:rsidR="00900FDD" w:rsidRDefault="00900FDD" w:rsidP="00900FDD">
            <w:pPr>
              <w:spacing w:line="360" w:lineRule="auto"/>
              <w:rPr>
                <w:ins w:id="1739" w:author="Microsoft" w:date="2016-04-19T13:36:00Z"/>
                <w:rFonts w:ascii="宋体" w:hAnsi="宋体"/>
                <w:bCs/>
                <w:iCs/>
              </w:rPr>
            </w:pPr>
            <w:ins w:id="1740" w:author="Microsoft" w:date="2016-04-19T13:36:00Z">
              <w:r w:rsidRPr="00437F65">
                <w:rPr>
                  <w:rFonts w:ascii="宋体" w:hAnsi="宋体" w:hint="eastAsia"/>
                  <w:bCs/>
                  <w:iCs/>
                </w:rPr>
                <w:t>销售站状态：</w:t>
              </w:r>
              <w:r>
                <w:rPr>
                  <w:rFonts w:ascii="宋体" w:hAnsi="宋体" w:hint="eastAsia"/>
                  <w:bCs/>
                  <w:iCs/>
                </w:rPr>
                <w:t>下拉框</w:t>
              </w:r>
              <w:r>
                <w:rPr>
                  <w:rFonts w:ascii="宋体" w:hAnsi="宋体"/>
                  <w:bCs/>
                  <w:iCs/>
                </w:rPr>
                <w:t>，</w:t>
              </w:r>
              <w:r>
                <w:rPr>
                  <w:rFonts w:ascii="宋体" w:hAnsi="宋体" w:hint="eastAsia"/>
                  <w:bCs/>
                  <w:iCs/>
                </w:rPr>
                <w:t>全部、</w:t>
              </w:r>
              <w:r w:rsidRPr="00437F65">
                <w:rPr>
                  <w:rFonts w:ascii="宋体" w:hAnsi="宋体" w:hint="eastAsia"/>
                  <w:bCs/>
                  <w:iCs/>
                </w:rPr>
                <w:t>可用、禁用、清退</w:t>
              </w:r>
            </w:ins>
          </w:p>
          <w:p w:rsidR="00900FDD" w:rsidRPr="00437F65" w:rsidRDefault="00900FDD" w:rsidP="00900FDD">
            <w:pPr>
              <w:spacing w:line="360" w:lineRule="auto"/>
              <w:rPr>
                <w:ins w:id="1741" w:author="Microsoft" w:date="2016-04-19T13:36:00Z"/>
                <w:rFonts w:ascii="宋体" w:hAnsi="宋体"/>
                <w:bCs/>
                <w:iCs/>
              </w:rPr>
            </w:pPr>
            <w:ins w:id="1742" w:author="Microsoft" w:date="2016-04-19T13:36:00Z">
              <w:r>
                <w:rPr>
                  <w:rFonts w:ascii="宋体" w:hAnsi="宋体" w:hint="eastAsia"/>
                  <w:bCs/>
                  <w:iCs/>
                </w:rPr>
                <w:t>清空按钮：可清空查询条件</w:t>
              </w:r>
            </w:ins>
          </w:p>
        </w:tc>
      </w:tr>
      <w:tr w:rsidR="00900FDD" w:rsidRPr="00437F65" w:rsidTr="00900FDD">
        <w:trPr>
          <w:trHeight w:val="420"/>
          <w:ins w:id="1743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44" w:author="Microsoft" w:date="2016-04-19T13:36:00Z"/>
              </w:rPr>
            </w:pPr>
            <w:ins w:id="1745" w:author="Microsoft" w:date="2016-04-19T13:36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7116" w:type="dxa"/>
            <w:gridSpan w:val="3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46" w:author="Microsoft" w:date="2016-04-19T13:36:00Z"/>
                <w:rFonts w:ascii="宋体" w:hAnsi="宋体"/>
                <w:bCs/>
                <w:iCs/>
              </w:rPr>
            </w:pPr>
            <w:ins w:id="1747" w:author="Microsoft" w:date="2016-04-19T13:36:00Z">
              <w:r w:rsidRPr="00437F65">
                <w:rPr>
                  <w:rFonts w:ascii="宋体" w:hAnsi="宋体" w:hint="eastAsia"/>
                  <w:bCs/>
                  <w:iCs/>
                </w:rPr>
                <w:t>销售站列表，字段包括：</w:t>
              </w:r>
            </w:ins>
          </w:p>
          <w:p w:rsidR="00900FDD" w:rsidRPr="001F4B9B" w:rsidRDefault="00900FDD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1748" w:author="Microsoft" w:date="2016-04-19T13:36:00Z"/>
                <w:color w:val="FF0000"/>
              </w:rPr>
            </w:pPr>
            <w:ins w:id="1749" w:author="Microsoft" w:date="2016-04-19T13:36:00Z">
              <w:r w:rsidRPr="001F4B9B">
                <w:rPr>
                  <w:rFonts w:hint="eastAsia"/>
                  <w:color w:val="FF0000"/>
                </w:rPr>
                <w:t>站点编号</w:t>
              </w:r>
              <w:r w:rsidRPr="001F4B9B">
                <w:rPr>
                  <w:rFonts w:hint="eastAsia"/>
                  <w:iCs/>
                  <w:color w:val="FF0000"/>
                </w:rPr>
                <w:t>（</w:t>
              </w:r>
              <w:r w:rsidRPr="001F4B9B">
                <w:rPr>
                  <w:iCs/>
                  <w:color w:val="FF0000"/>
                </w:rPr>
                <w:t>Outlet Code</w:t>
              </w:r>
              <w:r w:rsidRPr="001F4B9B">
                <w:rPr>
                  <w:rFonts w:hint="eastAsia"/>
                  <w:iCs/>
                  <w:color w:val="FF0000"/>
                </w:rPr>
                <w:t>）</w:t>
              </w:r>
              <w:r w:rsidRPr="001F4B9B">
                <w:rPr>
                  <w:rFonts w:hint="eastAsia"/>
                  <w:color w:val="FF0000"/>
                </w:rPr>
                <w:t>：</w:t>
              </w:r>
            </w:ins>
          </w:p>
          <w:p w:rsidR="00900FDD" w:rsidRPr="001F4B9B" w:rsidRDefault="00900FDD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1750" w:author="Microsoft" w:date="2016-04-19T13:36:00Z"/>
                <w:color w:val="FF0000"/>
              </w:rPr>
            </w:pPr>
            <w:ins w:id="1751" w:author="Microsoft" w:date="2016-04-19T13:36:00Z">
              <w:r w:rsidRPr="001F4B9B">
                <w:rPr>
                  <w:rFonts w:hint="eastAsia"/>
                  <w:color w:val="FF0000"/>
                </w:rPr>
                <w:t>站点名称</w:t>
              </w:r>
              <w:r w:rsidRPr="001F4B9B">
                <w:rPr>
                  <w:rFonts w:hint="eastAsia"/>
                  <w:iCs/>
                  <w:color w:val="FF0000"/>
                </w:rPr>
                <w:t>（</w:t>
              </w:r>
              <w:r w:rsidRPr="001F4B9B">
                <w:rPr>
                  <w:iCs/>
                  <w:color w:val="FF0000"/>
                </w:rPr>
                <w:t>Outlet Name</w:t>
              </w:r>
              <w:r w:rsidRPr="001F4B9B">
                <w:rPr>
                  <w:rFonts w:hint="eastAsia"/>
                  <w:iCs/>
                  <w:color w:val="FF0000"/>
                </w:rPr>
                <w:t>）</w:t>
              </w:r>
              <w:r w:rsidRPr="001F4B9B">
                <w:rPr>
                  <w:rFonts w:hint="eastAsia"/>
                  <w:color w:val="FF0000"/>
                </w:rPr>
                <w:t>：</w:t>
              </w:r>
            </w:ins>
          </w:p>
          <w:p w:rsidR="00900FDD" w:rsidRDefault="00900FDD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1752" w:author="Microsoft" w:date="2016-04-26T16:41:00Z"/>
                <w:color w:val="FF0000"/>
              </w:rPr>
            </w:pPr>
            <w:ins w:id="1753" w:author="Microsoft" w:date="2016-04-19T13:36:00Z">
              <w:r w:rsidRPr="001F4B9B">
                <w:rPr>
                  <w:rFonts w:hint="eastAsia"/>
                  <w:color w:val="FF0000"/>
                </w:rPr>
                <w:t>所属部门</w:t>
              </w:r>
              <w:r w:rsidRPr="001F4B9B">
                <w:rPr>
                  <w:rFonts w:hint="eastAsia"/>
                  <w:iCs/>
                  <w:color w:val="FF0000"/>
                </w:rPr>
                <w:t>（</w:t>
              </w:r>
              <w:r w:rsidRPr="001F4B9B">
                <w:rPr>
                  <w:iCs/>
                  <w:color w:val="FF0000"/>
                </w:rPr>
                <w:t>Institution</w:t>
              </w:r>
              <w:r w:rsidRPr="001F4B9B">
                <w:rPr>
                  <w:rFonts w:hint="eastAsia"/>
                  <w:iCs/>
                  <w:color w:val="FF0000"/>
                </w:rPr>
                <w:t>）</w:t>
              </w:r>
              <w:r w:rsidRPr="001F4B9B">
                <w:rPr>
                  <w:rFonts w:hint="eastAsia"/>
                  <w:color w:val="FF0000"/>
                </w:rPr>
                <w:t>：</w:t>
              </w:r>
            </w:ins>
          </w:p>
          <w:p w:rsidR="00166900" w:rsidRDefault="00166900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1754" w:author="Microsoft" w:date="2016-04-26T16:41:00Z"/>
                <w:color w:val="FF0000"/>
              </w:rPr>
            </w:pPr>
            <w:ins w:id="1755" w:author="Microsoft" w:date="2016-04-26T16:41:00Z">
              <w:r>
                <w:rPr>
                  <w:color w:val="FF0000"/>
                </w:rPr>
                <w:t>站点类型</w:t>
              </w:r>
              <w:r>
                <w:rPr>
                  <w:rFonts w:hint="eastAsia"/>
                  <w:color w:val="FF0000"/>
                </w:rPr>
                <w:t>：</w:t>
              </w:r>
            </w:ins>
          </w:p>
          <w:p w:rsidR="00166900" w:rsidRDefault="00166900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1756" w:author="Microsoft" w:date="2016-04-26T16:41:00Z"/>
                <w:color w:val="FF0000"/>
              </w:rPr>
            </w:pPr>
            <w:ins w:id="1757" w:author="Microsoft" w:date="2016-04-26T16:41:00Z">
              <w:r>
                <w:rPr>
                  <w:color w:val="FF0000"/>
                </w:rPr>
                <w:t>信用额度</w:t>
              </w:r>
              <w:r>
                <w:rPr>
                  <w:rFonts w:hint="eastAsia"/>
                  <w:color w:val="FF0000"/>
                </w:rPr>
                <w:t>：</w:t>
              </w:r>
            </w:ins>
          </w:p>
          <w:p w:rsidR="00166900" w:rsidRPr="001F4B9B" w:rsidRDefault="00166900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1758" w:author="Microsoft" w:date="2016-04-19T13:36:00Z"/>
                <w:color w:val="FF0000"/>
              </w:rPr>
            </w:pPr>
            <w:ins w:id="1759" w:author="Microsoft" w:date="2016-04-26T16:41:00Z">
              <w:r>
                <w:rPr>
                  <w:color w:val="FF0000"/>
                </w:rPr>
                <w:t>账户余额</w:t>
              </w:r>
              <w:r>
                <w:rPr>
                  <w:rFonts w:hint="eastAsia"/>
                  <w:color w:val="FF0000"/>
                </w:rPr>
                <w:t>：</w:t>
              </w:r>
            </w:ins>
          </w:p>
          <w:p w:rsidR="00900FDD" w:rsidRPr="001F4B9B" w:rsidRDefault="00900FDD" w:rsidP="00900FDD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1760" w:author="Microsoft" w:date="2016-04-19T13:36:00Z"/>
                <w:color w:val="FF0000"/>
              </w:rPr>
            </w:pPr>
            <w:ins w:id="1761" w:author="Microsoft" w:date="2016-04-19T13:36:00Z">
              <w:r w:rsidRPr="001F4B9B">
                <w:rPr>
                  <w:rFonts w:hint="eastAsia"/>
                  <w:color w:val="FF0000"/>
                </w:rPr>
                <w:t>状态：正常、禁用、清退</w:t>
              </w:r>
            </w:ins>
          </w:p>
          <w:p w:rsidR="00900FDD" w:rsidRPr="002F61F9" w:rsidRDefault="00900FDD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762" w:author="Microsoft" w:date="2016-04-19T13:36:00Z"/>
              </w:rPr>
            </w:pPr>
            <w:ins w:id="1763" w:author="Microsoft" w:date="2016-04-19T13:36:00Z">
              <w:r>
                <w:rPr>
                  <w:rFonts w:hint="eastAsia"/>
                </w:rPr>
                <w:t>详情</w:t>
              </w:r>
              <w:r>
                <w:t>按钮</w:t>
              </w:r>
            </w:ins>
          </w:p>
          <w:p w:rsidR="00900FDD" w:rsidRDefault="00900FDD" w:rsidP="00900FDD">
            <w:pPr>
              <w:spacing w:line="360" w:lineRule="auto"/>
              <w:rPr>
                <w:ins w:id="1764" w:author="Microsoft" w:date="2016-04-19T13:36:00Z"/>
                <w:rFonts w:ascii="宋体" w:hAnsi="宋体"/>
                <w:bCs/>
                <w:iCs/>
              </w:rPr>
            </w:pPr>
            <w:ins w:id="1765" w:author="Microsoft" w:date="2016-04-19T13:36:00Z">
              <w:r>
                <w:rPr>
                  <w:rFonts w:ascii="宋体" w:hAnsi="宋体" w:hint="eastAsia"/>
                  <w:bCs/>
                  <w:iCs/>
                </w:rPr>
                <w:t>页面样式</w:t>
              </w:r>
            </w:ins>
          </w:p>
          <w:p w:rsidR="00900FDD" w:rsidRPr="00AB75D6" w:rsidRDefault="00900FDD" w:rsidP="00900FDD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1766" w:author="Microsoft" w:date="2016-04-19T13:36:00Z"/>
              </w:rPr>
            </w:pPr>
            <w:ins w:id="1767" w:author="Microsoft" w:date="2016-04-19T13:36:00Z">
              <w:r>
                <w:rPr>
                  <w:rFonts w:hint="eastAsia"/>
                </w:rPr>
                <w:t>按每页</w:t>
              </w:r>
              <w:r>
                <w:t>50</w:t>
              </w:r>
              <w:r>
                <w:rPr>
                  <w:rFonts w:hint="eastAsia"/>
                </w:rPr>
                <w:t>条数据进行分页</w:t>
              </w:r>
            </w:ins>
          </w:p>
        </w:tc>
      </w:tr>
      <w:tr w:rsidR="00900FDD" w:rsidRPr="00437F65" w:rsidTr="00900FDD">
        <w:trPr>
          <w:ins w:id="1768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69" w:author="Microsoft" w:date="2016-04-19T13:36:00Z"/>
              </w:rPr>
            </w:pPr>
            <w:ins w:id="1770" w:author="Microsoft" w:date="2016-04-19T13:36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7116" w:type="dxa"/>
            <w:gridSpan w:val="3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71" w:author="Microsoft" w:date="2016-04-19T13:36:00Z"/>
              </w:rPr>
            </w:pPr>
            <w:ins w:id="1772" w:author="Microsoft" w:date="2016-04-19T13:36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900FDD" w:rsidRPr="00437F65" w:rsidTr="00900FDD">
        <w:trPr>
          <w:ins w:id="1773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74" w:author="Microsoft" w:date="2016-04-19T13:36:00Z"/>
              </w:rPr>
            </w:pPr>
            <w:ins w:id="1775" w:author="Microsoft" w:date="2016-04-19T13:36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7116" w:type="dxa"/>
            <w:gridSpan w:val="3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76" w:author="Microsoft" w:date="2016-04-19T13:36:00Z"/>
                <w:rFonts w:ascii="宋体" w:hAnsi="宋体"/>
                <w:bCs/>
                <w:iCs/>
              </w:rPr>
            </w:pPr>
            <w:ins w:id="1777" w:author="Microsoft" w:date="2016-04-19T13:36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900FDD" w:rsidRPr="00437F65" w:rsidTr="00900FDD">
        <w:trPr>
          <w:ins w:id="1778" w:author="Microsoft" w:date="2016-04-19T13:36:00Z"/>
        </w:trPr>
        <w:tc>
          <w:tcPr>
            <w:tcW w:w="1384" w:type="dxa"/>
            <w:shd w:val="clear" w:color="auto" w:fill="D9D9D9"/>
            <w:vAlign w:val="center"/>
          </w:tcPr>
          <w:p w:rsidR="00900FDD" w:rsidRPr="00437F65" w:rsidRDefault="00900FDD" w:rsidP="00900FDD">
            <w:pPr>
              <w:spacing w:line="360" w:lineRule="auto"/>
              <w:jc w:val="left"/>
              <w:rPr>
                <w:ins w:id="1779" w:author="Microsoft" w:date="2016-04-19T13:36:00Z"/>
              </w:rPr>
            </w:pPr>
            <w:ins w:id="1780" w:author="Microsoft" w:date="2016-04-19T13:36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7116" w:type="dxa"/>
            <w:gridSpan w:val="3"/>
            <w:vAlign w:val="center"/>
          </w:tcPr>
          <w:p w:rsidR="00900FDD" w:rsidRPr="00437F65" w:rsidRDefault="00900FDD" w:rsidP="00900FDD">
            <w:pPr>
              <w:spacing w:line="360" w:lineRule="auto"/>
              <w:rPr>
                <w:ins w:id="1781" w:author="Microsoft" w:date="2016-04-19T13:36:00Z"/>
              </w:rPr>
            </w:pPr>
            <w:ins w:id="1782" w:author="Microsoft" w:date="2016-04-19T13:36:00Z">
              <w:r w:rsidRPr="00437F65">
                <w:rPr>
                  <w:rFonts w:hint="eastAsia"/>
                </w:rPr>
                <w:t>无</w:t>
              </w:r>
            </w:ins>
          </w:p>
        </w:tc>
      </w:tr>
    </w:tbl>
    <w:p w:rsidR="00117B87" w:rsidRDefault="00117B87" w:rsidP="00117B87">
      <w:pPr>
        <w:pStyle w:val="4"/>
      </w:pPr>
      <w:bookmarkStart w:id="1783" w:name="_Toc450143965"/>
      <w:r>
        <w:rPr>
          <w:rFonts w:hint="eastAsia"/>
        </w:rPr>
        <w:t>销售站</w:t>
      </w:r>
      <w:r>
        <w:t>详情</w:t>
      </w:r>
      <w:bookmarkEnd w:id="1783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销售站</w:t>
            </w:r>
            <w:r>
              <w:rPr>
                <w:rFonts w:hint="eastAsia"/>
                <w:iCs/>
              </w:rPr>
              <w:t>配置</w:t>
            </w:r>
            <w:r w:rsidRPr="00437F65">
              <w:rPr>
                <w:rFonts w:hint="eastAsia"/>
                <w:iCs/>
              </w:rPr>
              <w:t>管理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显示</w:t>
            </w:r>
            <w:r w:rsidRPr="00437F65">
              <w:rPr>
                <w:rFonts w:hint="eastAsia"/>
                <w:iCs/>
              </w:rPr>
              <w:t>销售站</w:t>
            </w:r>
            <w:r>
              <w:rPr>
                <w:rFonts w:hint="eastAsia"/>
                <w:iCs/>
              </w:rPr>
              <w:t>信息</w:t>
            </w:r>
          </w:p>
        </w:tc>
        <w:tc>
          <w:tcPr>
            <w:tcW w:w="1860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根据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查询</w:t>
            </w: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条件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显示查询结果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指定</w:t>
            </w:r>
            <w:r>
              <w:rPr>
                <w:rFonts w:ascii="宋体" w:hAnsi="宋体"/>
                <w:bCs/>
                <w:iCs/>
              </w:rPr>
              <w:t>销售站</w:t>
            </w:r>
          </w:p>
        </w:tc>
      </w:tr>
      <w:tr w:rsidR="00117B87" w:rsidRPr="009E39EE" w:rsidTr="00117B87">
        <w:trPr>
          <w:trHeight w:val="42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输出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销售站</w:t>
            </w:r>
            <w:r>
              <w:rPr>
                <w:rFonts w:ascii="宋体" w:hAnsi="宋体" w:hint="eastAsia"/>
                <w:bCs/>
                <w:iCs/>
              </w:rPr>
              <w:t>详情</w:t>
            </w:r>
            <w:r w:rsidRPr="00437F65">
              <w:rPr>
                <w:rFonts w:ascii="宋体" w:hAnsi="宋体" w:hint="eastAsia"/>
                <w:bCs/>
                <w:iCs/>
              </w:rPr>
              <w:t>，字段包括：</w:t>
            </w:r>
          </w:p>
          <w:p w:rsidR="00117B87" w:rsidRPr="00F258E7" w:rsidDel="00F258E7" w:rsidRDefault="00117B87" w:rsidP="00117B87">
            <w:pPr>
              <w:spacing w:line="360" w:lineRule="auto"/>
              <w:rPr>
                <w:del w:id="1784" w:author="Microsoft" w:date="2016-02-19T17:15:00Z"/>
                <w:rFonts w:ascii="宋体" w:hAnsi="宋体"/>
                <w:bCs/>
                <w:iCs/>
                <w:color w:val="FF0000"/>
                <w:rPrChange w:id="1785" w:author="Microsoft" w:date="2016-02-19T17:15:00Z">
                  <w:rPr>
                    <w:del w:id="1786" w:author="Microsoft" w:date="2016-02-19T17:15:00Z"/>
                    <w:rFonts w:ascii="宋体" w:hAnsi="宋体"/>
                    <w:bCs/>
                    <w:iCs/>
                  </w:rPr>
                </w:rPrChange>
              </w:rPr>
            </w:pPr>
            <w:del w:id="1787" w:author="Microsoft" w:date="2016-02-19T17:15:00Z">
              <w:r w:rsidRPr="00F258E7" w:rsidDel="00F258E7">
                <w:rPr>
                  <w:rFonts w:ascii="宋体" w:hAnsi="宋体" w:hint="eastAsia"/>
                  <w:bCs/>
                  <w:iCs/>
                  <w:color w:val="FF0000"/>
                  <w:rPrChange w:id="1788" w:author="Microsoft" w:date="2016-02-19T17:15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销售站</w:delText>
              </w:r>
              <w:r w:rsidRPr="00F258E7" w:rsidDel="00F258E7">
                <w:rPr>
                  <w:rFonts w:ascii="宋体" w:hAnsi="宋体"/>
                  <w:bCs/>
                  <w:iCs/>
                  <w:color w:val="FF0000"/>
                  <w:rPrChange w:id="1789" w:author="Microsoft" w:date="2016-02-19T17:15:00Z">
                    <w:rPr>
                      <w:rFonts w:ascii="宋体" w:hAnsi="宋体"/>
                      <w:bCs/>
                      <w:iCs/>
                    </w:rPr>
                  </w:rPrChange>
                </w:rPr>
                <w:delText>编码、销售站</w:delText>
              </w:r>
              <w:r w:rsidRPr="00F258E7" w:rsidDel="00F258E7">
                <w:rPr>
                  <w:rFonts w:ascii="宋体" w:hAnsi="宋体" w:hint="eastAsia"/>
                  <w:bCs/>
                  <w:iCs/>
                  <w:color w:val="FF0000"/>
                  <w:rPrChange w:id="1790" w:author="Microsoft" w:date="2016-02-19T17:15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名称</w:delText>
              </w:r>
            </w:del>
          </w:p>
          <w:p w:rsidR="00117B87" w:rsidRPr="00F258E7" w:rsidRDefault="00117B87" w:rsidP="00117B87">
            <w:pPr>
              <w:pStyle w:val="af"/>
              <w:numPr>
                <w:ilvl w:val="0"/>
                <w:numId w:val="56"/>
              </w:numPr>
              <w:adjustRightInd/>
              <w:spacing w:before="120" w:after="120" w:line="240" w:lineRule="auto"/>
              <w:ind w:right="0" w:firstLineChars="0"/>
              <w:rPr>
                <w:ins w:id="1791" w:author="Microsoft" w:date="2016-02-19T15:44:00Z"/>
                <w:iCs/>
                <w:color w:val="FF0000"/>
                <w:rPrChange w:id="1792" w:author="Microsoft" w:date="2016-02-19T17:15:00Z">
                  <w:rPr>
                    <w:ins w:id="1793" w:author="Microsoft" w:date="2016-02-19T15:44:00Z"/>
                    <w:iCs/>
                  </w:rPr>
                </w:rPrChange>
              </w:rPr>
            </w:pPr>
            <w:ins w:id="1794" w:author="Microsoft" w:date="2016-02-19T15:44:00Z">
              <w:r w:rsidRPr="00F258E7">
                <w:rPr>
                  <w:rFonts w:hint="eastAsia"/>
                  <w:iCs/>
                  <w:color w:val="FF0000"/>
                  <w:rPrChange w:id="1795" w:author="Microsoft" w:date="2016-02-19T17:15:00Z">
                    <w:rPr>
                      <w:rFonts w:hint="eastAsia"/>
                      <w:iCs/>
                    </w:rPr>
                  </w:rPrChange>
                </w:rPr>
                <w:t>站点编号（</w:t>
              </w:r>
              <w:r w:rsidRPr="00F258E7">
                <w:rPr>
                  <w:iCs/>
                  <w:color w:val="FF0000"/>
                  <w:rPrChange w:id="1796" w:author="Microsoft" w:date="2016-02-19T17:15:00Z">
                    <w:rPr>
                      <w:iCs/>
                    </w:rPr>
                  </w:rPrChange>
                </w:rPr>
                <w:t>Outlet Code</w:t>
              </w:r>
              <w:r w:rsidRPr="00F258E7">
                <w:rPr>
                  <w:rFonts w:hint="eastAsia"/>
                  <w:iCs/>
                  <w:color w:val="FF0000"/>
                  <w:rPrChange w:id="1797" w:author="Microsoft" w:date="2016-02-19T17:15:00Z">
                    <w:rPr>
                      <w:rFonts w:hint="eastAsia"/>
                      <w:iCs/>
                    </w:rPr>
                  </w:rPrChange>
                </w:rPr>
                <w:t>）：文本框，必填项</w:t>
              </w:r>
              <w:r w:rsidRPr="00F258E7">
                <w:rPr>
                  <w:iCs/>
                  <w:color w:val="FF0000"/>
                  <w:rPrChange w:id="1798" w:author="Microsoft" w:date="2016-02-19T17:15:00Z">
                    <w:rPr>
                      <w:iCs/>
                    </w:rPr>
                  </w:rPrChange>
                </w:rPr>
                <w:t xml:space="preserve"> 1-10</w:t>
              </w:r>
              <w:r w:rsidRPr="00F258E7">
                <w:rPr>
                  <w:rFonts w:hint="eastAsia"/>
                  <w:iCs/>
                  <w:color w:val="FF0000"/>
                  <w:rPrChange w:id="1799" w:author="Microsoft" w:date="2016-02-19T17:15:00Z">
                    <w:rPr>
                      <w:rFonts w:hint="eastAsia"/>
                      <w:iCs/>
                    </w:rPr>
                  </w:rPrChange>
                </w:rPr>
                <w:t>；</w:t>
              </w:r>
            </w:ins>
          </w:p>
          <w:p w:rsidR="00117B87" w:rsidRPr="00F258E7" w:rsidRDefault="00117B87" w:rsidP="00117B87">
            <w:pPr>
              <w:pStyle w:val="af"/>
              <w:numPr>
                <w:ilvl w:val="0"/>
                <w:numId w:val="56"/>
              </w:numPr>
              <w:adjustRightInd/>
              <w:spacing w:before="120" w:after="120" w:line="240" w:lineRule="auto"/>
              <w:ind w:right="0" w:firstLineChars="0"/>
              <w:rPr>
                <w:ins w:id="1800" w:author="Microsoft" w:date="2016-02-19T15:44:00Z"/>
                <w:iCs/>
                <w:color w:val="FF0000"/>
                <w:rPrChange w:id="1801" w:author="Microsoft" w:date="2016-02-19T17:15:00Z">
                  <w:rPr>
                    <w:ins w:id="1802" w:author="Microsoft" w:date="2016-02-19T15:44:00Z"/>
                    <w:iCs/>
                  </w:rPr>
                </w:rPrChange>
              </w:rPr>
            </w:pPr>
            <w:ins w:id="1803" w:author="Microsoft" w:date="2016-02-19T15:44:00Z">
              <w:r w:rsidRPr="00F258E7">
                <w:rPr>
                  <w:rFonts w:hint="eastAsia"/>
                  <w:iCs/>
                  <w:color w:val="FF0000"/>
                  <w:rPrChange w:id="1804" w:author="Microsoft" w:date="2016-02-19T17:15:00Z">
                    <w:rPr>
                      <w:rFonts w:hint="eastAsia"/>
                      <w:iCs/>
                    </w:rPr>
                  </w:rPrChange>
                </w:rPr>
                <w:t>站点名称（</w:t>
              </w:r>
              <w:r w:rsidRPr="00F258E7">
                <w:rPr>
                  <w:iCs/>
                  <w:color w:val="FF0000"/>
                  <w:rPrChange w:id="1805" w:author="Microsoft" w:date="2016-02-19T17:15:00Z">
                    <w:rPr>
                      <w:iCs/>
                    </w:rPr>
                  </w:rPrChange>
                </w:rPr>
                <w:t>Outlet Name</w:t>
              </w:r>
              <w:r w:rsidRPr="00F258E7">
                <w:rPr>
                  <w:rFonts w:hint="eastAsia"/>
                  <w:iCs/>
                  <w:color w:val="FF0000"/>
                  <w:rPrChange w:id="1806" w:author="Microsoft" w:date="2016-02-19T17:15:00Z">
                    <w:rPr>
                      <w:rFonts w:hint="eastAsia"/>
                      <w:iCs/>
                    </w:rPr>
                  </w:rPrChange>
                </w:rPr>
                <w:t>）：文本框，必填项，</w:t>
              </w:r>
              <w:r w:rsidRPr="00F258E7">
                <w:rPr>
                  <w:iCs/>
                  <w:color w:val="FF0000"/>
                  <w:rPrChange w:id="1807" w:author="Microsoft" w:date="2016-02-19T17:15:00Z">
                    <w:rPr>
                      <w:iCs/>
                    </w:rPr>
                  </w:rPrChange>
                </w:rPr>
                <w:t>1-500</w:t>
              </w:r>
              <w:r w:rsidRPr="00F258E7">
                <w:rPr>
                  <w:rFonts w:hint="eastAsia"/>
                  <w:iCs/>
                  <w:color w:val="FF0000"/>
                  <w:rPrChange w:id="1808" w:author="Microsoft" w:date="2016-02-19T17:15:00Z">
                    <w:rPr>
                      <w:rFonts w:hint="eastAsia"/>
                      <w:iCs/>
                    </w:rPr>
                  </w:rPrChange>
                </w:rPr>
                <w:t>；</w:t>
              </w:r>
            </w:ins>
          </w:p>
          <w:p w:rsidR="00117B87" w:rsidRPr="00F258E7" w:rsidRDefault="00117B87" w:rsidP="00117B87">
            <w:pPr>
              <w:pStyle w:val="af"/>
              <w:numPr>
                <w:ilvl w:val="0"/>
                <w:numId w:val="56"/>
              </w:numPr>
              <w:adjustRightInd/>
              <w:spacing w:before="120" w:after="120" w:line="240" w:lineRule="auto"/>
              <w:ind w:right="0" w:firstLineChars="0"/>
              <w:rPr>
                <w:ins w:id="1809" w:author="Microsoft" w:date="2016-02-19T15:44:00Z"/>
                <w:iCs/>
                <w:color w:val="FF0000"/>
                <w:rPrChange w:id="1810" w:author="Microsoft" w:date="2016-02-19T17:15:00Z">
                  <w:rPr>
                    <w:ins w:id="1811" w:author="Microsoft" w:date="2016-02-19T15:44:00Z"/>
                    <w:iCs/>
                  </w:rPr>
                </w:rPrChange>
              </w:rPr>
            </w:pPr>
            <w:ins w:id="1812" w:author="Microsoft" w:date="2016-02-19T15:44:00Z">
              <w:r w:rsidRPr="00F258E7">
                <w:rPr>
                  <w:rFonts w:hint="eastAsia"/>
                  <w:iCs/>
                  <w:color w:val="FF0000"/>
                  <w:rPrChange w:id="1813" w:author="Microsoft" w:date="2016-02-19T17:15:00Z">
                    <w:rPr>
                      <w:rFonts w:hint="eastAsia"/>
                      <w:iCs/>
                    </w:rPr>
                  </w:rPrChange>
                </w:rPr>
                <w:t>联系人（</w:t>
              </w:r>
              <w:r w:rsidRPr="00F258E7">
                <w:rPr>
                  <w:iCs/>
                  <w:color w:val="FF0000"/>
                  <w:rPrChange w:id="1814" w:author="Microsoft" w:date="2016-02-19T17:15:00Z">
                    <w:rPr>
                      <w:iCs/>
                    </w:rPr>
                  </w:rPrChange>
                </w:rPr>
                <w:t>Contact Person</w:t>
              </w:r>
              <w:r w:rsidRPr="00F258E7">
                <w:rPr>
                  <w:rFonts w:hint="eastAsia"/>
                  <w:iCs/>
                  <w:color w:val="FF0000"/>
                  <w:rPrChange w:id="1815" w:author="Microsoft" w:date="2016-02-19T17:15:00Z">
                    <w:rPr>
                      <w:rFonts w:hint="eastAsia"/>
                      <w:iCs/>
                    </w:rPr>
                  </w:rPrChange>
                </w:rPr>
                <w:t>）：文本框，必填项；</w:t>
              </w:r>
              <w:r w:rsidRPr="00F258E7">
                <w:rPr>
                  <w:iCs/>
                  <w:color w:val="FF0000"/>
                  <w:rPrChange w:id="1816" w:author="Microsoft" w:date="2016-02-19T17:15:00Z">
                    <w:rPr>
                      <w:iCs/>
                    </w:rPr>
                  </w:rPrChange>
                </w:rPr>
                <w:t>1-200</w:t>
              </w:r>
            </w:ins>
          </w:p>
          <w:p w:rsidR="00117B87" w:rsidRPr="00F258E7" w:rsidRDefault="00117B87" w:rsidP="00117B87">
            <w:pPr>
              <w:pStyle w:val="af"/>
              <w:numPr>
                <w:ilvl w:val="0"/>
                <w:numId w:val="56"/>
              </w:numPr>
              <w:adjustRightInd/>
              <w:spacing w:before="120" w:after="120" w:line="240" w:lineRule="auto"/>
              <w:ind w:right="0" w:firstLineChars="0"/>
              <w:rPr>
                <w:ins w:id="1817" w:author="Microsoft" w:date="2016-02-19T15:44:00Z"/>
                <w:iCs/>
                <w:color w:val="FF0000"/>
                <w:rPrChange w:id="1818" w:author="Microsoft" w:date="2016-02-19T17:15:00Z">
                  <w:rPr>
                    <w:ins w:id="1819" w:author="Microsoft" w:date="2016-02-19T15:44:00Z"/>
                    <w:iCs/>
                  </w:rPr>
                </w:rPrChange>
              </w:rPr>
            </w:pPr>
            <w:ins w:id="1820" w:author="Microsoft" w:date="2016-02-19T15:44:00Z">
              <w:r w:rsidRPr="00F258E7">
                <w:rPr>
                  <w:rFonts w:hint="eastAsia"/>
                  <w:iCs/>
                  <w:color w:val="FF0000"/>
                  <w:rPrChange w:id="1821" w:author="Microsoft" w:date="2016-02-19T17:15:00Z">
                    <w:rPr>
                      <w:rFonts w:hint="eastAsia"/>
                      <w:iCs/>
                    </w:rPr>
                  </w:rPrChange>
                </w:rPr>
                <w:t>联系电话（</w:t>
              </w:r>
              <w:r w:rsidRPr="00F258E7">
                <w:rPr>
                  <w:iCs/>
                  <w:color w:val="FF0000"/>
                  <w:rPrChange w:id="1822" w:author="Microsoft" w:date="2016-02-19T17:15:00Z">
                    <w:rPr>
                      <w:iCs/>
                    </w:rPr>
                  </w:rPrChange>
                </w:rPr>
                <w:t>Contact Phone</w:t>
              </w:r>
              <w:r w:rsidRPr="00F258E7">
                <w:rPr>
                  <w:rFonts w:hint="eastAsia"/>
                  <w:iCs/>
                  <w:color w:val="FF0000"/>
                  <w:rPrChange w:id="1823" w:author="Microsoft" w:date="2016-02-19T17:15:00Z">
                    <w:rPr>
                      <w:rFonts w:hint="eastAsia"/>
                      <w:iCs/>
                    </w:rPr>
                  </w:rPrChange>
                </w:rPr>
                <w:t>）：文本框，必填项</w:t>
              </w:r>
            </w:ins>
          </w:p>
          <w:p w:rsidR="00117B87" w:rsidRPr="00F258E7" w:rsidRDefault="00117B87" w:rsidP="00117B87">
            <w:pPr>
              <w:pStyle w:val="af"/>
              <w:numPr>
                <w:ilvl w:val="0"/>
                <w:numId w:val="56"/>
              </w:numPr>
              <w:adjustRightInd/>
              <w:spacing w:before="120" w:after="120" w:line="240" w:lineRule="auto"/>
              <w:ind w:right="0" w:firstLineChars="0"/>
              <w:rPr>
                <w:ins w:id="1824" w:author="Microsoft" w:date="2016-02-19T15:44:00Z"/>
                <w:iCs/>
                <w:color w:val="FF0000"/>
                <w:rPrChange w:id="1825" w:author="Microsoft" w:date="2016-02-19T17:15:00Z">
                  <w:rPr>
                    <w:ins w:id="1826" w:author="Microsoft" w:date="2016-02-19T15:44:00Z"/>
                    <w:iCs/>
                  </w:rPr>
                </w:rPrChange>
              </w:rPr>
            </w:pPr>
            <w:ins w:id="1827" w:author="Microsoft" w:date="2016-02-19T15:44:00Z">
              <w:r w:rsidRPr="00F258E7">
                <w:rPr>
                  <w:rFonts w:hint="eastAsia"/>
                  <w:iCs/>
                  <w:color w:val="FF0000"/>
                  <w:rPrChange w:id="1828" w:author="Microsoft" w:date="2016-02-19T17:15:00Z">
                    <w:rPr>
                      <w:rFonts w:hint="eastAsia"/>
                      <w:iCs/>
                    </w:rPr>
                  </w:rPrChange>
                </w:rPr>
                <w:t>所属银行（</w:t>
              </w:r>
              <w:r w:rsidRPr="00F258E7">
                <w:rPr>
                  <w:iCs/>
                  <w:color w:val="FF0000"/>
                  <w:rPrChange w:id="1829" w:author="Microsoft" w:date="2016-02-19T17:15:00Z">
                    <w:rPr>
                      <w:iCs/>
                    </w:rPr>
                  </w:rPrChange>
                </w:rPr>
                <w:t>Partnership Bank</w:t>
              </w:r>
              <w:r w:rsidRPr="00F258E7">
                <w:rPr>
                  <w:rFonts w:hint="eastAsia"/>
                  <w:iCs/>
                  <w:color w:val="FF0000"/>
                  <w:rPrChange w:id="1830" w:author="Microsoft" w:date="2016-02-19T17:15:00Z">
                    <w:rPr>
                      <w:rFonts w:hint="eastAsia"/>
                      <w:iCs/>
                    </w:rPr>
                  </w:rPrChange>
                </w:rPr>
                <w:t>）：文本框，</w:t>
              </w:r>
              <w:r w:rsidRPr="00F258E7">
                <w:rPr>
                  <w:iCs/>
                  <w:color w:val="FF0000"/>
                  <w:rPrChange w:id="1831" w:author="Microsoft" w:date="2016-02-19T17:15:00Z">
                    <w:rPr>
                      <w:iCs/>
                    </w:rPr>
                  </w:rPrChange>
                </w:rPr>
                <w:t>1-50</w:t>
              </w:r>
              <w:r w:rsidRPr="00F258E7">
                <w:rPr>
                  <w:rFonts w:hint="eastAsia"/>
                  <w:iCs/>
                  <w:color w:val="FF0000"/>
                  <w:rPrChange w:id="1832" w:author="Microsoft" w:date="2016-02-19T17:15:00Z">
                    <w:rPr>
                      <w:rFonts w:hint="eastAsia"/>
                      <w:iCs/>
                    </w:rPr>
                  </w:rPrChange>
                </w:rPr>
                <w:t>；</w:t>
              </w:r>
            </w:ins>
          </w:p>
          <w:p w:rsidR="00117B87" w:rsidRPr="00F258E7" w:rsidRDefault="00117B87" w:rsidP="00117B87">
            <w:pPr>
              <w:pStyle w:val="af"/>
              <w:numPr>
                <w:ilvl w:val="0"/>
                <w:numId w:val="56"/>
              </w:numPr>
              <w:adjustRightInd/>
              <w:spacing w:before="120" w:after="120" w:line="240" w:lineRule="auto"/>
              <w:ind w:right="0" w:firstLineChars="0"/>
              <w:rPr>
                <w:ins w:id="1833" w:author="Microsoft" w:date="2016-02-19T15:44:00Z"/>
                <w:iCs/>
                <w:color w:val="FF0000"/>
                <w:rPrChange w:id="1834" w:author="Microsoft" w:date="2016-02-19T17:15:00Z">
                  <w:rPr>
                    <w:ins w:id="1835" w:author="Microsoft" w:date="2016-02-19T15:44:00Z"/>
                    <w:iCs/>
                  </w:rPr>
                </w:rPrChange>
              </w:rPr>
            </w:pPr>
            <w:ins w:id="1836" w:author="Microsoft" w:date="2016-02-19T15:44:00Z">
              <w:r w:rsidRPr="00F258E7">
                <w:rPr>
                  <w:rFonts w:hint="eastAsia"/>
                  <w:iCs/>
                  <w:color w:val="FF0000"/>
                  <w:rPrChange w:id="1837" w:author="Microsoft" w:date="2016-02-19T17:15:00Z">
                    <w:rPr>
                      <w:rFonts w:hint="eastAsia"/>
                      <w:iCs/>
                    </w:rPr>
                  </w:rPrChange>
                </w:rPr>
                <w:t>银行账号（</w:t>
              </w:r>
              <w:r w:rsidRPr="00F258E7">
                <w:rPr>
                  <w:iCs/>
                  <w:color w:val="FF0000"/>
                  <w:rPrChange w:id="1838" w:author="Microsoft" w:date="2016-02-19T17:15:00Z">
                    <w:rPr>
                      <w:iCs/>
                    </w:rPr>
                  </w:rPrChange>
                </w:rPr>
                <w:t>Bank Account ID</w:t>
              </w:r>
              <w:r w:rsidRPr="00F258E7">
                <w:rPr>
                  <w:rFonts w:hint="eastAsia"/>
                  <w:iCs/>
                  <w:color w:val="FF0000"/>
                  <w:rPrChange w:id="1839" w:author="Microsoft" w:date="2016-02-19T17:15:00Z">
                    <w:rPr>
                      <w:rFonts w:hint="eastAsia"/>
                      <w:iCs/>
                    </w:rPr>
                  </w:rPrChange>
                </w:rPr>
                <w:t>）：文本框，</w:t>
              </w:r>
              <w:r w:rsidRPr="00F258E7">
                <w:rPr>
                  <w:iCs/>
                  <w:color w:val="FF0000"/>
                  <w:rPrChange w:id="1840" w:author="Microsoft" w:date="2016-02-19T17:15:00Z">
                    <w:rPr>
                      <w:iCs/>
                    </w:rPr>
                  </w:rPrChange>
                </w:rPr>
                <w:t>1-50</w:t>
              </w:r>
            </w:ins>
          </w:p>
          <w:p w:rsidR="009E39EE" w:rsidRPr="009E39EE" w:rsidRDefault="00117B87">
            <w:pPr>
              <w:pStyle w:val="af"/>
              <w:numPr>
                <w:ilvl w:val="0"/>
                <w:numId w:val="56"/>
              </w:numPr>
              <w:ind w:firstLineChars="0"/>
              <w:rPr>
                <w:ins w:id="1841" w:author="Microsoft" w:date="2016-04-26T16:46:00Z"/>
                <w:iCs/>
                <w:color w:val="FF0000"/>
                <w:rPrChange w:id="1842" w:author="Microsoft" w:date="2016-04-26T16:46:00Z">
                  <w:rPr>
                    <w:ins w:id="1843" w:author="Microsoft" w:date="2016-04-26T16:46:00Z"/>
                  </w:rPr>
                </w:rPrChange>
              </w:rPr>
              <w:pPrChange w:id="1844" w:author="Microsoft" w:date="2016-04-26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45" w:author="Microsoft" w:date="2016-02-19T15:44:00Z">
              <w:r w:rsidRPr="00F258E7">
                <w:rPr>
                  <w:rFonts w:hint="eastAsia"/>
                  <w:iCs/>
                  <w:color w:val="FF0000"/>
                  <w:rPrChange w:id="1846" w:author="Microsoft" w:date="2016-02-19T17:15:00Z">
                    <w:rPr>
                      <w:rFonts w:hint="eastAsia"/>
                      <w:iCs/>
                    </w:rPr>
                  </w:rPrChange>
                </w:rPr>
                <w:t>合同编号（</w:t>
              </w:r>
              <w:r w:rsidRPr="00F258E7">
                <w:rPr>
                  <w:iCs/>
                  <w:color w:val="FF0000"/>
                  <w:rPrChange w:id="1847" w:author="Microsoft" w:date="2016-02-19T17:15:00Z">
                    <w:rPr>
                      <w:iCs/>
                    </w:rPr>
                  </w:rPrChange>
                </w:rPr>
                <w:t>Contract No</w:t>
              </w:r>
              <w:r w:rsidRPr="00F258E7">
                <w:rPr>
                  <w:rFonts w:hint="eastAsia"/>
                  <w:iCs/>
                  <w:color w:val="FF0000"/>
                  <w:rPrChange w:id="1848" w:author="Microsoft" w:date="2016-02-19T17:15:00Z">
                    <w:rPr>
                      <w:rFonts w:hint="eastAsia"/>
                      <w:iCs/>
                    </w:rPr>
                  </w:rPrChange>
                </w:rPr>
                <w:t>）：文本框，必填项；</w:t>
              </w:r>
              <w:r w:rsidRPr="00F258E7">
                <w:rPr>
                  <w:iCs/>
                  <w:color w:val="FF0000"/>
                  <w:rPrChange w:id="1849" w:author="Microsoft" w:date="2016-02-19T17:15:00Z">
                    <w:rPr>
                      <w:iCs/>
                    </w:rPr>
                  </w:rPrChange>
                </w:rPr>
                <w:t>1-50</w:t>
              </w:r>
            </w:ins>
          </w:p>
          <w:p w:rsidR="007017F4" w:rsidRDefault="00117B87">
            <w:pPr>
              <w:pStyle w:val="af"/>
              <w:numPr>
                <w:ilvl w:val="0"/>
                <w:numId w:val="56"/>
              </w:numPr>
              <w:ind w:firstLineChars="0"/>
              <w:rPr>
                <w:ins w:id="1850" w:author="Microsoft" w:date="2016-05-04T16:44:00Z"/>
                <w:iCs/>
                <w:color w:val="FF0000"/>
              </w:rPr>
              <w:pPrChange w:id="1851" w:author="Microsoft" w:date="2016-05-04T16:44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52" w:author="Microsoft" w:date="2016-02-19T15:44:00Z">
              <w:r w:rsidRPr="009E39EE">
                <w:rPr>
                  <w:rFonts w:hint="eastAsia"/>
                  <w:iCs/>
                  <w:color w:val="FF0000"/>
                  <w:rPrChange w:id="1853" w:author="Microsoft" w:date="2016-04-26T16:45:00Z">
                    <w:rPr>
                      <w:rFonts w:hint="eastAsia"/>
                      <w:iCs/>
                    </w:rPr>
                  </w:rPrChange>
                </w:rPr>
                <w:t>地址（</w:t>
              </w:r>
              <w:r w:rsidRPr="009E39EE">
                <w:rPr>
                  <w:iCs/>
                  <w:color w:val="FF0000"/>
                  <w:rPrChange w:id="1854" w:author="Microsoft" w:date="2016-04-26T16:45:00Z">
                    <w:rPr>
                      <w:iCs/>
                    </w:rPr>
                  </w:rPrChange>
                </w:rPr>
                <w:t>Address</w:t>
              </w:r>
              <w:r w:rsidRPr="009E39EE">
                <w:rPr>
                  <w:rFonts w:hint="eastAsia"/>
                  <w:iCs/>
                  <w:color w:val="FF0000"/>
                  <w:rPrChange w:id="1855" w:author="Microsoft" w:date="2016-04-26T16:45:00Z">
                    <w:rPr>
                      <w:rFonts w:hint="eastAsia"/>
                      <w:iCs/>
                    </w:rPr>
                  </w:rPrChange>
                </w:rPr>
                <w:t>）：文本框，</w:t>
              </w:r>
              <w:r w:rsidRPr="009E39EE">
                <w:rPr>
                  <w:iCs/>
                  <w:color w:val="FF0000"/>
                  <w:rPrChange w:id="1856" w:author="Microsoft" w:date="2016-04-26T16:45:00Z">
                    <w:rPr>
                      <w:iCs/>
                    </w:rPr>
                  </w:rPrChange>
                </w:rPr>
                <w:t>1-500</w:t>
              </w:r>
              <w:r w:rsidRPr="009E39EE">
                <w:rPr>
                  <w:rFonts w:hint="eastAsia"/>
                  <w:iCs/>
                  <w:color w:val="FF0000"/>
                  <w:rPrChange w:id="1857" w:author="Microsoft" w:date="2016-04-26T16:45:00Z">
                    <w:rPr>
                      <w:rFonts w:hint="eastAsia"/>
                      <w:iCs/>
                    </w:rPr>
                  </w:rPrChange>
                </w:rPr>
                <w:t>字符</w:t>
              </w:r>
            </w:ins>
          </w:p>
          <w:p w:rsidR="007017F4" w:rsidRDefault="007017F4">
            <w:pPr>
              <w:pStyle w:val="af"/>
              <w:numPr>
                <w:ilvl w:val="0"/>
                <w:numId w:val="56"/>
              </w:numPr>
              <w:ind w:firstLineChars="0"/>
              <w:rPr>
                <w:ins w:id="1858" w:author="Microsoft" w:date="2016-05-04T16:45:00Z"/>
                <w:iCs/>
                <w:color w:val="FF0000"/>
              </w:rPr>
              <w:pPrChange w:id="1859" w:author="Microsoft" w:date="2016-05-04T16:44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60" w:author="Microsoft" w:date="2016-05-04T16:44:00Z">
              <w:r>
                <w:rPr>
                  <w:iCs/>
                  <w:color w:val="FF0000"/>
                </w:rPr>
                <w:t>终端机列表</w:t>
              </w:r>
            </w:ins>
          </w:p>
          <w:p w:rsidR="007017F4" w:rsidRDefault="007017F4">
            <w:pPr>
              <w:pStyle w:val="af"/>
              <w:ind w:left="420" w:firstLineChars="0" w:firstLine="0"/>
              <w:rPr>
                <w:ins w:id="1861" w:author="Microsoft" w:date="2016-05-04T16:45:00Z"/>
                <w:iCs/>
                <w:color w:val="FF0000"/>
              </w:rPr>
              <w:pPrChange w:id="1862" w:author="Microsoft" w:date="2016-05-04T16:45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63" w:author="Microsoft" w:date="2016-05-04T16:45:00Z">
              <w:r>
                <w:rPr>
                  <w:rFonts w:hint="eastAsia"/>
                  <w:iCs/>
                  <w:color w:val="FF0000"/>
                </w:rPr>
                <w:t>终端机编号：</w:t>
              </w:r>
            </w:ins>
          </w:p>
          <w:p w:rsidR="007017F4" w:rsidRDefault="007017F4">
            <w:pPr>
              <w:pStyle w:val="af"/>
              <w:ind w:left="420" w:firstLineChars="0" w:firstLine="0"/>
              <w:rPr>
                <w:ins w:id="1864" w:author="Microsoft" w:date="2016-05-04T16:45:00Z"/>
                <w:iCs/>
                <w:color w:val="FF0000"/>
              </w:rPr>
              <w:pPrChange w:id="1865" w:author="Microsoft" w:date="2016-05-04T16:45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66" w:author="Microsoft" w:date="2016-05-04T16:45:00Z">
              <w:r>
                <w:rPr>
                  <w:iCs/>
                  <w:color w:val="FF0000"/>
                </w:rPr>
                <w:t>Mac</w:t>
              </w:r>
              <w:r>
                <w:rPr>
                  <w:iCs/>
                  <w:color w:val="FF0000"/>
                </w:rPr>
                <w:t>地址</w:t>
              </w:r>
              <w:r>
                <w:rPr>
                  <w:rFonts w:hint="eastAsia"/>
                  <w:iCs/>
                  <w:color w:val="FF0000"/>
                </w:rPr>
                <w:t>：</w:t>
              </w:r>
            </w:ins>
          </w:p>
          <w:p w:rsidR="007017F4" w:rsidRDefault="001F0420">
            <w:pPr>
              <w:pStyle w:val="af"/>
              <w:ind w:left="420" w:firstLineChars="0" w:firstLine="0"/>
              <w:rPr>
                <w:ins w:id="1867" w:author="Microsoft" w:date="2016-05-04T16:44:00Z"/>
                <w:iCs/>
                <w:color w:val="FF0000"/>
              </w:rPr>
              <w:pPrChange w:id="1868" w:author="Microsoft" w:date="2016-05-04T16:45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69" w:author="Microsoft" w:date="2016-05-04T16:53:00Z">
              <w:r>
                <w:rPr>
                  <w:iCs/>
                  <w:color w:val="FF0000"/>
                </w:rPr>
                <w:t>终端机</w:t>
              </w:r>
            </w:ins>
            <w:ins w:id="1870" w:author="Microsoft" w:date="2016-05-04T16:45:00Z">
              <w:r w:rsidR="007017F4">
                <w:rPr>
                  <w:iCs/>
                  <w:color w:val="FF0000"/>
                </w:rPr>
                <w:t>状态</w:t>
              </w:r>
              <w:r w:rsidR="007017F4">
                <w:rPr>
                  <w:rFonts w:hint="eastAsia"/>
                  <w:iCs/>
                  <w:color w:val="FF0000"/>
                </w:rPr>
                <w:t>：</w:t>
              </w:r>
            </w:ins>
          </w:p>
          <w:p w:rsidR="007017F4" w:rsidRDefault="007017F4">
            <w:pPr>
              <w:pStyle w:val="af"/>
              <w:numPr>
                <w:ilvl w:val="0"/>
                <w:numId w:val="56"/>
              </w:numPr>
              <w:ind w:firstLineChars="0"/>
              <w:rPr>
                <w:ins w:id="1871" w:author="Microsoft" w:date="2016-05-04T16:46:00Z"/>
                <w:iCs/>
                <w:color w:val="FF0000"/>
              </w:rPr>
              <w:pPrChange w:id="1872" w:author="Microsoft" w:date="2016-05-04T16:44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73" w:author="Microsoft" w:date="2016-05-04T16:44:00Z">
              <w:r>
                <w:rPr>
                  <w:iCs/>
                  <w:color w:val="FF0000"/>
                </w:rPr>
                <w:t>销售员列表</w:t>
              </w:r>
            </w:ins>
            <w:ins w:id="1874" w:author="Microsoft" w:date="2016-05-04T16:45:00Z">
              <w:r>
                <w:rPr>
                  <w:rFonts w:hint="eastAsia"/>
                  <w:iCs/>
                  <w:color w:val="FF0000"/>
                </w:rPr>
                <w:t>：</w:t>
              </w:r>
            </w:ins>
          </w:p>
          <w:p w:rsidR="007017F4" w:rsidRDefault="007017F4">
            <w:pPr>
              <w:pStyle w:val="af"/>
              <w:ind w:left="420" w:firstLineChars="0" w:firstLine="0"/>
              <w:rPr>
                <w:ins w:id="1875" w:author="Microsoft" w:date="2016-05-04T16:46:00Z"/>
                <w:iCs/>
                <w:color w:val="FF0000"/>
              </w:rPr>
              <w:pPrChange w:id="1876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77" w:author="Microsoft" w:date="2016-05-04T16:46:00Z">
              <w:r>
                <w:rPr>
                  <w:iCs/>
                  <w:color w:val="FF0000"/>
                </w:rPr>
                <w:t>销售员编号</w:t>
              </w:r>
              <w:r>
                <w:rPr>
                  <w:rFonts w:hint="eastAsia"/>
                  <w:iCs/>
                  <w:color w:val="FF0000"/>
                </w:rPr>
                <w:t>：</w:t>
              </w:r>
            </w:ins>
          </w:p>
          <w:p w:rsidR="007017F4" w:rsidRDefault="007017F4">
            <w:pPr>
              <w:pStyle w:val="af"/>
              <w:ind w:left="420" w:firstLineChars="0" w:firstLine="0"/>
              <w:rPr>
                <w:ins w:id="1878" w:author="Microsoft" w:date="2016-05-04T16:46:00Z"/>
                <w:iCs/>
                <w:color w:val="FF0000"/>
              </w:rPr>
              <w:pPrChange w:id="1879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80" w:author="Microsoft" w:date="2016-05-04T16:46:00Z">
              <w:r>
                <w:rPr>
                  <w:iCs/>
                  <w:color w:val="FF0000"/>
                </w:rPr>
                <w:t>销售员姓名</w:t>
              </w:r>
              <w:r>
                <w:rPr>
                  <w:rFonts w:hint="eastAsia"/>
                  <w:iCs/>
                  <w:color w:val="FF0000"/>
                </w:rPr>
                <w:t>：</w:t>
              </w:r>
            </w:ins>
          </w:p>
          <w:p w:rsidR="001F0420" w:rsidRDefault="007017F4">
            <w:pPr>
              <w:pStyle w:val="af"/>
              <w:rPr>
                <w:ins w:id="1881" w:author="Microsoft" w:date="2016-05-04T16:53:00Z"/>
                <w:iCs/>
                <w:color w:val="FF0000"/>
              </w:rPr>
              <w:pPrChange w:id="1882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83" w:author="Microsoft" w:date="2016-05-04T16:46:00Z">
              <w:r>
                <w:rPr>
                  <w:iCs/>
                  <w:color w:val="FF0000"/>
                </w:rPr>
                <w:t>销售员类型</w:t>
              </w:r>
              <w:r>
                <w:rPr>
                  <w:rFonts w:hint="eastAsia"/>
                  <w:iCs/>
                  <w:color w:val="FF0000"/>
                </w:rPr>
                <w:t>：</w:t>
              </w:r>
            </w:ins>
          </w:p>
          <w:p w:rsidR="00117B87" w:rsidRPr="007017F4" w:rsidDel="009A09C8" w:rsidRDefault="001F0420">
            <w:pPr>
              <w:pStyle w:val="af"/>
              <w:ind w:left="420" w:firstLineChars="0" w:firstLine="0"/>
              <w:rPr>
                <w:del w:id="1884" w:author="Microsoft" w:date="2016-02-19T15:44:00Z"/>
                <w:iCs/>
                <w:color w:val="FF0000"/>
                <w:rPrChange w:id="1885" w:author="Microsoft" w:date="2016-05-04T16:46:00Z">
                  <w:rPr>
                    <w:del w:id="1886" w:author="Microsoft" w:date="2016-02-19T15:44:00Z"/>
                  </w:rPr>
                </w:rPrChange>
              </w:rPr>
              <w:pPrChange w:id="1887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ins w:id="1888" w:author="Microsoft" w:date="2016-05-04T16:53:00Z">
              <w:r>
                <w:rPr>
                  <w:iCs/>
                  <w:color w:val="FF0000"/>
                </w:rPr>
                <w:t>销售员状态</w:t>
              </w:r>
              <w:r>
                <w:rPr>
                  <w:rFonts w:hint="eastAsia"/>
                  <w:iCs/>
                  <w:color w:val="FF0000"/>
                </w:rPr>
                <w:t>：</w:t>
              </w:r>
            </w:ins>
            <w:del w:id="1889" w:author="Microsoft" w:date="2016-02-19T15:44:00Z">
              <w:r w:rsidR="00117B87" w:rsidRPr="002F61F9" w:rsidDel="009A09C8">
                <w:rPr>
                  <w:rFonts w:hint="eastAsia"/>
                </w:rPr>
                <w:delText>销售站联系人</w:delText>
              </w:r>
            </w:del>
          </w:p>
          <w:p w:rsidR="00117B87" w:rsidRPr="002F61F9" w:rsidDel="009A09C8" w:rsidRDefault="00117B87">
            <w:pPr>
              <w:pStyle w:val="af"/>
              <w:rPr>
                <w:del w:id="1890" w:author="Microsoft" w:date="2016-02-19T15:44:00Z"/>
              </w:rPr>
              <w:pPrChange w:id="1891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1892" w:author="Microsoft" w:date="2016-02-19T15:44:00Z">
              <w:r w:rsidRPr="002F61F9" w:rsidDel="009A09C8">
                <w:rPr>
                  <w:rFonts w:hint="eastAsia"/>
                </w:rPr>
                <w:delText>银行名称</w:delText>
              </w:r>
            </w:del>
          </w:p>
          <w:p w:rsidR="00117B87" w:rsidRPr="002F61F9" w:rsidDel="009A09C8" w:rsidRDefault="00117B87">
            <w:pPr>
              <w:pStyle w:val="af"/>
              <w:rPr>
                <w:del w:id="1893" w:author="Microsoft" w:date="2016-02-19T15:44:00Z"/>
              </w:rPr>
              <w:pPrChange w:id="1894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1895" w:author="Microsoft" w:date="2016-02-19T15:44:00Z">
              <w:r w:rsidRPr="002F61F9" w:rsidDel="009A09C8">
                <w:rPr>
                  <w:rFonts w:hint="eastAsia"/>
                </w:rPr>
                <w:delText>银行</w:delText>
              </w:r>
              <w:r w:rsidDel="009A09C8">
                <w:rPr>
                  <w:rFonts w:hint="eastAsia"/>
                </w:rPr>
                <w:delText>卡号</w:delText>
              </w:r>
            </w:del>
          </w:p>
          <w:p w:rsidR="00117B87" w:rsidRPr="002F61F9" w:rsidDel="009A09C8" w:rsidRDefault="00117B87">
            <w:pPr>
              <w:pStyle w:val="af"/>
              <w:rPr>
                <w:del w:id="1896" w:author="Microsoft" w:date="2016-02-19T15:44:00Z"/>
              </w:rPr>
              <w:pPrChange w:id="1897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1898" w:author="Microsoft" w:date="2016-02-19T15:44:00Z">
              <w:r w:rsidRPr="002F61F9" w:rsidDel="009A09C8">
                <w:rPr>
                  <w:rFonts w:hint="eastAsia"/>
                </w:rPr>
                <w:delText>销售站电话</w:delText>
              </w:r>
            </w:del>
          </w:p>
          <w:p w:rsidR="00117B87" w:rsidRPr="002F61F9" w:rsidDel="009A09C8" w:rsidRDefault="00117B87">
            <w:pPr>
              <w:pStyle w:val="af"/>
              <w:rPr>
                <w:del w:id="1899" w:author="Microsoft" w:date="2016-02-19T15:44:00Z"/>
              </w:rPr>
              <w:pPrChange w:id="1900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1901" w:author="Microsoft" w:date="2016-02-19T15:44:00Z">
              <w:r w:rsidRPr="002F61F9" w:rsidDel="009A09C8">
                <w:rPr>
                  <w:rFonts w:hint="eastAsia"/>
                </w:rPr>
                <w:delText>销售站地址</w:delText>
              </w:r>
            </w:del>
          </w:p>
          <w:p w:rsidR="00117B87" w:rsidRPr="002F61F9" w:rsidDel="009A09C8" w:rsidRDefault="00117B87">
            <w:pPr>
              <w:pStyle w:val="af"/>
              <w:rPr>
                <w:del w:id="1902" w:author="Microsoft" w:date="2016-02-19T15:42:00Z"/>
              </w:rPr>
              <w:pPrChange w:id="1903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1904" w:author="Microsoft" w:date="2016-02-19T15:42:00Z">
              <w:r w:rsidRPr="002F61F9" w:rsidDel="009A09C8">
                <w:rPr>
                  <w:rFonts w:hint="eastAsia"/>
                </w:rPr>
                <w:delText>营业开始时间：时</w:delText>
              </w:r>
              <w:r w:rsidRPr="002F61F9" w:rsidDel="009A09C8">
                <w:rPr>
                  <w:rFonts w:hint="eastAsia"/>
                </w:rPr>
                <w:delText>/</w:delText>
              </w:r>
              <w:r w:rsidRPr="002F61F9" w:rsidDel="009A09C8">
                <w:rPr>
                  <w:rFonts w:hint="eastAsia"/>
                </w:rPr>
                <w:delText>分</w:delText>
              </w:r>
              <w:r w:rsidRPr="002F61F9" w:rsidDel="009A09C8">
                <w:rPr>
                  <w:rFonts w:hint="eastAsia"/>
                </w:rPr>
                <w:delText xml:space="preserve">  </w:delText>
              </w:r>
            </w:del>
          </w:p>
          <w:p w:rsidR="00117B87" w:rsidRPr="002F61F9" w:rsidDel="009A09C8" w:rsidRDefault="00117B87">
            <w:pPr>
              <w:pStyle w:val="af"/>
              <w:rPr>
                <w:del w:id="1905" w:author="Microsoft" w:date="2016-02-19T15:42:00Z"/>
              </w:rPr>
              <w:pPrChange w:id="1906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1907" w:author="Microsoft" w:date="2016-02-19T15:42:00Z">
              <w:r w:rsidRPr="002F61F9" w:rsidDel="009A09C8">
                <w:rPr>
                  <w:rFonts w:hint="eastAsia"/>
                </w:rPr>
                <w:delText>营业结束时间：时</w:delText>
              </w:r>
              <w:r w:rsidRPr="002F61F9" w:rsidDel="009A09C8">
                <w:rPr>
                  <w:rFonts w:hint="eastAsia"/>
                </w:rPr>
                <w:delText>/</w:delText>
              </w:r>
              <w:r w:rsidRPr="002F61F9" w:rsidDel="009A09C8">
                <w:rPr>
                  <w:rFonts w:hint="eastAsia"/>
                </w:rPr>
                <w:delText>分</w:delText>
              </w:r>
              <w:r w:rsidRPr="002F61F9" w:rsidDel="009A09C8">
                <w:rPr>
                  <w:rFonts w:hint="eastAsia"/>
                </w:rPr>
                <w:delText xml:space="preserve">  </w:delText>
              </w:r>
            </w:del>
          </w:p>
          <w:p w:rsidR="00117B87" w:rsidDel="00252AE4" w:rsidRDefault="00117B87">
            <w:pPr>
              <w:pStyle w:val="af"/>
              <w:rPr>
                <w:del w:id="1908" w:author="Microsoft" w:date="2016-04-07T10:09:00Z"/>
                <w:rFonts w:ascii="宋体" w:hAnsi="宋体"/>
                <w:bCs/>
              </w:rPr>
              <w:pPrChange w:id="1909" w:author="Microsoft" w:date="2016-05-04T16:46:00Z">
                <w:pPr>
                  <w:spacing w:line="360" w:lineRule="auto"/>
                </w:pPr>
              </w:pPrChange>
            </w:pPr>
            <w:del w:id="1910" w:author="Microsoft" w:date="2016-04-07T10:09:00Z">
              <w:r w:rsidDel="00252AE4">
                <w:rPr>
                  <w:rFonts w:ascii="宋体" w:hAnsi="宋体" w:hint="eastAsia"/>
                  <w:bCs/>
                </w:rPr>
                <w:delText>页面样式</w:delText>
              </w:r>
            </w:del>
          </w:p>
          <w:p w:rsidR="00117B87" w:rsidRPr="00AB75D6" w:rsidRDefault="00117B87">
            <w:pPr>
              <w:pStyle w:val="af"/>
              <w:pPrChange w:id="1911" w:author="Microsoft" w:date="2016-05-04T16:46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1912" w:author="Microsoft" w:date="2016-04-07T10:09:00Z">
              <w:r w:rsidDel="00252AE4">
                <w:rPr>
                  <w:rFonts w:hint="eastAsia"/>
                </w:rPr>
                <w:delText>按每页</w:delText>
              </w:r>
              <w:r w:rsidDel="00252AE4">
                <w:delText>50</w:delText>
              </w:r>
              <w:r w:rsidDel="00252AE4">
                <w:rPr>
                  <w:rFonts w:hint="eastAsia"/>
                </w:rPr>
                <w:delText>条数据进行分页</w:delText>
              </w:r>
            </w:del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117B87" w:rsidRPr="008B098A" w:rsidRDefault="00117B87" w:rsidP="00117B87"/>
    <w:p w:rsidR="00117B87" w:rsidRPr="00437F65" w:rsidDel="00102ADC" w:rsidRDefault="00117B87">
      <w:pPr>
        <w:pStyle w:val="af1"/>
        <w:rPr>
          <w:del w:id="1913" w:author="Microsoft" w:date="2016-04-07T14:19:00Z"/>
        </w:rPr>
        <w:pPrChange w:id="1914" w:author="Microsoft" w:date="2016-05-13T11:07:00Z">
          <w:pPr>
            <w:pStyle w:val="4"/>
          </w:pPr>
        </w:pPrChange>
      </w:pPr>
      <w:bookmarkStart w:id="1915" w:name="_Toc443394427"/>
      <w:bookmarkStart w:id="1916" w:name="_Toc443394464"/>
      <w:bookmarkEnd w:id="1915"/>
      <w:bookmarkEnd w:id="1916"/>
      <w:del w:id="1917" w:author="Microsoft" w:date="2016-04-07T14:19:00Z">
        <w:r w:rsidRPr="00437F65" w:rsidDel="00102ADC">
          <w:rPr>
            <w:rFonts w:hint="eastAsia"/>
          </w:rPr>
          <w:delText>清退销售站</w:delText>
        </w:r>
      </w:del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Del="00102ADC" w:rsidTr="00117B87">
        <w:trPr>
          <w:cantSplit/>
          <w:del w:id="1918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19" w:author="Microsoft" w:date="2016-04-07T14:19:00Z"/>
              </w:rPr>
              <w:pPrChange w:id="192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1921" w:author="Microsoft" w:date="2016-04-07T14:19:00Z">
              <w:r w:rsidRPr="00437F65" w:rsidDel="00102ADC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117B87" w:rsidRPr="00437F65" w:rsidDel="00102ADC" w:rsidRDefault="00117B87">
            <w:pPr>
              <w:pStyle w:val="af1"/>
              <w:rPr>
                <w:del w:id="1922" w:author="Microsoft" w:date="2016-04-07T14:19:00Z"/>
              </w:rPr>
              <w:pPrChange w:id="1923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24" w:author="Microsoft" w:date="2016-04-07T14:19:00Z"/>
              </w:rPr>
              <w:pPrChange w:id="1925" w:author="Microsoft" w:date="2016-05-13T11:07:00Z">
                <w:pPr>
                  <w:spacing w:line="360" w:lineRule="auto"/>
                </w:pPr>
              </w:pPrChange>
            </w:pPr>
            <w:del w:id="1926" w:author="Microsoft" w:date="2016-04-07T14:19:00Z">
              <w:r w:rsidRPr="00437F65" w:rsidDel="00102ADC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117B87" w:rsidRPr="00437F65" w:rsidDel="00102ADC" w:rsidRDefault="00117B87">
            <w:pPr>
              <w:pStyle w:val="af1"/>
              <w:rPr>
                <w:del w:id="1927" w:author="Microsoft" w:date="2016-04-07T14:19:00Z"/>
              </w:rPr>
              <w:pPrChange w:id="1928" w:author="Microsoft" w:date="2016-05-13T11:07:00Z">
                <w:pPr>
                  <w:spacing w:line="360" w:lineRule="auto"/>
                </w:pPr>
              </w:pPrChange>
            </w:pPr>
            <w:del w:id="1929" w:author="Microsoft" w:date="2016-04-07T14:19:00Z">
              <w:r w:rsidRPr="00437F65" w:rsidDel="00102ADC">
                <w:rPr>
                  <w:rFonts w:hint="eastAsia"/>
                </w:rPr>
                <w:delText>销售站管理</w:delText>
              </w:r>
            </w:del>
          </w:p>
        </w:tc>
      </w:tr>
      <w:tr w:rsidR="00117B87" w:rsidRPr="00437F65" w:rsidDel="00102ADC" w:rsidTr="00117B87">
        <w:trPr>
          <w:cantSplit/>
          <w:del w:id="1930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31" w:author="Microsoft" w:date="2016-04-07T14:19:00Z"/>
              </w:rPr>
              <w:pPrChange w:id="1932" w:author="Microsoft" w:date="2016-05-13T11:07:00Z">
                <w:pPr>
                  <w:spacing w:line="360" w:lineRule="auto"/>
                  <w:jc w:val="left"/>
                </w:pPr>
              </w:pPrChange>
            </w:pPr>
            <w:del w:id="1933" w:author="Microsoft" w:date="2016-04-07T14:19:00Z">
              <w:r w:rsidRPr="00437F65" w:rsidDel="00102ADC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117B87" w:rsidRPr="00437F65" w:rsidDel="00102ADC" w:rsidRDefault="00117B87">
            <w:pPr>
              <w:pStyle w:val="af1"/>
              <w:rPr>
                <w:del w:id="1934" w:author="Microsoft" w:date="2016-04-07T14:19:00Z"/>
              </w:rPr>
              <w:pPrChange w:id="1935" w:author="Microsoft" w:date="2016-05-13T11:07:00Z">
                <w:pPr>
                  <w:spacing w:line="360" w:lineRule="auto"/>
                </w:pPr>
              </w:pPrChange>
            </w:pPr>
            <w:del w:id="1936" w:author="Microsoft" w:date="2016-04-07T14:19:00Z">
              <w:r w:rsidRPr="00437F65" w:rsidDel="00102ADC">
                <w:rPr>
                  <w:rFonts w:hint="eastAsia"/>
                </w:rPr>
                <w:delText>清退销售站</w:delText>
              </w:r>
            </w:del>
          </w:p>
        </w:tc>
        <w:tc>
          <w:tcPr>
            <w:tcW w:w="1860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37" w:author="Microsoft" w:date="2016-04-07T14:19:00Z"/>
              </w:rPr>
              <w:pPrChange w:id="1938" w:author="Microsoft" w:date="2016-05-13T11:07:00Z">
                <w:pPr>
                  <w:spacing w:line="360" w:lineRule="auto"/>
                </w:pPr>
              </w:pPrChange>
            </w:pPr>
            <w:del w:id="1939" w:author="Microsoft" w:date="2016-04-07T14:19:00Z">
              <w:r w:rsidRPr="00437F65" w:rsidDel="00102ADC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117B87" w:rsidRPr="00437F65" w:rsidDel="00102ADC" w:rsidRDefault="00117B87">
            <w:pPr>
              <w:pStyle w:val="af1"/>
              <w:rPr>
                <w:del w:id="1940" w:author="Microsoft" w:date="2016-04-07T14:19:00Z"/>
              </w:rPr>
              <w:pPrChange w:id="1941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117B87" w:rsidRPr="00437F65" w:rsidDel="00102ADC" w:rsidTr="00117B87">
        <w:trPr>
          <w:trHeight w:val="556"/>
          <w:del w:id="1942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43" w:author="Microsoft" w:date="2016-04-07T14:19:00Z"/>
              </w:rPr>
              <w:pPrChange w:id="1944" w:author="Microsoft" w:date="2016-05-13T11:07:00Z">
                <w:pPr>
                  <w:spacing w:line="360" w:lineRule="auto"/>
                  <w:jc w:val="left"/>
                </w:pPr>
              </w:pPrChange>
            </w:pPr>
            <w:del w:id="1945" w:author="Microsoft" w:date="2016-04-07T14:19:00Z">
              <w:r w:rsidRPr="00437F65" w:rsidDel="00102ADC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117B87" w:rsidDel="00102ADC" w:rsidRDefault="00117B87">
            <w:pPr>
              <w:pStyle w:val="af1"/>
              <w:rPr>
                <w:del w:id="1946" w:author="Microsoft" w:date="2016-04-07T14:19:00Z"/>
              </w:rPr>
              <w:pPrChange w:id="1947" w:author="Microsoft" w:date="2016-05-13T11:07:00Z">
                <w:pPr>
                  <w:pStyle w:val="ad"/>
                </w:pPr>
              </w:pPrChange>
            </w:pPr>
            <w:del w:id="1948" w:author="Microsoft" w:date="2016-04-07T14:19:00Z">
              <w:r w:rsidDel="00102ADC">
                <w:rPr>
                  <w:rFonts w:hint="eastAsia"/>
                </w:rPr>
                <w:delText>清退销售站流程</w:delText>
              </w:r>
            </w:del>
          </w:p>
          <w:p w:rsidR="00117B87" w:rsidDel="00102ADC" w:rsidRDefault="00117B87">
            <w:pPr>
              <w:pStyle w:val="af1"/>
              <w:rPr>
                <w:del w:id="1949" w:author="Microsoft" w:date="2016-04-07T14:19:00Z"/>
              </w:rPr>
              <w:pPrChange w:id="1950" w:author="Microsoft" w:date="2016-05-13T11:07:00Z">
                <w:pPr>
                  <w:pStyle w:val="ad"/>
                </w:pPr>
              </w:pPrChange>
            </w:pPr>
            <w:del w:id="1951" w:author="Microsoft" w:date="2016-04-07T14:19:00Z">
              <w:r w:rsidDel="00102ADC">
                <w:rPr>
                  <w:rFonts w:hint="eastAsia"/>
                </w:rPr>
                <w:delText>1.判断销售站是否可清退，如果当日有交易或</w:delText>
              </w:r>
              <w:r w:rsidDel="00102ADC">
                <w:delText>包含销售员</w:delText>
              </w:r>
              <w:r w:rsidDel="00102ADC">
                <w:rPr>
                  <w:rFonts w:hint="eastAsia"/>
                </w:rPr>
                <w:delText>或包含</w:delText>
              </w:r>
              <w:r w:rsidDel="00102ADC">
                <w:delText>终端机</w:delText>
              </w:r>
              <w:r w:rsidDel="00102ADC">
                <w:rPr>
                  <w:rFonts w:hint="eastAsia"/>
                </w:rPr>
                <w:delText>，则不能清退。</w:delText>
              </w:r>
            </w:del>
          </w:p>
          <w:p w:rsidR="00117B87" w:rsidDel="00102ADC" w:rsidRDefault="00117B87">
            <w:pPr>
              <w:pStyle w:val="af1"/>
              <w:rPr>
                <w:del w:id="1952" w:author="Microsoft" w:date="2016-04-07T14:19:00Z"/>
              </w:rPr>
              <w:pPrChange w:id="1953" w:author="Microsoft" w:date="2016-05-13T11:07:00Z">
                <w:pPr>
                  <w:pStyle w:val="ad"/>
                </w:pPr>
              </w:pPrChange>
            </w:pPr>
            <w:del w:id="1954" w:author="Microsoft" w:date="2016-04-07T14:19:00Z">
              <w:r w:rsidDel="00102ADC">
                <w:rPr>
                  <w:rFonts w:hint="eastAsia"/>
                </w:rPr>
                <w:delText>2.修改销售站状态并通知主机。</w:delText>
              </w:r>
            </w:del>
          </w:p>
          <w:p w:rsidR="00117B87" w:rsidDel="00102ADC" w:rsidRDefault="00117B87">
            <w:pPr>
              <w:pStyle w:val="af1"/>
              <w:rPr>
                <w:del w:id="1955" w:author="Microsoft" w:date="2016-04-07T14:19:00Z"/>
              </w:rPr>
              <w:pPrChange w:id="1956" w:author="Microsoft" w:date="2016-05-13T11:07:00Z">
                <w:pPr>
                  <w:pStyle w:val="ad"/>
                </w:pPr>
              </w:pPrChange>
            </w:pPr>
            <w:del w:id="1957" w:author="Microsoft" w:date="2016-04-07T14:19:00Z">
              <w:r w:rsidDel="00102ADC">
                <w:rPr>
                  <w:rFonts w:hint="eastAsia"/>
                </w:rPr>
                <w:delText>3.处理销售站账户金额，生成类型为“清退”的账户流水记录。</w:delText>
              </w:r>
            </w:del>
          </w:p>
          <w:p w:rsidR="00117B87" w:rsidDel="00102ADC" w:rsidRDefault="00117B87">
            <w:pPr>
              <w:pStyle w:val="af1"/>
              <w:rPr>
                <w:del w:id="1958" w:author="Microsoft" w:date="2016-04-07T14:19:00Z"/>
              </w:rPr>
              <w:pPrChange w:id="1959" w:author="Microsoft" w:date="2016-05-13T11:07:00Z">
                <w:pPr>
                  <w:pStyle w:val="ad"/>
                </w:pPr>
              </w:pPrChange>
            </w:pPr>
            <w:del w:id="1960" w:author="Microsoft" w:date="2016-04-07T14:19:00Z">
              <w:r w:rsidDel="00102ADC">
                <w:rPr>
                  <w:rFonts w:hint="eastAsia"/>
                </w:rPr>
                <w:delText>如果销售站有余额，流水记录中的金额是负数，表示用户需要退款；</w:delText>
              </w:r>
            </w:del>
          </w:p>
          <w:p w:rsidR="00117B87" w:rsidRPr="00401897" w:rsidDel="00102ADC" w:rsidRDefault="00117B87">
            <w:pPr>
              <w:pStyle w:val="af1"/>
              <w:rPr>
                <w:del w:id="1961" w:author="Microsoft" w:date="2016-04-07T14:19:00Z"/>
              </w:rPr>
              <w:pPrChange w:id="1962" w:author="Microsoft" w:date="2016-05-13T11:07:00Z">
                <w:pPr>
                  <w:pStyle w:val="ad"/>
                </w:pPr>
              </w:pPrChange>
            </w:pPr>
            <w:del w:id="1963" w:author="Microsoft" w:date="2016-04-07T14:19:00Z">
              <w:r w:rsidDel="00102ADC">
                <w:rPr>
                  <w:rFonts w:hint="eastAsia"/>
                </w:rPr>
                <w:delText>如果销售站欠费，流水记录金额是正数，表示需要用户缴费。</w:delText>
              </w:r>
            </w:del>
          </w:p>
        </w:tc>
      </w:tr>
      <w:tr w:rsidR="00117B87" w:rsidRPr="00437F65" w:rsidDel="00102ADC" w:rsidTr="00117B87">
        <w:trPr>
          <w:trHeight w:val="420"/>
          <w:del w:id="1964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65" w:author="Microsoft" w:date="2016-04-07T14:19:00Z"/>
              </w:rPr>
              <w:pPrChange w:id="196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1967" w:author="Microsoft" w:date="2016-04-07T14:19:00Z">
              <w:r w:rsidRPr="00437F65" w:rsidDel="00102ADC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1968" w:author="Microsoft" w:date="2016-04-07T14:19:00Z"/>
              </w:rPr>
              <w:pPrChange w:id="1969" w:author="Microsoft" w:date="2016-05-13T11:07:00Z">
                <w:pPr>
                  <w:spacing w:line="360" w:lineRule="auto"/>
                </w:pPr>
              </w:pPrChange>
            </w:pPr>
            <w:del w:id="1970" w:author="Microsoft" w:date="2016-04-07T14:19:00Z">
              <w:r w:rsidRPr="00437F65" w:rsidDel="00102ADC">
                <w:rPr>
                  <w:rFonts w:hint="eastAsia"/>
                </w:rPr>
                <w:delText>通过查询功能筛选出销售站</w:delText>
              </w:r>
            </w:del>
          </w:p>
          <w:p w:rsidR="00117B87" w:rsidRPr="00437F65" w:rsidDel="00102ADC" w:rsidRDefault="00117B87">
            <w:pPr>
              <w:pStyle w:val="af1"/>
              <w:rPr>
                <w:del w:id="1971" w:author="Microsoft" w:date="2016-04-07T14:19:00Z"/>
              </w:rPr>
              <w:pPrChange w:id="1972" w:author="Microsoft" w:date="2016-05-13T11:07:00Z">
                <w:pPr>
                  <w:spacing w:line="360" w:lineRule="auto"/>
                </w:pPr>
              </w:pPrChange>
            </w:pPr>
            <w:del w:id="1973" w:author="Microsoft" w:date="2016-04-07T14:19:00Z">
              <w:r w:rsidRPr="00437F65" w:rsidDel="00102ADC">
                <w:rPr>
                  <w:rFonts w:hint="eastAsia"/>
                </w:rPr>
                <w:delText>执行清退动作</w:delText>
              </w:r>
            </w:del>
          </w:p>
        </w:tc>
      </w:tr>
      <w:tr w:rsidR="004252F7" w:rsidRPr="00437F65" w:rsidDel="00102ADC" w:rsidTr="00117B87">
        <w:trPr>
          <w:trHeight w:val="420"/>
          <w:del w:id="1974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75" w:author="Microsoft" w:date="2016-04-07T14:19:00Z"/>
              </w:rPr>
              <w:pPrChange w:id="197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1977" w:author="Microsoft" w:date="2016-04-07T14:19:00Z">
              <w:r w:rsidRPr="00437F65" w:rsidDel="00102ADC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117B87" w:rsidDel="00102ADC" w:rsidRDefault="00117B87">
            <w:pPr>
              <w:pStyle w:val="af1"/>
              <w:rPr>
                <w:del w:id="1978" w:author="Microsoft" w:date="2016-04-07T14:19:00Z"/>
              </w:rPr>
              <w:pPrChange w:id="1979" w:author="Microsoft" w:date="2016-05-13T11:07:00Z">
                <w:pPr>
                  <w:spacing w:line="360" w:lineRule="auto"/>
                </w:pPr>
              </w:pPrChange>
            </w:pPr>
            <w:del w:id="1980" w:author="Microsoft" w:date="2016-04-07T14:19:00Z">
              <w:r w:rsidDel="00102ADC">
                <w:rPr>
                  <w:rFonts w:hint="eastAsia"/>
                </w:rPr>
                <w:delText>打印</w:delText>
              </w:r>
              <w:r w:rsidDel="00102ADC">
                <w:delText>清退单</w:delText>
              </w:r>
              <w:r w:rsidDel="00102ADC">
                <w:rPr>
                  <w:rFonts w:hint="eastAsia"/>
                </w:rPr>
                <w:delText>（样式</w:delText>
              </w:r>
              <w:r w:rsidDel="00102ADC">
                <w:delText>参看</w:delText>
              </w:r>
              <w:r w:rsidDel="00102ADC">
                <w:rPr>
                  <w:rFonts w:hint="eastAsia"/>
                </w:rPr>
                <w:delText>附录</w:delText>
              </w:r>
              <w:r w:rsidDel="00102ADC">
                <w:delText>）</w:delText>
              </w:r>
            </w:del>
          </w:p>
          <w:p w:rsidR="00117B87" w:rsidDel="00102ADC" w:rsidRDefault="00117B87">
            <w:pPr>
              <w:pStyle w:val="af1"/>
              <w:rPr>
                <w:del w:id="1981" w:author="Microsoft" w:date="2016-04-07T14:19:00Z"/>
              </w:rPr>
              <w:pPrChange w:id="1982" w:author="Microsoft" w:date="2016-05-13T11:07:00Z">
                <w:pPr>
                  <w:spacing w:line="360" w:lineRule="auto"/>
                </w:pPr>
              </w:pPrChange>
            </w:pPr>
            <w:del w:id="1983" w:author="Microsoft" w:date="2016-04-07T14:19:00Z">
              <w:r w:rsidDel="00102ADC">
                <w:rPr>
                  <w:rFonts w:hint="eastAsia"/>
                </w:rPr>
                <w:delText>提交清退请求成功</w:delText>
              </w:r>
            </w:del>
          </w:p>
          <w:p w:rsidR="00117B87" w:rsidRPr="00437F65" w:rsidDel="00102ADC" w:rsidRDefault="00117B87">
            <w:pPr>
              <w:pStyle w:val="af1"/>
              <w:rPr>
                <w:del w:id="1984" w:author="Microsoft" w:date="2016-04-07T14:19:00Z"/>
              </w:rPr>
              <w:pPrChange w:id="1985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102ADC" w:rsidTr="00117B87">
        <w:trPr>
          <w:del w:id="1986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87" w:author="Microsoft" w:date="2016-04-07T14:19:00Z"/>
              </w:rPr>
              <w:pPrChange w:id="198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1989" w:author="Microsoft" w:date="2016-04-07T14:19:00Z">
              <w:r w:rsidRPr="00437F65" w:rsidDel="00102ADC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1990" w:author="Microsoft" w:date="2016-04-07T14:19:00Z"/>
              </w:rPr>
              <w:pPrChange w:id="1991" w:author="Microsoft" w:date="2016-05-13T11:07:00Z">
                <w:pPr>
                  <w:spacing w:line="360" w:lineRule="auto"/>
                </w:pPr>
              </w:pPrChange>
            </w:pPr>
            <w:del w:id="1992" w:author="Microsoft" w:date="2016-04-07T14:19:00Z">
              <w:r w:rsidRPr="00437F65" w:rsidDel="00102ADC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102ADC" w:rsidTr="00117B87">
        <w:trPr>
          <w:del w:id="1993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1994" w:author="Microsoft" w:date="2016-04-07T14:19:00Z"/>
              </w:rPr>
              <w:pPrChange w:id="1995" w:author="Microsoft" w:date="2016-05-13T11:07:00Z">
                <w:pPr>
                  <w:spacing w:line="360" w:lineRule="auto"/>
                  <w:jc w:val="left"/>
                </w:pPr>
              </w:pPrChange>
            </w:pPr>
            <w:del w:id="1996" w:author="Microsoft" w:date="2016-04-07T14:19:00Z">
              <w:r w:rsidRPr="00437F65" w:rsidDel="00102ADC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117B87" w:rsidRPr="00A63A86" w:rsidDel="00102ADC" w:rsidRDefault="00117B87">
            <w:pPr>
              <w:pStyle w:val="af1"/>
              <w:rPr>
                <w:del w:id="1997" w:author="Microsoft" w:date="2016-04-07T14:19:00Z"/>
              </w:rPr>
              <w:pPrChange w:id="1998" w:author="Microsoft" w:date="2016-05-13T11:07:00Z">
                <w:pPr>
                  <w:spacing w:line="360" w:lineRule="auto"/>
                </w:pPr>
              </w:pPrChange>
            </w:pPr>
            <w:del w:id="1999" w:author="Microsoft" w:date="2016-04-07T14:19:00Z">
              <w:r w:rsidDel="00102ADC">
                <w:rPr>
                  <w:rFonts w:hint="eastAsia"/>
                </w:rPr>
                <w:delText>直属站不</w:delText>
              </w:r>
              <w:r w:rsidDel="00102ADC">
                <w:delText>提供</w:delText>
              </w:r>
              <w:r w:rsidDel="00102ADC">
                <w:rPr>
                  <w:rFonts w:hint="eastAsia"/>
                </w:rPr>
                <w:delText>此功能</w:delText>
              </w:r>
            </w:del>
          </w:p>
        </w:tc>
      </w:tr>
      <w:tr w:rsidR="004252F7" w:rsidRPr="00437F65" w:rsidDel="00102ADC" w:rsidTr="00117B87">
        <w:trPr>
          <w:del w:id="2000" w:author="Microsoft" w:date="2016-04-07T14:19:00Z"/>
        </w:trPr>
        <w:tc>
          <w:tcPr>
            <w:tcW w:w="1384" w:type="dxa"/>
            <w:shd w:val="clear" w:color="auto" w:fill="D9D9D9"/>
          </w:tcPr>
          <w:p w:rsidR="00117B87" w:rsidRPr="00437F65" w:rsidDel="00102ADC" w:rsidRDefault="00117B87">
            <w:pPr>
              <w:pStyle w:val="af1"/>
              <w:rPr>
                <w:del w:id="2001" w:author="Microsoft" w:date="2016-04-07T14:19:00Z"/>
              </w:rPr>
              <w:pPrChange w:id="2002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03" w:author="Microsoft" w:date="2016-04-07T14:19:00Z">
              <w:r w:rsidRPr="00437F65" w:rsidDel="00102ADC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2004" w:author="Microsoft" w:date="2016-04-07T14:19:00Z"/>
              </w:rPr>
              <w:pPrChange w:id="2005" w:author="Microsoft" w:date="2016-05-13T11:07:00Z">
                <w:pPr>
                  <w:spacing w:line="360" w:lineRule="auto"/>
                </w:pPr>
              </w:pPrChange>
            </w:pPr>
            <w:del w:id="2006" w:author="Microsoft" w:date="2016-04-07T14:19:00Z">
              <w:r w:rsidRPr="00437F65" w:rsidDel="00102ADC">
                <w:rPr>
                  <w:rFonts w:hint="eastAsia"/>
                </w:rPr>
                <w:delText>无</w:delText>
              </w:r>
            </w:del>
          </w:p>
        </w:tc>
      </w:tr>
    </w:tbl>
    <w:p w:rsidR="00117B87" w:rsidRPr="00437F65" w:rsidDel="00102ADC" w:rsidRDefault="00117B87">
      <w:pPr>
        <w:pStyle w:val="af1"/>
        <w:rPr>
          <w:del w:id="2007" w:author="Microsoft" w:date="2016-04-07T14:19:00Z"/>
        </w:rPr>
        <w:pPrChange w:id="2008" w:author="Microsoft" w:date="2016-05-13T11:07:00Z">
          <w:pPr>
            <w:pStyle w:val="4"/>
          </w:pPr>
        </w:pPrChange>
      </w:pPr>
      <w:del w:id="2009" w:author="Microsoft" w:date="2016-04-07T14:19:00Z">
        <w:r w:rsidDel="00102ADC">
          <w:rPr>
            <w:rFonts w:hint="eastAsia"/>
          </w:rPr>
          <w:delText>启用/禁用</w:delText>
        </w:r>
        <w:r w:rsidRPr="00437F65" w:rsidDel="00102ADC">
          <w:rPr>
            <w:rFonts w:hint="eastAsia"/>
          </w:rPr>
          <w:delText>销售站</w:delText>
        </w:r>
      </w:del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6"/>
        <w:gridCol w:w="2363"/>
        <w:gridCol w:w="1860"/>
        <w:gridCol w:w="2751"/>
      </w:tblGrid>
      <w:tr w:rsidR="004252F7" w:rsidRPr="00437F65" w:rsidDel="00102ADC" w:rsidTr="00117B87">
        <w:trPr>
          <w:cantSplit/>
          <w:del w:id="2010" w:author="Microsoft" w:date="2016-04-07T14:19:00Z"/>
        </w:trPr>
        <w:tc>
          <w:tcPr>
            <w:tcW w:w="1526" w:type="dxa"/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11" w:author="Microsoft" w:date="2016-04-07T14:19:00Z"/>
              </w:rPr>
              <w:pPrChange w:id="2012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13" w:author="Microsoft" w:date="2016-04-07T14:19:00Z">
              <w:r w:rsidRPr="00437F65" w:rsidDel="00102ADC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363" w:type="dxa"/>
          </w:tcPr>
          <w:p w:rsidR="00117B87" w:rsidRPr="00437F65" w:rsidDel="00102ADC" w:rsidRDefault="00117B87">
            <w:pPr>
              <w:pStyle w:val="af1"/>
              <w:rPr>
                <w:del w:id="2014" w:author="Microsoft" w:date="2016-04-07T14:19:00Z"/>
              </w:rPr>
              <w:pPrChange w:id="2015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16" w:author="Microsoft" w:date="2016-04-07T14:19:00Z"/>
              </w:rPr>
              <w:pPrChange w:id="2017" w:author="Microsoft" w:date="2016-05-13T11:07:00Z">
                <w:pPr>
                  <w:spacing w:line="360" w:lineRule="auto"/>
                </w:pPr>
              </w:pPrChange>
            </w:pPr>
            <w:del w:id="2018" w:author="Microsoft" w:date="2016-04-07T14:19:00Z">
              <w:r w:rsidRPr="00437F65" w:rsidDel="00102ADC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117B87" w:rsidRPr="00437F65" w:rsidDel="00102ADC" w:rsidRDefault="00117B87">
            <w:pPr>
              <w:pStyle w:val="af1"/>
              <w:rPr>
                <w:del w:id="2019" w:author="Microsoft" w:date="2016-04-07T14:19:00Z"/>
              </w:rPr>
              <w:pPrChange w:id="2020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102ADC" w:rsidTr="00117B87">
        <w:trPr>
          <w:cantSplit/>
          <w:del w:id="2021" w:author="Microsoft" w:date="2016-04-07T14:19:00Z"/>
        </w:trPr>
        <w:tc>
          <w:tcPr>
            <w:tcW w:w="1526" w:type="dxa"/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22" w:author="Microsoft" w:date="2016-04-07T14:19:00Z"/>
              </w:rPr>
              <w:pPrChange w:id="2023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24" w:author="Microsoft" w:date="2016-04-07T14:19:00Z">
              <w:r w:rsidRPr="00437F65" w:rsidDel="00102ADC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363" w:type="dxa"/>
          </w:tcPr>
          <w:p w:rsidR="00117B87" w:rsidRPr="00437F65" w:rsidDel="00102ADC" w:rsidRDefault="00117B87">
            <w:pPr>
              <w:pStyle w:val="af1"/>
              <w:rPr>
                <w:del w:id="2025" w:author="Microsoft" w:date="2016-04-07T14:19:00Z"/>
              </w:rPr>
              <w:pPrChange w:id="2026" w:author="Microsoft" w:date="2016-05-13T11:07:00Z">
                <w:pPr>
                  <w:spacing w:line="360" w:lineRule="auto"/>
                </w:pPr>
              </w:pPrChange>
            </w:pPr>
            <w:del w:id="2027" w:author="Microsoft" w:date="2016-04-07T14:19:00Z">
              <w:r w:rsidRPr="00437F65" w:rsidDel="00102ADC">
                <w:rPr>
                  <w:rFonts w:hint="eastAsia"/>
                </w:rPr>
                <w:delText>禁用/启用销售站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28" w:author="Microsoft" w:date="2016-04-07T14:19:00Z"/>
              </w:rPr>
              <w:pPrChange w:id="2029" w:author="Microsoft" w:date="2016-05-13T11:07:00Z">
                <w:pPr>
                  <w:spacing w:line="360" w:lineRule="auto"/>
                </w:pPr>
              </w:pPrChange>
            </w:pPr>
            <w:del w:id="2030" w:author="Microsoft" w:date="2016-04-07T14:19:00Z">
              <w:r w:rsidRPr="00437F65" w:rsidDel="00102ADC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117B87" w:rsidRPr="00437F65" w:rsidDel="00102ADC" w:rsidRDefault="00117B87">
            <w:pPr>
              <w:pStyle w:val="af1"/>
              <w:rPr>
                <w:del w:id="2031" w:author="Microsoft" w:date="2016-04-07T14:19:00Z"/>
              </w:rPr>
              <w:pPrChange w:id="2032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102ADC" w:rsidTr="00117B87">
        <w:trPr>
          <w:trHeight w:val="390"/>
          <w:del w:id="2033" w:author="Microsoft" w:date="2016-04-07T14:19:00Z"/>
        </w:trPr>
        <w:tc>
          <w:tcPr>
            <w:tcW w:w="1526" w:type="dxa"/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34" w:author="Microsoft" w:date="2016-04-07T14:19:00Z"/>
              </w:rPr>
              <w:pPrChange w:id="2035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36" w:author="Microsoft" w:date="2016-04-07T14:19:00Z">
              <w:r w:rsidRPr="00437F65" w:rsidDel="00102ADC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6974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2037" w:author="Microsoft" w:date="2016-04-07T14:19:00Z"/>
              </w:rPr>
              <w:pPrChange w:id="2038" w:author="Microsoft" w:date="2016-05-13T11:07:00Z">
                <w:pPr>
                  <w:spacing w:line="360" w:lineRule="auto"/>
                </w:pPr>
              </w:pPrChange>
            </w:pPr>
            <w:del w:id="2039" w:author="Microsoft" w:date="2016-04-07T14:19:00Z">
              <w:r w:rsidRPr="00437F65" w:rsidDel="00102ADC">
                <w:rPr>
                  <w:rFonts w:hint="eastAsia"/>
                </w:rPr>
                <w:delText>可对销售站进行禁用/启用操作</w:delText>
              </w:r>
            </w:del>
          </w:p>
        </w:tc>
      </w:tr>
      <w:tr w:rsidR="004252F7" w:rsidRPr="00437F65" w:rsidDel="00102ADC" w:rsidTr="00117B87">
        <w:trPr>
          <w:trHeight w:val="396"/>
          <w:del w:id="2040" w:author="Microsoft" w:date="2016-04-07T14:19:00Z"/>
        </w:trPr>
        <w:tc>
          <w:tcPr>
            <w:tcW w:w="1526" w:type="dxa"/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41" w:author="Microsoft" w:date="2016-04-07T14:19:00Z"/>
              </w:rPr>
              <w:pPrChange w:id="2042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43" w:author="Microsoft" w:date="2016-04-07T14:19:00Z">
              <w:r w:rsidRPr="00437F65" w:rsidDel="00102ADC">
                <w:rPr>
                  <w:rFonts w:hint="eastAsia"/>
                </w:rPr>
                <w:delText>输入</w:delText>
              </w:r>
            </w:del>
          </w:p>
        </w:tc>
        <w:tc>
          <w:tcPr>
            <w:tcW w:w="6974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2044" w:author="Microsoft" w:date="2016-04-07T14:19:00Z"/>
              </w:rPr>
              <w:pPrChange w:id="2045" w:author="Microsoft" w:date="2016-05-13T11:07:00Z">
                <w:pPr>
                  <w:pStyle w:val="af"/>
                  <w:spacing w:line="360" w:lineRule="auto"/>
                  <w:ind w:firstLineChars="0" w:firstLine="0"/>
                </w:pPr>
              </w:pPrChange>
            </w:pPr>
            <w:del w:id="2046" w:author="Microsoft" w:date="2016-04-07T14:19:00Z">
              <w:r w:rsidDel="00102ADC">
                <w:rPr>
                  <w:rFonts w:hint="eastAsia"/>
                </w:rPr>
                <w:delText>指定销售站</w:delText>
              </w:r>
            </w:del>
          </w:p>
        </w:tc>
      </w:tr>
      <w:tr w:rsidR="004252F7" w:rsidRPr="00437F65" w:rsidDel="00102ADC" w:rsidTr="00117B87">
        <w:trPr>
          <w:trHeight w:val="395"/>
          <w:del w:id="2047" w:author="Microsoft" w:date="2016-04-07T14:19:00Z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48" w:author="Microsoft" w:date="2016-04-07T14:19:00Z"/>
              </w:rPr>
              <w:pPrChange w:id="2049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50" w:author="Microsoft" w:date="2016-04-07T14:19:00Z">
              <w:r w:rsidRPr="00437F65" w:rsidDel="00102ADC">
                <w:rPr>
                  <w:rFonts w:hint="eastAsia"/>
                </w:rPr>
                <w:delText>输出</w:delText>
              </w:r>
            </w:del>
          </w:p>
        </w:tc>
        <w:tc>
          <w:tcPr>
            <w:tcW w:w="6974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2051" w:author="Microsoft" w:date="2016-04-07T14:19:00Z"/>
              </w:rPr>
              <w:pPrChange w:id="2052" w:author="Microsoft" w:date="2016-05-13T11:07:00Z">
                <w:pPr>
                  <w:spacing w:line="360" w:lineRule="auto"/>
                </w:pPr>
              </w:pPrChange>
            </w:pPr>
            <w:del w:id="2053" w:author="Microsoft" w:date="2016-04-07T14:19:00Z">
              <w:r w:rsidDel="00102ADC">
                <w:rPr>
                  <w:rFonts w:hint="eastAsia"/>
                </w:rPr>
                <w:delText>提交请求成功</w:delText>
              </w:r>
            </w:del>
          </w:p>
        </w:tc>
      </w:tr>
      <w:tr w:rsidR="004252F7" w:rsidRPr="00437F65" w:rsidDel="00102ADC" w:rsidTr="00117B87">
        <w:trPr>
          <w:del w:id="2054" w:author="Microsoft" w:date="2016-04-07T14:19:00Z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55" w:author="Microsoft" w:date="2016-04-07T14:19:00Z"/>
              </w:rPr>
              <w:pPrChange w:id="205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57" w:author="Microsoft" w:date="2016-04-07T14:19:00Z">
              <w:r w:rsidRPr="00437F65" w:rsidDel="00102ADC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6974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2058" w:author="Microsoft" w:date="2016-04-07T14:19:00Z"/>
              </w:rPr>
              <w:pPrChange w:id="2059" w:author="Microsoft" w:date="2016-05-13T11:07:00Z">
                <w:pPr>
                  <w:spacing w:line="360" w:lineRule="auto"/>
                </w:pPr>
              </w:pPrChange>
            </w:pPr>
            <w:del w:id="2060" w:author="Microsoft" w:date="2016-04-07T14:19:00Z">
              <w:r w:rsidDel="00102ADC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102ADC" w:rsidTr="00117B87">
        <w:trPr>
          <w:del w:id="2061" w:author="Microsoft" w:date="2016-04-07T14:19:00Z"/>
        </w:trPr>
        <w:tc>
          <w:tcPr>
            <w:tcW w:w="152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62" w:author="Microsoft" w:date="2016-04-07T14:19:00Z"/>
              </w:rPr>
              <w:pPrChange w:id="2063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64" w:author="Microsoft" w:date="2016-04-07T14:19:00Z">
              <w:r w:rsidRPr="00437F65" w:rsidDel="00102ADC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6974" w:type="dxa"/>
            <w:gridSpan w:val="3"/>
          </w:tcPr>
          <w:p w:rsidR="00117B87" w:rsidRPr="00A63A86" w:rsidDel="00102ADC" w:rsidRDefault="00117B87">
            <w:pPr>
              <w:pStyle w:val="af1"/>
              <w:rPr>
                <w:del w:id="2065" w:author="Microsoft" w:date="2016-04-07T14:19:00Z"/>
              </w:rPr>
              <w:pPrChange w:id="2066" w:author="Microsoft" w:date="2016-05-13T11:07:00Z">
                <w:pPr/>
              </w:pPrChange>
            </w:pPr>
            <w:del w:id="2067" w:author="Microsoft" w:date="2016-04-07T14:19:00Z">
              <w:r w:rsidDel="00102ADC">
                <w:rPr>
                  <w:rFonts w:hint="eastAsia"/>
                </w:rPr>
                <w:delText>直属站不</w:delText>
              </w:r>
              <w:r w:rsidDel="00102ADC">
                <w:delText>提供</w:delText>
              </w:r>
              <w:r w:rsidDel="00102ADC">
                <w:rPr>
                  <w:rFonts w:hint="eastAsia"/>
                </w:rPr>
                <w:delText>此功能</w:delText>
              </w:r>
            </w:del>
          </w:p>
        </w:tc>
      </w:tr>
      <w:tr w:rsidR="004252F7" w:rsidRPr="00437F65" w:rsidDel="00102ADC" w:rsidTr="00117B87">
        <w:trPr>
          <w:del w:id="2068" w:author="Microsoft" w:date="2016-04-07T14:19:00Z"/>
        </w:trPr>
        <w:tc>
          <w:tcPr>
            <w:tcW w:w="1526" w:type="dxa"/>
            <w:shd w:val="clear" w:color="auto" w:fill="D9D9D9" w:themeFill="background1" w:themeFillShade="D9"/>
          </w:tcPr>
          <w:p w:rsidR="00117B87" w:rsidRPr="00437F65" w:rsidDel="00102ADC" w:rsidRDefault="00117B87">
            <w:pPr>
              <w:pStyle w:val="af1"/>
              <w:rPr>
                <w:del w:id="2069" w:author="Microsoft" w:date="2016-04-07T14:19:00Z"/>
              </w:rPr>
              <w:pPrChange w:id="207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071" w:author="Microsoft" w:date="2016-04-07T14:19:00Z">
              <w:r w:rsidRPr="00437F65" w:rsidDel="00102ADC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6974" w:type="dxa"/>
            <w:gridSpan w:val="3"/>
          </w:tcPr>
          <w:p w:rsidR="00117B87" w:rsidRPr="00437F65" w:rsidDel="00102ADC" w:rsidRDefault="00117B87">
            <w:pPr>
              <w:pStyle w:val="af1"/>
              <w:rPr>
                <w:del w:id="2072" w:author="Microsoft" w:date="2016-04-07T14:19:00Z"/>
              </w:rPr>
              <w:pPrChange w:id="2073" w:author="Microsoft" w:date="2016-05-13T11:07:00Z">
                <w:pPr/>
              </w:pPrChange>
            </w:pPr>
            <w:del w:id="2074" w:author="Microsoft" w:date="2015-06-03T14:41:00Z">
              <w:r w:rsidDel="000F786A">
                <w:rPr>
                  <w:rFonts w:hint="eastAsia"/>
                </w:rPr>
                <w:delText>无</w:delText>
              </w:r>
            </w:del>
          </w:p>
        </w:tc>
      </w:tr>
    </w:tbl>
    <w:p w:rsidR="00117B87" w:rsidRPr="00437F65" w:rsidRDefault="00117B87">
      <w:pPr>
        <w:pStyle w:val="af1"/>
      </w:pPr>
    </w:p>
    <w:p w:rsidR="00117B87" w:rsidRPr="00437F65" w:rsidRDefault="00117B87" w:rsidP="00117B87">
      <w:pPr>
        <w:pStyle w:val="4"/>
      </w:pPr>
      <w:bookmarkStart w:id="2075" w:name="_Toc443394468"/>
      <w:bookmarkStart w:id="2076" w:name="_Toc443394499"/>
      <w:bookmarkStart w:id="2077" w:name="_Toc450143966"/>
      <w:bookmarkEnd w:id="2075"/>
      <w:bookmarkEnd w:id="2076"/>
      <w:r w:rsidRPr="00437F65">
        <w:rPr>
          <w:rFonts w:hint="eastAsia"/>
        </w:rPr>
        <w:t>查询游戏</w:t>
      </w:r>
      <w:r>
        <w:rPr>
          <w:rFonts w:hint="eastAsia"/>
        </w:rPr>
        <w:t>授权</w:t>
      </w:r>
      <w:bookmarkEnd w:id="2077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销售站管理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查询销售站游戏</w:t>
            </w:r>
            <w:r>
              <w:rPr>
                <w:rFonts w:hint="eastAsia"/>
                <w:iCs/>
              </w:rPr>
              <w:t>授权信息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F51B11">
            <w:pPr>
              <w:pStyle w:val="af1"/>
            </w:pPr>
            <w:r>
              <w:rPr>
                <w:rFonts w:hint="eastAsia"/>
              </w:rPr>
              <w:t>查询</w:t>
            </w:r>
            <w:r w:rsidRPr="00437F65">
              <w:rPr>
                <w:rFonts w:hint="eastAsia"/>
              </w:rPr>
              <w:t>销售站各游戏的可用性以及已授权游戏的代销费比例。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选择某一个销售站，点击“游戏授权”按钮。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该销售站游戏授权信息</w:t>
            </w:r>
            <w:r>
              <w:rPr>
                <w:rFonts w:ascii="宋体" w:hAnsi="宋体" w:hint="eastAsia"/>
                <w:bCs/>
                <w:iCs/>
              </w:rPr>
              <w:t>列表</w:t>
            </w:r>
          </w:p>
          <w:p w:rsidR="00117B87" w:rsidRPr="00F258E7" w:rsidRDefault="00117B87" w:rsidP="00117B87">
            <w:pPr>
              <w:spacing w:line="360" w:lineRule="auto"/>
              <w:rPr>
                <w:ins w:id="2078" w:author="Microsoft" w:date="2016-02-19T15:54:00Z"/>
                <w:rFonts w:ascii="宋体" w:hAnsi="宋体"/>
                <w:bCs/>
                <w:iCs/>
                <w:color w:val="FF0000"/>
                <w:rPrChange w:id="2079" w:author="Microsoft" w:date="2016-02-19T17:15:00Z">
                  <w:rPr>
                    <w:ins w:id="2080" w:author="Microsoft" w:date="2016-02-19T15:54:00Z"/>
                    <w:rFonts w:ascii="宋体" w:hAnsi="宋体"/>
                    <w:bCs/>
                    <w:iCs/>
                  </w:rPr>
                </w:rPrChange>
              </w:rPr>
            </w:pPr>
            <w:ins w:id="2081" w:author="Microsoft" w:date="2016-02-19T15:54:00Z">
              <w:r w:rsidRPr="00F258E7">
                <w:rPr>
                  <w:rFonts w:ascii="宋体" w:hAnsi="宋体" w:hint="eastAsia"/>
                  <w:bCs/>
                  <w:iCs/>
                  <w:color w:val="FF0000"/>
                  <w:rPrChange w:id="2082" w:author="Microsoft" w:date="2016-02-19T17:15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t>游戏</w:t>
              </w:r>
              <w:r w:rsidRPr="00F258E7">
                <w:rPr>
                  <w:rFonts w:ascii="宋体" w:hAnsi="宋体"/>
                  <w:bCs/>
                  <w:iCs/>
                  <w:color w:val="FF0000"/>
                  <w:rPrChange w:id="2083" w:author="Microsoft" w:date="2016-02-19T17:15:00Z">
                    <w:rPr>
                      <w:rFonts w:ascii="宋体" w:hAnsi="宋体"/>
                      <w:bCs/>
                      <w:iCs/>
                    </w:rPr>
                  </w:rPrChange>
                </w:rPr>
                <w:t>编码：</w:t>
              </w:r>
            </w:ins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游戏名称：</w:t>
            </w:r>
            <w:r w:rsidDel="00252AC4">
              <w:rPr>
                <w:rFonts w:ascii="宋体" w:hAnsi="宋体" w:hint="eastAsia"/>
                <w:bCs/>
                <w:iCs/>
              </w:rPr>
              <w:t xml:space="preserve"> </w:t>
            </w:r>
          </w:p>
          <w:p w:rsidR="00117B87" w:rsidDel="00EA6221" w:rsidRDefault="00117B87" w:rsidP="00117B87">
            <w:pPr>
              <w:spacing w:line="360" w:lineRule="auto"/>
              <w:rPr>
                <w:del w:id="2084" w:author="Microsoft" w:date="2016-02-19T15:51:00Z"/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游戏类型：</w:t>
            </w:r>
          </w:p>
          <w:p w:rsidR="00117B87" w:rsidRDefault="00117B87">
            <w:pPr>
              <w:spacing w:line="360" w:lineRule="auto"/>
              <w:ind w:left="0"/>
              <w:rPr>
                <w:ins w:id="2085" w:author="Microsoft" w:date="2016-02-19T15:54:00Z"/>
                <w:rFonts w:ascii="宋体" w:hAnsi="宋体"/>
                <w:bCs/>
                <w:iCs/>
              </w:rPr>
              <w:pPrChange w:id="2086" w:author="Microsoft" w:date="2016-02-19T16:48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</w:p>
          <w:p w:rsidR="00117B87" w:rsidDel="00EA6221" w:rsidRDefault="00117B87" w:rsidP="00117B87">
            <w:pPr>
              <w:spacing w:line="360" w:lineRule="auto"/>
              <w:ind w:left="0"/>
              <w:rPr>
                <w:del w:id="2087" w:author="Microsoft" w:date="2016-02-19T15:51:00Z"/>
                <w:rFonts w:ascii="宋体" w:hAnsi="宋体"/>
                <w:bCs/>
                <w:iCs/>
              </w:rPr>
            </w:pPr>
            <w:ins w:id="2088" w:author="Microsoft" w:date="2016-02-19T15:54:00Z">
              <w:r>
                <w:rPr>
                  <w:rFonts w:ascii="宋体" w:hAnsi="宋体" w:hint="eastAsia"/>
                  <w:bCs/>
                  <w:iCs/>
                </w:rPr>
                <w:t>销售</w:t>
              </w:r>
              <w:r>
                <w:rPr>
                  <w:rFonts w:ascii="宋体" w:hAnsi="宋体"/>
                  <w:bCs/>
                  <w:iCs/>
                </w:rPr>
                <w:t>佣金比例：</w:t>
              </w:r>
            </w:ins>
            <w:del w:id="2089" w:author="Microsoft" w:date="2016-02-19T15:51:00Z">
              <w:r w:rsidDel="00EA6221">
                <w:rPr>
                  <w:rFonts w:ascii="宋体" w:hAnsi="宋体" w:hint="eastAsia"/>
                  <w:bCs/>
                  <w:iCs/>
                </w:rPr>
                <w:delText>游戏状态：</w:delText>
              </w:r>
            </w:del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</w:t>
            </w:r>
            <w:ins w:id="2090" w:author="Microsoft" w:date="2016-02-19T15:51:00Z">
              <w:r>
                <w:rPr>
                  <w:rFonts w:ascii="宋体" w:hAnsi="宋体" w:hint="eastAsia"/>
                  <w:bCs/>
                  <w:iCs/>
                </w:rPr>
                <w:t>佣金</w:t>
              </w:r>
            </w:ins>
            <w:del w:id="2091" w:author="Microsoft" w:date="2016-02-19T15:51:00Z">
              <w:r w:rsidDel="00EA6221">
                <w:rPr>
                  <w:rFonts w:ascii="宋体" w:hAnsi="宋体" w:hint="eastAsia"/>
                  <w:bCs/>
                  <w:iCs/>
                </w:rPr>
                <w:delText>代消费</w:delText>
              </w:r>
            </w:del>
            <w:r>
              <w:rPr>
                <w:rFonts w:ascii="宋体" w:hAnsi="宋体" w:hint="eastAsia"/>
                <w:bCs/>
                <w:iCs/>
              </w:rPr>
              <w:t>比例：</w:t>
            </w:r>
          </w:p>
          <w:p w:rsidR="00117B87" w:rsidRPr="00437F65" w:rsidDel="00EA6221" w:rsidRDefault="00117B87" w:rsidP="00117B87">
            <w:pPr>
              <w:spacing w:line="360" w:lineRule="auto"/>
              <w:rPr>
                <w:del w:id="2092" w:author="Microsoft" w:date="2016-02-19T15:51:00Z"/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ins w:id="2093" w:author="Microsoft" w:date="2016-02-19T15:51:00Z">
              <w:r>
                <w:rPr>
                  <w:rFonts w:ascii="宋体" w:hAnsi="宋体" w:hint="eastAsia"/>
                  <w:bCs/>
                  <w:iCs/>
                </w:rPr>
                <w:t>佣金</w:t>
              </w:r>
            </w:ins>
            <w:del w:id="2094" w:author="Microsoft" w:date="2016-02-19T15:51:00Z">
              <w:r w:rsidDel="00EA6221">
                <w:rPr>
                  <w:rFonts w:ascii="宋体" w:hAnsi="宋体" w:hint="eastAsia"/>
                  <w:bCs/>
                  <w:iCs/>
                </w:rPr>
                <w:delText>代销费</w:delText>
              </w:r>
            </w:del>
            <w:r>
              <w:rPr>
                <w:rFonts w:ascii="宋体" w:hAnsi="宋体" w:hint="eastAsia"/>
                <w:bCs/>
                <w:iCs/>
              </w:rPr>
              <w:t>比例：</w:t>
            </w:r>
          </w:p>
          <w:p w:rsidR="00117B87" w:rsidRPr="00437F65" w:rsidRDefault="00117B87" w:rsidP="00117B87">
            <w:pPr>
              <w:spacing w:line="360" w:lineRule="auto"/>
              <w:ind w:left="0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兑奖范围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ins w:id="2095" w:author="Microsoft" w:date="2016-02-19T16:53:00Z">
              <w:r>
                <w:rPr>
                  <w:rFonts w:ascii="宋体" w:hAnsi="宋体" w:hint="eastAsia"/>
                  <w:bCs/>
                  <w:iCs/>
                </w:rPr>
                <w:t>总公司</w:t>
              </w:r>
            </w:ins>
            <w:del w:id="2096" w:author="Microsoft" w:date="2016-02-19T16:53:00Z">
              <w:r w:rsidDel="00D72495">
                <w:rPr>
                  <w:rFonts w:ascii="宋体" w:hAnsi="宋体" w:hint="eastAsia"/>
                  <w:bCs/>
                  <w:iCs/>
                </w:rPr>
                <w:delText>中心</w:delText>
              </w:r>
            </w:del>
            <w:r>
              <w:rPr>
                <w:rFonts w:ascii="宋体" w:hAnsi="宋体"/>
                <w:bCs/>
                <w:iCs/>
              </w:rPr>
              <w:t>、</w:t>
            </w:r>
            <w:ins w:id="2097" w:author="Microsoft" w:date="2016-02-19T16:54:00Z">
              <w:r>
                <w:rPr>
                  <w:rFonts w:ascii="宋体" w:hAnsi="宋体" w:hint="eastAsia"/>
                  <w:bCs/>
                  <w:iCs/>
                </w:rPr>
                <w:t>分公司</w:t>
              </w:r>
            </w:ins>
            <w:del w:id="2098" w:author="Microsoft" w:date="2016-02-19T16:53:00Z">
              <w:r w:rsidDel="00D72495">
                <w:rPr>
                  <w:rFonts w:ascii="宋体" w:hAnsi="宋体" w:hint="eastAsia"/>
                  <w:bCs/>
                  <w:iCs/>
                </w:rPr>
                <w:delText>一级区域、二级区域</w:delText>
              </w:r>
            </w:del>
            <w:r>
              <w:rPr>
                <w:rFonts w:ascii="宋体" w:hAnsi="宋体" w:hint="eastAsia"/>
                <w:bCs/>
                <w:iCs/>
              </w:rPr>
              <w:t>、销售站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lastRenderedPageBreak/>
              <w:t>是否可销售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是否可兑奖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是否可退票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rPr>
          <w:trHeight w:val="464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</w:tbl>
    <w:p w:rsidR="00117B87" w:rsidRPr="00D25C15" w:rsidRDefault="00117B87">
      <w:pPr>
        <w:pStyle w:val="af1"/>
      </w:pPr>
    </w:p>
    <w:p w:rsidR="00117B87" w:rsidRPr="00437F65" w:rsidRDefault="00117B87" w:rsidP="00117B87">
      <w:pPr>
        <w:pStyle w:val="4"/>
      </w:pPr>
      <w:bookmarkStart w:id="2099" w:name="_Toc450143967"/>
      <w:r>
        <w:rPr>
          <w:rFonts w:hint="eastAsia"/>
        </w:rPr>
        <w:t>修改游戏授权</w:t>
      </w:r>
      <w:bookmarkEnd w:id="2099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游戏授权管理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修改销售站游戏</w:t>
            </w:r>
            <w:r>
              <w:rPr>
                <w:rFonts w:hint="eastAsia"/>
                <w:iCs/>
              </w:rPr>
              <w:t>授权信息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F51B11">
            <w:pPr>
              <w:pStyle w:val="af1"/>
            </w:pPr>
            <w:r w:rsidRPr="00437F65">
              <w:rPr>
                <w:rFonts w:hint="eastAsia"/>
              </w:rPr>
              <w:t>修改销售站各游戏的可用性以及已授权游戏的代销费比例。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</w:t>
            </w:r>
            <w:ins w:id="2100" w:author="Microsoft" w:date="2016-02-19T16:01:00Z">
              <w:r>
                <w:rPr>
                  <w:rFonts w:ascii="宋体" w:hAnsi="宋体" w:hint="eastAsia"/>
                  <w:bCs/>
                  <w:iCs/>
                </w:rPr>
                <w:t>佣金</w:t>
              </w:r>
            </w:ins>
            <w:del w:id="2101" w:author="Microsoft" w:date="2016-02-19T16:01:00Z">
              <w:r w:rsidDel="0017750E">
                <w:rPr>
                  <w:rFonts w:ascii="宋体" w:hAnsi="宋体" w:hint="eastAsia"/>
                  <w:bCs/>
                  <w:iCs/>
                </w:rPr>
                <w:delText>代消费</w:delText>
              </w:r>
            </w:del>
            <w:r>
              <w:rPr>
                <w:rFonts w:ascii="宋体" w:hAnsi="宋体" w:hint="eastAsia"/>
                <w:bCs/>
                <w:iCs/>
              </w:rPr>
              <w:t>比例：</w:t>
            </w:r>
            <w:ins w:id="2102" w:author="Microsoft" w:date="2016-02-19T16:01:00Z">
              <w:r w:rsidDel="0017750E">
                <w:rPr>
                  <w:rFonts w:ascii="宋体" w:hAnsi="宋体" w:hint="eastAsia"/>
                  <w:bCs/>
                  <w:iCs/>
                </w:rPr>
                <w:t xml:space="preserve"> </w:t>
              </w:r>
            </w:ins>
            <w:del w:id="2103" w:author="Microsoft" w:date="2016-02-19T16:01:00Z">
              <w:r w:rsidDel="0017750E">
                <w:rPr>
                  <w:rFonts w:ascii="宋体" w:hAnsi="宋体" w:hint="eastAsia"/>
                  <w:bCs/>
                  <w:iCs/>
                </w:rPr>
                <w:delText>不能</w:delText>
              </w:r>
              <w:r w:rsidDel="0017750E">
                <w:rPr>
                  <w:rFonts w:ascii="宋体" w:hAnsi="宋体"/>
                  <w:bCs/>
                  <w:iCs/>
                </w:rPr>
                <w:delText>大于上级区域的</w:delText>
              </w:r>
              <w:r w:rsidDel="0017750E">
                <w:rPr>
                  <w:rFonts w:ascii="宋体" w:hAnsi="宋体" w:hint="eastAsia"/>
                  <w:bCs/>
                  <w:iCs/>
                </w:rPr>
                <w:delText>发行费</w:delText>
              </w:r>
              <w:r w:rsidDel="0017750E">
                <w:rPr>
                  <w:rFonts w:ascii="宋体" w:hAnsi="宋体"/>
                  <w:bCs/>
                  <w:iCs/>
                </w:rPr>
                <w:delText>比例</w:delText>
              </w:r>
            </w:del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ins w:id="2104" w:author="Microsoft" w:date="2016-02-19T16:02:00Z">
              <w:r>
                <w:rPr>
                  <w:rFonts w:ascii="宋体" w:hAnsi="宋体" w:hint="eastAsia"/>
                  <w:bCs/>
                  <w:iCs/>
                </w:rPr>
                <w:t>佣金</w:t>
              </w:r>
            </w:ins>
            <w:del w:id="2105" w:author="Microsoft" w:date="2016-02-19T16:02:00Z">
              <w:r w:rsidDel="0017750E">
                <w:rPr>
                  <w:rFonts w:ascii="宋体" w:hAnsi="宋体" w:hint="eastAsia"/>
                  <w:bCs/>
                  <w:iCs/>
                </w:rPr>
                <w:delText>代销费</w:delText>
              </w:r>
            </w:del>
            <w:r>
              <w:rPr>
                <w:rFonts w:ascii="宋体" w:hAnsi="宋体" w:hint="eastAsia"/>
                <w:bCs/>
                <w:iCs/>
              </w:rPr>
              <w:t>比例：不限定</w:t>
            </w:r>
          </w:p>
          <w:p w:rsidR="00117B87" w:rsidRPr="00F258E7" w:rsidRDefault="00117B87" w:rsidP="00117B87">
            <w:pPr>
              <w:spacing w:line="360" w:lineRule="auto"/>
              <w:rPr>
                <w:rFonts w:ascii="宋体" w:hAnsi="宋体"/>
                <w:bCs/>
                <w:iCs/>
                <w:color w:val="FF0000"/>
                <w:rPrChange w:id="2106" w:author="Microsoft" w:date="2016-02-19T17:16:00Z">
                  <w:rPr>
                    <w:rFonts w:ascii="宋体" w:hAnsi="宋体"/>
                    <w:bCs/>
                    <w:iCs/>
                  </w:rPr>
                </w:rPrChange>
              </w:rPr>
            </w:pPr>
            <w:r w:rsidRPr="00F258E7">
              <w:rPr>
                <w:rFonts w:ascii="宋体" w:hAnsi="宋体" w:hint="eastAsia"/>
                <w:bCs/>
                <w:iCs/>
                <w:color w:val="FF0000"/>
                <w:rPrChange w:id="2107" w:author="Microsoft" w:date="2016-02-19T17:16:00Z">
                  <w:rPr>
                    <w:rFonts w:ascii="宋体" w:hAnsi="宋体" w:hint="eastAsia"/>
                    <w:bCs/>
                    <w:iCs/>
                  </w:rPr>
                </w:rPrChange>
              </w:rPr>
              <w:t>兑奖范围：</w:t>
            </w:r>
            <w:ins w:id="2108" w:author="Microsoft" w:date="2016-04-19T13:37:00Z">
              <w:r w:rsidR="00900FDD">
                <w:rPr>
                  <w:rFonts w:ascii="宋体" w:hAnsi="宋体" w:hint="eastAsia"/>
                  <w:bCs/>
                  <w:iCs/>
                  <w:color w:val="FF0000"/>
                </w:rPr>
                <w:t>同</w:t>
              </w:r>
              <w:r w:rsidR="00900FDD">
                <w:rPr>
                  <w:rFonts w:ascii="宋体" w:hAnsi="宋体"/>
                  <w:bCs/>
                  <w:iCs/>
                  <w:color w:val="FF0000"/>
                </w:rPr>
                <w:t>站点</w:t>
              </w:r>
            </w:ins>
            <w:ins w:id="2109" w:author="Microsoft" w:date="2016-04-19T13:38:00Z">
              <w:r w:rsidR="00900FDD">
                <w:rPr>
                  <w:rFonts w:ascii="宋体" w:hAnsi="宋体"/>
                  <w:bCs/>
                  <w:iCs/>
                  <w:color w:val="FF0000"/>
                </w:rPr>
                <w:t>、</w:t>
              </w:r>
              <w:r w:rsidR="00900FDD">
                <w:rPr>
                  <w:rFonts w:ascii="宋体" w:hAnsi="宋体" w:hint="eastAsia"/>
                  <w:bCs/>
                  <w:iCs/>
                  <w:color w:val="FF0000"/>
                </w:rPr>
                <w:t>同部门</w:t>
              </w:r>
              <w:r w:rsidR="00900FDD">
                <w:rPr>
                  <w:rFonts w:ascii="宋体" w:hAnsi="宋体"/>
                  <w:bCs/>
                  <w:iCs/>
                  <w:color w:val="FF0000"/>
                </w:rPr>
                <w:t>、全公司</w:t>
              </w:r>
            </w:ins>
            <w:del w:id="2110" w:author="Microsoft" w:date="2016-02-19T16:53:00Z">
              <w:r w:rsidRPr="00F258E7" w:rsidDel="00D72495">
                <w:rPr>
                  <w:rFonts w:ascii="宋体" w:hAnsi="宋体" w:hint="eastAsia"/>
                  <w:bCs/>
                  <w:iCs/>
                  <w:color w:val="FF0000"/>
                  <w:rPrChange w:id="2111" w:author="Microsoft" w:date="2016-02-19T17:16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中心</w:delText>
              </w:r>
            </w:del>
            <w:del w:id="2112" w:author="Microsoft" w:date="2016-04-19T13:37:00Z">
              <w:r w:rsidRPr="00F258E7" w:rsidDel="00900FDD">
                <w:rPr>
                  <w:rFonts w:ascii="宋体" w:hAnsi="宋体" w:hint="eastAsia"/>
                  <w:bCs/>
                  <w:iCs/>
                  <w:color w:val="FF0000"/>
                  <w:rPrChange w:id="2113" w:author="Microsoft" w:date="2016-02-19T17:16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、</w:delText>
              </w:r>
            </w:del>
            <w:del w:id="2114" w:author="Microsoft" w:date="2016-02-19T16:02:00Z">
              <w:r w:rsidRPr="00F258E7" w:rsidDel="0017750E">
                <w:rPr>
                  <w:rFonts w:ascii="宋体" w:hAnsi="宋体" w:hint="eastAsia"/>
                  <w:bCs/>
                  <w:iCs/>
                  <w:color w:val="FF0000"/>
                  <w:rPrChange w:id="2115" w:author="Microsoft" w:date="2016-02-19T17:16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一级区域、二级区域</w:delText>
              </w:r>
            </w:del>
            <w:del w:id="2116" w:author="Microsoft" w:date="2016-04-19T13:37:00Z">
              <w:r w:rsidRPr="00F258E7" w:rsidDel="00900FDD">
                <w:rPr>
                  <w:rFonts w:ascii="宋体" w:hAnsi="宋体" w:hint="eastAsia"/>
                  <w:bCs/>
                  <w:iCs/>
                  <w:color w:val="FF0000"/>
                  <w:rPrChange w:id="2117" w:author="Microsoft" w:date="2016-02-19T17:16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、销售站</w:delText>
              </w:r>
            </w:del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是否游戏</w:t>
            </w:r>
            <w:r>
              <w:rPr>
                <w:rFonts w:ascii="宋体" w:hAnsi="宋体"/>
                <w:bCs/>
                <w:iCs/>
              </w:rPr>
              <w:t>授权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是否可销售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是否可兑奖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是否可退票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该销售站游戏授权信息更新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rPr>
          <w:trHeight w:val="325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ED0A2E" w:rsidRDefault="00ED0A2E" w:rsidP="00117B87">
            <w:pPr>
              <w:spacing w:line="360" w:lineRule="auto"/>
              <w:rPr>
                <w:ins w:id="2118" w:author="Microsoft" w:date="2016-04-19T14:09:00Z"/>
                <w:rFonts w:ascii="宋体" w:hAnsi="宋体"/>
                <w:bCs/>
                <w:iCs/>
              </w:rPr>
            </w:pPr>
            <w:ins w:id="2119" w:author="Microsoft" w:date="2016-04-19T14:09:00Z">
              <w:r>
                <w:rPr>
                  <w:rFonts w:ascii="宋体" w:hAnsi="宋体" w:hint="eastAsia"/>
                  <w:bCs/>
                  <w:iCs/>
                </w:rPr>
                <w:t>培训</w:t>
              </w:r>
              <w:r>
                <w:rPr>
                  <w:rFonts w:ascii="宋体" w:hAnsi="宋体"/>
                  <w:bCs/>
                  <w:iCs/>
                </w:rPr>
                <w:t>票只可以由培训员兑奖</w:t>
              </w:r>
            </w:ins>
            <w:ins w:id="2120" w:author="Microsoft" w:date="2016-04-19T14:10:00Z">
              <w:r>
                <w:rPr>
                  <w:rFonts w:ascii="宋体" w:hAnsi="宋体" w:hint="eastAsia"/>
                  <w:bCs/>
                  <w:iCs/>
                </w:rPr>
                <w:t>、</w:t>
              </w:r>
              <w:r>
                <w:rPr>
                  <w:rFonts w:ascii="宋体" w:hAnsi="宋体"/>
                  <w:bCs/>
                  <w:iCs/>
                </w:rPr>
                <w:t>退票，</w:t>
              </w:r>
            </w:ins>
            <w:ins w:id="2121" w:author="Microsoft" w:date="2016-04-19T14:09:00Z">
              <w:r>
                <w:rPr>
                  <w:rFonts w:ascii="宋体" w:hAnsi="宋体"/>
                  <w:bCs/>
                  <w:iCs/>
                </w:rPr>
                <w:t>普通销售员不可进行兑奖</w:t>
              </w:r>
            </w:ins>
            <w:ins w:id="2122" w:author="Microsoft" w:date="2016-04-19T14:10:00Z">
              <w:r>
                <w:rPr>
                  <w:rFonts w:ascii="宋体" w:hAnsi="宋体" w:hint="eastAsia"/>
                  <w:bCs/>
                  <w:iCs/>
                </w:rPr>
                <w:t>和</w:t>
              </w:r>
              <w:r>
                <w:rPr>
                  <w:rFonts w:ascii="宋体" w:hAnsi="宋体"/>
                  <w:bCs/>
                  <w:iCs/>
                </w:rPr>
                <w:t>退票</w:t>
              </w:r>
            </w:ins>
            <w:ins w:id="2123" w:author="Microsoft" w:date="2016-04-19T14:09:00Z">
              <w:r>
                <w:rPr>
                  <w:rFonts w:ascii="宋体" w:hAnsi="宋体"/>
                  <w:bCs/>
                  <w:iCs/>
                </w:rPr>
                <w:t>；</w:t>
              </w:r>
            </w:ins>
          </w:p>
          <w:p w:rsidR="00117B87" w:rsidRPr="00625757" w:rsidRDefault="00ED0A2E" w:rsidP="00F51B11">
            <w:pPr>
              <w:spacing w:line="360" w:lineRule="auto"/>
              <w:rPr>
                <w:rFonts w:ascii="宋体" w:hAnsi="宋体"/>
                <w:bCs/>
                <w:iCs/>
              </w:rPr>
            </w:pPr>
            <w:ins w:id="2124" w:author="Microsoft" w:date="2016-04-19T14:09:00Z">
              <w:r>
                <w:rPr>
                  <w:rFonts w:ascii="宋体" w:hAnsi="宋体" w:hint="eastAsia"/>
                  <w:bCs/>
                  <w:iCs/>
                </w:rPr>
                <w:t>正常</w:t>
              </w:r>
              <w:r>
                <w:rPr>
                  <w:rFonts w:ascii="宋体" w:hAnsi="宋体"/>
                  <w:bCs/>
                  <w:iCs/>
                </w:rPr>
                <w:t>票不能</w:t>
              </w:r>
            </w:ins>
            <w:ins w:id="2125" w:author="Microsoft" w:date="2016-04-19T14:10:00Z">
              <w:r>
                <w:rPr>
                  <w:rFonts w:ascii="宋体" w:hAnsi="宋体" w:hint="eastAsia"/>
                  <w:bCs/>
                  <w:iCs/>
                </w:rPr>
                <w:t>由培训员兑奖</w:t>
              </w:r>
              <w:r>
                <w:rPr>
                  <w:rFonts w:ascii="宋体" w:hAnsi="宋体"/>
                  <w:bCs/>
                  <w:iCs/>
                </w:rPr>
                <w:t>、退票，只能由销售员进行兑奖和退票；</w:t>
              </w:r>
            </w:ins>
            <w:del w:id="2126" w:author="Microsoft" w:date="2016-02-19T16:06:00Z">
              <w:r w:rsidR="00117B87" w:rsidDel="0017750E">
                <w:rPr>
                  <w:rFonts w:ascii="宋体" w:hAnsi="宋体" w:hint="eastAsia"/>
                  <w:bCs/>
                  <w:iCs/>
                </w:rPr>
                <w:delText>直属站不</w:delText>
              </w:r>
              <w:r w:rsidR="00117B87" w:rsidDel="0017750E">
                <w:rPr>
                  <w:rFonts w:ascii="宋体" w:hAnsi="宋体"/>
                  <w:bCs/>
                  <w:iCs/>
                </w:rPr>
                <w:delText>提供</w:delText>
              </w:r>
              <w:r w:rsidR="00117B87" w:rsidDel="0017750E">
                <w:rPr>
                  <w:rFonts w:ascii="宋体" w:hAnsi="宋体" w:hint="eastAsia"/>
                  <w:bCs/>
                  <w:iCs/>
                </w:rPr>
                <w:delText>此功能</w:delText>
              </w:r>
            </w:del>
          </w:p>
        </w:tc>
      </w:tr>
      <w:tr w:rsidR="00117B87" w:rsidRPr="00437F65" w:rsidTr="00117B87">
        <w:trPr>
          <w:trHeight w:val="464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</w:tbl>
    <w:p w:rsidR="00117B87" w:rsidRDefault="00117B87" w:rsidP="00117B87">
      <w:pPr>
        <w:pStyle w:val="4"/>
      </w:pPr>
      <w:bookmarkStart w:id="2127" w:name="_Toc450143968"/>
      <w:r>
        <w:rPr>
          <w:rFonts w:hint="eastAsia"/>
        </w:rPr>
        <w:t>增加销售终端</w:t>
      </w:r>
      <w:bookmarkEnd w:id="2127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增加销售终端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为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非清退销售站</w:t>
            </w: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增加销售终端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销售终端编码</w:t>
            </w:r>
            <w:r>
              <w:rPr>
                <w:rFonts w:ascii="宋体" w:hAnsi="宋体" w:hint="eastAsia"/>
                <w:bCs/>
                <w:iCs/>
              </w:rPr>
              <w:t>：文本</w:t>
            </w:r>
            <w:r>
              <w:rPr>
                <w:rFonts w:ascii="宋体" w:hAnsi="宋体"/>
                <w:bCs/>
                <w:iCs/>
              </w:rPr>
              <w:t>框，</w:t>
            </w:r>
            <w:r>
              <w:rPr>
                <w:rFonts w:ascii="宋体" w:hAnsi="宋体" w:hint="eastAsia"/>
                <w:bCs/>
                <w:iCs/>
              </w:rPr>
              <w:t>手工</w:t>
            </w:r>
            <w:r>
              <w:rPr>
                <w:rFonts w:ascii="宋体" w:hAnsi="宋体"/>
                <w:bCs/>
                <w:iCs/>
              </w:rPr>
              <w:t>输入2</w:t>
            </w:r>
            <w:r>
              <w:rPr>
                <w:rFonts w:ascii="宋体" w:hAnsi="宋体" w:hint="eastAsia"/>
                <w:bCs/>
                <w:iCs/>
              </w:rPr>
              <w:t>位</w:t>
            </w:r>
            <w:r>
              <w:rPr>
                <w:rFonts w:ascii="宋体" w:hAnsi="宋体"/>
                <w:bCs/>
                <w:iCs/>
              </w:rPr>
              <w:t>数字；</w:t>
            </w:r>
            <w:r>
              <w:rPr>
                <w:rFonts w:ascii="宋体" w:hAnsi="宋体" w:hint="eastAsia"/>
                <w:bCs/>
                <w:iCs/>
              </w:rPr>
              <w:t>系统提供</w:t>
            </w:r>
            <w:r>
              <w:rPr>
                <w:rFonts w:ascii="宋体" w:hAnsi="宋体"/>
                <w:bCs/>
                <w:iCs/>
              </w:rPr>
              <w:t>推荐值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归属销售站：根据所选销售站的编码自动填入，不可修改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终端机状态：</w:t>
            </w:r>
            <w:r>
              <w:rPr>
                <w:rFonts w:ascii="宋体" w:hAnsi="宋体" w:hint="eastAsia"/>
                <w:bCs/>
                <w:iCs/>
              </w:rPr>
              <w:t>下拉框</w:t>
            </w:r>
            <w:r>
              <w:rPr>
                <w:rFonts w:ascii="宋体" w:hAnsi="宋体"/>
                <w:bCs/>
                <w:iCs/>
              </w:rPr>
              <w:t>，</w:t>
            </w:r>
            <w:r w:rsidRPr="00437F65">
              <w:rPr>
                <w:rFonts w:ascii="宋体" w:hAnsi="宋体" w:hint="eastAsia"/>
                <w:bCs/>
                <w:iCs/>
              </w:rPr>
              <w:t>可用</w:t>
            </w:r>
            <w:r>
              <w:rPr>
                <w:rFonts w:ascii="宋体" w:hAnsi="宋体" w:hint="eastAsia"/>
                <w:bCs/>
                <w:iCs/>
              </w:rPr>
              <w:t>、</w:t>
            </w:r>
            <w:r w:rsidRPr="00437F65">
              <w:rPr>
                <w:rFonts w:ascii="宋体" w:hAnsi="宋体" w:hint="eastAsia"/>
                <w:bCs/>
                <w:iCs/>
              </w:rPr>
              <w:t>禁用</w:t>
            </w:r>
          </w:p>
          <w:p w:rsidR="00117B87" w:rsidRPr="00437F65" w:rsidDel="00900FDD" w:rsidRDefault="00117B87" w:rsidP="00117B87">
            <w:pPr>
              <w:spacing w:line="360" w:lineRule="auto"/>
              <w:rPr>
                <w:del w:id="2128" w:author="Microsoft" w:date="2016-04-19T13:38:00Z"/>
                <w:rFonts w:ascii="宋体" w:hAnsi="宋体"/>
                <w:bCs/>
                <w:iCs/>
              </w:rPr>
            </w:pPr>
            <w:del w:id="2129" w:author="Microsoft" w:date="2016-04-19T13:38:00Z">
              <w:r w:rsidRPr="00437F65" w:rsidDel="00900FDD">
                <w:rPr>
                  <w:rFonts w:ascii="宋体" w:hAnsi="宋体" w:hint="eastAsia"/>
                  <w:bCs/>
                  <w:iCs/>
                </w:rPr>
                <w:delText>培训模式：</w:delText>
              </w:r>
              <w:r w:rsidDel="00900FDD">
                <w:rPr>
                  <w:rFonts w:ascii="宋体" w:hAnsi="宋体" w:hint="eastAsia"/>
                  <w:bCs/>
                  <w:iCs/>
                </w:rPr>
                <w:delText>单选框，是</w:delText>
              </w:r>
              <w:r w:rsidDel="00900FDD">
                <w:rPr>
                  <w:rFonts w:ascii="宋体" w:hAnsi="宋体"/>
                  <w:bCs/>
                  <w:iCs/>
                </w:rPr>
                <w:delText>、否，</w:delText>
              </w:r>
              <w:r w:rsidRPr="00437F65" w:rsidDel="00900FDD">
                <w:rPr>
                  <w:rFonts w:ascii="宋体" w:hAnsi="宋体" w:hint="eastAsia"/>
                  <w:bCs/>
                  <w:iCs/>
                </w:rPr>
                <w:delText>默认否</w:delText>
              </w:r>
            </w:del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终端机MAC地址</w:t>
            </w:r>
            <w:r>
              <w:rPr>
                <w:rFonts w:ascii="宋体" w:hAnsi="宋体" w:hint="eastAsia"/>
                <w:bCs/>
                <w:iCs/>
              </w:rPr>
              <w:t>：必填，标准MAC地址，每两位用“-”隔开。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lastRenderedPageBreak/>
              <w:t>终端机标识码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  <w:r>
              <w:rPr>
                <w:rFonts w:ascii="宋体" w:hAnsi="宋体"/>
                <w:bCs/>
                <w:iCs/>
              </w:rPr>
              <w:t>，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终端机型号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Pr="00437F65">
              <w:rPr>
                <w:rFonts w:ascii="宋体" w:hAnsi="宋体" w:hint="eastAsia"/>
                <w:bCs/>
                <w:iCs/>
              </w:rPr>
              <w:t>下拉框</w:t>
            </w:r>
            <w:r>
              <w:rPr>
                <w:rFonts w:ascii="宋体" w:hAnsi="宋体" w:hint="eastAsia"/>
                <w:bCs/>
                <w:iCs/>
              </w:rPr>
              <w:t>，</w:t>
            </w:r>
            <w:r>
              <w:rPr>
                <w:rFonts w:ascii="宋体" w:hAnsi="宋体"/>
                <w:bCs/>
                <w:iCs/>
              </w:rPr>
              <w:t>选项</w:t>
            </w:r>
            <w:r>
              <w:rPr>
                <w:rFonts w:ascii="宋体" w:hAnsi="宋体" w:hint="eastAsia"/>
                <w:bCs/>
                <w:iCs/>
              </w:rPr>
              <w:t>见附录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输出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提交申请成功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117B87" w:rsidDel="00D72495" w:rsidRDefault="00117B87" w:rsidP="00117B87">
            <w:pPr>
              <w:spacing w:line="360" w:lineRule="auto"/>
              <w:rPr>
                <w:del w:id="2130" w:author="Microsoft" w:date="2016-02-19T16:54:00Z"/>
                <w:rFonts w:ascii="宋体" w:hAnsi="宋体"/>
                <w:bCs/>
                <w:iCs/>
              </w:rPr>
            </w:pPr>
            <w:del w:id="2131" w:author="Microsoft" w:date="2016-02-19T16:54:00Z">
              <w:r w:rsidDel="00D72495">
                <w:rPr>
                  <w:rFonts w:ascii="宋体" w:hAnsi="宋体" w:hint="eastAsia"/>
                  <w:bCs/>
                  <w:iCs/>
                </w:rPr>
                <w:delText>直属站不</w:delText>
              </w:r>
              <w:r w:rsidDel="00D72495">
                <w:rPr>
                  <w:rFonts w:ascii="宋体" w:hAnsi="宋体"/>
                  <w:bCs/>
                  <w:iCs/>
                </w:rPr>
                <w:delText>提供</w:delText>
              </w:r>
              <w:r w:rsidDel="00D72495">
                <w:rPr>
                  <w:rFonts w:ascii="宋体" w:hAnsi="宋体" w:hint="eastAsia"/>
                  <w:bCs/>
                  <w:iCs/>
                </w:rPr>
                <w:delText>此功能；</w:delText>
              </w:r>
            </w:del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归属销售站必须</w:t>
            </w:r>
            <w:r>
              <w:rPr>
                <w:rFonts w:ascii="宋体" w:hAnsi="宋体"/>
                <w:bCs/>
                <w:iCs/>
              </w:rPr>
              <w:t>为</w:t>
            </w:r>
            <w:r>
              <w:rPr>
                <w:rFonts w:ascii="宋体" w:hAnsi="宋体" w:hint="eastAsia"/>
                <w:bCs/>
                <w:iCs/>
              </w:rPr>
              <w:t>真实</w:t>
            </w:r>
            <w:r>
              <w:rPr>
                <w:rFonts w:ascii="宋体" w:hAnsi="宋体"/>
                <w:bCs/>
                <w:iCs/>
              </w:rPr>
              <w:t>有效</w:t>
            </w:r>
            <w:r>
              <w:rPr>
                <w:rFonts w:ascii="宋体" w:hAnsi="宋体" w:hint="eastAsia"/>
                <w:bCs/>
                <w:iCs/>
              </w:rPr>
              <w:t>的</w:t>
            </w:r>
            <w:r>
              <w:rPr>
                <w:rFonts w:ascii="宋体" w:hAnsi="宋体"/>
                <w:bCs/>
                <w:iCs/>
              </w:rPr>
              <w:t>销售站，销售站</w:t>
            </w:r>
            <w:r>
              <w:rPr>
                <w:rFonts w:ascii="宋体" w:hAnsi="宋体" w:hint="eastAsia"/>
                <w:bCs/>
                <w:iCs/>
              </w:rPr>
              <w:t>状态非</w:t>
            </w:r>
            <w:r>
              <w:rPr>
                <w:rFonts w:ascii="宋体" w:hAnsi="宋体"/>
                <w:bCs/>
                <w:iCs/>
              </w:rPr>
              <w:t>清退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终端</w:t>
            </w:r>
            <w:r>
              <w:t>编码规则：</w:t>
            </w:r>
            <w:r>
              <w:rPr>
                <w:rFonts w:ascii="宋体" w:hAnsi="宋体" w:hint="eastAsia"/>
                <w:bCs/>
                <w:iCs/>
              </w:rPr>
              <w:t>共12位，前10位是所属销售站编码，选择归属销售站后生成，后2位是销售站内的终端编码</w:t>
            </w:r>
          </w:p>
          <w:p w:rsidR="00117B87" w:rsidRDefault="00117B87" w:rsidP="00117B87">
            <w:pPr>
              <w:spacing w:line="360" w:lineRule="auto"/>
            </w:pPr>
            <w:r>
              <w:rPr>
                <w:rFonts w:ascii="宋体" w:hAnsi="宋体" w:hint="eastAsia"/>
                <w:bCs/>
                <w:iCs/>
              </w:rPr>
              <w:t>推荐值</w:t>
            </w:r>
            <w:r>
              <w:rPr>
                <w:rFonts w:ascii="宋体" w:hAnsi="宋体"/>
                <w:bCs/>
                <w:iCs/>
              </w:rPr>
              <w:t>规则：</w:t>
            </w:r>
            <w:r>
              <w:rPr>
                <w:rFonts w:ascii="宋体" w:hAnsi="宋体" w:hint="eastAsia"/>
                <w:bCs/>
                <w:iCs/>
              </w:rPr>
              <w:t>2位</w:t>
            </w:r>
            <w:r>
              <w:rPr>
                <w:rFonts w:ascii="宋体" w:hAnsi="宋体"/>
                <w:bCs/>
                <w:iCs/>
              </w:rPr>
              <w:t>数字，</w:t>
            </w:r>
            <w:r>
              <w:rPr>
                <w:rFonts w:hint="eastAsia"/>
              </w:rPr>
              <w:t>在本</w:t>
            </w:r>
            <w:r>
              <w:t>销售站已有</w:t>
            </w:r>
            <w:r>
              <w:rPr>
                <w:rFonts w:hint="eastAsia"/>
              </w:rPr>
              <w:t>终端</w:t>
            </w:r>
            <w:r>
              <w:t>数据中，</w:t>
            </w:r>
            <w:r>
              <w:rPr>
                <w:rFonts w:hint="eastAsia"/>
              </w:rPr>
              <w:t>查询</w:t>
            </w:r>
            <w:r>
              <w:t>未被占用的最小</w:t>
            </w:r>
            <w:r>
              <w:rPr>
                <w:rFonts w:hint="eastAsia"/>
              </w:rPr>
              <w:t>值</w:t>
            </w:r>
            <w:r>
              <w:t>。</w:t>
            </w:r>
          </w:p>
          <w:p w:rsidR="00117B87" w:rsidRPr="00437F65" w:rsidRDefault="00117B87" w:rsidP="00117B87">
            <w:pPr>
              <w:spacing w:line="360" w:lineRule="auto"/>
            </w:pPr>
            <w:r>
              <w:rPr>
                <w:rFonts w:hint="eastAsia"/>
              </w:rPr>
              <w:t>提交时</w:t>
            </w:r>
            <w:r>
              <w:t>校验</w:t>
            </w:r>
            <w:r>
              <w:rPr>
                <w:rFonts w:hint="eastAsia"/>
              </w:rPr>
              <w:t>终端机</w:t>
            </w:r>
            <w:r>
              <w:t>编码、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  <w:r>
              <w:t>不可重复</w:t>
            </w:r>
          </w:p>
        </w:tc>
      </w:tr>
    </w:tbl>
    <w:p w:rsidR="00117B87" w:rsidRPr="000A769F" w:rsidRDefault="00117B87">
      <w:pPr>
        <w:pStyle w:val="af1"/>
      </w:pPr>
    </w:p>
    <w:p w:rsidR="00117B87" w:rsidRDefault="00117B87" w:rsidP="00117B87">
      <w:pPr>
        <w:pStyle w:val="4"/>
      </w:pPr>
      <w:bookmarkStart w:id="2132" w:name="_Toc450143969"/>
      <w:r>
        <w:rPr>
          <w:rFonts w:hint="eastAsia"/>
        </w:rPr>
        <w:t>增加销售员</w:t>
      </w:r>
      <w:bookmarkEnd w:id="2132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销售员管理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新增销售员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为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销售站增加</w:t>
            </w: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销售员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，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销售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站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状态为“清退”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的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，不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能</w:t>
            </w:r>
            <w:r>
              <w:rPr>
                <w:rFonts w:ascii="宋体" w:hAnsi="宋体"/>
                <w:iCs/>
                <w:sz w:val="21"/>
                <w:szCs w:val="21"/>
                <w:lang w:eastAsia="zh-CN"/>
              </w:rPr>
              <w:t>增加销售员</w:t>
            </w: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；</w:t>
            </w:r>
            <w:ins w:id="2133" w:author="Microsoft" w:date="2016-02-19T16:54:00Z">
              <w:r w:rsidDel="00D72495"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t xml:space="preserve"> </w:t>
              </w:r>
            </w:ins>
            <w:del w:id="2134" w:author="Microsoft" w:date="2016-02-19T16:54:00Z">
              <w:r w:rsidDel="00D72495"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delText>销售站类型为“</w:delText>
              </w:r>
              <w:r w:rsidDel="00D72495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直属站</w:delText>
              </w:r>
              <w:r w:rsidDel="00D72495"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delText>”</w:delText>
              </w:r>
              <w:r w:rsidDel="00D72495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的</w:delText>
              </w:r>
              <w:r w:rsidDel="00D72495">
                <w:rPr>
                  <w:rFonts w:ascii="宋体" w:hAnsi="宋体"/>
                  <w:iCs/>
                  <w:sz w:val="21"/>
                  <w:szCs w:val="21"/>
                  <w:lang w:eastAsia="zh-CN"/>
                </w:rPr>
                <w:delText>，不能增加销售员。</w:delText>
              </w:r>
            </w:del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销售员编码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手工输入6位数字</w:t>
            </w:r>
            <w:r>
              <w:rPr>
                <w:rFonts w:ascii="宋体" w:hAnsi="宋体"/>
                <w:bCs/>
                <w:iCs/>
              </w:rPr>
              <w:t>；系统提供推荐值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归属销售站：根据所选销售站编码自动填入，不可修改。</w:t>
            </w:r>
            <w:r w:rsidRPr="00437F65">
              <w:rPr>
                <w:rFonts w:ascii="宋体" w:hAnsi="宋体"/>
                <w:bCs/>
                <w:iCs/>
              </w:rPr>
              <w:t xml:space="preserve"> 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销售员姓名</w:t>
            </w:r>
            <w:r>
              <w:rPr>
                <w:rFonts w:ascii="宋体" w:hAnsi="宋体" w:hint="eastAsia"/>
                <w:bCs/>
                <w:iCs/>
              </w:rPr>
              <w:t>：文本框</w:t>
            </w:r>
            <w:r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必填，最大20字符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销售员类型</w:t>
            </w:r>
            <w:r>
              <w:rPr>
                <w:rFonts w:ascii="宋体" w:hAnsi="宋体" w:hint="eastAsia"/>
                <w:bCs/>
                <w:iCs/>
              </w:rPr>
              <w:t>：下拉框，必填，包括</w:t>
            </w:r>
            <w:r w:rsidRPr="00437F65">
              <w:rPr>
                <w:rFonts w:hint="eastAsia"/>
                <w:iCs/>
              </w:rPr>
              <w:t>普通销售员</w:t>
            </w:r>
            <w:r>
              <w:rPr>
                <w:rFonts w:hint="eastAsia"/>
                <w:iCs/>
              </w:rPr>
              <w:t>、</w:t>
            </w:r>
            <w:r w:rsidRPr="00437F65">
              <w:rPr>
                <w:rFonts w:hint="eastAsia"/>
                <w:iCs/>
              </w:rPr>
              <w:t>销售站经理</w:t>
            </w:r>
            <w:r>
              <w:rPr>
                <w:rFonts w:hint="eastAsia"/>
                <w:iCs/>
              </w:rPr>
              <w:t>、</w:t>
            </w:r>
            <w:r w:rsidRPr="00437F65">
              <w:rPr>
                <w:rFonts w:hint="eastAsia"/>
                <w:iCs/>
              </w:rPr>
              <w:t>培训员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提交成功，默认密码123456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销售员</w:t>
            </w:r>
            <w:r>
              <w:rPr>
                <w:rFonts w:ascii="宋体" w:hAnsi="宋体"/>
                <w:bCs/>
                <w:iCs/>
              </w:rPr>
              <w:t>编码</w:t>
            </w:r>
            <w:r>
              <w:rPr>
                <w:rFonts w:ascii="宋体" w:hAnsi="宋体" w:hint="eastAsia"/>
                <w:bCs/>
                <w:iCs/>
              </w:rPr>
              <w:t>在</w:t>
            </w:r>
            <w:r>
              <w:rPr>
                <w:rFonts w:ascii="宋体" w:hAnsi="宋体"/>
                <w:bCs/>
                <w:iCs/>
              </w:rPr>
              <w:t>系统</w:t>
            </w:r>
            <w:r>
              <w:rPr>
                <w:rFonts w:ascii="宋体" w:hAnsi="宋体" w:hint="eastAsia"/>
                <w:bCs/>
                <w:iCs/>
              </w:rPr>
              <w:t>内</w:t>
            </w:r>
            <w:r>
              <w:rPr>
                <w:rFonts w:ascii="宋体" w:hAnsi="宋体"/>
                <w:bCs/>
                <w:iCs/>
              </w:rPr>
              <w:t>唯一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  <w:p w:rsidR="00B50CA4" w:rsidRDefault="00B50CA4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新建站点时</w:t>
            </w:r>
            <w:r>
              <w:rPr>
                <w:rFonts w:ascii="宋体" w:hAnsi="宋体"/>
                <w:bCs/>
                <w:iCs/>
              </w:rPr>
              <w:t>，会默认</w:t>
            </w:r>
            <w:r>
              <w:rPr>
                <w:rFonts w:ascii="宋体" w:hAnsi="宋体" w:hint="eastAsia"/>
                <w:bCs/>
                <w:iCs/>
              </w:rPr>
              <w:t>添加</w:t>
            </w:r>
            <w:r>
              <w:rPr>
                <w:rFonts w:ascii="宋体" w:hAnsi="宋体"/>
                <w:bCs/>
                <w:iCs/>
              </w:rPr>
              <w:t>一个</w:t>
            </w:r>
            <w:r>
              <w:rPr>
                <w:rFonts w:ascii="宋体" w:hAnsi="宋体" w:hint="eastAsia"/>
                <w:bCs/>
                <w:iCs/>
              </w:rPr>
              <w:t>同名</w:t>
            </w:r>
            <w:r>
              <w:rPr>
                <w:rFonts w:ascii="宋体" w:hAnsi="宋体"/>
                <w:bCs/>
                <w:iCs/>
              </w:rPr>
              <w:t>的销售员，默认销售员的ID</w:t>
            </w:r>
            <w:r>
              <w:rPr>
                <w:rFonts w:ascii="宋体" w:hAnsi="宋体" w:hint="eastAsia"/>
                <w:bCs/>
                <w:iCs/>
              </w:rPr>
              <w:t>大于6位</w:t>
            </w:r>
            <w:r>
              <w:rPr>
                <w:rFonts w:ascii="宋体" w:hAnsi="宋体"/>
                <w:bCs/>
                <w:iCs/>
              </w:rPr>
              <w:t>；</w:t>
            </w:r>
          </w:p>
          <w:p w:rsidR="00117B87" w:rsidDel="00D72495" w:rsidRDefault="00B50CA4" w:rsidP="00117B87">
            <w:pPr>
              <w:spacing w:line="360" w:lineRule="auto"/>
              <w:rPr>
                <w:del w:id="2135" w:author="Microsoft" w:date="2016-02-19T16:54:00Z"/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手动添加</w:t>
            </w:r>
            <w:r>
              <w:rPr>
                <w:rFonts w:ascii="宋体" w:hAnsi="宋体"/>
                <w:bCs/>
                <w:iCs/>
              </w:rPr>
              <w:t>的销售员ID</w:t>
            </w:r>
            <w:r>
              <w:rPr>
                <w:rFonts w:ascii="宋体" w:hAnsi="宋体" w:hint="eastAsia"/>
                <w:bCs/>
                <w:iCs/>
              </w:rPr>
              <w:t>必须</w:t>
            </w:r>
            <w:r>
              <w:rPr>
                <w:rFonts w:ascii="宋体" w:hAnsi="宋体"/>
                <w:bCs/>
                <w:iCs/>
              </w:rPr>
              <w:t>小于</w:t>
            </w:r>
            <w:r>
              <w:rPr>
                <w:rFonts w:ascii="宋体" w:hAnsi="宋体" w:hint="eastAsia"/>
                <w:bCs/>
                <w:iCs/>
              </w:rPr>
              <w:t>6位</w:t>
            </w:r>
            <w:r>
              <w:rPr>
                <w:rFonts w:ascii="宋体" w:hAnsi="宋体"/>
                <w:bCs/>
                <w:iCs/>
              </w:rPr>
              <w:t>；</w:t>
            </w:r>
            <w:del w:id="2136" w:author="Microsoft" w:date="2016-02-19T16:54:00Z">
              <w:r w:rsidR="00117B87" w:rsidDel="00D72495">
                <w:rPr>
                  <w:rFonts w:ascii="宋体" w:hAnsi="宋体" w:hint="eastAsia"/>
                  <w:bCs/>
                  <w:iCs/>
                </w:rPr>
                <w:delText>直属站不</w:delText>
              </w:r>
              <w:r w:rsidR="00117B87" w:rsidDel="00D72495">
                <w:rPr>
                  <w:rFonts w:ascii="宋体" w:hAnsi="宋体"/>
                  <w:bCs/>
                  <w:iCs/>
                </w:rPr>
                <w:delText>提供</w:delText>
              </w:r>
              <w:r w:rsidR="00117B87" w:rsidDel="00D72495">
                <w:rPr>
                  <w:rFonts w:ascii="宋体" w:hAnsi="宋体" w:hint="eastAsia"/>
                  <w:bCs/>
                  <w:iCs/>
                </w:rPr>
                <w:delText>此功能；</w:delText>
              </w:r>
            </w:del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归属销售站必须</w:t>
            </w:r>
            <w:r>
              <w:rPr>
                <w:rFonts w:ascii="宋体" w:hAnsi="宋体"/>
                <w:bCs/>
                <w:iCs/>
              </w:rPr>
              <w:t>为</w:t>
            </w:r>
            <w:r>
              <w:rPr>
                <w:rFonts w:ascii="宋体" w:hAnsi="宋体" w:hint="eastAsia"/>
                <w:bCs/>
                <w:iCs/>
              </w:rPr>
              <w:t>真实</w:t>
            </w:r>
            <w:r>
              <w:rPr>
                <w:rFonts w:ascii="宋体" w:hAnsi="宋体"/>
                <w:bCs/>
                <w:iCs/>
              </w:rPr>
              <w:t>有效</w:t>
            </w:r>
            <w:r>
              <w:rPr>
                <w:rFonts w:ascii="宋体" w:hAnsi="宋体" w:hint="eastAsia"/>
                <w:bCs/>
                <w:iCs/>
              </w:rPr>
              <w:t>的</w:t>
            </w:r>
            <w:r>
              <w:rPr>
                <w:rFonts w:ascii="宋体" w:hAnsi="宋体"/>
                <w:bCs/>
                <w:iCs/>
              </w:rPr>
              <w:t>销售站，销售站</w:t>
            </w:r>
            <w:r>
              <w:rPr>
                <w:rFonts w:ascii="宋体" w:hAnsi="宋体" w:hint="eastAsia"/>
                <w:bCs/>
                <w:iCs/>
              </w:rPr>
              <w:t>状态非</w:t>
            </w:r>
            <w:r>
              <w:rPr>
                <w:rFonts w:ascii="宋体" w:hAnsi="宋体"/>
                <w:bCs/>
                <w:iCs/>
              </w:rPr>
              <w:t>清退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</w:pPr>
            <w:r>
              <w:rPr>
                <w:rFonts w:hint="eastAsia"/>
              </w:rPr>
              <w:t>销售员</w:t>
            </w:r>
            <w:r>
              <w:t>编码规则：</w:t>
            </w:r>
            <w:r>
              <w:rPr>
                <w:rFonts w:hint="eastAsia"/>
              </w:rPr>
              <w:t xml:space="preserve"> 6</w:t>
            </w:r>
            <w:r>
              <w:rPr>
                <w:rFonts w:hint="eastAsia"/>
              </w:rPr>
              <w:t>位</w:t>
            </w:r>
            <w:r>
              <w:t>数字</w:t>
            </w:r>
          </w:p>
          <w:p w:rsidR="00117B87" w:rsidRDefault="00117B87" w:rsidP="00117B87">
            <w:pPr>
              <w:spacing w:line="360" w:lineRule="auto"/>
              <w:rPr>
                <w:ins w:id="2137" w:author="Microsoft" w:date="2016-04-19T13:38:00Z"/>
              </w:rPr>
            </w:pPr>
            <w:r>
              <w:rPr>
                <w:rFonts w:hint="eastAsia"/>
              </w:rPr>
              <w:t>推荐值</w:t>
            </w:r>
            <w:r>
              <w:t>规则：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位</w:t>
            </w:r>
            <w:r>
              <w:t>数字，</w:t>
            </w:r>
            <w:r>
              <w:rPr>
                <w:rFonts w:hint="eastAsia"/>
              </w:rPr>
              <w:t>在</w:t>
            </w:r>
            <w:r>
              <w:t>已有销售站数据中，</w:t>
            </w:r>
            <w:r>
              <w:rPr>
                <w:rFonts w:hint="eastAsia"/>
              </w:rPr>
              <w:t>查询</w:t>
            </w:r>
            <w:r>
              <w:t>未被占用的最小</w:t>
            </w:r>
            <w:r>
              <w:rPr>
                <w:rFonts w:hint="eastAsia"/>
              </w:rPr>
              <w:t>值</w:t>
            </w:r>
            <w:r>
              <w:t>。</w:t>
            </w:r>
          </w:p>
          <w:p w:rsidR="00900FDD" w:rsidRPr="00437F65" w:rsidRDefault="00900FDD" w:rsidP="00117B87">
            <w:pPr>
              <w:spacing w:line="360" w:lineRule="auto"/>
            </w:pPr>
            <w:ins w:id="2138" w:author="Microsoft" w:date="2016-04-19T13:38:00Z">
              <w:r>
                <w:rPr>
                  <w:rFonts w:hint="eastAsia"/>
                </w:rPr>
                <w:t>当</w:t>
              </w:r>
              <w:r>
                <w:t>销售员的类型为</w:t>
              </w:r>
              <w:r>
                <w:rPr>
                  <w:rFonts w:hint="eastAsia"/>
                </w:rPr>
                <w:t>培训员</w:t>
              </w:r>
            </w:ins>
            <w:ins w:id="2139" w:author="Microsoft" w:date="2016-04-19T13:39:00Z">
              <w:r>
                <w:rPr>
                  <w:rFonts w:hint="eastAsia"/>
                </w:rPr>
                <w:t>时</w:t>
              </w:r>
              <w:r>
                <w:t>，登录</w:t>
              </w:r>
            </w:ins>
            <w:ins w:id="2140" w:author="Microsoft" w:date="2016-04-19T13:41:00Z">
              <w:r>
                <w:rPr>
                  <w:rFonts w:hint="eastAsia"/>
                </w:rPr>
                <w:t>终端机</w:t>
              </w:r>
              <w:r>
                <w:t>时</w:t>
              </w:r>
              <w:r>
                <w:rPr>
                  <w:rFonts w:hint="eastAsia"/>
                </w:rPr>
                <w:t>即</w:t>
              </w:r>
              <w:r>
                <w:t>为培训模式；</w:t>
              </w:r>
            </w:ins>
          </w:p>
        </w:tc>
      </w:tr>
    </w:tbl>
    <w:p w:rsidR="00117B87" w:rsidRPr="00625757" w:rsidRDefault="00117B87">
      <w:pPr>
        <w:pStyle w:val="af1"/>
      </w:pPr>
    </w:p>
    <w:p w:rsidR="00117B87" w:rsidRDefault="000E1B5A" w:rsidP="00117B87">
      <w:pPr>
        <w:pStyle w:val="3"/>
      </w:pPr>
      <w:bookmarkStart w:id="2141" w:name="_Toc450143970"/>
      <w:r>
        <w:rPr>
          <w:rFonts w:hint="eastAsia"/>
        </w:rPr>
        <w:t>部门</w:t>
      </w:r>
      <w:r w:rsidR="00117B87">
        <w:t>配置管理</w:t>
      </w:r>
      <w:bookmarkEnd w:id="2141"/>
    </w:p>
    <w:p w:rsidR="00117B87" w:rsidRPr="00117B87" w:rsidRDefault="00117B87" w:rsidP="00117B87"/>
    <w:p w:rsidR="00117B87" w:rsidRDefault="00117B87" w:rsidP="00117B87">
      <w:pPr>
        <w:pStyle w:val="4"/>
      </w:pPr>
      <w:bookmarkStart w:id="2142" w:name="_Toc450143971"/>
      <w:r>
        <w:rPr>
          <w:rFonts w:hint="eastAsia"/>
        </w:rPr>
        <w:t>部门列表</w:t>
      </w:r>
      <w:r>
        <w:t>查询</w:t>
      </w:r>
      <w:bookmarkEnd w:id="2142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区域管理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lastRenderedPageBreak/>
              <w:t>功能点名称</w:t>
            </w:r>
          </w:p>
        </w:tc>
        <w:tc>
          <w:tcPr>
            <w:tcW w:w="2505" w:type="dxa"/>
          </w:tcPr>
          <w:p w:rsidR="00117B87" w:rsidRPr="00437F65" w:rsidRDefault="000E1B5A" w:rsidP="00117B87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部门</w:t>
            </w:r>
            <w:r w:rsidR="00117B87" w:rsidRPr="00437F65">
              <w:rPr>
                <w:rFonts w:hint="eastAsia"/>
                <w:iCs/>
              </w:rPr>
              <w:t>列表查询</w:t>
            </w:r>
          </w:p>
        </w:tc>
        <w:tc>
          <w:tcPr>
            <w:tcW w:w="1860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0E1B5A" w:rsidP="00117B87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可通过输入查询条件，在列表显示符合条件的部门</w:t>
            </w:r>
            <w:r w:rsidR="00117B87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具体信息</w:t>
            </w:r>
            <w:r w:rsidR="00117B87" w:rsidRPr="00437F65">
              <w:rPr>
                <w:rFonts w:ascii="宋体" w:hAnsi="宋体"/>
                <w:iCs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查询条件包括：</w:t>
            </w:r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部门</w:t>
            </w:r>
            <w:r w:rsidRPr="00437F65">
              <w:rPr>
                <w:rFonts w:ascii="宋体" w:hAnsi="宋体" w:hint="eastAsia"/>
                <w:bCs/>
                <w:iCs/>
              </w:rPr>
              <w:t>编码</w:t>
            </w:r>
            <w:r>
              <w:rPr>
                <w:rFonts w:ascii="宋体" w:hAnsi="宋体" w:hint="eastAsia"/>
                <w:bCs/>
                <w:iCs/>
              </w:rPr>
              <w:t>：精确查询</w:t>
            </w:r>
            <w:r>
              <w:rPr>
                <w:rFonts w:ascii="宋体" w:hAnsi="宋体"/>
                <w:bCs/>
                <w:iCs/>
              </w:rPr>
              <w:t xml:space="preserve"> 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部门</w:t>
            </w:r>
            <w:r w:rsidRPr="00437F65">
              <w:rPr>
                <w:rFonts w:ascii="宋体" w:hAnsi="宋体" w:hint="eastAsia"/>
                <w:bCs/>
                <w:iCs/>
              </w:rPr>
              <w:t>名称</w:t>
            </w:r>
            <w:r>
              <w:rPr>
                <w:rFonts w:ascii="宋体" w:hAnsi="宋体" w:hint="eastAsia"/>
                <w:bCs/>
                <w:iCs/>
              </w:rPr>
              <w:t>：模糊查询。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区域信息列表包括：</w:t>
            </w:r>
          </w:p>
          <w:p w:rsidR="00117B87" w:rsidRPr="002F61F9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部门</w:t>
            </w:r>
            <w:r w:rsidRPr="002F61F9">
              <w:rPr>
                <w:rFonts w:hint="eastAsia"/>
              </w:rPr>
              <w:t>编码：</w:t>
            </w:r>
            <w:r w:rsidRPr="002F61F9">
              <w:t xml:space="preserve"> </w:t>
            </w:r>
          </w:p>
          <w:p w:rsidR="00117B87" w:rsidRPr="002F61F9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部门</w:t>
            </w:r>
            <w:r w:rsidRPr="002F61F9">
              <w:rPr>
                <w:rFonts w:hint="eastAsia"/>
              </w:rPr>
              <w:t>名称：</w:t>
            </w:r>
            <w:r w:rsidRPr="002F61F9">
              <w:t xml:space="preserve"> </w:t>
            </w:r>
          </w:p>
          <w:p w:rsidR="00117B87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部门</w:t>
            </w:r>
            <w:r w:rsidRPr="002F61F9">
              <w:rPr>
                <w:rFonts w:hint="eastAsia"/>
              </w:rPr>
              <w:t>类型：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代理商</w:t>
            </w:r>
            <w:r>
              <w:rPr>
                <w:rFonts w:hint="eastAsia"/>
              </w:rPr>
              <w:t>&gt;</w:t>
            </w:r>
            <w:r>
              <w:t>&lt;</w:t>
            </w:r>
            <w:r>
              <w:rPr>
                <w:rFonts w:hint="eastAsia"/>
              </w:rPr>
              <w:t>分公司</w:t>
            </w:r>
            <w:r>
              <w:t>&gt;</w:t>
            </w:r>
          </w:p>
          <w:p w:rsidR="00117B87" w:rsidRPr="002F61F9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销售站数量：</w:t>
            </w:r>
            <w:r>
              <w:rPr>
                <w:rFonts w:hint="eastAsia"/>
              </w:rPr>
              <w:t>包括数量统计</w:t>
            </w:r>
            <w:del w:id="2143" w:author="Microsoft" w:date="2016-04-07T10:26:00Z">
              <w:r w:rsidDel="00E64742">
                <w:delText>和限制值</w:delText>
              </w:r>
            </w:del>
            <w:r>
              <w:t>，例如</w:t>
            </w:r>
            <w:r>
              <w:rPr>
                <w:rFonts w:hint="eastAsia"/>
              </w:rPr>
              <w:t>100</w:t>
            </w:r>
            <w:del w:id="2144" w:author="Microsoft" w:date="2016-04-07T10:26:00Z">
              <w:r w:rsidDel="00E64742">
                <w:rPr>
                  <w:rFonts w:hint="eastAsia"/>
                </w:rPr>
                <w:delText>（</w:delText>
              </w:r>
              <w:r w:rsidDel="00E64742">
                <w:rPr>
                  <w:rFonts w:hint="eastAsia"/>
                </w:rPr>
                <w:delText>999</w:delText>
              </w:r>
              <w:r w:rsidDel="00E64742">
                <w:delText>）</w:delText>
              </w:r>
            </w:del>
            <w:r>
              <w:rPr>
                <w:rFonts w:hint="eastAsia"/>
              </w:rPr>
              <w:t>,100</w:t>
            </w:r>
            <w:r>
              <w:rPr>
                <w:rFonts w:hint="eastAsia"/>
              </w:rPr>
              <w:t>是当前</w:t>
            </w:r>
            <w:r>
              <w:t>值</w:t>
            </w:r>
            <w:del w:id="2145" w:author="Microsoft" w:date="2016-04-07T10:26:00Z">
              <w:r w:rsidDel="00E64742">
                <w:delText>，</w:delText>
              </w:r>
              <w:r w:rsidDel="00E64742">
                <w:rPr>
                  <w:rFonts w:hint="eastAsia"/>
                </w:rPr>
                <w:delText>999</w:delText>
              </w:r>
              <w:r w:rsidDel="00E64742">
                <w:rPr>
                  <w:rFonts w:hint="eastAsia"/>
                </w:rPr>
                <w:delText>是</w:delText>
              </w:r>
              <w:r w:rsidDel="00E64742">
                <w:delText>限制值</w:delText>
              </w:r>
            </w:del>
          </w:p>
          <w:p w:rsidR="00E64742" w:rsidRDefault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2146" w:author="Microsoft" w:date="2016-04-07T10:26:00Z"/>
              </w:rPr>
            </w:pPr>
            <w:r w:rsidRPr="002F61F9">
              <w:rPr>
                <w:rFonts w:hint="eastAsia"/>
              </w:rPr>
              <w:t>终端机数量：</w:t>
            </w:r>
            <w:r>
              <w:rPr>
                <w:rFonts w:hint="eastAsia"/>
              </w:rPr>
              <w:t>包括数量统计</w:t>
            </w:r>
            <w:del w:id="2147" w:author="Microsoft" w:date="2016-04-07T10:26:00Z">
              <w:r w:rsidDel="00E64742">
                <w:delText>和限制值</w:delText>
              </w:r>
            </w:del>
            <w:r>
              <w:t>，例如</w:t>
            </w:r>
            <w:r>
              <w:rPr>
                <w:rFonts w:hint="eastAsia"/>
              </w:rPr>
              <w:t>100</w:t>
            </w:r>
            <w:del w:id="2148" w:author="Microsoft" w:date="2016-04-07T10:26:00Z">
              <w:r w:rsidDel="00E64742">
                <w:rPr>
                  <w:rFonts w:hint="eastAsia"/>
                </w:rPr>
                <w:delText>（</w:delText>
              </w:r>
              <w:r w:rsidDel="00E64742">
                <w:rPr>
                  <w:rFonts w:hint="eastAsia"/>
                </w:rPr>
                <w:delText>999</w:delText>
              </w:r>
              <w:r w:rsidDel="00E64742">
                <w:delText>）</w:delText>
              </w:r>
            </w:del>
            <w:r>
              <w:rPr>
                <w:rFonts w:hint="eastAsia"/>
              </w:rPr>
              <w:t>,100</w:t>
            </w:r>
            <w:r>
              <w:rPr>
                <w:rFonts w:hint="eastAsia"/>
              </w:rPr>
              <w:t>是当前</w:t>
            </w:r>
            <w:r>
              <w:t>值</w:t>
            </w:r>
          </w:p>
          <w:p w:rsidR="00117B87" w:rsidRPr="002F61F9" w:rsidDel="00E64742" w:rsidRDefault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del w:id="2149" w:author="Microsoft" w:date="2016-04-07T10:26:00Z"/>
              </w:rPr>
            </w:pPr>
            <w:del w:id="2150" w:author="Microsoft" w:date="2016-04-07T10:26:00Z">
              <w:r w:rsidDel="00E64742">
                <w:delText>，</w:delText>
              </w:r>
              <w:r w:rsidDel="00E64742">
                <w:rPr>
                  <w:rFonts w:hint="eastAsia"/>
                </w:rPr>
                <w:delText>999</w:delText>
              </w:r>
              <w:r w:rsidDel="00E64742">
                <w:rPr>
                  <w:rFonts w:hint="eastAsia"/>
                </w:rPr>
                <w:delText>是</w:delText>
              </w:r>
              <w:r w:rsidDel="00E64742">
                <w:delText>限制值</w:delText>
              </w:r>
            </w:del>
          </w:p>
          <w:p w:rsidR="00117B87" w:rsidRPr="002F61F9" w:rsidRDefault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销售员数量</w:t>
            </w:r>
            <w:r w:rsidRPr="002F61F9">
              <w:rPr>
                <w:rFonts w:hint="eastAsia"/>
              </w:rPr>
              <w:t>：</w:t>
            </w:r>
            <w:r>
              <w:rPr>
                <w:rFonts w:hint="eastAsia"/>
              </w:rPr>
              <w:t>包括当前数量统计</w:t>
            </w:r>
            <w:del w:id="2151" w:author="Microsoft" w:date="2016-04-07T10:26:00Z">
              <w:r w:rsidDel="00E64742">
                <w:delText>和限制值</w:delText>
              </w:r>
            </w:del>
            <w:r>
              <w:t>，例如</w:t>
            </w:r>
            <w:r>
              <w:rPr>
                <w:rFonts w:hint="eastAsia"/>
              </w:rPr>
              <w:t>100</w:t>
            </w:r>
            <w:del w:id="2152" w:author="Microsoft" w:date="2016-04-07T10:26:00Z">
              <w:r w:rsidDel="00E64742">
                <w:rPr>
                  <w:rFonts w:hint="eastAsia"/>
                </w:rPr>
                <w:delText>（</w:delText>
              </w:r>
              <w:r w:rsidDel="00E64742">
                <w:rPr>
                  <w:rFonts w:hint="eastAsia"/>
                </w:rPr>
                <w:delText>999</w:delText>
              </w:r>
              <w:r w:rsidDel="00E64742">
                <w:delText>）</w:delText>
              </w:r>
            </w:del>
            <w:r>
              <w:rPr>
                <w:rFonts w:hint="eastAsia"/>
              </w:rPr>
              <w:t>,100</w:t>
            </w:r>
            <w:r>
              <w:rPr>
                <w:rFonts w:hint="eastAsia"/>
              </w:rPr>
              <w:t>是当前</w:t>
            </w:r>
            <w:r>
              <w:t>值</w:t>
            </w:r>
            <w:del w:id="2153" w:author="Microsoft" w:date="2016-04-07T10:26:00Z">
              <w:r w:rsidDel="00E64742">
                <w:delText>，</w:delText>
              </w:r>
            </w:del>
            <w:ins w:id="2154" w:author="Microsoft" w:date="2016-04-07T10:26:00Z">
              <w:r w:rsidR="00E64742" w:rsidDel="00E64742">
                <w:rPr>
                  <w:rFonts w:hint="eastAsia"/>
                </w:rPr>
                <w:t xml:space="preserve"> </w:t>
              </w:r>
            </w:ins>
            <w:del w:id="2155" w:author="Microsoft" w:date="2016-04-07T10:26:00Z">
              <w:r w:rsidDel="00E64742">
                <w:rPr>
                  <w:rFonts w:hint="eastAsia"/>
                </w:rPr>
                <w:delText>999</w:delText>
              </w:r>
              <w:r w:rsidDel="00E64742">
                <w:rPr>
                  <w:rFonts w:hint="eastAsia"/>
                </w:rPr>
                <w:delText>是</w:delText>
              </w:r>
              <w:r w:rsidDel="00E64742">
                <w:delText>限制值</w:delText>
              </w:r>
            </w:del>
          </w:p>
          <w:p w:rsidR="00117B87" w:rsidRDefault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rFonts w:ascii="宋体" w:hAnsi="宋体"/>
                <w:bCs/>
                <w:iCs/>
              </w:rPr>
              <w:pPrChange w:id="2156" w:author="Microsoft" w:date="2016-04-07T10:26:00Z">
                <w:pPr>
                  <w:spacing w:line="360" w:lineRule="auto"/>
                </w:pPr>
              </w:pPrChange>
            </w:pPr>
            <w:r>
              <w:rPr>
                <w:rFonts w:ascii="宋体" w:hAnsi="宋体" w:hint="eastAsia"/>
                <w:bCs/>
                <w:iCs/>
              </w:rPr>
              <w:t>页面样式</w:t>
            </w:r>
          </w:p>
          <w:p w:rsidR="00117B87" w:rsidRPr="001D62B5" w:rsidRDefault="00117B87" w:rsidP="00117B8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按每页</w:t>
            </w:r>
            <w:r>
              <w:t>50</w:t>
            </w:r>
            <w:r>
              <w:rPr>
                <w:rFonts w:hint="eastAsia"/>
              </w:rPr>
              <w:t>条数据进行分页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 xml:space="preserve">无 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Default="00117B87" w:rsidP="00117B87">
            <w:pPr>
              <w:spacing w:line="360" w:lineRule="auto"/>
            </w:pPr>
            <w:r>
              <w:rPr>
                <w:rFonts w:hint="eastAsia"/>
              </w:rPr>
              <w:t>进入</w:t>
            </w:r>
            <w:del w:id="2157" w:author="Microsoft" w:date="2016-03-22T14:12:00Z">
              <w:r w:rsidDel="00117B87">
                <w:delText>区域</w:delText>
              </w:r>
            </w:del>
            <w:r>
              <w:rPr>
                <w:rFonts w:hint="eastAsia"/>
              </w:rPr>
              <w:t>查询</w:t>
            </w:r>
            <w:r>
              <w:t>页面后自动查询所有</w:t>
            </w:r>
            <w:r>
              <w:rPr>
                <w:rFonts w:hint="eastAsia"/>
              </w:rPr>
              <w:t>部门</w:t>
            </w:r>
          </w:p>
          <w:p w:rsidR="00117B87" w:rsidRPr="00437F65" w:rsidRDefault="00117B87" w:rsidP="00117B87">
            <w:pPr>
              <w:spacing w:line="360" w:lineRule="auto"/>
            </w:pPr>
            <w:r>
              <w:rPr>
                <w:rFonts w:hint="eastAsia"/>
              </w:rPr>
              <w:t>只显示符合查询条件的数据，不显示其他数据。</w:t>
            </w:r>
          </w:p>
        </w:tc>
      </w:tr>
    </w:tbl>
    <w:p w:rsidR="00117B87" w:rsidRPr="00117B87" w:rsidRDefault="00117B87" w:rsidP="00117B87"/>
    <w:p w:rsidR="00117B87" w:rsidRPr="00437F65" w:rsidRDefault="00117B87" w:rsidP="00117B87">
      <w:pPr>
        <w:pStyle w:val="4"/>
        <w:ind w:left="0"/>
      </w:pPr>
      <w:bookmarkStart w:id="2158" w:name="_Toc404869718"/>
      <w:bookmarkStart w:id="2159" w:name="_Toc450143972"/>
      <w:r w:rsidRPr="00437F65">
        <w:rPr>
          <w:rFonts w:hint="eastAsia"/>
        </w:rPr>
        <w:t>游戏授权</w:t>
      </w:r>
      <w:bookmarkEnd w:id="2158"/>
      <w:bookmarkEnd w:id="2159"/>
    </w:p>
    <w:p w:rsidR="00117B87" w:rsidRPr="00437F65" w:rsidRDefault="003462E1">
      <w:pPr>
        <w:pStyle w:val="af1"/>
      </w:pPr>
      <w:r>
        <w:rPr>
          <w:rFonts w:hint="eastAsia"/>
        </w:rPr>
        <w:t>游戏授权功能用于配置各部门</w:t>
      </w:r>
      <w:r w:rsidR="00117B87" w:rsidRPr="00437F65">
        <w:rPr>
          <w:rFonts w:hint="eastAsia"/>
        </w:rPr>
        <w:t>游戏</w:t>
      </w:r>
      <w:r w:rsidR="00117B87">
        <w:rPr>
          <w:rFonts w:hint="eastAsia"/>
        </w:rPr>
        <w:t>权限</w:t>
      </w:r>
      <w:r w:rsidR="00117B87" w:rsidRPr="00437F65">
        <w:rPr>
          <w:rFonts w:hint="eastAsia"/>
        </w:rPr>
        <w:t>及相关参数。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0"/>
        <w:gridCol w:w="1899"/>
        <w:gridCol w:w="4996"/>
      </w:tblGrid>
      <w:tr w:rsidR="00117B87" w:rsidRPr="00437F65" w:rsidTr="00117B87">
        <w:tc>
          <w:tcPr>
            <w:tcW w:w="1600" w:type="dxa"/>
            <w:shd w:val="clear" w:color="auto" w:fill="D9D9D9" w:themeFill="background1" w:themeFillShade="D9"/>
            <w:vAlign w:val="center"/>
          </w:tcPr>
          <w:p w:rsidR="00117B87" w:rsidRPr="00604E89" w:rsidRDefault="00117B87">
            <w:pPr>
              <w:pStyle w:val="af1"/>
            </w:pPr>
            <w:r w:rsidRPr="00604E89">
              <w:rPr>
                <w:rFonts w:hint="eastAsia"/>
              </w:rPr>
              <w:t>实体</w:t>
            </w:r>
          </w:p>
        </w:tc>
        <w:tc>
          <w:tcPr>
            <w:tcW w:w="1899" w:type="dxa"/>
            <w:shd w:val="clear" w:color="auto" w:fill="D9D9D9" w:themeFill="background1" w:themeFillShade="D9"/>
            <w:vAlign w:val="center"/>
          </w:tcPr>
          <w:p w:rsidR="00117B87" w:rsidRPr="00604E89" w:rsidRDefault="00117B87">
            <w:pPr>
              <w:pStyle w:val="af1"/>
            </w:pPr>
            <w:r w:rsidRPr="00604E89">
              <w:rPr>
                <w:rFonts w:hint="eastAsia"/>
              </w:rPr>
              <w:t>属性</w:t>
            </w:r>
          </w:p>
        </w:tc>
        <w:tc>
          <w:tcPr>
            <w:tcW w:w="4996" w:type="dxa"/>
            <w:shd w:val="clear" w:color="auto" w:fill="D9D9D9" w:themeFill="background1" w:themeFillShade="D9"/>
            <w:vAlign w:val="center"/>
          </w:tcPr>
          <w:p w:rsidR="00117B87" w:rsidRPr="00604E89" w:rsidRDefault="00117B87">
            <w:pPr>
              <w:pStyle w:val="af1"/>
            </w:pPr>
            <w:r w:rsidRPr="00604E89">
              <w:rPr>
                <w:rFonts w:hint="eastAsia"/>
              </w:rPr>
              <w:t>说明</w:t>
            </w:r>
          </w:p>
        </w:tc>
      </w:tr>
      <w:tr w:rsidR="00117B87" w:rsidRPr="00437F65" w:rsidTr="00117B87">
        <w:tc>
          <w:tcPr>
            <w:tcW w:w="1600" w:type="dxa"/>
            <w:vMerge w:val="restart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区域</w:t>
            </w: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游戏授权列表</w:t>
            </w:r>
          </w:p>
        </w:tc>
        <w:tc>
          <w:tcPr>
            <w:tcW w:w="4996" w:type="dxa"/>
            <w:vAlign w:val="center"/>
          </w:tcPr>
          <w:p w:rsidR="00117B87" w:rsidRPr="00437F65" w:rsidRDefault="003462E1">
            <w:pPr>
              <w:pStyle w:val="af1"/>
            </w:pPr>
            <w:r>
              <w:rPr>
                <w:rFonts w:hint="eastAsia"/>
              </w:rPr>
              <w:t>该部门的可用游戏列表，只有该部门</w:t>
            </w:r>
            <w:r w:rsidR="00117B87" w:rsidRPr="00437F65">
              <w:rPr>
                <w:rFonts w:hint="eastAsia"/>
              </w:rPr>
              <w:t>被授权了某游戏，其下级的“游戏授权列表”内才可以</w:t>
            </w:r>
            <w:r w:rsidR="00117B87">
              <w:rPr>
                <w:rFonts w:hint="eastAsia"/>
              </w:rPr>
              <w:t>列出</w:t>
            </w:r>
            <w:r w:rsidR="00117B87" w:rsidRPr="00437F65">
              <w:rPr>
                <w:rFonts w:hint="eastAsia"/>
              </w:rPr>
              <w:t>该游戏。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  <w:pPrChange w:id="2160" w:author="Microsoft" w:date="2016-05-13T11:07:00Z">
                <w:pPr>
                  <w:pStyle w:val="af1"/>
                  <w:ind w:left="0"/>
                </w:pPr>
              </w:pPrChange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>
              <w:rPr>
                <w:rFonts w:hint="eastAsia"/>
              </w:rPr>
              <w:t>可销售</w:t>
            </w:r>
          </w:p>
        </w:tc>
        <w:tc>
          <w:tcPr>
            <w:tcW w:w="4996" w:type="dxa"/>
            <w:vAlign w:val="center"/>
          </w:tcPr>
          <w:p w:rsidR="00117B87" w:rsidRPr="00437F65" w:rsidRDefault="003462E1">
            <w:pPr>
              <w:pStyle w:val="af1"/>
            </w:pPr>
            <w:r>
              <w:rPr>
                <w:rFonts w:hint="eastAsia"/>
              </w:rPr>
              <w:t>设置部门</w:t>
            </w:r>
            <w:r w:rsidR="00117B87">
              <w:rPr>
                <w:rFonts w:hint="eastAsia"/>
              </w:rPr>
              <w:t>内</w:t>
            </w:r>
            <w:r w:rsidR="00117B87">
              <w:t>游戏是否可</w:t>
            </w:r>
            <w:r w:rsidR="00117B87">
              <w:rPr>
                <w:rFonts w:hint="eastAsia"/>
              </w:rPr>
              <w:t>销售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  <w:pPrChange w:id="2161" w:author="Microsoft" w:date="2016-05-13T11:07:00Z">
                <w:pPr>
                  <w:pStyle w:val="af1"/>
                  <w:ind w:left="0"/>
                </w:pPr>
              </w:pPrChange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>
              <w:rPr>
                <w:rFonts w:hint="eastAsia"/>
              </w:rPr>
              <w:t>可兑奖</w:t>
            </w:r>
          </w:p>
        </w:tc>
        <w:tc>
          <w:tcPr>
            <w:tcW w:w="4996" w:type="dxa"/>
            <w:vAlign w:val="center"/>
          </w:tcPr>
          <w:p w:rsidR="00117B87" w:rsidRPr="00437F65" w:rsidRDefault="003462E1">
            <w:pPr>
              <w:pStyle w:val="af1"/>
            </w:pPr>
            <w:r>
              <w:rPr>
                <w:rFonts w:hint="eastAsia"/>
              </w:rPr>
              <w:t>设置部门</w:t>
            </w:r>
            <w:r w:rsidR="00117B87">
              <w:rPr>
                <w:rFonts w:hint="eastAsia"/>
              </w:rPr>
              <w:t>内</w:t>
            </w:r>
            <w:r w:rsidR="00117B87">
              <w:t>游戏是否可</w:t>
            </w:r>
            <w:r w:rsidR="00117B87">
              <w:rPr>
                <w:rFonts w:hint="eastAsia"/>
              </w:rPr>
              <w:t>兑奖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  <w:pPrChange w:id="2162" w:author="Microsoft" w:date="2016-05-13T11:07:00Z">
                <w:pPr>
                  <w:pStyle w:val="af1"/>
                  <w:ind w:left="0"/>
                </w:pPr>
              </w:pPrChange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>
              <w:rPr>
                <w:rFonts w:hint="eastAsia"/>
              </w:rPr>
              <w:t>可退票</w:t>
            </w:r>
          </w:p>
        </w:tc>
        <w:tc>
          <w:tcPr>
            <w:tcW w:w="4996" w:type="dxa"/>
            <w:vAlign w:val="center"/>
          </w:tcPr>
          <w:p w:rsidR="00117B87" w:rsidRPr="00437F65" w:rsidRDefault="003462E1">
            <w:pPr>
              <w:pStyle w:val="af1"/>
            </w:pPr>
            <w:r>
              <w:rPr>
                <w:rFonts w:hint="eastAsia"/>
              </w:rPr>
              <w:t>设置部门</w:t>
            </w:r>
            <w:r w:rsidR="00117B87">
              <w:rPr>
                <w:rFonts w:hint="eastAsia"/>
              </w:rPr>
              <w:t>内</w:t>
            </w:r>
            <w:r w:rsidR="00117B87">
              <w:t>游戏是否可</w:t>
            </w:r>
            <w:r w:rsidR="00117B87">
              <w:rPr>
                <w:rFonts w:hint="eastAsia"/>
              </w:rPr>
              <w:t>退票</w:t>
            </w:r>
          </w:p>
        </w:tc>
      </w:tr>
      <w:tr w:rsidR="00117B87" w:rsidRPr="00437F65" w:rsidTr="00117B87">
        <w:tc>
          <w:tcPr>
            <w:tcW w:w="1600" w:type="dxa"/>
            <w:vMerge w:val="restart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销售站</w:t>
            </w: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游戏授权列表</w:t>
            </w:r>
          </w:p>
        </w:tc>
        <w:tc>
          <w:tcPr>
            <w:tcW w:w="4996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该</w:t>
            </w:r>
            <w:r w:rsidR="003462E1">
              <w:rPr>
                <w:rFonts w:hint="eastAsia"/>
              </w:rPr>
              <w:t>销售站的可用游戏列表，列表中包含的游戏应小于等于该销售站所属部门</w:t>
            </w:r>
            <w:r w:rsidRPr="00437F65">
              <w:rPr>
                <w:rFonts w:hint="eastAsia"/>
              </w:rPr>
              <w:t>的游戏授权列表，只</w:t>
            </w:r>
            <w:r w:rsidR="003462E1">
              <w:rPr>
                <w:rFonts w:hint="eastAsia"/>
              </w:rPr>
              <w:t>有该</w:t>
            </w:r>
            <w:r w:rsidR="003462E1">
              <w:t>部门</w:t>
            </w:r>
            <w:r w:rsidRPr="00437F65">
              <w:rPr>
                <w:rFonts w:hint="eastAsia"/>
              </w:rPr>
              <w:t>被授权了某游戏，其</w:t>
            </w:r>
            <w:r>
              <w:rPr>
                <w:rFonts w:hint="eastAsia"/>
              </w:rPr>
              <w:t>所属</w:t>
            </w:r>
            <w:r w:rsidRPr="00437F65">
              <w:rPr>
                <w:rFonts w:hint="eastAsia"/>
              </w:rPr>
              <w:t>销售站“游戏授权列表”内才可以包含该游戏。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销售代销费比例</w:t>
            </w:r>
          </w:p>
        </w:tc>
        <w:tc>
          <w:tcPr>
            <w:tcW w:w="4996" w:type="dxa"/>
            <w:vAlign w:val="center"/>
          </w:tcPr>
          <w:p w:rsidR="00117B87" w:rsidRPr="00437F65" w:rsidRDefault="00117B87">
            <w:pPr>
              <w:pStyle w:val="af1"/>
            </w:pPr>
            <w:r>
              <w:rPr>
                <w:rFonts w:hint="eastAsia"/>
              </w:rPr>
              <w:t>该销售站的销售佣金比例，千分比，用于计算销售站的佣金，</w:t>
            </w:r>
            <w:r w:rsidRPr="00437F65">
              <w:rPr>
                <w:rFonts w:hint="eastAsia"/>
              </w:rPr>
              <w:t>销售佣金=销售净额×销售代销费比例。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兑奖代销费比例</w:t>
            </w:r>
          </w:p>
        </w:tc>
        <w:tc>
          <w:tcPr>
            <w:tcW w:w="4996" w:type="dxa"/>
            <w:vAlign w:val="center"/>
          </w:tcPr>
          <w:p w:rsidR="00117B87" w:rsidRPr="00437F65" w:rsidRDefault="00117B87">
            <w:pPr>
              <w:pStyle w:val="af1"/>
            </w:pPr>
            <w:r>
              <w:rPr>
                <w:rFonts w:hint="eastAsia"/>
              </w:rPr>
              <w:t>该销售站的兑奖佣金比例，千分比，用于计算销售站的佣</w:t>
            </w:r>
            <w:r>
              <w:rPr>
                <w:rFonts w:hint="eastAsia"/>
              </w:rPr>
              <w:lastRenderedPageBreak/>
              <w:t>金，</w:t>
            </w:r>
            <w:r w:rsidRPr="00437F65">
              <w:rPr>
                <w:rFonts w:hint="eastAsia"/>
              </w:rPr>
              <w:t>兑奖佣金=兑奖额×兑奖代销费比例。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兑奖范围</w:t>
            </w:r>
          </w:p>
        </w:tc>
        <w:tc>
          <w:tcPr>
            <w:tcW w:w="4996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限定该销售站兑奖范围，包</w:t>
            </w:r>
            <w:r w:rsidR="003462E1">
              <w:rPr>
                <w:rFonts w:hint="eastAsia"/>
              </w:rPr>
              <w:t>括总</w:t>
            </w:r>
            <w:r w:rsidR="003462E1">
              <w:t>公司、</w:t>
            </w:r>
            <w:r w:rsidR="003462E1">
              <w:rPr>
                <w:rFonts w:hint="eastAsia"/>
              </w:rPr>
              <w:t>部门</w:t>
            </w:r>
            <w:r w:rsidR="003462E1">
              <w:t>、</w:t>
            </w:r>
            <w:r w:rsidRPr="00437F65">
              <w:rPr>
                <w:rFonts w:hint="eastAsia"/>
              </w:rPr>
              <w:t>销售站。</w:t>
            </w:r>
          </w:p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设定为</w:t>
            </w:r>
            <w:r>
              <w:rPr>
                <w:rFonts w:hint="eastAsia"/>
              </w:rPr>
              <w:t>&lt;</w:t>
            </w:r>
            <w:r w:rsidR="003462E1">
              <w:rPr>
                <w:rFonts w:hint="eastAsia"/>
              </w:rPr>
              <w:t>部门</w:t>
            </w:r>
            <w:r>
              <w:rPr>
                <w:rFonts w:hint="eastAsia"/>
              </w:rPr>
              <w:t>&gt;</w:t>
            </w:r>
            <w:r w:rsidRPr="00437F65">
              <w:rPr>
                <w:rFonts w:hint="eastAsia"/>
              </w:rPr>
              <w:t>，</w:t>
            </w:r>
            <w:r>
              <w:rPr>
                <w:rFonts w:hint="eastAsia"/>
              </w:rPr>
              <w:t>表示</w:t>
            </w:r>
            <w:r w:rsidRPr="00437F65">
              <w:rPr>
                <w:rFonts w:hint="eastAsia"/>
              </w:rPr>
              <w:t>该销售站</w:t>
            </w:r>
            <w:r>
              <w:rPr>
                <w:rFonts w:hint="eastAsia"/>
              </w:rPr>
              <w:t>允许兑奖范围</w:t>
            </w:r>
            <w:r>
              <w:t>是，彩票的</w:t>
            </w:r>
            <w:r>
              <w:rPr>
                <w:rFonts w:hint="eastAsia"/>
              </w:rPr>
              <w:t>售出</w:t>
            </w:r>
            <w:r>
              <w:t>销售</w:t>
            </w:r>
            <w:r>
              <w:rPr>
                <w:rFonts w:hint="eastAsia"/>
              </w:rPr>
              <w:t>站</w:t>
            </w:r>
            <w:r>
              <w:t>与本销售</w:t>
            </w:r>
            <w:r>
              <w:rPr>
                <w:rFonts w:hint="eastAsia"/>
              </w:rPr>
              <w:t>站</w:t>
            </w:r>
            <w:r>
              <w:t>同属一个</w:t>
            </w:r>
            <w:r>
              <w:rPr>
                <w:rFonts w:hint="eastAsia"/>
              </w:rPr>
              <w:t>&lt;</w:t>
            </w:r>
            <w:r w:rsidR="003462E1">
              <w:rPr>
                <w:rFonts w:hint="eastAsia"/>
              </w:rPr>
              <w:t>部门</w:t>
            </w:r>
            <w:r>
              <w:rPr>
                <w:rFonts w:hint="eastAsia"/>
              </w:rPr>
              <w:t>&gt;。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是否可销售</w:t>
            </w:r>
          </w:p>
        </w:tc>
        <w:tc>
          <w:tcPr>
            <w:tcW w:w="4996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设定本销售站</w:t>
            </w:r>
            <w:r>
              <w:rPr>
                <w:rFonts w:hint="eastAsia"/>
              </w:rPr>
              <w:t>此</w:t>
            </w:r>
            <w:r>
              <w:t>游戏</w:t>
            </w:r>
            <w:r w:rsidRPr="00437F65">
              <w:rPr>
                <w:rFonts w:hint="eastAsia"/>
              </w:rPr>
              <w:t>是否可以销售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是否可兑奖</w:t>
            </w:r>
          </w:p>
        </w:tc>
        <w:tc>
          <w:tcPr>
            <w:tcW w:w="4996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设定本销售站</w:t>
            </w:r>
            <w:r>
              <w:rPr>
                <w:rFonts w:hint="eastAsia"/>
              </w:rPr>
              <w:t>此</w:t>
            </w:r>
            <w:r>
              <w:t>游戏</w:t>
            </w:r>
            <w:r w:rsidRPr="00437F65">
              <w:rPr>
                <w:rFonts w:hint="eastAsia"/>
              </w:rPr>
              <w:t>是否可以兑奖</w:t>
            </w:r>
          </w:p>
        </w:tc>
      </w:tr>
      <w:tr w:rsidR="00117B87" w:rsidRPr="00437F65" w:rsidTr="00117B87">
        <w:tc>
          <w:tcPr>
            <w:tcW w:w="1600" w:type="dxa"/>
            <w:vMerge/>
            <w:vAlign w:val="center"/>
          </w:tcPr>
          <w:p w:rsidR="00117B87" w:rsidRPr="00437F65" w:rsidRDefault="00117B87">
            <w:pPr>
              <w:pStyle w:val="af1"/>
            </w:pPr>
          </w:p>
        </w:tc>
        <w:tc>
          <w:tcPr>
            <w:tcW w:w="1899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是否可</w:t>
            </w:r>
            <w:r>
              <w:rPr>
                <w:rFonts w:hint="eastAsia"/>
              </w:rPr>
              <w:t>退票</w:t>
            </w:r>
          </w:p>
        </w:tc>
        <w:tc>
          <w:tcPr>
            <w:tcW w:w="4996" w:type="dxa"/>
            <w:vAlign w:val="center"/>
          </w:tcPr>
          <w:p w:rsidR="00117B87" w:rsidRPr="00437F65" w:rsidRDefault="00117B87">
            <w:pPr>
              <w:pStyle w:val="af1"/>
            </w:pPr>
            <w:r w:rsidRPr="00437F65">
              <w:rPr>
                <w:rFonts w:hint="eastAsia"/>
              </w:rPr>
              <w:t>设定本销售站</w:t>
            </w:r>
            <w:r>
              <w:rPr>
                <w:rFonts w:hint="eastAsia"/>
              </w:rPr>
              <w:t>此</w:t>
            </w:r>
            <w:r>
              <w:t>游戏</w:t>
            </w:r>
            <w:r w:rsidRPr="00437F65">
              <w:rPr>
                <w:rFonts w:hint="eastAsia"/>
              </w:rPr>
              <w:t>是否可以</w:t>
            </w:r>
            <w:r>
              <w:rPr>
                <w:rFonts w:hint="eastAsia"/>
              </w:rPr>
              <w:t>退票</w:t>
            </w:r>
          </w:p>
        </w:tc>
      </w:tr>
    </w:tbl>
    <w:p w:rsidR="00117B87" w:rsidRPr="00437F65" w:rsidRDefault="00117B87" w:rsidP="00F51B11">
      <w:pPr>
        <w:pStyle w:val="af1"/>
      </w:pPr>
    </w:p>
    <w:p w:rsidR="00117B87" w:rsidRPr="004C2978" w:rsidRDefault="00117B87" w:rsidP="00117B87">
      <w:pPr>
        <w:pStyle w:val="5"/>
        <w:ind w:left="425"/>
      </w:pPr>
      <w:bookmarkStart w:id="2163" w:name="_Toc404869719"/>
      <w:bookmarkStart w:id="2164" w:name="_Toc450143973"/>
      <w:r>
        <w:rPr>
          <w:rFonts w:hint="eastAsia"/>
        </w:rPr>
        <w:t>显示</w:t>
      </w:r>
      <w:r w:rsidR="003462E1">
        <w:rPr>
          <w:rFonts w:hint="eastAsia"/>
        </w:rPr>
        <w:t>部门</w:t>
      </w:r>
      <w:r w:rsidRPr="00437F65">
        <w:rPr>
          <w:rFonts w:hint="eastAsia"/>
        </w:rPr>
        <w:t>游戏授权信息</w:t>
      </w:r>
      <w:bookmarkEnd w:id="2163"/>
      <w:bookmarkEnd w:id="2164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游戏授权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显示</w:t>
            </w:r>
            <w:r w:rsidR="003462E1">
              <w:rPr>
                <w:rFonts w:hint="eastAsia"/>
                <w:iCs/>
              </w:rPr>
              <w:t>部门</w:t>
            </w:r>
            <w:r w:rsidRPr="00437F65">
              <w:rPr>
                <w:rFonts w:hint="eastAsia"/>
                <w:iCs/>
              </w:rPr>
              <w:t>游戏授权信息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3462E1" w:rsidP="00F51B11">
            <w:pPr>
              <w:pStyle w:val="af1"/>
            </w:pPr>
            <w:r>
              <w:rPr>
                <w:rFonts w:hint="eastAsia"/>
              </w:rPr>
              <w:t>查询某部门</w:t>
            </w:r>
            <w:r w:rsidR="00117B87" w:rsidRPr="00437F65">
              <w:rPr>
                <w:rFonts w:hint="eastAsia"/>
              </w:rPr>
              <w:t>的</w:t>
            </w:r>
            <w:r w:rsidR="00117B87">
              <w:rPr>
                <w:rFonts w:hint="eastAsia"/>
              </w:rPr>
              <w:t>游戏授权</w:t>
            </w:r>
            <w:r w:rsidR="00117B87">
              <w:t>信息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在列表中</w:t>
            </w:r>
            <w:r w:rsidR="003462E1">
              <w:rPr>
                <w:rFonts w:ascii="宋体" w:hAnsi="宋体" w:hint="eastAsia"/>
                <w:bCs/>
                <w:iCs/>
              </w:rPr>
              <w:t>选择部门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3462E1" w:rsidRDefault="003462E1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游戏授权列表： 显示</w:t>
            </w:r>
            <w:r>
              <w:rPr>
                <w:rFonts w:ascii="宋体" w:hAnsi="宋体"/>
                <w:bCs/>
                <w:iCs/>
              </w:rPr>
              <w:t>所</w:t>
            </w:r>
            <w:r>
              <w:rPr>
                <w:rFonts w:ascii="宋体" w:hAnsi="宋体" w:hint="eastAsia"/>
                <w:bCs/>
                <w:iCs/>
              </w:rPr>
              <w:t>有</w:t>
            </w:r>
            <w:r>
              <w:rPr>
                <w:rFonts w:ascii="宋体" w:hAnsi="宋体"/>
                <w:bCs/>
                <w:iCs/>
              </w:rPr>
              <w:t>游戏</w:t>
            </w:r>
            <w:r w:rsidR="000E1B5A">
              <w:rPr>
                <w:rFonts w:ascii="宋体" w:hAnsi="宋体" w:hint="eastAsia"/>
                <w:bCs/>
                <w:iCs/>
              </w:rPr>
              <w:t>列表</w:t>
            </w:r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游戏授权列表包含下列字段信息：</w:t>
            </w:r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游戏名称：游戏参数中的“游戏缩写”字段</w:t>
            </w:r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游戏类型</w:t>
            </w:r>
            <w:r>
              <w:rPr>
                <w:rFonts w:ascii="宋体" w:hAnsi="宋体" w:hint="eastAsia"/>
                <w:bCs/>
                <w:iCs/>
              </w:rPr>
              <w:t>：游戏参数中的“游戏类型”字段</w:t>
            </w:r>
          </w:p>
          <w:p w:rsidR="00117B87" w:rsidDel="00D128EE" w:rsidRDefault="00117B87" w:rsidP="00BD2087">
            <w:pPr>
              <w:spacing w:line="360" w:lineRule="auto"/>
              <w:rPr>
                <w:del w:id="2165" w:author="Microsoft" w:date="2016-04-05T11:30:00Z"/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授权：是否已经授权</w:t>
            </w:r>
          </w:p>
          <w:p w:rsidR="00D128EE" w:rsidRPr="00437F65" w:rsidRDefault="00D128EE" w:rsidP="00117B87">
            <w:pPr>
              <w:spacing w:line="360" w:lineRule="auto"/>
              <w:rPr>
                <w:ins w:id="2166" w:author="Microsoft" w:date="2016-04-05T11:30:00Z"/>
                <w:rFonts w:ascii="宋体" w:hAnsi="宋体"/>
                <w:bCs/>
                <w:iCs/>
              </w:rPr>
            </w:pPr>
          </w:p>
          <w:p w:rsidR="00D128EE" w:rsidRDefault="00D128EE" w:rsidP="00BD2087">
            <w:pPr>
              <w:spacing w:line="360" w:lineRule="auto"/>
              <w:rPr>
                <w:ins w:id="2167" w:author="Microsoft" w:date="2016-04-05T11:30:00Z"/>
                <w:rFonts w:ascii="宋体" w:hAnsi="宋体"/>
                <w:bCs/>
                <w:iCs/>
              </w:rPr>
            </w:pPr>
            <w:ins w:id="2168" w:author="Microsoft" w:date="2016-04-05T11:32:00Z">
              <w:r>
                <w:rPr>
                  <w:rFonts w:ascii="宋体" w:hAnsi="宋体" w:hint="eastAsia"/>
                  <w:bCs/>
                  <w:iCs/>
                </w:rPr>
                <w:t>销售</w:t>
              </w:r>
            </w:ins>
            <w:ins w:id="2169" w:author="Microsoft" w:date="2016-04-05T11:30:00Z">
              <w:r>
                <w:rPr>
                  <w:rFonts w:ascii="宋体" w:hAnsi="宋体"/>
                  <w:bCs/>
                  <w:iCs/>
                </w:rPr>
                <w:t>佣金比例：</w:t>
              </w:r>
            </w:ins>
            <w:ins w:id="2170" w:author="Microsoft" w:date="2016-04-05T11:31:00Z">
              <w:r>
                <w:rPr>
                  <w:rFonts w:ascii="宋体" w:hAnsi="宋体" w:hint="eastAsia"/>
                  <w:bCs/>
                  <w:iCs/>
                </w:rPr>
                <w:t>单位千分位。</w:t>
              </w:r>
            </w:ins>
          </w:p>
          <w:p w:rsidR="00117B87" w:rsidRDefault="00D128EE" w:rsidP="00F51B11">
            <w:pPr>
              <w:spacing w:line="360" w:lineRule="auto"/>
              <w:rPr>
                <w:rFonts w:ascii="宋体" w:hAnsi="宋体"/>
                <w:bCs/>
                <w:iCs/>
              </w:rPr>
            </w:pPr>
            <w:ins w:id="2171" w:author="Microsoft" w:date="2016-04-05T11:32:00Z">
              <w:r>
                <w:rPr>
                  <w:rFonts w:ascii="宋体" w:hAnsi="宋体" w:hint="eastAsia"/>
                  <w:bCs/>
                  <w:iCs/>
                </w:rPr>
                <w:t>兑奖</w:t>
              </w:r>
            </w:ins>
            <w:ins w:id="2172" w:author="Microsoft" w:date="2016-04-05T11:30:00Z">
              <w:r>
                <w:rPr>
                  <w:rFonts w:ascii="宋体" w:hAnsi="宋体"/>
                  <w:bCs/>
                  <w:iCs/>
                </w:rPr>
                <w:t>佣金比例：</w:t>
              </w:r>
            </w:ins>
            <w:ins w:id="2173" w:author="Microsoft" w:date="2016-04-05T11:31:00Z">
              <w:r>
                <w:rPr>
                  <w:rFonts w:ascii="宋体" w:hAnsi="宋体" w:hint="eastAsia"/>
                  <w:bCs/>
                  <w:iCs/>
                </w:rPr>
                <w:t>单位</w:t>
              </w:r>
              <w:r>
                <w:rPr>
                  <w:rFonts w:ascii="宋体" w:hAnsi="宋体"/>
                  <w:bCs/>
                  <w:iCs/>
                </w:rPr>
                <w:t>千分位</w:t>
              </w:r>
              <w:r>
                <w:rPr>
                  <w:rFonts w:ascii="宋体" w:hAnsi="宋体" w:hint="eastAsia"/>
                  <w:bCs/>
                  <w:iCs/>
                </w:rPr>
                <w:t>。</w:t>
              </w:r>
            </w:ins>
            <w:del w:id="2174" w:author="Microsoft" w:date="2016-04-05T11:30:00Z">
              <w:r w:rsidR="00117B87" w:rsidRPr="00437F65" w:rsidDel="00D128EE">
                <w:rPr>
                  <w:rFonts w:ascii="宋体" w:hAnsi="宋体" w:hint="eastAsia"/>
                  <w:bCs/>
                  <w:iCs/>
                </w:rPr>
                <w:delText>发行费比例：千分数</w:delText>
              </w:r>
            </w:del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可退票：</w:t>
            </w:r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可兑奖：</w:t>
            </w:r>
          </w:p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</w:t>
            </w: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：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117B87" w:rsidRPr="00437F65" w:rsidRDefault="003462E1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117B87" w:rsidRPr="00437F65" w:rsidRDefault="000E1B5A" w:rsidP="00117B87">
      <w:pPr>
        <w:pStyle w:val="5"/>
        <w:ind w:left="425"/>
      </w:pPr>
      <w:bookmarkStart w:id="2175" w:name="_Toc404869720"/>
      <w:bookmarkStart w:id="2176" w:name="_Toc450143974"/>
      <w:r>
        <w:rPr>
          <w:rFonts w:hint="eastAsia"/>
        </w:rPr>
        <w:t>修改部门</w:t>
      </w:r>
      <w:r w:rsidR="00117B87" w:rsidRPr="00437F65">
        <w:rPr>
          <w:rFonts w:hint="eastAsia"/>
        </w:rPr>
        <w:t>游戏授权参数</w:t>
      </w:r>
      <w:bookmarkEnd w:id="2175"/>
      <w:bookmarkEnd w:id="2176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117B87" w:rsidRPr="00437F65" w:rsidTr="00117B87">
        <w:trPr>
          <w:cantSplit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游戏授权</w:t>
            </w:r>
          </w:p>
        </w:tc>
      </w:tr>
      <w:tr w:rsidR="00117B87" w:rsidRPr="00437F65" w:rsidTr="00117B87">
        <w:trPr>
          <w:cantSplit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117B87" w:rsidRPr="00437F65" w:rsidRDefault="000E1B5A" w:rsidP="00117B87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修改部门</w:t>
            </w:r>
            <w:r w:rsidR="00117B87" w:rsidRPr="00437F65">
              <w:rPr>
                <w:rFonts w:hint="eastAsia"/>
                <w:iCs/>
              </w:rPr>
              <w:t>游戏授权参数</w:t>
            </w:r>
          </w:p>
        </w:tc>
        <w:tc>
          <w:tcPr>
            <w:tcW w:w="1860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117B87" w:rsidRPr="00437F65" w:rsidRDefault="00117B87" w:rsidP="00117B87">
            <w:pPr>
              <w:spacing w:line="360" w:lineRule="auto"/>
              <w:rPr>
                <w:iCs/>
              </w:rPr>
            </w:pPr>
          </w:p>
        </w:tc>
      </w:tr>
      <w:tr w:rsidR="00117B87" w:rsidRPr="00437F65" w:rsidTr="00117B87">
        <w:trPr>
          <w:trHeight w:val="39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117B87" w:rsidRPr="00437F65" w:rsidRDefault="000E1B5A" w:rsidP="00F51B11">
            <w:pPr>
              <w:pStyle w:val="af1"/>
            </w:pPr>
            <w:r>
              <w:rPr>
                <w:rFonts w:hint="eastAsia"/>
              </w:rPr>
              <w:t>修改该部门</w:t>
            </w:r>
            <w:r w:rsidR="00117B87" w:rsidRPr="00437F65">
              <w:rPr>
                <w:rFonts w:hint="eastAsia"/>
              </w:rPr>
              <w:t>各游戏</w:t>
            </w:r>
            <w:r w:rsidR="00117B87">
              <w:rPr>
                <w:rFonts w:hint="eastAsia"/>
              </w:rPr>
              <w:t>权限</w:t>
            </w:r>
            <w:del w:id="2177" w:author="Microsoft" w:date="2016-05-16T16:50:00Z">
              <w:r w:rsidR="00117B87" w:rsidRPr="00437F65" w:rsidDel="00F51B11">
                <w:rPr>
                  <w:rFonts w:hint="eastAsia"/>
                </w:rPr>
                <w:delText>以及已授权游戏的发行费比例</w:delText>
              </w:r>
            </w:del>
            <w:r w:rsidR="00117B87" w:rsidRPr="00437F65">
              <w:rPr>
                <w:rFonts w:hint="eastAsia"/>
              </w:rPr>
              <w:t>。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输入</w:t>
            </w:r>
          </w:p>
        </w:tc>
        <w:tc>
          <w:tcPr>
            <w:tcW w:w="7116" w:type="dxa"/>
            <w:gridSpan w:val="3"/>
          </w:tcPr>
          <w:p w:rsidR="00117B87" w:rsidRDefault="000E1B5A" w:rsidP="00117B87">
            <w:pPr>
              <w:spacing w:line="360" w:lineRule="auto"/>
              <w:rPr>
                <w:rFonts w:ascii="宋体" w:hAnsi="宋体"/>
                <w:b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选择部门</w:t>
            </w:r>
            <w:r w:rsidR="00117B87" w:rsidRPr="00437F65">
              <w:rPr>
                <w:rFonts w:ascii="宋体" w:hAnsi="宋体" w:hint="eastAsia"/>
                <w:bCs/>
                <w:iCs/>
              </w:rPr>
              <w:t>，在可授权游戏列表中</w:t>
            </w:r>
            <w:r w:rsidR="00117B87" w:rsidRPr="00034143">
              <w:rPr>
                <w:rFonts w:ascii="宋体" w:hAnsi="宋体" w:hint="eastAsia"/>
                <w:iCs/>
              </w:rPr>
              <w:t>修改</w:t>
            </w:r>
            <w:r w:rsidR="00117B87">
              <w:rPr>
                <w:rFonts w:ascii="宋体" w:hAnsi="宋体" w:hint="eastAsia"/>
                <w:iCs/>
              </w:rPr>
              <w:t>：</w:t>
            </w:r>
          </w:p>
          <w:p w:rsidR="00117B87" w:rsidRPr="00C830BA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C830BA">
              <w:rPr>
                <w:rFonts w:ascii="宋体" w:hAnsi="宋体" w:hint="eastAsia"/>
                <w:bCs/>
                <w:iCs/>
              </w:rPr>
              <w:t>授权：是否</w:t>
            </w:r>
            <w:r w:rsidR="000E1B5A">
              <w:rPr>
                <w:rFonts w:ascii="宋体" w:hAnsi="宋体" w:hint="eastAsia"/>
                <w:bCs/>
                <w:iCs/>
              </w:rPr>
              <w:t>为此部门</w:t>
            </w:r>
            <w:r>
              <w:rPr>
                <w:rFonts w:ascii="宋体" w:hAnsi="宋体" w:hint="eastAsia"/>
                <w:bCs/>
                <w:iCs/>
              </w:rPr>
              <w:t>授权此游戏</w:t>
            </w:r>
          </w:p>
          <w:p w:rsidR="00117B87" w:rsidRDefault="00D128EE" w:rsidP="00117B87">
            <w:pPr>
              <w:spacing w:line="360" w:lineRule="auto"/>
              <w:rPr>
                <w:ins w:id="2178" w:author="Microsoft" w:date="2016-04-05T11:31:00Z"/>
                <w:rFonts w:ascii="宋体" w:hAnsi="宋体"/>
                <w:bCs/>
                <w:iCs/>
              </w:rPr>
            </w:pPr>
            <w:ins w:id="2179" w:author="Microsoft" w:date="2016-04-05T11:31:00Z">
              <w:r>
                <w:rPr>
                  <w:rFonts w:ascii="宋体" w:hAnsi="宋体" w:hint="eastAsia"/>
                  <w:bCs/>
                  <w:iCs/>
                </w:rPr>
                <w:t>销售</w:t>
              </w:r>
              <w:r>
                <w:rPr>
                  <w:rFonts w:ascii="宋体" w:hAnsi="宋体"/>
                  <w:bCs/>
                  <w:iCs/>
                </w:rPr>
                <w:t>佣金比例：</w:t>
              </w:r>
            </w:ins>
            <w:del w:id="2180" w:author="Microsoft" w:date="2016-04-05T11:31:00Z">
              <w:r w:rsidR="00117B87" w:rsidRPr="00C830BA" w:rsidDel="00D128EE">
                <w:rPr>
                  <w:rFonts w:ascii="宋体" w:hAnsi="宋体" w:hint="eastAsia"/>
                  <w:bCs/>
                  <w:iCs/>
                </w:rPr>
                <w:delText>发行费比例</w:delText>
              </w:r>
              <w:r w:rsidR="00117B87" w:rsidDel="00D128EE">
                <w:rPr>
                  <w:rFonts w:ascii="宋体" w:hAnsi="宋体" w:hint="eastAsia"/>
                  <w:bCs/>
                  <w:iCs/>
                </w:rPr>
                <w:delText>：文本框</w:delText>
              </w:r>
              <w:r w:rsidR="00117B87" w:rsidDel="00D128EE">
                <w:rPr>
                  <w:rFonts w:ascii="宋体" w:hAnsi="宋体"/>
                  <w:bCs/>
                  <w:iCs/>
                </w:rPr>
                <w:delText>，最大</w:delText>
              </w:r>
              <w:r w:rsidR="00117B87" w:rsidDel="00D128EE">
                <w:rPr>
                  <w:rFonts w:ascii="宋体" w:hAnsi="宋体" w:hint="eastAsia"/>
                  <w:bCs/>
                  <w:iCs/>
                </w:rPr>
                <w:delText>4位</w:delText>
              </w:r>
              <w:r w:rsidR="00117B87" w:rsidDel="00D128EE">
                <w:rPr>
                  <w:rFonts w:ascii="宋体" w:hAnsi="宋体"/>
                  <w:bCs/>
                  <w:iCs/>
                </w:rPr>
                <w:delText>数字，</w:delText>
              </w:r>
            </w:del>
            <w:r w:rsidR="00117B87">
              <w:rPr>
                <w:rFonts w:ascii="宋体" w:hAnsi="宋体" w:hint="eastAsia"/>
                <w:bCs/>
                <w:iCs/>
              </w:rPr>
              <w:t>单位</w:t>
            </w:r>
            <w:r w:rsidR="00117B87">
              <w:rPr>
                <w:rFonts w:ascii="宋体" w:hAnsi="宋体"/>
                <w:bCs/>
                <w:iCs/>
              </w:rPr>
              <w:t>千分比</w:t>
            </w:r>
            <w:r w:rsidR="00117B87">
              <w:rPr>
                <w:rFonts w:ascii="宋体" w:hAnsi="宋体" w:hint="eastAsia"/>
                <w:bCs/>
                <w:iCs/>
              </w:rPr>
              <w:t>。</w:t>
            </w:r>
            <w:del w:id="2181" w:author="Microsoft" w:date="2016-04-05T11:31:00Z">
              <w:r w:rsidR="00117B87" w:rsidDel="00D128EE">
                <w:rPr>
                  <w:rFonts w:ascii="宋体" w:hAnsi="宋体" w:hint="eastAsia"/>
                  <w:bCs/>
                  <w:iCs/>
                </w:rPr>
                <w:delText>值</w:delText>
              </w:r>
              <w:r w:rsidR="00117B87" w:rsidDel="00D128EE">
                <w:rPr>
                  <w:rFonts w:ascii="宋体" w:hAnsi="宋体"/>
                  <w:bCs/>
                  <w:iCs/>
                </w:rPr>
                <w:delText>不能大于</w:delText>
              </w:r>
              <w:r w:rsidR="00117B87" w:rsidDel="00D128EE">
                <w:rPr>
                  <w:rFonts w:ascii="宋体" w:hAnsi="宋体" w:hint="eastAsia"/>
                  <w:bCs/>
                  <w:iCs/>
                </w:rPr>
                <w:delText>上级</w:delText>
              </w:r>
              <w:r w:rsidR="00117B87" w:rsidDel="00D128EE">
                <w:rPr>
                  <w:rFonts w:ascii="宋体" w:hAnsi="宋体"/>
                  <w:bCs/>
                  <w:iCs/>
                </w:rPr>
                <w:delText>的发行费</w:delText>
              </w:r>
              <w:r w:rsidR="00117B87" w:rsidDel="00D128EE">
                <w:rPr>
                  <w:rFonts w:ascii="宋体" w:hAnsi="宋体" w:hint="eastAsia"/>
                  <w:bCs/>
                  <w:iCs/>
                </w:rPr>
                <w:delText>比例</w:delText>
              </w:r>
              <w:r w:rsidR="00117B87" w:rsidDel="00D128EE">
                <w:rPr>
                  <w:rFonts w:ascii="宋体" w:hAnsi="宋体"/>
                  <w:bCs/>
                  <w:iCs/>
                </w:rPr>
                <w:delText>。</w:delText>
              </w:r>
            </w:del>
          </w:p>
          <w:p w:rsidR="00D128EE" w:rsidRDefault="00D128EE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ins w:id="2182" w:author="Microsoft" w:date="2016-04-05T11:31:00Z">
              <w:r>
                <w:rPr>
                  <w:rFonts w:ascii="宋体" w:hAnsi="宋体" w:hint="eastAsia"/>
                  <w:bCs/>
                  <w:iCs/>
                </w:rPr>
                <w:t>兑奖佣金</w:t>
              </w:r>
              <w:r>
                <w:rPr>
                  <w:rFonts w:ascii="宋体" w:hAnsi="宋体"/>
                  <w:bCs/>
                  <w:iCs/>
                </w:rPr>
                <w:t>比例：单位千分比</w:t>
              </w:r>
              <w:r>
                <w:rPr>
                  <w:rFonts w:ascii="宋体" w:hAnsi="宋体" w:hint="eastAsia"/>
                  <w:bCs/>
                  <w:iCs/>
                </w:rPr>
                <w:t>。</w:t>
              </w:r>
            </w:ins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可销售：</w:t>
            </w:r>
            <w:r>
              <w:rPr>
                <w:rFonts w:ascii="宋体" w:hAnsi="宋体" w:hint="eastAsia"/>
                <w:bCs/>
                <w:iCs/>
              </w:rPr>
              <w:t>单选框</w:t>
            </w:r>
            <w:r>
              <w:rPr>
                <w:rFonts w:ascii="宋体" w:hAnsi="宋体"/>
                <w:bCs/>
                <w:iCs/>
              </w:rPr>
              <w:t>，是、否</w:t>
            </w:r>
          </w:p>
          <w:p w:rsidR="00117B87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可兑奖</w:t>
            </w:r>
            <w:r>
              <w:rPr>
                <w:rFonts w:ascii="宋体" w:hAnsi="宋体" w:hint="eastAsia"/>
                <w:bCs/>
                <w:iCs/>
              </w:rPr>
              <w:t>：单选框</w:t>
            </w:r>
            <w:r>
              <w:rPr>
                <w:rFonts w:ascii="宋体" w:hAnsi="宋体"/>
                <w:bCs/>
                <w:iCs/>
              </w:rPr>
              <w:t>，是、否</w:t>
            </w:r>
          </w:p>
          <w:p w:rsidR="00117B87" w:rsidRPr="00034143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可退票：</w:t>
            </w:r>
            <w:r>
              <w:rPr>
                <w:rFonts w:ascii="宋体" w:hAnsi="宋体" w:hint="eastAsia"/>
                <w:bCs/>
                <w:iCs/>
              </w:rPr>
              <w:t>单选框</w:t>
            </w:r>
            <w:r>
              <w:rPr>
                <w:rFonts w:ascii="宋体" w:hAnsi="宋体"/>
                <w:bCs/>
                <w:iCs/>
              </w:rPr>
              <w:t>，是、否</w:t>
            </w:r>
          </w:p>
        </w:tc>
      </w:tr>
      <w:tr w:rsidR="00117B87" w:rsidRPr="00437F65" w:rsidTr="00117B87">
        <w:trPr>
          <w:trHeight w:val="420"/>
        </w:trPr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提交修改成功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117B87" w:rsidRPr="00437F65" w:rsidTr="00117B87">
        <w:tc>
          <w:tcPr>
            <w:tcW w:w="1384" w:type="dxa"/>
            <w:shd w:val="clear" w:color="auto" w:fill="D9D9D9"/>
          </w:tcPr>
          <w:p w:rsidR="00117B87" w:rsidRPr="00437F65" w:rsidRDefault="00117B87" w:rsidP="00117B87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117B87" w:rsidRPr="00437F65" w:rsidRDefault="00117B87" w:rsidP="00117B87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771823" w:rsidRPr="00437F65" w:rsidRDefault="00771823" w:rsidP="00AB0AE2">
      <w:pPr>
        <w:pStyle w:val="3"/>
      </w:pPr>
      <w:bookmarkStart w:id="2183" w:name="_Toc450143975"/>
      <w:r w:rsidRPr="00437F65">
        <w:rPr>
          <w:rFonts w:hint="eastAsia"/>
        </w:rPr>
        <w:t>销售终端管理</w:t>
      </w:r>
      <w:bookmarkEnd w:id="1548"/>
      <w:bookmarkEnd w:id="2183"/>
    </w:p>
    <w:p w:rsidR="00725543" w:rsidRDefault="00771823" w:rsidP="00AB0AE2">
      <w:pPr>
        <w:pStyle w:val="4"/>
      </w:pPr>
      <w:bookmarkStart w:id="2184" w:name="_Toc450143976"/>
      <w:r w:rsidRPr="00437F65">
        <w:rPr>
          <w:rFonts w:hint="eastAsia"/>
        </w:rPr>
        <w:t>增加销售终端</w:t>
      </w:r>
      <w:bookmarkEnd w:id="2184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增加销售终端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</w:rPr>
              <w:t>增加销售终端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销售终端编码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="0086136E">
              <w:rPr>
                <w:rFonts w:ascii="宋体" w:hAnsi="宋体" w:hint="eastAsia"/>
                <w:bCs/>
                <w:iCs/>
              </w:rPr>
              <w:t>文本框</w:t>
            </w:r>
            <w:r w:rsidR="0086136E">
              <w:rPr>
                <w:rFonts w:ascii="宋体" w:hAnsi="宋体"/>
                <w:bCs/>
                <w:iCs/>
              </w:rPr>
              <w:t>，</w:t>
            </w:r>
            <w:r w:rsidR="00CA7873">
              <w:rPr>
                <w:rFonts w:ascii="宋体" w:hAnsi="宋体" w:hint="eastAsia"/>
                <w:bCs/>
                <w:iCs/>
              </w:rPr>
              <w:t>手工</w:t>
            </w:r>
            <w:r w:rsidR="00CA7873">
              <w:rPr>
                <w:rFonts w:ascii="宋体" w:hAnsi="宋体"/>
                <w:bCs/>
                <w:iCs/>
              </w:rPr>
              <w:t>输入2</w:t>
            </w:r>
            <w:r w:rsidR="00CA7873">
              <w:rPr>
                <w:rFonts w:ascii="宋体" w:hAnsi="宋体" w:hint="eastAsia"/>
                <w:bCs/>
                <w:iCs/>
              </w:rPr>
              <w:t>位</w:t>
            </w:r>
            <w:r w:rsidR="00CA7873">
              <w:rPr>
                <w:rFonts w:ascii="宋体" w:hAnsi="宋体"/>
                <w:bCs/>
                <w:iCs/>
              </w:rPr>
              <w:t>数字；</w:t>
            </w:r>
            <w:r w:rsidR="00CA7873">
              <w:rPr>
                <w:rFonts w:ascii="宋体" w:hAnsi="宋体" w:hint="eastAsia"/>
                <w:bCs/>
                <w:iCs/>
              </w:rPr>
              <w:t>系统提供</w:t>
            </w:r>
            <w:r w:rsidR="00CA7873">
              <w:rPr>
                <w:rFonts w:ascii="宋体" w:hAnsi="宋体"/>
                <w:bCs/>
                <w:iCs/>
              </w:rPr>
              <w:t>推荐值</w:t>
            </w:r>
            <w:r w:rsidR="00CA7873">
              <w:rPr>
                <w:rFonts w:ascii="宋体" w:hAnsi="宋体" w:hint="eastAsia"/>
                <w:bCs/>
                <w:iCs/>
              </w:rPr>
              <w:t>。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归属销售站编码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="0086136E">
              <w:rPr>
                <w:rFonts w:ascii="宋体" w:hAnsi="宋体" w:hint="eastAsia"/>
                <w:bCs/>
                <w:iCs/>
              </w:rPr>
              <w:t>文本框</w:t>
            </w:r>
            <w:r w:rsidR="0086136E"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必填，提供销售站查询功能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终端机状态：</w:t>
            </w:r>
            <w:r w:rsidR="0086136E">
              <w:rPr>
                <w:rFonts w:ascii="宋体" w:hAnsi="宋体" w:hint="eastAsia"/>
                <w:bCs/>
                <w:iCs/>
              </w:rPr>
              <w:t>下拉框</w:t>
            </w:r>
            <w:r w:rsidR="0086136E">
              <w:rPr>
                <w:rFonts w:ascii="宋体" w:hAnsi="宋体"/>
                <w:bCs/>
                <w:iCs/>
              </w:rPr>
              <w:t>，</w:t>
            </w:r>
            <w:r w:rsidRPr="00437F65">
              <w:rPr>
                <w:rFonts w:ascii="宋体" w:hAnsi="宋体" w:hint="eastAsia"/>
                <w:bCs/>
                <w:iCs/>
              </w:rPr>
              <w:t>可用</w:t>
            </w:r>
            <w:r>
              <w:rPr>
                <w:rFonts w:ascii="宋体" w:hAnsi="宋体" w:hint="eastAsia"/>
                <w:bCs/>
                <w:iCs/>
              </w:rPr>
              <w:t>、</w:t>
            </w:r>
            <w:r w:rsidRPr="00437F65">
              <w:rPr>
                <w:rFonts w:ascii="宋体" w:hAnsi="宋体" w:hint="eastAsia"/>
                <w:bCs/>
                <w:iCs/>
              </w:rPr>
              <w:t>禁用</w:t>
            </w:r>
          </w:p>
          <w:p w:rsidR="00771823" w:rsidRPr="00437F65" w:rsidRDefault="003158B5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培训</w:t>
            </w:r>
            <w:r w:rsidR="00771823" w:rsidRPr="00437F65">
              <w:rPr>
                <w:rFonts w:ascii="宋体" w:hAnsi="宋体" w:hint="eastAsia"/>
                <w:bCs/>
                <w:iCs/>
              </w:rPr>
              <w:t>模式：</w:t>
            </w:r>
            <w:r w:rsidR="00771823">
              <w:rPr>
                <w:rFonts w:ascii="宋体" w:hAnsi="宋体" w:hint="eastAsia"/>
                <w:bCs/>
                <w:iCs/>
              </w:rPr>
              <w:t>单选框，</w:t>
            </w:r>
            <w:r w:rsidR="0086136E">
              <w:rPr>
                <w:rFonts w:ascii="宋体" w:hAnsi="宋体" w:hint="eastAsia"/>
                <w:bCs/>
                <w:iCs/>
              </w:rPr>
              <w:t>是、否，</w:t>
            </w:r>
            <w:r w:rsidR="00771823" w:rsidRPr="00437F65">
              <w:rPr>
                <w:rFonts w:ascii="宋体" w:hAnsi="宋体" w:hint="eastAsia"/>
                <w:bCs/>
                <w:iCs/>
              </w:rPr>
              <w:t>默认否</w:t>
            </w:r>
          </w:p>
          <w:p w:rsidR="000E57E3" w:rsidRPr="00437F65" w:rsidRDefault="000E57E3" w:rsidP="000E57E3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终端机MAC地址</w:t>
            </w:r>
            <w:r>
              <w:rPr>
                <w:rFonts w:ascii="宋体" w:hAnsi="宋体" w:hint="eastAsia"/>
                <w:bCs/>
                <w:iCs/>
              </w:rPr>
              <w:t>：必填，标准MAC地址，每两位用“-”隔开。</w:t>
            </w:r>
          </w:p>
          <w:p w:rsidR="000E57E3" w:rsidRPr="00437F65" w:rsidRDefault="000E57E3" w:rsidP="000E57E3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终端机标识码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="0086136E">
              <w:rPr>
                <w:rFonts w:ascii="宋体" w:hAnsi="宋体" w:hint="eastAsia"/>
                <w:bCs/>
                <w:iCs/>
              </w:rPr>
              <w:t>文本框</w:t>
            </w:r>
          </w:p>
          <w:p w:rsidR="00771823" w:rsidRDefault="000E57E3" w:rsidP="0086136E">
            <w:pPr>
              <w:spacing w:line="360" w:lineRule="auto"/>
              <w:rPr>
                <w:ins w:id="2185" w:author="Microsoft" w:date="2015-04-14T15:58:00Z"/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终端机型号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Pr="00437F65">
              <w:rPr>
                <w:rFonts w:ascii="宋体" w:hAnsi="宋体" w:hint="eastAsia"/>
                <w:bCs/>
                <w:iCs/>
              </w:rPr>
              <w:t>下拉框</w:t>
            </w:r>
            <w:r w:rsidR="0086136E">
              <w:rPr>
                <w:rFonts w:ascii="宋体" w:hAnsi="宋体" w:hint="eastAsia"/>
                <w:bCs/>
                <w:iCs/>
              </w:rPr>
              <w:t>，内容见</w:t>
            </w:r>
            <w:r w:rsidR="0086136E">
              <w:rPr>
                <w:rFonts w:ascii="宋体" w:hAnsi="宋体"/>
                <w:bCs/>
                <w:iCs/>
              </w:rPr>
              <w:t>附录</w:t>
            </w:r>
          </w:p>
          <w:p w:rsidR="00EC460F" w:rsidRPr="00437F65" w:rsidRDefault="00EC460F" w:rsidP="0086136E">
            <w:pPr>
              <w:spacing w:line="360" w:lineRule="auto"/>
              <w:rPr>
                <w:rFonts w:ascii="宋体" w:hAnsi="宋体"/>
                <w:bCs/>
                <w:iCs/>
              </w:rPr>
            </w:pPr>
            <w:ins w:id="2186" w:author="Microsoft" w:date="2015-04-14T15:58:00Z">
              <w:r>
                <w:rPr>
                  <w:rFonts w:ascii="宋体" w:hAnsi="宋体" w:hint="eastAsia"/>
                  <w:bCs/>
                  <w:iCs/>
                </w:rPr>
                <w:t>终端机</w:t>
              </w:r>
              <w:r>
                <w:rPr>
                  <w:rFonts w:ascii="宋体" w:hAnsi="宋体"/>
                  <w:bCs/>
                  <w:iCs/>
                </w:rPr>
                <w:t>版本号：下拉框，</w:t>
              </w:r>
            </w:ins>
            <w:ins w:id="2187" w:author="Microsoft" w:date="2015-04-14T16:00:00Z">
              <w:r>
                <w:rPr>
                  <w:rFonts w:ascii="宋体" w:hAnsi="宋体" w:hint="eastAsia"/>
                  <w:bCs/>
                  <w:iCs/>
                </w:rPr>
                <w:t>根据</w:t>
              </w:r>
              <w:r>
                <w:rPr>
                  <w:rFonts w:ascii="宋体" w:hAnsi="宋体"/>
                  <w:bCs/>
                  <w:iCs/>
                </w:rPr>
                <w:t>终端机</w:t>
              </w:r>
              <w:r>
                <w:rPr>
                  <w:rFonts w:ascii="宋体" w:hAnsi="宋体" w:hint="eastAsia"/>
                  <w:bCs/>
                  <w:iCs/>
                </w:rPr>
                <w:t>型号</w:t>
              </w:r>
              <w:r>
                <w:rPr>
                  <w:rFonts w:ascii="宋体" w:hAnsi="宋体"/>
                  <w:bCs/>
                  <w:iCs/>
                </w:rPr>
                <w:t>获取</w:t>
              </w:r>
              <w:r>
                <w:rPr>
                  <w:rFonts w:ascii="宋体" w:hAnsi="宋体" w:hint="eastAsia"/>
                  <w:bCs/>
                  <w:iCs/>
                </w:rPr>
                <w:t>当前系统</w:t>
              </w:r>
              <w:r>
                <w:rPr>
                  <w:rFonts w:ascii="宋体" w:hAnsi="宋体"/>
                  <w:bCs/>
                  <w:iCs/>
                </w:rPr>
                <w:t>的发行版本</w:t>
              </w:r>
              <w:r>
                <w:rPr>
                  <w:rFonts w:ascii="宋体" w:hAnsi="宋体" w:hint="eastAsia"/>
                  <w:bCs/>
                  <w:iCs/>
                </w:rPr>
                <w:t>定义</w:t>
              </w:r>
            </w:ins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8F79E3" w:rsidDel="00D72495" w:rsidRDefault="008F79E3" w:rsidP="008F79E3">
            <w:pPr>
              <w:spacing w:line="360" w:lineRule="auto"/>
              <w:rPr>
                <w:del w:id="2188" w:author="Microsoft" w:date="2016-02-19T16:55:00Z"/>
                <w:rFonts w:ascii="宋体" w:hAnsi="宋体"/>
                <w:bCs/>
                <w:iCs/>
              </w:rPr>
            </w:pPr>
            <w:del w:id="2189" w:author="Microsoft" w:date="2016-02-19T16:55:00Z">
              <w:r w:rsidDel="00D72495">
                <w:rPr>
                  <w:rFonts w:ascii="宋体" w:hAnsi="宋体" w:hint="eastAsia"/>
                  <w:bCs/>
                  <w:iCs/>
                </w:rPr>
                <w:delText>直属站不</w:delText>
              </w:r>
              <w:r w:rsidDel="00D72495">
                <w:rPr>
                  <w:rFonts w:ascii="宋体" w:hAnsi="宋体"/>
                  <w:bCs/>
                  <w:iCs/>
                </w:rPr>
                <w:delText>提供</w:delText>
              </w:r>
              <w:r w:rsidDel="00D72495">
                <w:rPr>
                  <w:rFonts w:ascii="宋体" w:hAnsi="宋体" w:hint="eastAsia"/>
                  <w:bCs/>
                  <w:iCs/>
                </w:rPr>
                <w:delText>此功能；</w:delText>
              </w:r>
            </w:del>
          </w:p>
          <w:p w:rsidR="00771823" w:rsidRPr="00437F65" w:rsidRDefault="008F79E3" w:rsidP="008F79E3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归属销售站必须</w:t>
            </w:r>
            <w:r>
              <w:rPr>
                <w:rFonts w:ascii="宋体" w:hAnsi="宋体"/>
                <w:bCs/>
                <w:iCs/>
              </w:rPr>
              <w:t>为</w:t>
            </w:r>
            <w:r>
              <w:rPr>
                <w:rFonts w:ascii="宋体" w:hAnsi="宋体" w:hint="eastAsia"/>
                <w:bCs/>
                <w:iCs/>
              </w:rPr>
              <w:t>真实</w:t>
            </w:r>
            <w:r>
              <w:rPr>
                <w:rFonts w:ascii="宋体" w:hAnsi="宋体"/>
                <w:bCs/>
                <w:iCs/>
              </w:rPr>
              <w:t>有效</w:t>
            </w:r>
            <w:r>
              <w:rPr>
                <w:rFonts w:ascii="宋体" w:hAnsi="宋体" w:hint="eastAsia"/>
                <w:bCs/>
                <w:iCs/>
              </w:rPr>
              <w:t>的</w:t>
            </w:r>
            <w:r>
              <w:rPr>
                <w:rFonts w:ascii="宋体" w:hAnsi="宋体"/>
                <w:bCs/>
                <w:iCs/>
              </w:rPr>
              <w:t>销售站，销售站</w:t>
            </w:r>
            <w:r>
              <w:rPr>
                <w:rFonts w:ascii="宋体" w:hAnsi="宋体" w:hint="eastAsia"/>
                <w:bCs/>
                <w:iCs/>
              </w:rPr>
              <w:t>状态非</w:t>
            </w:r>
            <w:r>
              <w:rPr>
                <w:rFonts w:ascii="宋体" w:hAnsi="宋体"/>
                <w:bCs/>
                <w:iCs/>
              </w:rPr>
              <w:t>清退</w:t>
            </w:r>
            <w:r>
              <w:rPr>
                <w:rFonts w:ascii="宋体" w:hAnsi="宋体" w:hint="eastAsia"/>
                <w:bCs/>
                <w:iCs/>
              </w:rPr>
              <w:t>；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Default="00CA787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终端</w:t>
            </w:r>
            <w:r>
              <w:t>编码规则：</w:t>
            </w:r>
            <w:r>
              <w:rPr>
                <w:rFonts w:ascii="宋体" w:hAnsi="宋体" w:hint="eastAsia"/>
                <w:bCs/>
                <w:iCs/>
              </w:rPr>
              <w:t>共12位，前10位是所属销售站编码，选择归属销售站后生成，后2位是销售站内的终端编码</w:t>
            </w:r>
          </w:p>
          <w:p w:rsidR="00CA7873" w:rsidRPr="00437F65" w:rsidRDefault="00CA7873" w:rsidP="00CA7873">
            <w:pPr>
              <w:spacing w:line="360" w:lineRule="auto"/>
            </w:pPr>
            <w:r>
              <w:rPr>
                <w:rFonts w:ascii="宋体" w:hAnsi="宋体" w:hint="eastAsia"/>
                <w:bCs/>
                <w:iCs/>
              </w:rPr>
              <w:t>推荐值</w:t>
            </w:r>
            <w:r>
              <w:rPr>
                <w:rFonts w:ascii="宋体" w:hAnsi="宋体"/>
                <w:bCs/>
                <w:iCs/>
              </w:rPr>
              <w:t>规则：</w:t>
            </w:r>
            <w:r>
              <w:rPr>
                <w:rFonts w:ascii="宋体" w:hAnsi="宋体" w:hint="eastAsia"/>
                <w:bCs/>
                <w:iCs/>
              </w:rPr>
              <w:t>2位</w:t>
            </w:r>
            <w:r>
              <w:rPr>
                <w:rFonts w:ascii="宋体" w:hAnsi="宋体"/>
                <w:bCs/>
                <w:iCs/>
              </w:rPr>
              <w:t>数字，</w:t>
            </w:r>
            <w:r>
              <w:rPr>
                <w:rFonts w:hint="eastAsia"/>
              </w:rPr>
              <w:t>在本</w:t>
            </w:r>
            <w:r>
              <w:t>销售站已有</w:t>
            </w:r>
            <w:r>
              <w:rPr>
                <w:rFonts w:hint="eastAsia"/>
              </w:rPr>
              <w:t>终端</w:t>
            </w:r>
            <w:r>
              <w:t>数据中，</w:t>
            </w:r>
            <w:r>
              <w:rPr>
                <w:rFonts w:hint="eastAsia"/>
              </w:rPr>
              <w:t>查询</w:t>
            </w:r>
            <w:r>
              <w:t>未被占用的最小</w:t>
            </w:r>
            <w:r>
              <w:rPr>
                <w:rFonts w:hint="eastAsia"/>
              </w:rPr>
              <w:t>值</w:t>
            </w:r>
            <w:r>
              <w:t>。</w:t>
            </w:r>
          </w:p>
        </w:tc>
      </w:tr>
    </w:tbl>
    <w:p w:rsidR="00771823" w:rsidRPr="00437F65" w:rsidRDefault="00771823">
      <w:pPr>
        <w:pStyle w:val="af1"/>
      </w:pPr>
    </w:p>
    <w:p w:rsidR="00771823" w:rsidRPr="00437F65" w:rsidRDefault="00771823" w:rsidP="00AB0AE2">
      <w:pPr>
        <w:pStyle w:val="4"/>
      </w:pPr>
      <w:bookmarkStart w:id="2190" w:name="_Toc450143977"/>
      <w:r w:rsidRPr="00437F65">
        <w:rPr>
          <w:rFonts w:hint="eastAsia"/>
        </w:rPr>
        <w:t>查询销售终端</w:t>
      </w:r>
      <w:bookmarkEnd w:id="2190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lastRenderedPageBreak/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0E57E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查询</w:t>
            </w:r>
            <w:r w:rsidR="00771823" w:rsidRPr="00437F65">
              <w:rPr>
                <w:rFonts w:hint="eastAsia"/>
                <w:iCs/>
              </w:rPr>
              <w:t>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0E57E3" w:rsidP="005918B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</w:rPr>
            </w:pPr>
            <w:r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查询</w:t>
            </w:r>
            <w:r w:rsidR="00771823" w:rsidRPr="00437F65">
              <w:rPr>
                <w:rFonts w:ascii="宋体" w:hAnsi="宋体" w:hint="eastAsia"/>
                <w:iCs/>
                <w:sz w:val="21"/>
                <w:szCs w:val="21"/>
              </w:rPr>
              <w:t>销售终端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查询条件包括</w:t>
            </w:r>
            <w:r w:rsidR="000E57E3">
              <w:rPr>
                <w:rFonts w:ascii="宋体" w:hAnsi="宋体" w:hint="eastAsia"/>
                <w:bCs/>
                <w:iCs/>
              </w:rPr>
              <w:t>，查询</w:t>
            </w:r>
            <w:r w:rsidR="000E57E3">
              <w:rPr>
                <w:rFonts w:ascii="宋体" w:hAnsi="宋体"/>
                <w:bCs/>
                <w:iCs/>
              </w:rPr>
              <w:t>条件</w:t>
            </w:r>
            <w:r w:rsidR="000E57E3">
              <w:rPr>
                <w:rFonts w:ascii="宋体" w:hAnsi="宋体" w:hint="eastAsia"/>
                <w:bCs/>
                <w:iCs/>
              </w:rPr>
              <w:t>的</w:t>
            </w:r>
            <w:r w:rsidR="000E57E3">
              <w:rPr>
                <w:rFonts w:ascii="宋体" w:hAnsi="宋体"/>
                <w:bCs/>
                <w:iCs/>
              </w:rPr>
              <w:t>交集</w:t>
            </w:r>
            <w:r w:rsidRPr="00437F65">
              <w:rPr>
                <w:rFonts w:ascii="宋体" w:hAnsi="宋体" w:hint="eastAsia"/>
                <w:bCs/>
                <w:iCs/>
              </w:rPr>
              <w:t>：</w:t>
            </w:r>
          </w:p>
          <w:p w:rsidR="00771823" w:rsidRPr="00D341D3" w:rsidRDefault="00010F46" w:rsidP="005918BB">
            <w:pPr>
              <w:spacing w:line="360" w:lineRule="auto"/>
              <w:rPr>
                <w:rFonts w:ascii="宋体" w:hAnsi="宋体"/>
                <w:bCs/>
                <w:iCs/>
                <w:color w:val="FF0000"/>
                <w:rPrChange w:id="2191" w:author="Microsoft" w:date="2016-02-19T17:17:00Z">
                  <w:rPr>
                    <w:rFonts w:ascii="宋体" w:hAnsi="宋体"/>
                    <w:bCs/>
                    <w:iCs/>
                  </w:rPr>
                </w:rPrChange>
              </w:rPr>
            </w:pPr>
            <w:ins w:id="2192" w:author="Microsoft" w:date="2016-02-19T16:31:00Z">
              <w:r w:rsidRPr="00D341D3">
                <w:rPr>
                  <w:rFonts w:ascii="宋体" w:hAnsi="宋体" w:hint="eastAsia"/>
                  <w:bCs/>
                  <w:iCs/>
                  <w:color w:val="FF0000"/>
                  <w:rPrChange w:id="2193" w:author="Microsoft" w:date="2016-02-19T17:17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t>所属部门</w:t>
              </w:r>
            </w:ins>
            <w:del w:id="2194" w:author="Microsoft" w:date="2016-02-19T16:07:00Z">
              <w:r w:rsidR="00771823" w:rsidRPr="00D341D3" w:rsidDel="0017750E">
                <w:rPr>
                  <w:rFonts w:ascii="宋体" w:hAnsi="宋体" w:hint="eastAsia"/>
                  <w:bCs/>
                  <w:iCs/>
                  <w:color w:val="FF0000"/>
                  <w:rPrChange w:id="2195" w:author="Microsoft" w:date="2016-02-19T17:17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区域</w:delText>
              </w:r>
            </w:del>
            <w:r w:rsidR="00771823" w:rsidRPr="00D341D3">
              <w:rPr>
                <w:rFonts w:ascii="宋体" w:hAnsi="宋体" w:hint="eastAsia"/>
                <w:bCs/>
                <w:iCs/>
                <w:color w:val="FF0000"/>
                <w:rPrChange w:id="2196" w:author="Microsoft" w:date="2016-02-19T17:17:00Z">
                  <w:rPr>
                    <w:rFonts w:ascii="宋体" w:hAnsi="宋体" w:hint="eastAsia"/>
                    <w:bCs/>
                    <w:iCs/>
                  </w:rPr>
                </w:rPrChange>
              </w:rPr>
              <w:t>：</w:t>
            </w:r>
            <w:del w:id="2197" w:author="Microsoft" w:date="2016-02-19T16:31:00Z">
              <w:r w:rsidR="004428A8" w:rsidRPr="00D341D3" w:rsidDel="00010F46">
                <w:rPr>
                  <w:rFonts w:ascii="宋体" w:hAnsi="宋体" w:hint="eastAsia"/>
                  <w:bCs/>
                  <w:iCs/>
                  <w:color w:val="FF0000"/>
                  <w:rPrChange w:id="2198" w:author="Microsoft" w:date="2016-02-19T17:17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在</w:delText>
              </w:r>
            </w:del>
            <w:ins w:id="2199" w:author="Microsoft" w:date="2016-02-19T16:31:00Z">
              <w:r w:rsidRPr="00D341D3">
                <w:rPr>
                  <w:rFonts w:ascii="宋体" w:hAnsi="宋体" w:hint="eastAsia"/>
                  <w:bCs/>
                  <w:iCs/>
                  <w:color w:val="FF0000"/>
                  <w:rPrChange w:id="2200" w:author="Microsoft" w:date="2016-02-19T17:17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t>下拉</w:t>
              </w:r>
              <w:r w:rsidRPr="00D341D3">
                <w:rPr>
                  <w:rFonts w:ascii="宋体" w:hAnsi="宋体"/>
                  <w:bCs/>
                  <w:iCs/>
                  <w:color w:val="FF0000"/>
                  <w:rPrChange w:id="2201" w:author="Microsoft" w:date="2016-02-19T17:17:00Z">
                    <w:rPr>
                      <w:rFonts w:ascii="宋体" w:hAnsi="宋体"/>
                      <w:bCs/>
                      <w:iCs/>
                    </w:rPr>
                  </w:rPrChange>
                </w:rPr>
                <w:t>框</w:t>
              </w:r>
            </w:ins>
            <w:del w:id="2202" w:author="Microsoft" w:date="2016-02-19T16:31:00Z">
              <w:r w:rsidR="004428A8" w:rsidRPr="00D341D3" w:rsidDel="00010F46">
                <w:rPr>
                  <w:rFonts w:ascii="宋体" w:hAnsi="宋体" w:hint="eastAsia"/>
                  <w:bCs/>
                  <w:iCs/>
                  <w:color w:val="FF0000"/>
                  <w:rPrChange w:id="2203" w:author="Microsoft" w:date="2016-02-19T17:17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区域框中</w:delText>
              </w:r>
            </w:del>
            <w:r w:rsidR="004428A8" w:rsidRPr="00D341D3">
              <w:rPr>
                <w:rFonts w:ascii="宋体" w:hAnsi="宋体" w:hint="eastAsia"/>
                <w:bCs/>
                <w:iCs/>
                <w:color w:val="FF0000"/>
                <w:rPrChange w:id="2204" w:author="Microsoft" w:date="2016-02-19T17:17:00Z">
                  <w:rPr>
                    <w:rFonts w:ascii="宋体" w:hAnsi="宋体" w:hint="eastAsia"/>
                    <w:bCs/>
                    <w:iCs/>
                  </w:rPr>
                </w:rPrChange>
              </w:rPr>
              <w:t>选择</w:t>
            </w:r>
            <w:r w:rsidR="008F140D" w:rsidRPr="00D341D3">
              <w:rPr>
                <w:rFonts w:ascii="宋体" w:hAnsi="宋体"/>
                <w:bCs/>
                <w:iCs/>
                <w:color w:val="FF0000"/>
                <w:rPrChange w:id="2205" w:author="Microsoft" w:date="2016-02-19T17:17:00Z">
                  <w:rPr>
                    <w:rFonts w:ascii="宋体" w:hAnsi="宋体"/>
                    <w:bCs/>
                    <w:iCs/>
                  </w:rPr>
                </w:rPrChange>
              </w:rPr>
              <w:t xml:space="preserve"> 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销售站编码：</w:t>
            </w:r>
            <w:r>
              <w:rPr>
                <w:rFonts w:ascii="宋体" w:hAnsi="宋体" w:hint="eastAsia"/>
                <w:bCs/>
                <w:iCs/>
              </w:rPr>
              <w:t>精准查询，必须10位数字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销售站名称</w:t>
            </w:r>
            <w:r>
              <w:rPr>
                <w:rFonts w:ascii="宋体" w:hAnsi="宋体" w:hint="eastAsia"/>
                <w:bCs/>
                <w:iCs/>
              </w:rPr>
              <w:t>：模糊查询，</w:t>
            </w:r>
            <w:r w:rsidR="00210F64" w:rsidRPr="00437F65">
              <w:rPr>
                <w:rFonts w:ascii="宋体" w:hAnsi="宋体"/>
                <w:bCs/>
                <w:iCs/>
              </w:rPr>
              <w:t xml:space="preserve"> 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销售终端编码</w:t>
            </w:r>
            <w:r>
              <w:rPr>
                <w:rFonts w:ascii="宋体" w:hAnsi="宋体" w:hint="eastAsia"/>
                <w:bCs/>
                <w:iCs/>
              </w:rPr>
              <w:t>: 精准查询，必须12位数字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终端标识码</w:t>
            </w:r>
            <w:r>
              <w:rPr>
                <w:rFonts w:ascii="宋体" w:hAnsi="宋体" w:hint="eastAsia"/>
                <w:bCs/>
                <w:iCs/>
              </w:rPr>
              <w:t>：精准查询，</w:t>
            </w:r>
            <w:r w:rsidR="00210F64" w:rsidRPr="00437F65">
              <w:rPr>
                <w:rFonts w:ascii="宋体" w:hAnsi="宋体"/>
                <w:bCs/>
                <w:iCs/>
              </w:rPr>
              <w:t xml:space="preserve"> 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终端机MAC地址</w:t>
            </w:r>
            <w:r>
              <w:rPr>
                <w:rFonts w:ascii="宋体" w:hAnsi="宋体" w:hint="eastAsia"/>
                <w:bCs/>
                <w:iCs/>
              </w:rPr>
              <w:t>：精准查询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终端机状态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="00210F64">
              <w:rPr>
                <w:rFonts w:ascii="宋体" w:hAnsi="宋体" w:hint="eastAsia"/>
                <w:bCs/>
                <w:iCs/>
              </w:rPr>
              <w:t>下拉框</w:t>
            </w:r>
            <w:r w:rsidR="00210F64"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全部、可用、禁用、退机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清空按钮：可清空查询条件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所有符合条件的终端列表</w:t>
            </w:r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437F65">
              <w:rPr>
                <w:rFonts w:ascii="宋体" w:hAnsi="宋体" w:hint="eastAsia"/>
                <w:bCs/>
                <w:iCs/>
              </w:rPr>
              <w:t>销售</w:t>
            </w:r>
            <w:r w:rsidRPr="002F61F9">
              <w:rPr>
                <w:rFonts w:hint="eastAsia"/>
              </w:rPr>
              <w:t>终端编码</w:t>
            </w:r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销售站编码</w:t>
            </w:r>
            <w:r w:rsidR="007B00B1">
              <w:rPr>
                <w:rFonts w:hint="eastAsia"/>
              </w:rPr>
              <w:t>：</w:t>
            </w:r>
            <w:ins w:id="2206" w:author="Microsoft" w:date="2016-02-19T16:56:00Z">
              <w:r w:rsidR="00D72495" w:rsidDel="00D72495">
                <w:rPr>
                  <w:rFonts w:hint="eastAsia"/>
                </w:rPr>
                <w:t xml:space="preserve"> </w:t>
              </w:r>
            </w:ins>
            <w:del w:id="2207" w:author="Microsoft" w:date="2016-02-19T16:56:00Z">
              <w:r w:rsidR="007B00B1" w:rsidDel="00D72495">
                <w:rPr>
                  <w:rFonts w:hint="eastAsia"/>
                </w:rPr>
                <w:delText>一级</w:delText>
              </w:r>
              <w:r w:rsidR="007B00B1" w:rsidDel="00D72495">
                <w:delText>区域销售站</w:delText>
              </w:r>
              <w:r w:rsidR="007B00B1" w:rsidDel="00D72495">
                <w:rPr>
                  <w:rFonts w:hint="eastAsia"/>
                </w:rPr>
                <w:delText>，在</w:delText>
              </w:r>
              <w:r w:rsidR="007B00B1" w:rsidDel="00D72495">
                <w:delText>区域编码后补</w:delText>
              </w:r>
              <w:r w:rsidR="007B00B1" w:rsidDel="00D72495">
                <w:rPr>
                  <w:rFonts w:hint="eastAsia"/>
                </w:rPr>
                <w:delText>00</w:delText>
              </w:r>
              <w:r w:rsidR="007B00B1" w:rsidDel="00D72495">
                <w:rPr>
                  <w:rFonts w:hint="eastAsia"/>
                </w:rPr>
                <w:delText>，</w:delText>
              </w:r>
              <w:r w:rsidR="007B00B1" w:rsidDel="00D72495">
                <w:delText>变成</w:delText>
              </w:r>
              <w:r w:rsidR="007B00B1" w:rsidDel="00D72495">
                <w:rPr>
                  <w:rFonts w:hint="eastAsia"/>
                </w:rPr>
                <w:delText>4</w:delText>
              </w:r>
              <w:r w:rsidR="007B00B1" w:rsidDel="00D72495">
                <w:rPr>
                  <w:rFonts w:hint="eastAsia"/>
                </w:rPr>
                <w:delText>位</w:delText>
              </w:r>
              <w:r w:rsidR="007B00B1" w:rsidDel="00D72495">
                <w:delText>区域编码后，拼上</w:delText>
              </w:r>
              <w:r w:rsidR="007B00B1" w:rsidDel="00D72495">
                <w:rPr>
                  <w:rFonts w:hint="eastAsia"/>
                </w:rPr>
                <w:delText>6</w:delText>
              </w:r>
              <w:r w:rsidR="007B00B1" w:rsidDel="00D72495">
                <w:rPr>
                  <w:rFonts w:hint="eastAsia"/>
                </w:rPr>
                <w:delText>销售站</w:delText>
              </w:r>
              <w:r w:rsidR="007B00B1" w:rsidDel="00D72495">
                <w:delText>编码。</w:delText>
              </w:r>
            </w:del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销售站名称</w:t>
            </w:r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终端机状态</w:t>
            </w:r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是否培训模式</w:t>
            </w:r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终端机</w:t>
            </w:r>
            <w:r w:rsidRPr="002F61F9">
              <w:rPr>
                <w:rFonts w:hint="eastAsia"/>
              </w:rPr>
              <w:t>MAC</w:t>
            </w:r>
            <w:r w:rsidRPr="002F61F9">
              <w:rPr>
                <w:rFonts w:hint="eastAsia"/>
              </w:rPr>
              <w:t>地址</w:t>
            </w:r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终端机标识码</w:t>
            </w:r>
          </w:p>
          <w:p w:rsidR="00771823" w:rsidRPr="002F61F9" w:rsidRDefault="00771823" w:rsidP="002F61F9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 w:rsidRPr="002F61F9">
              <w:rPr>
                <w:rFonts w:hint="eastAsia"/>
              </w:rPr>
              <w:t>终端机型号</w:t>
            </w:r>
          </w:p>
          <w:p w:rsidR="002F61F9" w:rsidRDefault="002F61F9" w:rsidP="002F61F9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页面样式</w:t>
            </w:r>
          </w:p>
          <w:p w:rsidR="002F61F9" w:rsidRPr="00210F64" w:rsidRDefault="002F61F9" w:rsidP="00210F64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</w:pPr>
            <w:r>
              <w:rPr>
                <w:rFonts w:hint="eastAsia"/>
              </w:rPr>
              <w:t>按每页</w:t>
            </w:r>
            <w:r w:rsidR="008F79E3">
              <w:t>50</w:t>
            </w:r>
            <w:r>
              <w:rPr>
                <w:rFonts w:hint="eastAsia"/>
              </w:rPr>
              <w:t>条数据进行分页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771823" w:rsidRPr="00437F65" w:rsidRDefault="00771823">
      <w:pPr>
        <w:pStyle w:val="af1"/>
      </w:pPr>
    </w:p>
    <w:p w:rsidR="00771823" w:rsidRPr="00437F65" w:rsidDel="00D011F3" w:rsidRDefault="00771823" w:rsidP="00AB0AE2">
      <w:pPr>
        <w:pStyle w:val="4"/>
        <w:rPr>
          <w:del w:id="2208" w:author="Microsoft" w:date="2016-06-22T17:16:00Z"/>
        </w:rPr>
      </w:pPr>
      <w:bookmarkStart w:id="2209" w:name="_Toc450143978"/>
      <w:del w:id="2210" w:author="Microsoft" w:date="2016-06-22T17:16:00Z">
        <w:r w:rsidRPr="00437F65" w:rsidDel="00D011F3">
          <w:rPr>
            <w:rFonts w:hint="eastAsia"/>
          </w:rPr>
          <w:delText>销售终端列表导出和打印</w:delText>
        </w:r>
        <w:bookmarkEnd w:id="2209"/>
      </w:del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Del="00D011F3" w:rsidTr="008D0F74">
        <w:trPr>
          <w:cantSplit/>
          <w:del w:id="2211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rPr>
                <w:del w:id="2212" w:author="Microsoft" w:date="2016-06-22T17:16:00Z"/>
              </w:rPr>
            </w:pPr>
            <w:del w:id="2213" w:author="Microsoft" w:date="2016-06-22T17:16:00Z">
              <w:r w:rsidRPr="00437F65" w:rsidDel="00D011F3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771823" w:rsidRPr="00437F65" w:rsidDel="00D011F3" w:rsidRDefault="00771823" w:rsidP="005918BB">
            <w:pPr>
              <w:spacing w:line="360" w:lineRule="auto"/>
              <w:rPr>
                <w:del w:id="2214" w:author="Microsoft" w:date="2016-06-22T17:16:00Z"/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rPr>
                <w:del w:id="2215" w:author="Microsoft" w:date="2016-06-22T17:16:00Z"/>
              </w:rPr>
            </w:pPr>
            <w:del w:id="2216" w:author="Microsoft" w:date="2016-06-22T17:16:00Z">
              <w:r w:rsidRPr="00437F65" w:rsidDel="00D011F3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771823" w:rsidRPr="00437F65" w:rsidDel="00D011F3" w:rsidRDefault="00771823" w:rsidP="005918BB">
            <w:pPr>
              <w:spacing w:line="360" w:lineRule="auto"/>
              <w:rPr>
                <w:del w:id="2217" w:author="Microsoft" w:date="2016-06-22T17:16:00Z"/>
                <w:iCs/>
              </w:rPr>
            </w:pPr>
            <w:del w:id="2218" w:author="Microsoft" w:date="2016-06-22T17:16:00Z">
              <w:r w:rsidRPr="00437F65" w:rsidDel="00D011F3">
                <w:rPr>
                  <w:rFonts w:hint="eastAsia"/>
                  <w:iCs/>
                </w:rPr>
                <w:delText>销售终端管理</w:delText>
              </w:r>
            </w:del>
          </w:p>
        </w:tc>
      </w:tr>
      <w:tr w:rsidR="00771823" w:rsidRPr="00437F65" w:rsidDel="00D011F3" w:rsidTr="008D0F74">
        <w:trPr>
          <w:cantSplit/>
          <w:del w:id="2219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rPr>
                <w:del w:id="2220" w:author="Microsoft" w:date="2016-06-22T17:16:00Z"/>
              </w:rPr>
            </w:pPr>
            <w:del w:id="2221" w:author="Microsoft" w:date="2016-06-22T17:16:00Z">
              <w:r w:rsidRPr="00437F65" w:rsidDel="00D011F3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771823" w:rsidRPr="00437F65" w:rsidDel="00D011F3" w:rsidRDefault="00771823" w:rsidP="005918BB">
            <w:pPr>
              <w:spacing w:line="360" w:lineRule="auto"/>
              <w:rPr>
                <w:del w:id="2222" w:author="Microsoft" w:date="2016-06-22T17:16:00Z"/>
                <w:iCs/>
              </w:rPr>
            </w:pPr>
            <w:del w:id="2223" w:author="Microsoft" w:date="2016-06-22T17:16:00Z">
              <w:r w:rsidRPr="00437F65" w:rsidDel="00D011F3">
                <w:rPr>
                  <w:rFonts w:hint="eastAsia"/>
                </w:rPr>
                <w:delText>销售终端列表导出和打印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rPr>
                <w:del w:id="2224" w:author="Microsoft" w:date="2016-06-22T17:16:00Z"/>
                <w:iCs/>
              </w:rPr>
            </w:pPr>
            <w:del w:id="2225" w:author="Microsoft" w:date="2016-06-22T17:16:00Z">
              <w:r w:rsidRPr="00437F65" w:rsidDel="00D011F3">
                <w:rPr>
                  <w:rFonts w:hint="eastAsia"/>
                  <w:iCs/>
                </w:rPr>
                <w:delText>优先级</w:delText>
              </w:r>
            </w:del>
          </w:p>
        </w:tc>
        <w:tc>
          <w:tcPr>
            <w:tcW w:w="2751" w:type="dxa"/>
          </w:tcPr>
          <w:p w:rsidR="00771823" w:rsidRPr="00437F65" w:rsidDel="00D011F3" w:rsidRDefault="00771823" w:rsidP="005918BB">
            <w:pPr>
              <w:spacing w:line="360" w:lineRule="auto"/>
              <w:rPr>
                <w:del w:id="2226" w:author="Microsoft" w:date="2016-06-22T17:16:00Z"/>
                <w:iCs/>
              </w:rPr>
            </w:pPr>
          </w:p>
        </w:tc>
      </w:tr>
      <w:tr w:rsidR="00771823" w:rsidRPr="00437F65" w:rsidDel="00D011F3" w:rsidTr="008D0F74">
        <w:trPr>
          <w:trHeight w:val="390"/>
          <w:del w:id="2227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jc w:val="center"/>
              <w:rPr>
                <w:del w:id="2228" w:author="Microsoft" w:date="2016-06-22T17:16:00Z"/>
              </w:rPr>
            </w:pPr>
            <w:del w:id="2229" w:author="Microsoft" w:date="2016-06-22T17:16:00Z">
              <w:r w:rsidRPr="00437F65" w:rsidDel="00D011F3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D011F3" w:rsidRDefault="00771823" w:rsidP="005918BB">
            <w:pPr>
              <w:pStyle w:val="ad"/>
              <w:rPr>
                <w:del w:id="2230" w:author="Microsoft" w:date="2016-06-22T17:16:00Z"/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del w:id="2231" w:author="Microsoft" w:date="2016-06-22T17:16:00Z">
              <w:r w:rsidRPr="00437F65" w:rsidDel="00D011F3">
                <w:rPr>
                  <w:rFonts w:ascii="宋体" w:hAnsi="宋体" w:hint="eastAsia"/>
                  <w:iCs/>
                  <w:sz w:val="21"/>
                  <w:szCs w:val="21"/>
                  <w:lang w:eastAsia="zh-CN"/>
                </w:rPr>
                <w:delText>查询出来的销售终端列表支持导出至文件和打印</w:delText>
              </w:r>
            </w:del>
          </w:p>
        </w:tc>
      </w:tr>
      <w:tr w:rsidR="00771823" w:rsidRPr="00437F65" w:rsidDel="00D011F3" w:rsidTr="008D0F74">
        <w:trPr>
          <w:trHeight w:val="420"/>
          <w:del w:id="2232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jc w:val="center"/>
              <w:rPr>
                <w:del w:id="2233" w:author="Microsoft" w:date="2016-06-22T17:16:00Z"/>
              </w:rPr>
            </w:pPr>
            <w:del w:id="2234" w:author="Microsoft" w:date="2016-06-22T17:16:00Z">
              <w:r w:rsidRPr="00437F65" w:rsidDel="00D011F3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D011F3" w:rsidRDefault="00771823" w:rsidP="005918BB">
            <w:pPr>
              <w:spacing w:line="360" w:lineRule="auto"/>
              <w:rPr>
                <w:del w:id="2235" w:author="Microsoft" w:date="2016-06-22T17:16:00Z"/>
                <w:rFonts w:ascii="宋体" w:hAnsi="宋体"/>
                <w:bCs/>
                <w:iCs/>
              </w:rPr>
            </w:pPr>
            <w:del w:id="2236" w:author="Microsoft" w:date="2016-06-22T17:16:00Z">
              <w:r w:rsidRPr="00437F65" w:rsidDel="00D011F3">
                <w:rPr>
                  <w:rFonts w:ascii="宋体" w:hAnsi="宋体" w:hint="eastAsia"/>
                  <w:bCs/>
                  <w:iCs/>
                </w:rPr>
                <w:delText>使用销售终端查询功能筛选出将要导出或打印的终端列表</w:delText>
              </w:r>
            </w:del>
          </w:p>
          <w:p w:rsidR="00771823" w:rsidRPr="00437F65" w:rsidDel="00D011F3" w:rsidRDefault="00771823" w:rsidP="005918BB">
            <w:pPr>
              <w:spacing w:line="360" w:lineRule="auto"/>
              <w:rPr>
                <w:del w:id="2237" w:author="Microsoft" w:date="2016-06-22T17:16:00Z"/>
                <w:rFonts w:ascii="宋体" w:hAnsi="宋体"/>
                <w:bCs/>
                <w:iCs/>
              </w:rPr>
            </w:pPr>
            <w:del w:id="2238" w:author="Microsoft" w:date="2016-06-22T17:16:00Z">
              <w:r w:rsidRPr="00437F65" w:rsidDel="00D011F3">
                <w:rPr>
                  <w:rFonts w:ascii="宋体" w:hAnsi="宋体" w:hint="eastAsia"/>
                  <w:bCs/>
                  <w:iCs/>
                </w:rPr>
                <w:delText>选择导出或打印</w:delText>
              </w:r>
            </w:del>
          </w:p>
        </w:tc>
      </w:tr>
      <w:tr w:rsidR="00771823" w:rsidRPr="00437F65" w:rsidDel="00D011F3" w:rsidTr="008D0F74">
        <w:trPr>
          <w:trHeight w:val="420"/>
          <w:del w:id="2239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jc w:val="center"/>
              <w:rPr>
                <w:del w:id="2240" w:author="Microsoft" w:date="2016-06-22T17:16:00Z"/>
              </w:rPr>
            </w:pPr>
            <w:del w:id="2241" w:author="Microsoft" w:date="2016-06-22T17:16:00Z">
              <w:r w:rsidRPr="00437F65" w:rsidDel="00D011F3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D011F3" w:rsidRDefault="00771823" w:rsidP="005918BB">
            <w:pPr>
              <w:spacing w:line="360" w:lineRule="auto"/>
              <w:rPr>
                <w:del w:id="2242" w:author="Microsoft" w:date="2016-06-22T17:16:00Z"/>
                <w:rFonts w:ascii="宋体" w:hAnsi="宋体"/>
                <w:bCs/>
                <w:iCs/>
              </w:rPr>
            </w:pPr>
            <w:del w:id="2243" w:author="Microsoft" w:date="2016-06-22T17:16:00Z">
              <w:r w:rsidRPr="00437F65" w:rsidDel="00D011F3">
                <w:rPr>
                  <w:rFonts w:ascii="宋体" w:hAnsi="宋体" w:hint="eastAsia"/>
                  <w:bCs/>
                  <w:iCs/>
                </w:rPr>
                <w:delText>导出和打印内容包含查询到的所有终端及其相应的具体信息。</w:delText>
              </w:r>
            </w:del>
          </w:p>
          <w:p w:rsidR="00771823" w:rsidRPr="00437F65" w:rsidDel="00D011F3" w:rsidRDefault="00771823" w:rsidP="005918BB">
            <w:pPr>
              <w:spacing w:line="360" w:lineRule="auto"/>
              <w:rPr>
                <w:del w:id="2244" w:author="Microsoft" w:date="2016-06-22T17:16:00Z"/>
                <w:rFonts w:ascii="宋体" w:hAnsi="宋体"/>
                <w:bCs/>
                <w:iCs/>
              </w:rPr>
            </w:pPr>
            <w:del w:id="2245" w:author="Microsoft" w:date="2016-06-22T17:16:00Z">
              <w:r w:rsidRPr="00437F65" w:rsidDel="00D011F3">
                <w:rPr>
                  <w:rFonts w:ascii="宋体" w:hAnsi="宋体" w:hint="eastAsia"/>
                  <w:bCs/>
                  <w:iCs/>
                </w:rPr>
                <w:delText>符合导出和打印的通用规范</w:delText>
              </w:r>
            </w:del>
          </w:p>
        </w:tc>
      </w:tr>
      <w:tr w:rsidR="00771823" w:rsidRPr="00437F65" w:rsidDel="00D011F3" w:rsidTr="008D0F74">
        <w:trPr>
          <w:del w:id="2246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jc w:val="center"/>
              <w:rPr>
                <w:del w:id="2247" w:author="Microsoft" w:date="2016-06-22T17:16:00Z"/>
              </w:rPr>
            </w:pPr>
            <w:del w:id="2248" w:author="Microsoft" w:date="2016-06-22T17:16:00Z">
              <w:r w:rsidRPr="00437F65" w:rsidDel="00D011F3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D011F3" w:rsidRDefault="00771823" w:rsidP="005918BB">
            <w:pPr>
              <w:spacing w:line="360" w:lineRule="auto"/>
              <w:rPr>
                <w:del w:id="2249" w:author="Microsoft" w:date="2016-06-22T17:16:00Z"/>
              </w:rPr>
            </w:pPr>
            <w:del w:id="2250" w:author="Microsoft" w:date="2016-06-22T17:16:00Z">
              <w:r w:rsidRPr="00437F65" w:rsidDel="00D011F3">
                <w:rPr>
                  <w:rFonts w:ascii="宋体" w:hAnsi="宋体" w:hint="eastAsia"/>
                  <w:bCs/>
                  <w:iCs/>
                </w:rPr>
                <w:delText>无</w:delText>
              </w:r>
            </w:del>
          </w:p>
        </w:tc>
      </w:tr>
      <w:tr w:rsidR="00771823" w:rsidRPr="00437F65" w:rsidDel="00D011F3" w:rsidTr="008D0F74">
        <w:trPr>
          <w:del w:id="2251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jc w:val="center"/>
              <w:rPr>
                <w:del w:id="2252" w:author="Microsoft" w:date="2016-06-22T17:16:00Z"/>
              </w:rPr>
            </w:pPr>
            <w:del w:id="2253" w:author="Microsoft" w:date="2016-06-22T17:16:00Z">
              <w:r w:rsidRPr="00437F65" w:rsidDel="00D011F3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D011F3" w:rsidRDefault="00771823" w:rsidP="005918BB">
            <w:pPr>
              <w:spacing w:line="360" w:lineRule="auto"/>
              <w:rPr>
                <w:del w:id="2254" w:author="Microsoft" w:date="2016-06-22T17:16:00Z"/>
                <w:rFonts w:ascii="宋体" w:hAnsi="宋体"/>
                <w:bCs/>
                <w:iCs/>
              </w:rPr>
            </w:pPr>
            <w:del w:id="2255" w:author="Microsoft" w:date="2016-06-22T17:16:00Z">
              <w:r w:rsidRPr="00437F65" w:rsidDel="00D011F3">
                <w:rPr>
                  <w:rFonts w:ascii="宋体" w:hAnsi="宋体" w:hint="eastAsia"/>
                  <w:bCs/>
                  <w:iCs/>
                </w:rPr>
                <w:delText>无</w:delText>
              </w:r>
            </w:del>
          </w:p>
        </w:tc>
      </w:tr>
      <w:tr w:rsidR="00771823" w:rsidRPr="00437F65" w:rsidDel="00D011F3" w:rsidTr="008D0F74">
        <w:trPr>
          <w:del w:id="2256" w:author="Microsoft" w:date="2016-06-22T17:16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D011F3" w:rsidRDefault="00771823" w:rsidP="005918BB">
            <w:pPr>
              <w:spacing w:line="360" w:lineRule="auto"/>
              <w:jc w:val="center"/>
              <w:rPr>
                <w:del w:id="2257" w:author="Microsoft" w:date="2016-06-22T17:16:00Z"/>
              </w:rPr>
            </w:pPr>
            <w:del w:id="2258" w:author="Microsoft" w:date="2016-06-22T17:16:00Z">
              <w:r w:rsidRPr="00437F65" w:rsidDel="00D011F3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D011F3" w:rsidRDefault="00771823" w:rsidP="005918BB">
            <w:pPr>
              <w:spacing w:line="360" w:lineRule="auto"/>
              <w:rPr>
                <w:del w:id="2259" w:author="Microsoft" w:date="2016-06-22T17:16:00Z"/>
              </w:rPr>
            </w:pPr>
            <w:del w:id="2260" w:author="Microsoft" w:date="2016-06-22T17:16:00Z">
              <w:r w:rsidRPr="00437F65" w:rsidDel="00D011F3">
                <w:rPr>
                  <w:rFonts w:hint="eastAsia"/>
                </w:rPr>
                <w:delText>无</w:delText>
              </w:r>
            </w:del>
          </w:p>
        </w:tc>
      </w:tr>
    </w:tbl>
    <w:p w:rsidR="00771823" w:rsidRPr="00437F65" w:rsidRDefault="00771823" w:rsidP="003F41F8">
      <w:pPr>
        <w:pStyle w:val="4"/>
      </w:pPr>
      <w:bookmarkStart w:id="2261" w:name="_Toc450143979"/>
      <w:r w:rsidRPr="00437F65">
        <w:rPr>
          <w:rFonts w:hint="eastAsia"/>
        </w:rPr>
        <w:t>修改销售终端</w:t>
      </w:r>
      <w:r>
        <w:rPr>
          <w:rFonts w:hint="eastAsia"/>
        </w:rPr>
        <w:t>参数</w:t>
      </w:r>
      <w:bookmarkEnd w:id="226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修改销售终端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</w:rPr>
              <w:t>修改销售终端</w:t>
            </w:r>
            <w:r w:rsidR="00210F64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参数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允许修改的参数包括：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终端机标识码</w:t>
            </w:r>
            <w:r w:rsidR="00210F64">
              <w:rPr>
                <w:rFonts w:ascii="宋体" w:hAnsi="宋体" w:hint="eastAsia"/>
                <w:bCs/>
                <w:iCs/>
              </w:rPr>
              <w:t>：</w:t>
            </w:r>
            <w:r w:rsidR="00210F64">
              <w:rPr>
                <w:rFonts w:ascii="宋体" w:hAnsi="宋体"/>
                <w:bCs/>
                <w:iCs/>
              </w:rPr>
              <w:t>文本框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终端机型号</w:t>
            </w:r>
            <w:r w:rsidR="0086136E">
              <w:rPr>
                <w:rFonts w:ascii="宋体" w:hAnsi="宋体" w:hint="eastAsia"/>
                <w:bCs/>
                <w:iCs/>
              </w:rPr>
              <w:t>：</w:t>
            </w:r>
            <w:r w:rsidR="0086136E">
              <w:rPr>
                <w:rFonts w:ascii="宋体" w:hAnsi="宋体"/>
                <w:bCs/>
                <w:iCs/>
              </w:rPr>
              <w:t>下拉框</w:t>
            </w:r>
            <w:r w:rsidR="0086136E">
              <w:rPr>
                <w:rFonts w:ascii="宋体" w:hAnsi="宋体" w:hint="eastAsia"/>
                <w:bCs/>
                <w:iCs/>
              </w:rPr>
              <w:t>，</w:t>
            </w:r>
            <w:r w:rsidR="0086136E">
              <w:rPr>
                <w:rFonts w:ascii="宋体" w:hAnsi="宋体"/>
                <w:bCs/>
                <w:iCs/>
              </w:rPr>
              <w:t>选项</w:t>
            </w:r>
            <w:r w:rsidR="0086136E">
              <w:rPr>
                <w:rFonts w:ascii="宋体" w:hAnsi="宋体" w:hint="eastAsia"/>
                <w:bCs/>
                <w:iCs/>
              </w:rPr>
              <w:t>见</w:t>
            </w:r>
            <w:r w:rsidR="0086136E">
              <w:rPr>
                <w:rFonts w:ascii="宋体" w:hAnsi="宋体"/>
                <w:bCs/>
                <w:iCs/>
              </w:rPr>
              <w:t>附录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终端机MAC地址</w:t>
            </w:r>
            <w:r w:rsidR="00210F64">
              <w:rPr>
                <w:rFonts w:ascii="宋体" w:hAnsi="宋体" w:hint="eastAsia"/>
                <w:bCs/>
                <w:iCs/>
              </w:rPr>
              <w:t>：</w:t>
            </w:r>
            <w:r w:rsidR="00210F64">
              <w:rPr>
                <w:rFonts w:ascii="宋体" w:hAnsi="宋体"/>
                <w:bCs/>
                <w:iCs/>
              </w:rPr>
              <w:t>文本框，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lastRenderedPageBreak/>
              <w:t>培训模式</w:t>
            </w:r>
            <w:r w:rsidR="00210F64">
              <w:rPr>
                <w:rFonts w:ascii="宋体" w:hAnsi="宋体" w:hint="eastAsia"/>
                <w:bCs/>
                <w:iCs/>
              </w:rPr>
              <w:t>：</w:t>
            </w:r>
            <w:r w:rsidR="00210F64">
              <w:rPr>
                <w:rFonts w:ascii="宋体" w:hAnsi="宋体"/>
                <w:bCs/>
                <w:iCs/>
              </w:rPr>
              <w:t>单选框，是</w:t>
            </w:r>
            <w:r w:rsidR="00210F64">
              <w:rPr>
                <w:rFonts w:ascii="宋体" w:hAnsi="宋体" w:hint="eastAsia"/>
                <w:bCs/>
                <w:iCs/>
              </w:rPr>
              <w:t>、</w:t>
            </w:r>
            <w:r w:rsidR="00210F64">
              <w:rPr>
                <w:rFonts w:ascii="宋体" w:hAnsi="宋体"/>
                <w:bCs/>
                <w:iCs/>
              </w:rPr>
              <w:t>否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输出</w:t>
            </w:r>
          </w:p>
        </w:tc>
        <w:tc>
          <w:tcPr>
            <w:tcW w:w="7116" w:type="dxa"/>
            <w:gridSpan w:val="3"/>
          </w:tcPr>
          <w:p w:rsidR="00771823" w:rsidRPr="00437F65" w:rsidRDefault="00210F64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修改</w:t>
            </w:r>
            <w:r w:rsidR="00771823">
              <w:rPr>
                <w:rFonts w:ascii="宋体" w:hAnsi="宋体" w:hint="eastAsia"/>
                <w:bCs/>
                <w:iCs/>
              </w:rPr>
              <w:t>成功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771823" w:rsidRPr="00437F65" w:rsidRDefault="00771823">
      <w:pPr>
        <w:pStyle w:val="af1"/>
      </w:pPr>
    </w:p>
    <w:p w:rsidR="00771823" w:rsidRPr="00437F65" w:rsidRDefault="00771823" w:rsidP="00AB0AE2">
      <w:pPr>
        <w:pStyle w:val="4"/>
      </w:pPr>
      <w:bookmarkStart w:id="2262" w:name="_Toc450143980"/>
      <w:r w:rsidRPr="00437F65">
        <w:rPr>
          <w:rFonts w:hint="eastAsia"/>
        </w:rPr>
        <w:t>销售终端退机</w:t>
      </w:r>
      <w:bookmarkEnd w:id="2262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销售终端退机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210F64">
            <w:pPr>
              <w:pStyle w:val="ad"/>
              <w:rPr>
                <w:rFonts w:ascii="宋体" w:hAnsi="宋体"/>
                <w:bCs w:val="0"/>
                <w:iCs/>
                <w:sz w:val="21"/>
                <w:szCs w:val="21"/>
                <w:lang w:eastAsia="zh-CN"/>
              </w:rPr>
            </w:pPr>
            <w:r w:rsidRPr="00437F65">
              <w:rPr>
                <w:rFonts w:ascii="宋体" w:hAnsi="宋体" w:hint="eastAsia"/>
                <w:iCs/>
                <w:sz w:val="21"/>
                <w:szCs w:val="21"/>
                <w:lang w:eastAsia="zh-CN"/>
              </w:rPr>
              <w:t>将销售终端标记删除，删除后的终端编码和MAC地址/终端标识可被复用。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B5B89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选择终端机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该销售终端退机成功，其状态更新为“已退机”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提交操作前需要二次确认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771823" w:rsidRPr="00437F65" w:rsidRDefault="00771823">
      <w:pPr>
        <w:pStyle w:val="af1"/>
      </w:pPr>
    </w:p>
    <w:p w:rsidR="00771823" w:rsidRPr="00437F65" w:rsidRDefault="00771823" w:rsidP="00AB0AE2">
      <w:pPr>
        <w:pStyle w:val="4"/>
      </w:pPr>
      <w:bookmarkStart w:id="2263" w:name="_Toc450143981"/>
      <w:r w:rsidRPr="00437F65">
        <w:rPr>
          <w:rFonts w:hint="eastAsia"/>
        </w:rPr>
        <w:t>启用</w:t>
      </w:r>
      <w:r w:rsidRPr="00437F65">
        <w:rPr>
          <w:rFonts w:hint="eastAsia"/>
        </w:rPr>
        <w:t>/</w:t>
      </w:r>
      <w:r w:rsidRPr="00437F65">
        <w:rPr>
          <w:rFonts w:hint="eastAsia"/>
        </w:rPr>
        <w:t>禁用终端机</w:t>
      </w:r>
      <w:bookmarkEnd w:id="226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5"/>
        <w:gridCol w:w="2362"/>
        <w:gridCol w:w="1859"/>
        <w:gridCol w:w="2749"/>
      </w:tblGrid>
      <w:tr w:rsidR="00771823" w:rsidRPr="00437F65" w:rsidTr="00305A27">
        <w:trPr>
          <w:cantSplit/>
        </w:trPr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363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销售终端管理</w:t>
            </w:r>
          </w:p>
        </w:tc>
      </w:tr>
      <w:tr w:rsidR="00771823" w:rsidRPr="00437F65" w:rsidTr="00305A27">
        <w:trPr>
          <w:cantSplit/>
        </w:trPr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363" w:type="dxa"/>
          </w:tcPr>
          <w:p w:rsidR="00771823" w:rsidRPr="00437F65" w:rsidRDefault="00771823" w:rsidP="005918BB">
            <w:pPr>
              <w:spacing w:line="360" w:lineRule="auto"/>
              <w:rPr>
                <w:iCs/>
                <w:highlight w:val="yellow"/>
              </w:rPr>
            </w:pPr>
            <w:r w:rsidRPr="00437F65">
              <w:rPr>
                <w:rFonts w:hint="eastAsia"/>
              </w:rPr>
              <w:t>启用</w:t>
            </w:r>
            <w:r w:rsidRPr="00437F65">
              <w:rPr>
                <w:rFonts w:hint="eastAsia"/>
              </w:rPr>
              <w:t>/</w:t>
            </w:r>
            <w:r w:rsidRPr="00437F65">
              <w:rPr>
                <w:rFonts w:hint="eastAsia"/>
              </w:rPr>
              <w:t>禁用销售终端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437F65" w:rsidTr="00305A27">
        <w:trPr>
          <w:trHeight w:val="390"/>
        </w:trPr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6974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用户可在终端监控的过程启用或禁用某个终端，禁用终端本质上是以下操作序列：</w:t>
            </w:r>
          </w:p>
          <w:p w:rsidR="00771823" w:rsidRPr="00437F65" w:rsidRDefault="00771823" w:rsidP="00B169EE">
            <w:pPr>
              <w:numPr>
                <w:ilvl w:val="0"/>
                <w:numId w:val="5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  <w:lang w:val="en-AU"/>
              </w:rPr>
            </w:pPr>
            <w:r w:rsidRPr="00437F65">
              <w:rPr>
                <w:rFonts w:hint="eastAsia"/>
              </w:rPr>
              <w:t>强制签退该终端上的销售员</w:t>
            </w:r>
          </w:p>
          <w:p w:rsidR="00771823" w:rsidRPr="007B5B89" w:rsidRDefault="00771823" w:rsidP="00B169EE">
            <w:pPr>
              <w:numPr>
                <w:ilvl w:val="0"/>
                <w:numId w:val="5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  <w:lang w:val="en-AU"/>
              </w:rPr>
            </w:pPr>
            <w:r w:rsidRPr="00437F65">
              <w:rPr>
                <w:rFonts w:hint="eastAsia"/>
              </w:rPr>
              <w:t>Reset</w:t>
            </w:r>
            <w:r w:rsidR="007B5B89">
              <w:rPr>
                <w:rFonts w:hint="eastAsia"/>
              </w:rPr>
              <w:t>投注机</w:t>
            </w:r>
            <w:r w:rsidRPr="00437F65">
              <w:rPr>
                <w:rFonts w:hint="eastAsia"/>
              </w:rPr>
              <w:t>并关闭连接</w:t>
            </w:r>
          </w:p>
          <w:p w:rsidR="007B5B89" w:rsidRPr="00437F65" w:rsidRDefault="007B5B89" w:rsidP="00B169EE">
            <w:pPr>
              <w:numPr>
                <w:ilvl w:val="0"/>
                <w:numId w:val="5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  <w:lang w:val="en-AU"/>
              </w:rPr>
            </w:pPr>
            <w:r>
              <w:rPr>
                <w:rFonts w:hint="eastAsia"/>
              </w:rPr>
              <w:t>修改</w:t>
            </w:r>
            <w:r>
              <w:t>投注机</w:t>
            </w:r>
            <w:r>
              <w:rPr>
                <w:rFonts w:hint="eastAsia"/>
              </w:rPr>
              <w:t>状态</w:t>
            </w:r>
            <w:r>
              <w:t>为</w:t>
            </w:r>
            <w:r>
              <w:t>“</w:t>
            </w:r>
            <w:r>
              <w:rPr>
                <w:rFonts w:hint="eastAsia"/>
              </w:rPr>
              <w:t>禁用</w:t>
            </w:r>
            <w:r>
              <w:t>”</w:t>
            </w:r>
          </w:p>
        </w:tc>
      </w:tr>
      <w:tr w:rsidR="00771823" w:rsidRPr="00437F65" w:rsidTr="00305A27">
        <w:trPr>
          <w:trHeight w:val="715"/>
        </w:trPr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6974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在终端监控列表中筛选出目标终端，并对进行禁用或启用，对于已启用的终端其操作限定为“禁用”，对于已禁用的则只能操作为“启用”。</w:t>
            </w:r>
          </w:p>
        </w:tc>
      </w:tr>
      <w:tr w:rsidR="00771823" w:rsidRPr="00437F65" w:rsidTr="00305A27">
        <w:trPr>
          <w:trHeight w:val="488"/>
        </w:trPr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6974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禁用：</w:t>
            </w:r>
          </w:p>
          <w:p w:rsidR="00771823" w:rsidRPr="00437F65" w:rsidRDefault="00771823" w:rsidP="00B169EE">
            <w:pPr>
              <w:numPr>
                <w:ilvl w:val="0"/>
                <w:numId w:val="6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该销售终端的销售员被强制签退，并关闭连接。该终端无法再次和NCP建立连接和登录；</w:t>
            </w:r>
          </w:p>
          <w:p w:rsidR="00771823" w:rsidRPr="00437F65" w:rsidRDefault="00771823" w:rsidP="00B169EE">
            <w:pPr>
              <w:numPr>
                <w:ilvl w:val="0"/>
                <w:numId w:val="6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该终端状态变为“禁用”；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启用：</w:t>
            </w:r>
          </w:p>
          <w:p w:rsidR="00771823" w:rsidRPr="004B7A5A" w:rsidDel="00DB37E4" w:rsidRDefault="00771823" w:rsidP="00B169EE">
            <w:pPr>
              <w:numPr>
                <w:ilvl w:val="0"/>
                <w:numId w:val="7"/>
              </w:numPr>
              <w:adjustRightInd/>
              <w:spacing w:line="360" w:lineRule="auto"/>
              <w:ind w:right="0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该销售终端恢复“可用”状态，终端可以与NCP建立连接并登录，恢复交易；</w:t>
            </w:r>
          </w:p>
        </w:tc>
      </w:tr>
      <w:tr w:rsidR="00771823" w:rsidRPr="00437F65" w:rsidTr="00305A27"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6974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305A27"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6974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实时生效，提交操作前需要二次确认</w:t>
            </w:r>
          </w:p>
        </w:tc>
      </w:tr>
      <w:tr w:rsidR="00771823" w:rsidRPr="00437F65" w:rsidTr="00305A27">
        <w:tc>
          <w:tcPr>
            <w:tcW w:w="1526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6974" w:type="dxa"/>
            <w:gridSpan w:val="3"/>
          </w:tcPr>
          <w:p w:rsidR="00771823" w:rsidRPr="00437F65" w:rsidRDefault="000F786A" w:rsidP="005918BB">
            <w:pPr>
              <w:spacing w:line="360" w:lineRule="auto"/>
            </w:pPr>
            <w:ins w:id="2264" w:author="Microsoft" w:date="2015-06-03T14:41:00Z">
              <w:r>
                <w:rPr>
                  <w:rFonts w:ascii="宋体" w:hAnsi="宋体" w:hint="eastAsia"/>
                  <w:bCs/>
                  <w:iCs/>
                </w:rPr>
                <w:t>禁用</w:t>
              </w:r>
              <w:r>
                <w:rPr>
                  <w:rFonts w:ascii="宋体" w:hAnsi="宋体"/>
                  <w:bCs/>
                  <w:iCs/>
                </w:rPr>
                <w:t>后，该</w:t>
              </w:r>
              <w:r>
                <w:rPr>
                  <w:rFonts w:ascii="宋体" w:hAnsi="宋体" w:hint="eastAsia"/>
                  <w:bCs/>
                  <w:iCs/>
                </w:rPr>
                <w:t>终端机信息</w:t>
              </w:r>
              <w:r>
                <w:rPr>
                  <w:rFonts w:ascii="宋体" w:hAnsi="宋体"/>
                  <w:bCs/>
                  <w:iCs/>
                </w:rPr>
                <w:t>仍可进行编辑；</w:t>
              </w:r>
            </w:ins>
            <w:del w:id="2265" w:author="Microsoft" w:date="2015-06-03T14:41:00Z">
              <w:r w:rsidR="00771823" w:rsidRPr="00437F65" w:rsidDel="000F786A">
                <w:rPr>
                  <w:rFonts w:hint="eastAsia"/>
                </w:rPr>
                <w:delText>无</w:delText>
              </w:r>
            </w:del>
          </w:p>
        </w:tc>
      </w:tr>
    </w:tbl>
    <w:p w:rsidR="00771823" w:rsidRPr="00437F65" w:rsidDel="00933075" w:rsidRDefault="00771823">
      <w:pPr>
        <w:pStyle w:val="af1"/>
        <w:rPr>
          <w:del w:id="2266" w:author="Microsoft" w:date="2016-04-07T14:27:00Z"/>
        </w:rPr>
      </w:pPr>
    </w:p>
    <w:p w:rsidR="00771823" w:rsidRPr="00437F65" w:rsidDel="00933075" w:rsidRDefault="00771823">
      <w:pPr>
        <w:pStyle w:val="af1"/>
        <w:rPr>
          <w:del w:id="2267" w:author="Microsoft" w:date="2016-04-07T14:27:00Z"/>
        </w:rPr>
        <w:pPrChange w:id="2268" w:author="Microsoft" w:date="2016-05-13T11:07:00Z">
          <w:pPr>
            <w:pStyle w:val="3"/>
          </w:pPr>
        </w:pPrChange>
      </w:pPr>
      <w:bookmarkStart w:id="2269" w:name="_Toc350431951"/>
      <w:del w:id="2270" w:author="Microsoft" w:date="2016-04-07T14:27:00Z">
        <w:r w:rsidRPr="00437F65" w:rsidDel="00933075">
          <w:rPr>
            <w:rFonts w:hint="eastAsia"/>
          </w:rPr>
          <w:delText>销售员管理</w:delText>
        </w:r>
        <w:bookmarkEnd w:id="2269"/>
      </w:del>
    </w:p>
    <w:p w:rsidR="00725543" w:rsidDel="00933075" w:rsidRDefault="00040BB1">
      <w:pPr>
        <w:pStyle w:val="af1"/>
        <w:rPr>
          <w:del w:id="2271" w:author="Microsoft" w:date="2016-04-07T14:27:00Z"/>
        </w:rPr>
        <w:pPrChange w:id="2272" w:author="Microsoft" w:date="2016-05-13T11:07:00Z">
          <w:pPr>
            <w:pStyle w:val="4"/>
          </w:pPr>
        </w:pPrChange>
      </w:pPr>
      <w:del w:id="2273" w:author="Microsoft" w:date="2016-04-07T14:27:00Z">
        <w:r w:rsidDel="00933075">
          <w:rPr>
            <w:rFonts w:hint="eastAsia"/>
          </w:rPr>
          <w:delText>增加</w:delText>
        </w:r>
        <w:r w:rsidR="00771823" w:rsidRPr="00437F65" w:rsidDel="00933075">
          <w:rPr>
            <w:rFonts w:hint="eastAsia"/>
          </w:rPr>
          <w:delText>销售员</w:delText>
        </w:r>
      </w:del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Del="00933075" w:rsidTr="008D0F74">
        <w:trPr>
          <w:cantSplit/>
          <w:del w:id="2274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275" w:author="Microsoft" w:date="2016-04-07T14:27:00Z"/>
              </w:rPr>
              <w:pPrChange w:id="227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277" w:author="Microsoft" w:date="2016-04-07T14:27:00Z">
              <w:r w:rsidRPr="00437F65" w:rsidDel="00933075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278" w:author="Microsoft" w:date="2016-04-07T14:27:00Z"/>
              </w:rPr>
              <w:pPrChange w:id="2279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280" w:author="Microsoft" w:date="2016-04-07T14:27:00Z"/>
              </w:rPr>
              <w:pPrChange w:id="2281" w:author="Microsoft" w:date="2016-05-13T11:07:00Z">
                <w:pPr>
                  <w:spacing w:line="360" w:lineRule="auto"/>
                </w:pPr>
              </w:pPrChange>
            </w:pPr>
            <w:del w:id="2282" w:author="Microsoft" w:date="2016-04-07T14:27:00Z">
              <w:r w:rsidRPr="00437F65" w:rsidDel="00933075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283" w:author="Microsoft" w:date="2016-04-07T14:27:00Z"/>
              </w:rPr>
              <w:pPrChange w:id="2284" w:author="Microsoft" w:date="2016-05-13T11:07:00Z">
                <w:pPr>
                  <w:spacing w:line="360" w:lineRule="auto"/>
                </w:pPr>
              </w:pPrChange>
            </w:pPr>
            <w:del w:id="2285" w:author="Microsoft" w:date="2016-04-07T14:27:00Z">
              <w:r w:rsidRPr="00437F65" w:rsidDel="00933075">
                <w:rPr>
                  <w:rFonts w:hint="eastAsia"/>
                </w:rPr>
                <w:delText>销售员管理</w:delText>
              </w:r>
            </w:del>
          </w:p>
        </w:tc>
      </w:tr>
      <w:tr w:rsidR="00771823" w:rsidRPr="00437F65" w:rsidDel="00933075" w:rsidTr="008D0F74">
        <w:trPr>
          <w:cantSplit/>
          <w:del w:id="2286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287" w:author="Microsoft" w:date="2016-04-07T14:27:00Z"/>
              </w:rPr>
              <w:pPrChange w:id="228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289" w:author="Microsoft" w:date="2016-04-07T14:27:00Z">
              <w:r w:rsidRPr="00437F65" w:rsidDel="00933075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290" w:author="Microsoft" w:date="2016-04-07T14:27:00Z"/>
              </w:rPr>
              <w:pPrChange w:id="2291" w:author="Microsoft" w:date="2016-05-13T11:07:00Z">
                <w:pPr>
                  <w:spacing w:line="360" w:lineRule="auto"/>
                </w:pPr>
              </w:pPrChange>
            </w:pPr>
            <w:del w:id="2292" w:author="Microsoft" w:date="2016-04-07T14:27:00Z">
              <w:r w:rsidRPr="00437F65" w:rsidDel="00933075">
                <w:rPr>
                  <w:rFonts w:hint="eastAsia"/>
                </w:rPr>
                <w:delText>新增销售员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293" w:author="Microsoft" w:date="2016-04-07T14:27:00Z"/>
              </w:rPr>
              <w:pPrChange w:id="2294" w:author="Microsoft" w:date="2016-05-13T11:07:00Z">
                <w:pPr>
                  <w:spacing w:line="360" w:lineRule="auto"/>
                </w:pPr>
              </w:pPrChange>
            </w:pPr>
            <w:del w:id="2295" w:author="Microsoft" w:date="2016-04-07T14:27:00Z">
              <w:r w:rsidRPr="00437F65" w:rsidDel="00933075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296" w:author="Microsoft" w:date="2016-04-07T14:27:00Z"/>
              </w:rPr>
              <w:pPrChange w:id="2297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771823" w:rsidRPr="00437F65" w:rsidDel="00933075" w:rsidTr="008D0F74">
        <w:trPr>
          <w:trHeight w:val="390"/>
          <w:del w:id="2298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299" w:author="Microsoft" w:date="2016-04-07T14:27:00Z"/>
              </w:rPr>
              <w:pPrChange w:id="230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01" w:author="Microsoft" w:date="2016-04-07T14:27:00Z">
              <w:r w:rsidRPr="00437F65" w:rsidDel="00933075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302" w:author="Microsoft" w:date="2016-04-07T14:27:00Z"/>
              </w:rPr>
              <w:pPrChange w:id="2303" w:author="Microsoft" w:date="2016-05-13T11:07:00Z">
                <w:pPr>
                  <w:pStyle w:val="ad"/>
                </w:pPr>
              </w:pPrChange>
            </w:pPr>
            <w:del w:id="2304" w:author="Microsoft" w:date="2016-04-07T14:27:00Z">
              <w:r w:rsidRPr="00437F65" w:rsidDel="00933075">
                <w:rPr>
                  <w:rFonts w:hint="eastAsia"/>
                </w:rPr>
                <w:delText>新增销售员</w:delText>
              </w:r>
            </w:del>
          </w:p>
        </w:tc>
      </w:tr>
      <w:tr w:rsidR="00771823" w:rsidRPr="00437F65" w:rsidDel="00933075" w:rsidTr="008D0F74">
        <w:trPr>
          <w:trHeight w:val="420"/>
          <w:del w:id="2305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06" w:author="Microsoft" w:date="2016-04-07T14:27:00Z"/>
              </w:rPr>
              <w:pPrChange w:id="2307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08" w:author="Microsoft" w:date="2016-04-07T14:27:00Z">
              <w:r w:rsidRPr="00437F65" w:rsidDel="00933075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309" w:author="Microsoft" w:date="2016-04-07T14:27:00Z"/>
              </w:rPr>
              <w:pPrChange w:id="2310" w:author="Microsoft" w:date="2016-05-13T11:07:00Z">
                <w:pPr>
                  <w:spacing w:line="360" w:lineRule="auto"/>
                </w:pPr>
              </w:pPrChange>
            </w:pPr>
            <w:del w:id="2311" w:author="Microsoft" w:date="2016-04-07T14:27:00Z">
              <w:r w:rsidRPr="00437F65" w:rsidDel="00933075">
                <w:rPr>
                  <w:rFonts w:hint="eastAsia"/>
                </w:rPr>
                <w:delText>销售员编码</w:delText>
              </w:r>
              <w:r w:rsidDel="00933075">
                <w:rPr>
                  <w:rFonts w:hint="eastAsia"/>
                </w:rPr>
                <w:delText>：</w:delText>
              </w:r>
              <w:r w:rsidR="005F2176" w:rsidDel="00933075">
                <w:rPr>
                  <w:rFonts w:hint="eastAsia"/>
                </w:rPr>
                <w:delText>手工输入</w:delText>
              </w:r>
              <w:r w:rsidR="00FF3FDF" w:rsidDel="00933075">
                <w:rPr>
                  <w:rFonts w:hint="eastAsia"/>
                </w:rPr>
                <w:delText>最多</w:delText>
              </w:r>
              <w:r w:rsidR="005F2176" w:rsidDel="00933075">
                <w:rPr>
                  <w:rFonts w:hint="eastAsia"/>
                </w:rPr>
                <w:delText>6位数字</w:delText>
              </w:r>
              <w:r w:rsidR="005F2176" w:rsidDel="00933075">
                <w:delText>；系统提供推荐值</w:delText>
              </w:r>
              <w:r w:rsidR="005F2176" w:rsidDel="00933075">
                <w:rPr>
                  <w:rFonts w:hint="eastAsia"/>
                </w:rPr>
                <w:delText>；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312" w:author="Microsoft" w:date="2016-04-07T14:27:00Z"/>
              </w:rPr>
              <w:pPrChange w:id="2313" w:author="Microsoft" w:date="2016-05-13T11:07:00Z">
                <w:pPr>
                  <w:spacing w:line="360" w:lineRule="auto"/>
                </w:pPr>
              </w:pPrChange>
            </w:pPr>
            <w:del w:id="2314" w:author="Microsoft" w:date="2016-04-07T14:27:00Z">
              <w:r w:rsidDel="00933075">
                <w:rPr>
                  <w:rFonts w:hint="eastAsia"/>
                </w:rPr>
                <w:delText>归属销售站：</w:delText>
              </w:r>
              <w:r w:rsidR="00210F64" w:rsidDel="00933075">
                <w:rPr>
                  <w:rFonts w:hint="eastAsia"/>
                </w:rPr>
                <w:delText>文本框</w:delText>
              </w:r>
              <w:r w:rsidR="00210F64" w:rsidDel="00933075">
                <w:delText>，</w:delText>
              </w:r>
              <w:r w:rsidR="006B4B71" w:rsidDel="00933075">
                <w:rPr>
                  <w:rFonts w:hint="eastAsia"/>
                </w:rPr>
                <w:delText>终端机所属销售站编码</w:delText>
              </w:r>
              <w:r w:rsidDel="00933075">
                <w:rPr>
                  <w:rFonts w:hint="eastAsia"/>
                </w:rPr>
                <w:delText>，必填，提供销售站查询功能。</w:delText>
              </w:r>
              <w:r w:rsidRPr="00437F65" w:rsidDel="00933075">
                <w:delText xml:space="preserve"> 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315" w:author="Microsoft" w:date="2016-04-07T14:27:00Z"/>
              </w:rPr>
              <w:pPrChange w:id="2316" w:author="Microsoft" w:date="2016-05-13T11:07:00Z">
                <w:pPr>
                  <w:spacing w:line="360" w:lineRule="auto"/>
                </w:pPr>
              </w:pPrChange>
            </w:pPr>
            <w:del w:id="2317" w:author="Microsoft" w:date="2016-04-07T14:27:00Z">
              <w:r w:rsidRPr="00437F65" w:rsidDel="00933075">
                <w:rPr>
                  <w:rFonts w:hint="eastAsia"/>
                </w:rPr>
                <w:delText>销售员姓名</w:delText>
              </w:r>
              <w:r w:rsidDel="00933075">
                <w:rPr>
                  <w:rFonts w:hint="eastAsia"/>
                </w:rPr>
                <w:delText>：</w:delText>
              </w:r>
              <w:r w:rsidR="00210F64" w:rsidDel="00933075">
                <w:rPr>
                  <w:rFonts w:hint="eastAsia"/>
                </w:rPr>
                <w:delText>文本框</w:delText>
              </w:r>
              <w:r w:rsidR="00210F64" w:rsidDel="00933075">
                <w:delText>，</w:delText>
              </w:r>
              <w:r w:rsidDel="00933075">
                <w:rPr>
                  <w:rFonts w:hint="eastAsia"/>
                </w:rPr>
                <w:delText>必填，最大20</w:delText>
              </w:r>
              <w:r w:rsidR="00210F64" w:rsidDel="00933075">
                <w:rPr>
                  <w:rFonts w:hint="eastAsia"/>
                </w:rPr>
                <w:delText>字符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318" w:author="Microsoft" w:date="2016-04-07T14:27:00Z"/>
              </w:rPr>
              <w:pPrChange w:id="2319" w:author="Microsoft" w:date="2016-05-13T11:07:00Z">
                <w:pPr>
                  <w:spacing w:line="360" w:lineRule="auto"/>
                </w:pPr>
              </w:pPrChange>
            </w:pPr>
            <w:del w:id="2320" w:author="Microsoft" w:date="2016-04-07T14:27:00Z">
              <w:r w:rsidRPr="00437F65" w:rsidDel="00933075">
                <w:rPr>
                  <w:rFonts w:hint="eastAsia"/>
                </w:rPr>
                <w:delText>销售员类型</w:delText>
              </w:r>
              <w:r w:rsidDel="00933075">
                <w:rPr>
                  <w:rFonts w:hint="eastAsia"/>
                </w:rPr>
                <w:delText>：</w:delText>
              </w:r>
              <w:r w:rsidR="00210F64" w:rsidDel="00933075">
                <w:rPr>
                  <w:rFonts w:hint="eastAsia"/>
                </w:rPr>
                <w:delText>下拉框</w:delText>
              </w:r>
              <w:r w:rsidR="00210F64" w:rsidDel="00933075">
                <w:delText>，</w:delText>
              </w:r>
              <w:r w:rsidDel="00933075">
                <w:rPr>
                  <w:rFonts w:hint="eastAsia"/>
                </w:rPr>
                <w:delText>必填，包括</w:delText>
              </w:r>
              <w:r w:rsidRPr="00437F65" w:rsidDel="00933075">
                <w:rPr>
                  <w:rFonts w:hint="eastAsia"/>
                </w:rPr>
                <w:delText>普通销售员</w:delText>
              </w:r>
              <w:r w:rsidDel="00933075">
                <w:rPr>
                  <w:rFonts w:hint="eastAsia"/>
                </w:rPr>
                <w:delText>、</w:delText>
              </w:r>
              <w:r w:rsidRPr="00437F65" w:rsidDel="00933075">
                <w:rPr>
                  <w:rFonts w:hint="eastAsia"/>
                </w:rPr>
                <w:delText>销售站经理</w:delText>
              </w:r>
              <w:r w:rsidDel="00933075">
                <w:rPr>
                  <w:rFonts w:hint="eastAsia"/>
                </w:rPr>
                <w:delText>、</w:delText>
              </w:r>
              <w:r w:rsidRPr="00437F65" w:rsidDel="00933075">
                <w:rPr>
                  <w:rFonts w:hint="eastAsia"/>
                </w:rPr>
                <w:delText>培训员</w:delText>
              </w:r>
            </w:del>
          </w:p>
        </w:tc>
      </w:tr>
      <w:tr w:rsidR="00221BB6" w:rsidRPr="00437F65" w:rsidDel="00933075" w:rsidTr="008D0F74">
        <w:trPr>
          <w:trHeight w:val="420"/>
          <w:del w:id="2321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22" w:author="Microsoft" w:date="2016-04-07T14:27:00Z"/>
              </w:rPr>
              <w:pPrChange w:id="2323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24" w:author="Microsoft" w:date="2016-04-07T14:27:00Z">
              <w:r w:rsidRPr="00437F65" w:rsidDel="00933075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325" w:author="Microsoft" w:date="2016-04-07T14:27:00Z"/>
              </w:rPr>
              <w:pPrChange w:id="2326" w:author="Microsoft" w:date="2016-05-13T11:07:00Z">
                <w:pPr>
                  <w:spacing w:line="360" w:lineRule="auto"/>
                </w:pPr>
              </w:pPrChange>
            </w:pPr>
            <w:del w:id="2327" w:author="Microsoft" w:date="2016-04-07T14:27:00Z">
              <w:r w:rsidDel="00933075">
                <w:rPr>
                  <w:rFonts w:hint="eastAsia"/>
                </w:rPr>
                <w:delText>提交成功</w:delText>
              </w:r>
              <w:r w:rsidR="004428A8" w:rsidDel="00933075">
                <w:rPr>
                  <w:rFonts w:hint="eastAsia"/>
                </w:rPr>
                <w:delText>，默认密码123456</w:delText>
              </w:r>
            </w:del>
          </w:p>
        </w:tc>
      </w:tr>
      <w:tr w:rsidR="004252F7" w:rsidRPr="00437F65" w:rsidDel="00933075" w:rsidTr="008D0F74">
        <w:trPr>
          <w:del w:id="2328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29" w:author="Microsoft" w:date="2016-04-07T14:27:00Z"/>
              </w:rPr>
              <w:pPrChange w:id="233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31" w:author="Microsoft" w:date="2016-04-07T14:27:00Z">
              <w:r w:rsidRPr="00437F65" w:rsidDel="00933075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332" w:author="Microsoft" w:date="2016-04-07T14:27:00Z"/>
              </w:rPr>
              <w:pPrChange w:id="2333" w:author="Microsoft" w:date="2016-05-13T11:07:00Z">
                <w:pPr>
                  <w:spacing w:line="360" w:lineRule="auto"/>
                </w:pPr>
              </w:pPrChange>
            </w:pPr>
            <w:del w:id="2334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335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36" w:author="Microsoft" w:date="2016-04-07T14:27:00Z"/>
              </w:rPr>
              <w:pPrChange w:id="2337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38" w:author="Microsoft" w:date="2016-04-07T14:27:00Z">
              <w:r w:rsidRPr="00437F65" w:rsidDel="00933075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5F2176" w:rsidDel="00933075" w:rsidRDefault="005F2176">
            <w:pPr>
              <w:pStyle w:val="af1"/>
              <w:rPr>
                <w:del w:id="2339" w:author="Microsoft" w:date="2016-04-07T14:27:00Z"/>
              </w:rPr>
              <w:pPrChange w:id="2340" w:author="Microsoft" w:date="2016-05-13T11:07:00Z">
                <w:pPr>
                  <w:spacing w:line="360" w:lineRule="auto"/>
                </w:pPr>
              </w:pPrChange>
            </w:pPr>
            <w:del w:id="2341" w:author="Microsoft" w:date="2016-04-07T14:27:00Z">
              <w:r w:rsidDel="00933075">
                <w:rPr>
                  <w:rFonts w:hint="eastAsia"/>
                </w:rPr>
                <w:delText>销售员</w:delText>
              </w:r>
              <w:r w:rsidDel="00933075">
                <w:delText>编码</w:delText>
              </w:r>
              <w:r w:rsidDel="00933075">
                <w:rPr>
                  <w:rFonts w:hint="eastAsia"/>
                </w:rPr>
                <w:delText>在</w:delText>
              </w:r>
              <w:r w:rsidDel="00933075">
                <w:delText>系统</w:delText>
              </w:r>
              <w:r w:rsidDel="00933075">
                <w:rPr>
                  <w:rFonts w:hint="eastAsia"/>
                </w:rPr>
                <w:delText>内</w:delText>
              </w:r>
              <w:r w:rsidDel="00933075">
                <w:delText>唯一</w:delText>
              </w:r>
              <w:r w:rsidR="0068479A" w:rsidDel="00933075">
                <w:rPr>
                  <w:rFonts w:hint="eastAsia"/>
                </w:rPr>
                <w:delText>；</w:delText>
              </w:r>
            </w:del>
          </w:p>
          <w:p w:rsidR="005F2176" w:rsidDel="00A35ACF" w:rsidRDefault="005F2176">
            <w:pPr>
              <w:pStyle w:val="af1"/>
              <w:rPr>
                <w:del w:id="2342" w:author="Microsoft" w:date="2016-02-19T17:06:00Z"/>
              </w:rPr>
              <w:pPrChange w:id="2343" w:author="Microsoft" w:date="2016-05-13T11:0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del w:id="2344" w:author="Microsoft" w:date="2016-02-19T17:06:00Z">
              <w:r w:rsidDel="00A35ACF">
                <w:rPr>
                  <w:rFonts w:hint="eastAsia"/>
                </w:rPr>
                <w:delText>直属站无添加</w:delText>
              </w:r>
              <w:r w:rsidDel="00A35ACF">
                <w:delText>销售员功能</w:delText>
              </w:r>
              <w:r w:rsidR="0068479A" w:rsidDel="00A35ACF">
                <w:rPr>
                  <w:rFonts w:hint="eastAsia"/>
                </w:rPr>
                <w:delText>；</w:delText>
              </w:r>
            </w:del>
          </w:p>
          <w:p w:rsidR="00771823" w:rsidRPr="00437F65" w:rsidDel="00933075" w:rsidRDefault="00A8452F">
            <w:pPr>
              <w:pStyle w:val="af1"/>
              <w:rPr>
                <w:del w:id="2345" w:author="Microsoft" w:date="2016-04-07T14:27:00Z"/>
              </w:rPr>
              <w:pPrChange w:id="2346" w:author="Microsoft" w:date="2016-05-13T11:07:00Z">
                <w:pPr>
                  <w:spacing w:line="360" w:lineRule="auto"/>
                </w:pPr>
              </w:pPrChange>
            </w:pPr>
            <w:del w:id="2347" w:author="Microsoft" w:date="2016-04-07T14:27:00Z">
              <w:r w:rsidDel="00933075">
                <w:rPr>
                  <w:rFonts w:hint="eastAsia"/>
                </w:rPr>
                <w:delText>归属销售站必须</w:delText>
              </w:r>
              <w:r w:rsidDel="00933075">
                <w:delText>为</w:delText>
              </w:r>
              <w:r w:rsidDel="00933075">
                <w:rPr>
                  <w:rFonts w:hint="eastAsia"/>
                </w:rPr>
                <w:delText>真实</w:delText>
              </w:r>
              <w:r w:rsidDel="00933075">
                <w:delText>有效</w:delText>
              </w:r>
              <w:r w:rsidDel="00933075">
                <w:rPr>
                  <w:rFonts w:hint="eastAsia"/>
                </w:rPr>
                <w:delText>的</w:delText>
              </w:r>
              <w:r w:rsidDel="00933075">
                <w:delText>销售站，销售站</w:delText>
              </w:r>
              <w:r w:rsidR="0068479A" w:rsidDel="00933075">
                <w:rPr>
                  <w:rFonts w:hint="eastAsia"/>
                </w:rPr>
                <w:delText>状态非</w:delText>
              </w:r>
              <w:r w:rsidR="0068479A" w:rsidDel="00933075">
                <w:delText>清退</w:delText>
              </w:r>
            </w:del>
          </w:p>
        </w:tc>
      </w:tr>
      <w:tr w:rsidR="004252F7" w:rsidRPr="00437F65" w:rsidDel="00933075" w:rsidTr="008D0F74">
        <w:trPr>
          <w:del w:id="2348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49" w:author="Microsoft" w:date="2016-04-07T14:27:00Z"/>
              </w:rPr>
              <w:pPrChange w:id="235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51" w:author="Microsoft" w:date="2016-04-07T14:27:00Z">
              <w:r w:rsidRPr="00437F65" w:rsidDel="00933075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295095" w:rsidDel="00933075" w:rsidRDefault="00295095">
            <w:pPr>
              <w:pStyle w:val="af1"/>
              <w:rPr>
                <w:del w:id="2352" w:author="Microsoft" w:date="2016-04-07T14:27:00Z"/>
              </w:rPr>
              <w:pPrChange w:id="2353" w:author="Microsoft" w:date="2016-05-13T11:07:00Z">
                <w:pPr>
                  <w:spacing w:line="360" w:lineRule="auto"/>
                </w:pPr>
              </w:pPrChange>
            </w:pPr>
            <w:del w:id="2354" w:author="Microsoft" w:date="2016-04-07T14:27:00Z">
              <w:r w:rsidDel="00933075">
                <w:rPr>
                  <w:rFonts w:hint="eastAsia"/>
                </w:rPr>
                <w:delText>销售员</w:delText>
              </w:r>
              <w:r w:rsidDel="00933075">
                <w:delText>编码规则：</w:delText>
              </w:r>
              <w:r w:rsidR="00040BB1" w:rsidDel="00933075">
                <w:rPr>
                  <w:rFonts w:hint="eastAsia"/>
                </w:rPr>
                <w:delText xml:space="preserve"> </w:delText>
              </w:r>
              <w:r w:rsidDel="00933075">
                <w:rPr>
                  <w:rFonts w:hint="eastAsia"/>
                </w:rPr>
                <w:delText>6位</w:delText>
              </w:r>
              <w:r w:rsidDel="00933075">
                <w:delText>数字</w:delText>
              </w:r>
            </w:del>
          </w:p>
          <w:p w:rsidR="00D65D78" w:rsidRPr="00437F65" w:rsidDel="00933075" w:rsidRDefault="00295095">
            <w:pPr>
              <w:pStyle w:val="af1"/>
              <w:rPr>
                <w:del w:id="2355" w:author="Microsoft" w:date="2016-04-07T14:27:00Z"/>
              </w:rPr>
              <w:pPrChange w:id="2356" w:author="Microsoft" w:date="2016-05-13T11:07:00Z">
                <w:pPr>
                  <w:spacing w:line="360" w:lineRule="auto"/>
                </w:pPr>
              </w:pPrChange>
            </w:pPr>
            <w:del w:id="2357" w:author="Microsoft" w:date="2016-04-07T14:27:00Z">
              <w:r w:rsidDel="00933075">
                <w:rPr>
                  <w:rFonts w:hint="eastAsia"/>
                </w:rPr>
                <w:delText>推荐值</w:delText>
              </w:r>
              <w:r w:rsidDel="00933075">
                <w:delText>规则：</w:delText>
              </w:r>
              <w:r w:rsidDel="00933075">
                <w:rPr>
                  <w:rFonts w:hint="eastAsia"/>
                </w:rPr>
                <w:delText>6位</w:delText>
              </w:r>
              <w:r w:rsidDel="00933075">
                <w:delText>数字，</w:delText>
              </w:r>
              <w:r w:rsidDel="00933075">
                <w:rPr>
                  <w:rFonts w:hint="eastAsia"/>
                </w:rPr>
                <w:delText>在</w:delText>
              </w:r>
              <w:r w:rsidDel="00933075">
                <w:delText>已有销售站数据中，</w:delText>
              </w:r>
              <w:r w:rsidDel="00933075">
                <w:rPr>
                  <w:rFonts w:hint="eastAsia"/>
                </w:rPr>
                <w:delText>查询</w:delText>
              </w:r>
              <w:r w:rsidDel="00933075">
                <w:delText>未被占用的最小</w:delText>
              </w:r>
              <w:r w:rsidDel="00933075">
                <w:rPr>
                  <w:rFonts w:hint="eastAsia"/>
                </w:rPr>
                <w:delText>值</w:delText>
              </w:r>
              <w:r w:rsidDel="00933075">
                <w:delText>。</w:delText>
              </w:r>
            </w:del>
          </w:p>
        </w:tc>
      </w:tr>
    </w:tbl>
    <w:p w:rsidR="00771823" w:rsidRPr="00437F65" w:rsidDel="00933075" w:rsidRDefault="00771823">
      <w:pPr>
        <w:pStyle w:val="af1"/>
        <w:rPr>
          <w:del w:id="2358" w:author="Microsoft" w:date="2016-04-07T14:27:00Z"/>
        </w:rPr>
      </w:pPr>
    </w:p>
    <w:p w:rsidR="00771823" w:rsidRPr="00437F65" w:rsidDel="00933075" w:rsidRDefault="00771823">
      <w:pPr>
        <w:pStyle w:val="af1"/>
        <w:rPr>
          <w:del w:id="2359" w:author="Microsoft" w:date="2016-04-07T14:27:00Z"/>
        </w:rPr>
        <w:pPrChange w:id="2360" w:author="Microsoft" w:date="2016-05-13T11:07:00Z">
          <w:pPr>
            <w:pStyle w:val="4"/>
          </w:pPr>
        </w:pPrChange>
      </w:pPr>
      <w:del w:id="2361" w:author="Microsoft" w:date="2016-04-07T14:27:00Z">
        <w:r w:rsidRPr="00437F65" w:rsidDel="00933075">
          <w:rPr>
            <w:rFonts w:hint="eastAsia"/>
          </w:rPr>
          <w:delText>查询销售员</w:delText>
        </w:r>
        <w:r w:rsidDel="00933075">
          <w:rPr>
            <w:rFonts w:hint="eastAsia"/>
          </w:rPr>
          <w:delText>列表</w:delText>
        </w:r>
      </w:del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4252F7" w:rsidRPr="00437F65" w:rsidDel="00933075" w:rsidTr="008D0F74">
        <w:trPr>
          <w:cantSplit/>
          <w:del w:id="2362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63" w:author="Microsoft" w:date="2016-04-07T14:27:00Z"/>
              </w:rPr>
              <w:pPrChange w:id="2364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65" w:author="Microsoft" w:date="2016-04-07T14:27:00Z">
              <w:r w:rsidRPr="00437F65" w:rsidDel="00933075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366" w:author="Microsoft" w:date="2016-04-07T14:27:00Z"/>
              </w:rPr>
              <w:pPrChange w:id="2367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68" w:author="Microsoft" w:date="2016-04-07T14:27:00Z"/>
              </w:rPr>
              <w:pPrChange w:id="2369" w:author="Microsoft" w:date="2016-05-13T11:07:00Z">
                <w:pPr>
                  <w:spacing w:line="360" w:lineRule="auto"/>
                </w:pPr>
              </w:pPrChange>
            </w:pPr>
            <w:del w:id="2370" w:author="Microsoft" w:date="2016-04-07T14:27:00Z">
              <w:r w:rsidRPr="00437F65" w:rsidDel="00933075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371" w:author="Microsoft" w:date="2016-04-07T14:27:00Z"/>
              </w:rPr>
              <w:pPrChange w:id="2372" w:author="Microsoft" w:date="2016-05-13T11:07:00Z">
                <w:pPr>
                  <w:spacing w:line="360" w:lineRule="auto"/>
                </w:pPr>
              </w:pPrChange>
            </w:pPr>
            <w:del w:id="2373" w:author="Microsoft" w:date="2016-04-07T14:27:00Z">
              <w:r w:rsidRPr="00437F65" w:rsidDel="00933075">
                <w:rPr>
                  <w:rFonts w:hint="eastAsia"/>
                </w:rPr>
                <w:delText>销售员管理</w:delText>
              </w:r>
            </w:del>
          </w:p>
        </w:tc>
      </w:tr>
      <w:tr w:rsidR="004252F7" w:rsidRPr="00437F65" w:rsidDel="00933075" w:rsidTr="008D0F74">
        <w:trPr>
          <w:cantSplit/>
          <w:del w:id="2374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75" w:author="Microsoft" w:date="2016-04-07T14:27:00Z"/>
              </w:rPr>
              <w:pPrChange w:id="237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77" w:author="Microsoft" w:date="2016-04-07T14:27:00Z">
              <w:r w:rsidRPr="00437F65" w:rsidDel="00933075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378" w:author="Microsoft" w:date="2016-04-07T14:27:00Z"/>
              </w:rPr>
              <w:pPrChange w:id="2379" w:author="Microsoft" w:date="2016-05-13T11:07:00Z">
                <w:pPr>
                  <w:spacing w:line="360" w:lineRule="auto"/>
                </w:pPr>
              </w:pPrChange>
            </w:pPr>
            <w:del w:id="2380" w:author="Microsoft" w:date="2016-04-07T14:27:00Z">
              <w:r w:rsidRPr="00437F65" w:rsidDel="00933075">
                <w:rPr>
                  <w:rFonts w:hint="eastAsia"/>
                </w:rPr>
                <w:delText>查询销售员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81" w:author="Microsoft" w:date="2016-04-07T14:27:00Z"/>
              </w:rPr>
              <w:pPrChange w:id="2382" w:author="Microsoft" w:date="2016-05-13T11:07:00Z">
                <w:pPr>
                  <w:spacing w:line="360" w:lineRule="auto"/>
                </w:pPr>
              </w:pPrChange>
            </w:pPr>
            <w:del w:id="2383" w:author="Microsoft" w:date="2016-04-07T14:27:00Z">
              <w:r w:rsidRPr="00437F65" w:rsidDel="00933075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384" w:author="Microsoft" w:date="2016-04-07T14:27:00Z"/>
              </w:rPr>
              <w:pPrChange w:id="2385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933075" w:rsidTr="008D0F74">
        <w:trPr>
          <w:trHeight w:val="390"/>
          <w:del w:id="2386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87" w:author="Microsoft" w:date="2016-04-07T14:27:00Z"/>
              </w:rPr>
              <w:pPrChange w:id="238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89" w:author="Microsoft" w:date="2016-04-07T14:27:00Z">
              <w:r w:rsidRPr="00437F65" w:rsidDel="00933075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390" w:author="Microsoft" w:date="2016-04-07T14:27:00Z"/>
              </w:rPr>
              <w:pPrChange w:id="2391" w:author="Microsoft" w:date="2016-05-13T11:07:00Z">
                <w:pPr>
                  <w:pStyle w:val="ad"/>
                </w:pPr>
              </w:pPrChange>
            </w:pPr>
            <w:del w:id="2392" w:author="Microsoft" w:date="2016-04-07T14:27:00Z">
              <w:r w:rsidRPr="00437F65" w:rsidDel="00933075">
                <w:rPr>
                  <w:rFonts w:hint="eastAsia"/>
                </w:rPr>
                <w:delText>通过查询条件筛选出销售员信息，以列表的形式呈现</w:delText>
              </w:r>
            </w:del>
          </w:p>
        </w:tc>
      </w:tr>
      <w:tr w:rsidR="004252F7" w:rsidRPr="00437F65" w:rsidDel="00933075" w:rsidTr="008D0F74">
        <w:trPr>
          <w:trHeight w:val="420"/>
          <w:del w:id="2393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394" w:author="Microsoft" w:date="2016-04-07T14:27:00Z"/>
              </w:rPr>
              <w:pPrChange w:id="2395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396" w:author="Microsoft" w:date="2016-04-07T14:27:00Z">
              <w:r w:rsidRPr="0074378D" w:rsidDel="00933075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771823" w:rsidDel="00933075" w:rsidRDefault="00771823">
            <w:pPr>
              <w:pStyle w:val="af1"/>
              <w:rPr>
                <w:del w:id="2397" w:author="Microsoft" w:date="2016-04-07T14:27:00Z"/>
              </w:rPr>
              <w:pPrChange w:id="2398" w:author="Microsoft" w:date="2016-05-13T11:07:00Z">
                <w:pPr>
                  <w:spacing w:line="360" w:lineRule="auto"/>
                </w:pPr>
              </w:pPrChange>
            </w:pPr>
            <w:del w:id="2399" w:author="Microsoft" w:date="2016-04-07T14:27:00Z">
              <w:r w:rsidDel="00933075">
                <w:rPr>
                  <w:rFonts w:hint="eastAsia"/>
                </w:rPr>
                <w:delText>查询条件包括：</w:delText>
              </w:r>
            </w:del>
          </w:p>
          <w:p w:rsidR="00771823" w:rsidRPr="00D341D3" w:rsidDel="00933075" w:rsidRDefault="00771823">
            <w:pPr>
              <w:pStyle w:val="af1"/>
              <w:rPr>
                <w:del w:id="2400" w:author="Microsoft" w:date="2016-04-07T14:27:00Z"/>
                <w:iCs w:val="0"/>
                <w:rPrChange w:id="2401" w:author="Microsoft" w:date="2016-02-19T17:17:00Z">
                  <w:rPr>
                    <w:del w:id="2402" w:author="Microsoft" w:date="2016-04-07T14:27:00Z"/>
                    <w:rFonts w:ascii="宋体" w:hAnsi="宋体"/>
                    <w:bCs/>
                    <w:iCs/>
                  </w:rPr>
                </w:rPrChange>
              </w:rPr>
              <w:pPrChange w:id="2403" w:author="Microsoft" w:date="2016-05-13T11:07:00Z">
                <w:pPr>
                  <w:spacing w:line="360" w:lineRule="auto"/>
                </w:pPr>
              </w:pPrChange>
            </w:pPr>
            <w:del w:id="2404" w:author="Microsoft" w:date="2016-02-19T16:32:00Z">
              <w:r w:rsidRPr="00D341D3" w:rsidDel="00010F46">
                <w:rPr>
                  <w:rFonts w:hint="eastAsia"/>
                  <w:iCs w:val="0"/>
                  <w:rPrChange w:id="2405" w:author="Microsoft" w:date="2016-02-19T17:17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区域</w:delText>
              </w:r>
            </w:del>
            <w:del w:id="2406" w:author="Microsoft" w:date="2016-04-07T14:27:00Z">
              <w:r w:rsidR="00210F64" w:rsidRPr="00D341D3" w:rsidDel="00933075">
                <w:rPr>
                  <w:rFonts w:hint="eastAsia"/>
                  <w:iCs w:val="0"/>
                  <w:rPrChange w:id="2407" w:author="Microsoft" w:date="2016-02-19T17:17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delText>：</w:delText>
              </w:r>
            </w:del>
            <w:del w:id="2408" w:author="Microsoft" w:date="2016-02-19T16:32:00Z">
              <w:r w:rsidR="00210F64" w:rsidRPr="00D341D3" w:rsidDel="00010F46">
                <w:rPr>
                  <w:iCs w:val="0"/>
                  <w:rPrChange w:id="2409" w:author="Microsoft" w:date="2016-02-19T17:17:00Z">
                    <w:rPr>
                      <w:rFonts w:ascii="宋体" w:hAnsi="宋体"/>
                      <w:bCs/>
                      <w:iCs/>
                    </w:rPr>
                  </w:rPrChange>
                </w:rPr>
                <w:delText>区域列表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410" w:author="Microsoft" w:date="2016-04-07T14:27:00Z"/>
              </w:rPr>
              <w:pPrChange w:id="2411" w:author="Microsoft" w:date="2016-05-13T11:07:00Z">
                <w:pPr>
                  <w:spacing w:line="360" w:lineRule="auto"/>
                </w:pPr>
              </w:pPrChange>
            </w:pPr>
            <w:del w:id="2412" w:author="Microsoft" w:date="2016-04-07T14:27:00Z">
              <w:r w:rsidRPr="00437F65" w:rsidDel="00933075">
                <w:rPr>
                  <w:rFonts w:hint="eastAsia"/>
                </w:rPr>
                <w:delText>销售站编码</w:delText>
              </w:r>
              <w:r w:rsidDel="00933075">
                <w:rPr>
                  <w:rFonts w:hint="eastAsia"/>
                </w:rPr>
                <w:delText>：精准查询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413" w:author="Microsoft" w:date="2016-04-07T14:27:00Z"/>
              </w:rPr>
              <w:pPrChange w:id="2414" w:author="Microsoft" w:date="2016-05-13T11:07:00Z">
                <w:pPr>
                  <w:spacing w:line="360" w:lineRule="auto"/>
                </w:pPr>
              </w:pPrChange>
            </w:pPr>
            <w:del w:id="2415" w:author="Microsoft" w:date="2016-04-07T14:27:00Z">
              <w:r w:rsidRPr="00437F65" w:rsidDel="00933075">
                <w:rPr>
                  <w:rFonts w:hint="eastAsia"/>
                </w:rPr>
                <w:delText>销售站名称</w:delText>
              </w:r>
              <w:r w:rsidDel="00933075">
                <w:rPr>
                  <w:rFonts w:hint="eastAsia"/>
                </w:rPr>
                <w:delText>：模糊查询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416" w:author="Microsoft" w:date="2016-04-07T14:27:00Z"/>
              </w:rPr>
              <w:pPrChange w:id="2417" w:author="Microsoft" w:date="2016-05-13T11:07:00Z">
                <w:pPr>
                  <w:spacing w:line="360" w:lineRule="auto"/>
                </w:pPr>
              </w:pPrChange>
            </w:pPr>
            <w:del w:id="2418" w:author="Microsoft" w:date="2016-04-07T14:27:00Z">
              <w:r w:rsidRPr="00437F65" w:rsidDel="00933075">
                <w:rPr>
                  <w:rFonts w:hint="eastAsia"/>
                </w:rPr>
                <w:delText>销售站状态</w:delText>
              </w:r>
              <w:r w:rsidDel="00933075">
                <w:rPr>
                  <w:rFonts w:hint="eastAsia"/>
                </w:rPr>
                <w:delText>：全部、可用、已禁用、已清退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419" w:author="Microsoft" w:date="2016-04-07T14:27:00Z"/>
              </w:rPr>
              <w:pPrChange w:id="2420" w:author="Microsoft" w:date="2016-05-13T11:07:00Z">
                <w:pPr>
                  <w:spacing w:line="360" w:lineRule="auto"/>
                </w:pPr>
              </w:pPrChange>
            </w:pPr>
            <w:del w:id="2421" w:author="Microsoft" w:date="2016-04-07T14:27:00Z">
              <w:r w:rsidRPr="00437F65" w:rsidDel="00933075">
                <w:rPr>
                  <w:rFonts w:hint="eastAsia"/>
                </w:rPr>
                <w:delText>销售员编码</w:delText>
              </w:r>
              <w:r w:rsidDel="00933075">
                <w:rPr>
                  <w:rFonts w:hint="eastAsia"/>
                </w:rPr>
                <w:delText>：6位数字</w:delText>
              </w:r>
              <w:r w:rsidR="00D1061E" w:rsidDel="00933075">
                <w:rPr>
                  <w:rFonts w:hint="eastAsia"/>
                </w:rPr>
                <w:delText>，精准查询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422" w:author="Microsoft" w:date="2016-04-07T14:27:00Z"/>
              </w:rPr>
              <w:pPrChange w:id="2423" w:author="Microsoft" w:date="2016-05-13T11:07:00Z">
                <w:pPr>
                  <w:spacing w:line="360" w:lineRule="auto"/>
                </w:pPr>
              </w:pPrChange>
            </w:pPr>
            <w:del w:id="2424" w:author="Microsoft" w:date="2016-04-07T14:27:00Z">
              <w:r w:rsidRPr="00437F65" w:rsidDel="00933075">
                <w:rPr>
                  <w:rFonts w:hint="eastAsia"/>
                </w:rPr>
                <w:delText>销售员姓名</w:delText>
              </w:r>
              <w:r w:rsidDel="00933075">
                <w:rPr>
                  <w:rFonts w:hint="eastAsia"/>
                </w:rPr>
                <w:delText>：模糊查询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425" w:author="Microsoft" w:date="2016-04-07T14:27:00Z"/>
              </w:rPr>
              <w:pPrChange w:id="2426" w:author="Microsoft" w:date="2016-05-13T11:07:00Z">
                <w:pPr>
                  <w:spacing w:line="360" w:lineRule="auto"/>
                </w:pPr>
              </w:pPrChange>
            </w:pPr>
            <w:del w:id="2427" w:author="Microsoft" w:date="2016-04-07T14:27:00Z">
              <w:r w:rsidRPr="00437F65" w:rsidDel="00933075">
                <w:rPr>
                  <w:rFonts w:hint="eastAsia"/>
                </w:rPr>
                <w:delText>销售员状态</w:delText>
              </w:r>
              <w:r w:rsidDel="00933075">
                <w:rPr>
                  <w:rFonts w:hint="eastAsia"/>
                </w:rPr>
                <w:delText>：全部、可用、已禁用、已删除</w:delText>
              </w:r>
            </w:del>
          </w:p>
          <w:p w:rsidR="00771823" w:rsidDel="00933075" w:rsidRDefault="00771823">
            <w:pPr>
              <w:pStyle w:val="af1"/>
              <w:rPr>
                <w:del w:id="2428" w:author="Microsoft" w:date="2016-04-07T14:27:00Z"/>
              </w:rPr>
              <w:pPrChange w:id="2429" w:author="Microsoft" w:date="2016-05-13T11:07:00Z">
                <w:pPr>
                  <w:spacing w:line="360" w:lineRule="auto"/>
                </w:pPr>
              </w:pPrChange>
            </w:pPr>
            <w:del w:id="2430" w:author="Microsoft" w:date="2016-04-07T14:27:00Z">
              <w:r w:rsidRPr="00437F65" w:rsidDel="00933075">
                <w:rPr>
                  <w:rFonts w:hint="eastAsia"/>
                </w:rPr>
                <w:delText>销售员类型</w:delText>
              </w:r>
              <w:r w:rsidDel="00933075">
                <w:rPr>
                  <w:rFonts w:hint="eastAsia"/>
                </w:rPr>
                <w:delText>：全部、普通销售员、销售站经理、培训员</w:delText>
              </w:r>
            </w:del>
          </w:p>
          <w:p w:rsidR="00396546" w:rsidRPr="00437F65" w:rsidDel="00933075" w:rsidRDefault="00771823">
            <w:pPr>
              <w:pStyle w:val="af1"/>
              <w:rPr>
                <w:del w:id="2431" w:author="Microsoft" w:date="2016-04-07T14:27:00Z"/>
              </w:rPr>
              <w:pPrChange w:id="2432" w:author="Microsoft" w:date="2016-05-13T11:07:00Z">
                <w:pPr>
                  <w:spacing w:line="360" w:lineRule="auto"/>
                </w:pPr>
              </w:pPrChange>
            </w:pPr>
            <w:del w:id="2433" w:author="Microsoft" w:date="2016-04-07T14:27:00Z">
              <w:r w:rsidDel="00933075">
                <w:rPr>
                  <w:rFonts w:hint="eastAsia"/>
                </w:rPr>
                <w:delText>清空按钮：可清空查询条件</w:delText>
              </w:r>
            </w:del>
          </w:p>
        </w:tc>
      </w:tr>
      <w:tr w:rsidR="004252F7" w:rsidRPr="00437F65" w:rsidDel="00933075" w:rsidTr="008D0F74">
        <w:trPr>
          <w:trHeight w:val="420"/>
          <w:del w:id="2434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435" w:author="Microsoft" w:date="2016-04-07T14:27:00Z"/>
              </w:rPr>
              <w:pPrChange w:id="243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437" w:author="Microsoft" w:date="2016-04-07T14:27:00Z">
              <w:r w:rsidRPr="00437F65" w:rsidDel="00933075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438" w:author="Microsoft" w:date="2016-04-07T14:27:00Z"/>
              </w:rPr>
              <w:pPrChange w:id="2439" w:author="Microsoft" w:date="2016-05-13T11:07:00Z">
                <w:pPr>
                  <w:spacing w:line="360" w:lineRule="auto"/>
                </w:pPr>
              </w:pPrChange>
            </w:pPr>
            <w:del w:id="2440" w:author="Microsoft" w:date="2016-04-07T14:27:00Z">
              <w:r w:rsidRPr="00437F65" w:rsidDel="00933075">
                <w:rPr>
                  <w:rFonts w:hint="eastAsia"/>
                </w:rPr>
                <w:delText>符合查询条件的所有销售员信息，字段包括：</w:delText>
              </w:r>
            </w:del>
          </w:p>
          <w:p w:rsidR="00771823" w:rsidRPr="002F61F9" w:rsidDel="00933075" w:rsidRDefault="00771823">
            <w:pPr>
              <w:pStyle w:val="af1"/>
              <w:rPr>
                <w:del w:id="2441" w:author="Microsoft" w:date="2016-04-07T14:27:00Z"/>
              </w:rPr>
              <w:pPrChange w:id="2442" w:author="Microsoft" w:date="2016-05-13T11:07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2443" w:author="Microsoft" w:date="2016-04-07T14:27:00Z">
              <w:r w:rsidRPr="002F61F9" w:rsidDel="00933075">
                <w:rPr>
                  <w:rFonts w:hint="eastAsia"/>
                </w:rPr>
                <w:delText>销售站编码</w:delText>
              </w:r>
              <w:r w:rsidR="008F79E3" w:rsidDel="00933075">
                <w:rPr>
                  <w:rFonts w:hint="eastAsia"/>
                </w:rPr>
                <w:delText>：</w:delText>
              </w:r>
            </w:del>
            <w:del w:id="2444" w:author="Microsoft" w:date="2016-02-19T17:10:00Z">
              <w:r w:rsidR="008F79E3" w:rsidDel="00F258E7">
                <w:rPr>
                  <w:rFonts w:hint="eastAsia"/>
                </w:rPr>
                <w:delText>销售站</w:delText>
              </w:r>
              <w:r w:rsidR="008F79E3" w:rsidDel="00F258E7">
                <w:delText>编码</w:delText>
              </w:r>
              <w:r w:rsidR="008F79E3" w:rsidDel="00F258E7">
                <w:rPr>
                  <w:rFonts w:hint="eastAsia"/>
                </w:rPr>
                <w:delText>格式化</w:delText>
              </w:r>
              <w:r w:rsidR="008F79E3" w:rsidDel="00F258E7">
                <w:delText>成10</w:delText>
              </w:r>
              <w:r w:rsidR="008F79E3" w:rsidDel="00F258E7">
                <w:rPr>
                  <w:rFonts w:hint="eastAsia"/>
                </w:rPr>
                <w:delText>位显示</w:delText>
              </w:r>
              <w:r w:rsidR="008F79E3" w:rsidDel="00F258E7">
                <w:delText>。</w:delText>
              </w:r>
              <w:r w:rsidR="007B00B1" w:rsidDel="00F258E7">
                <w:rPr>
                  <w:rFonts w:hint="eastAsia"/>
                </w:rPr>
                <w:delText>一级</w:delText>
              </w:r>
              <w:r w:rsidR="007B00B1" w:rsidDel="00F258E7">
                <w:delText>区域销售站</w:delText>
              </w:r>
              <w:r w:rsidR="007B00B1" w:rsidDel="00F258E7">
                <w:rPr>
                  <w:rFonts w:hint="eastAsia"/>
                </w:rPr>
                <w:delText>，在</w:delText>
              </w:r>
              <w:r w:rsidR="007B00B1" w:rsidDel="00F258E7">
                <w:delText>区域编码后补</w:delText>
              </w:r>
              <w:r w:rsidR="007B00B1" w:rsidDel="00F258E7">
                <w:rPr>
                  <w:rFonts w:hint="eastAsia"/>
                </w:rPr>
                <w:delText>00，</w:delText>
              </w:r>
              <w:r w:rsidR="007B00B1" w:rsidDel="00F258E7">
                <w:delText>变成</w:delText>
              </w:r>
              <w:r w:rsidR="007B00B1" w:rsidDel="00F258E7">
                <w:rPr>
                  <w:rFonts w:hint="eastAsia"/>
                </w:rPr>
                <w:delText>4位</w:delText>
              </w:r>
              <w:r w:rsidR="007B00B1" w:rsidDel="00F258E7">
                <w:delText>区域编码后，拼上</w:delText>
              </w:r>
              <w:r w:rsidR="007B00B1" w:rsidDel="00F258E7">
                <w:rPr>
                  <w:rFonts w:hint="eastAsia"/>
                </w:rPr>
                <w:delText>6销售站</w:delText>
              </w:r>
              <w:r w:rsidR="007B00B1" w:rsidDel="00F258E7">
                <w:delText>编码。</w:delText>
              </w:r>
            </w:del>
          </w:p>
          <w:p w:rsidR="00771823" w:rsidRPr="002F61F9" w:rsidDel="00933075" w:rsidRDefault="00771823">
            <w:pPr>
              <w:pStyle w:val="af1"/>
              <w:rPr>
                <w:del w:id="2445" w:author="Microsoft" w:date="2016-04-07T14:27:00Z"/>
              </w:rPr>
              <w:pPrChange w:id="2446" w:author="Microsoft" w:date="2016-05-13T11:07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2447" w:author="Microsoft" w:date="2016-04-07T14:27:00Z">
              <w:r w:rsidRPr="002F61F9" w:rsidDel="00933075">
                <w:rPr>
                  <w:rFonts w:hint="eastAsia"/>
                </w:rPr>
                <w:delText>销售站名称</w:delText>
              </w:r>
            </w:del>
          </w:p>
          <w:p w:rsidR="00771823" w:rsidRPr="002F61F9" w:rsidDel="00933075" w:rsidRDefault="00771823">
            <w:pPr>
              <w:pStyle w:val="af1"/>
              <w:rPr>
                <w:del w:id="2448" w:author="Microsoft" w:date="2016-04-07T14:27:00Z"/>
              </w:rPr>
              <w:pPrChange w:id="2449" w:author="Microsoft" w:date="2016-05-13T11:07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2450" w:author="Microsoft" w:date="2016-04-07T14:27:00Z">
              <w:r w:rsidRPr="002F61F9" w:rsidDel="00933075">
                <w:rPr>
                  <w:rFonts w:hint="eastAsia"/>
                </w:rPr>
                <w:delText>销售员编码</w:delText>
              </w:r>
              <w:r w:rsidR="008F79E3" w:rsidDel="00933075">
                <w:rPr>
                  <w:rFonts w:hint="eastAsia"/>
                </w:rPr>
                <w:delText>：销售员</w:delText>
              </w:r>
              <w:r w:rsidR="008F79E3" w:rsidDel="00933075">
                <w:delText>编码</w:delText>
              </w:r>
              <w:r w:rsidR="008F79E3" w:rsidDel="00933075">
                <w:rPr>
                  <w:rFonts w:hint="eastAsia"/>
                </w:rPr>
                <w:delText>格式化</w:delText>
              </w:r>
              <w:r w:rsidR="008F79E3" w:rsidDel="00933075">
                <w:delText>成6</w:delText>
              </w:r>
              <w:r w:rsidR="008F79E3" w:rsidDel="00933075">
                <w:rPr>
                  <w:rFonts w:hint="eastAsia"/>
                </w:rPr>
                <w:delText>位显示</w:delText>
              </w:r>
              <w:r w:rsidR="008F79E3" w:rsidDel="00933075">
                <w:delText>。</w:delText>
              </w:r>
            </w:del>
          </w:p>
          <w:p w:rsidR="00771823" w:rsidRPr="002F61F9" w:rsidDel="00933075" w:rsidRDefault="00771823">
            <w:pPr>
              <w:pStyle w:val="af1"/>
              <w:rPr>
                <w:del w:id="2451" w:author="Microsoft" w:date="2016-04-07T14:27:00Z"/>
              </w:rPr>
              <w:pPrChange w:id="2452" w:author="Microsoft" w:date="2016-05-13T11:07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2453" w:author="Microsoft" w:date="2016-04-07T14:27:00Z">
              <w:r w:rsidRPr="002F61F9" w:rsidDel="00933075">
                <w:rPr>
                  <w:rFonts w:hint="eastAsia"/>
                </w:rPr>
                <w:delText>销售员姓名</w:delText>
              </w:r>
            </w:del>
          </w:p>
          <w:p w:rsidR="00771823" w:rsidRPr="002F61F9" w:rsidDel="00933075" w:rsidRDefault="00771823">
            <w:pPr>
              <w:pStyle w:val="af1"/>
              <w:rPr>
                <w:del w:id="2454" w:author="Microsoft" w:date="2016-04-07T14:27:00Z"/>
              </w:rPr>
              <w:pPrChange w:id="2455" w:author="Microsoft" w:date="2016-05-13T11:07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2456" w:author="Microsoft" w:date="2016-04-07T14:27:00Z">
              <w:r w:rsidRPr="002F61F9" w:rsidDel="00933075">
                <w:rPr>
                  <w:rFonts w:hint="eastAsia"/>
                </w:rPr>
                <w:delText>销售员状态</w:delText>
              </w:r>
            </w:del>
          </w:p>
          <w:p w:rsidR="00771823" w:rsidDel="00933075" w:rsidRDefault="00771823">
            <w:pPr>
              <w:pStyle w:val="af1"/>
              <w:rPr>
                <w:del w:id="2457" w:author="Microsoft" w:date="2016-04-07T14:27:00Z"/>
              </w:rPr>
              <w:pPrChange w:id="2458" w:author="Microsoft" w:date="2016-05-13T11:07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2459" w:author="Microsoft" w:date="2016-04-07T14:27:00Z">
              <w:r w:rsidRPr="002F61F9" w:rsidDel="00933075">
                <w:rPr>
                  <w:rFonts w:hint="eastAsia"/>
                </w:rPr>
                <w:delText>销售员类型</w:delText>
              </w:r>
            </w:del>
          </w:p>
          <w:p w:rsidR="002F61F9" w:rsidDel="00933075" w:rsidRDefault="002F61F9">
            <w:pPr>
              <w:pStyle w:val="af1"/>
              <w:rPr>
                <w:del w:id="2460" w:author="Microsoft" w:date="2016-04-07T14:27:00Z"/>
              </w:rPr>
              <w:pPrChange w:id="2461" w:author="Microsoft" w:date="2016-05-13T11:07:00Z">
                <w:pPr>
                  <w:spacing w:line="360" w:lineRule="auto"/>
                </w:pPr>
              </w:pPrChange>
            </w:pPr>
            <w:del w:id="2462" w:author="Microsoft" w:date="2016-04-07T14:27:00Z">
              <w:r w:rsidDel="00933075">
                <w:rPr>
                  <w:rFonts w:hint="eastAsia"/>
                </w:rPr>
                <w:delText>页面样式</w:delText>
              </w:r>
            </w:del>
          </w:p>
          <w:p w:rsidR="002F61F9" w:rsidRPr="00A30B30" w:rsidDel="00933075" w:rsidRDefault="002F61F9">
            <w:pPr>
              <w:pStyle w:val="af1"/>
              <w:rPr>
                <w:del w:id="2463" w:author="Microsoft" w:date="2016-04-07T14:27:00Z"/>
              </w:rPr>
              <w:pPrChange w:id="2464" w:author="Microsoft" w:date="2016-05-13T11:07:00Z">
                <w:pPr>
                  <w:pStyle w:val="af"/>
                  <w:numPr>
                    <w:ilvl w:val="1"/>
                    <w:numId w:val="2"/>
                  </w:numPr>
                  <w:ind w:left="840" w:right="31" w:firstLineChars="0" w:hanging="420"/>
                  <w:jc w:val="left"/>
                </w:pPr>
              </w:pPrChange>
            </w:pPr>
            <w:del w:id="2465" w:author="Microsoft" w:date="2016-04-07T14:27:00Z">
              <w:r w:rsidDel="00933075">
                <w:rPr>
                  <w:rFonts w:hint="eastAsia"/>
                </w:rPr>
                <w:delText>按每页</w:delText>
              </w:r>
              <w:r w:rsidR="008F79E3" w:rsidDel="00933075">
                <w:delText>50</w:delText>
              </w:r>
              <w:r w:rsidDel="00933075">
                <w:rPr>
                  <w:rFonts w:hint="eastAsia"/>
                </w:rPr>
                <w:delText>条数据进行分页</w:delText>
              </w:r>
            </w:del>
          </w:p>
        </w:tc>
      </w:tr>
      <w:tr w:rsidR="004252F7" w:rsidRPr="00437F65" w:rsidDel="00933075" w:rsidTr="008D0F74">
        <w:trPr>
          <w:del w:id="2466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467" w:author="Microsoft" w:date="2016-04-07T14:27:00Z"/>
              </w:rPr>
              <w:pPrChange w:id="246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469" w:author="Microsoft" w:date="2016-04-07T14:27:00Z">
              <w:r w:rsidRPr="00437F65" w:rsidDel="00933075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470" w:author="Microsoft" w:date="2016-04-07T14:27:00Z"/>
              </w:rPr>
              <w:pPrChange w:id="2471" w:author="Microsoft" w:date="2016-05-13T11:07:00Z">
                <w:pPr>
                  <w:spacing w:line="360" w:lineRule="auto"/>
                </w:pPr>
              </w:pPrChange>
            </w:pPr>
            <w:del w:id="2472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473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474" w:author="Microsoft" w:date="2016-04-07T14:27:00Z"/>
              </w:rPr>
              <w:pPrChange w:id="2475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476" w:author="Microsoft" w:date="2016-04-07T14:27:00Z">
              <w:r w:rsidRPr="00437F65" w:rsidDel="00933075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477" w:author="Microsoft" w:date="2016-04-07T14:27:00Z"/>
              </w:rPr>
              <w:pPrChange w:id="2478" w:author="Microsoft" w:date="2016-05-13T11:07:00Z">
                <w:pPr>
                  <w:spacing w:line="360" w:lineRule="auto"/>
                </w:pPr>
              </w:pPrChange>
            </w:pPr>
            <w:del w:id="2479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480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481" w:author="Microsoft" w:date="2016-04-07T14:27:00Z"/>
              </w:rPr>
              <w:pPrChange w:id="2482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483" w:author="Microsoft" w:date="2016-04-07T14:27:00Z">
              <w:r w:rsidRPr="00437F65" w:rsidDel="00933075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484" w:author="Microsoft" w:date="2016-04-07T14:27:00Z"/>
              </w:rPr>
              <w:pPrChange w:id="2485" w:author="Microsoft" w:date="2016-05-13T11:07:00Z">
                <w:pPr>
                  <w:spacing w:line="360" w:lineRule="auto"/>
                </w:pPr>
              </w:pPrChange>
            </w:pPr>
            <w:del w:id="2486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</w:tbl>
    <w:p w:rsidR="00771823" w:rsidRPr="00437F65" w:rsidDel="00933075" w:rsidRDefault="00771823">
      <w:pPr>
        <w:pStyle w:val="af1"/>
        <w:rPr>
          <w:del w:id="2487" w:author="Microsoft" w:date="2016-04-07T14:27:00Z"/>
        </w:rPr>
      </w:pPr>
    </w:p>
    <w:p w:rsidR="00771823" w:rsidRPr="00437F65" w:rsidDel="00933075" w:rsidRDefault="00771823">
      <w:pPr>
        <w:pStyle w:val="af1"/>
        <w:rPr>
          <w:del w:id="2488" w:author="Microsoft" w:date="2016-04-07T14:27:00Z"/>
        </w:rPr>
        <w:pPrChange w:id="2489" w:author="Microsoft" w:date="2016-05-13T11:07:00Z">
          <w:pPr>
            <w:pStyle w:val="4"/>
          </w:pPr>
        </w:pPrChange>
      </w:pPr>
      <w:del w:id="2490" w:author="Microsoft" w:date="2016-04-07T14:27:00Z">
        <w:r w:rsidRPr="00437F65" w:rsidDel="00933075">
          <w:rPr>
            <w:rFonts w:hint="eastAsia"/>
          </w:rPr>
          <w:delText>修改销售员信息</w:delText>
        </w:r>
      </w:del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4252F7" w:rsidRPr="00437F65" w:rsidDel="00933075" w:rsidTr="008D0F74">
        <w:trPr>
          <w:cantSplit/>
          <w:del w:id="2491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492" w:author="Microsoft" w:date="2016-04-07T14:27:00Z"/>
              </w:rPr>
              <w:pPrChange w:id="2493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494" w:author="Microsoft" w:date="2016-04-07T14:27:00Z">
              <w:r w:rsidRPr="00437F65" w:rsidDel="00933075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495" w:author="Microsoft" w:date="2016-04-07T14:27:00Z"/>
              </w:rPr>
              <w:pPrChange w:id="2496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497" w:author="Microsoft" w:date="2016-04-07T14:27:00Z"/>
              </w:rPr>
              <w:pPrChange w:id="2498" w:author="Microsoft" w:date="2016-05-13T11:07:00Z">
                <w:pPr>
                  <w:spacing w:line="360" w:lineRule="auto"/>
                </w:pPr>
              </w:pPrChange>
            </w:pPr>
            <w:del w:id="2499" w:author="Microsoft" w:date="2016-04-07T14:27:00Z">
              <w:r w:rsidRPr="00437F65" w:rsidDel="00933075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500" w:author="Microsoft" w:date="2016-04-07T14:27:00Z"/>
              </w:rPr>
              <w:pPrChange w:id="2501" w:author="Microsoft" w:date="2016-05-13T11:07:00Z">
                <w:pPr>
                  <w:spacing w:line="360" w:lineRule="auto"/>
                </w:pPr>
              </w:pPrChange>
            </w:pPr>
            <w:del w:id="2502" w:author="Microsoft" w:date="2016-04-07T14:27:00Z">
              <w:r w:rsidRPr="00437F65" w:rsidDel="00933075">
                <w:rPr>
                  <w:rFonts w:hint="eastAsia"/>
                </w:rPr>
                <w:delText>销售员管理</w:delText>
              </w:r>
            </w:del>
          </w:p>
        </w:tc>
      </w:tr>
      <w:tr w:rsidR="004252F7" w:rsidRPr="00437F65" w:rsidDel="00933075" w:rsidTr="008D0F74">
        <w:trPr>
          <w:cantSplit/>
          <w:del w:id="2503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04" w:author="Microsoft" w:date="2016-04-07T14:27:00Z"/>
              </w:rPr>
              <w:pPrChange w:id="2505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06" w:author="Microsoft" w:date="2016-04-07T14:27:00Z">
              <w:r w:rsidRPr="00437F65" w:rsidDel="00933075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507" w:author="Microsoft" w:date="2016-04-07T14:27:00Z"/>
              </w:rPr>
              <w:pPrChange w:id="2508" w:author="Microsoft" w:date="2016-05-13T11:07:00Z">
                <w:pPr>
                  <w:spacing w:line="360" w:lineRule="auto"/>
                </w:pPr>
              </w:pPrChange>
            </w:pPr>
            <w:del w:id="2509" w:author="Microsoft" w:date="2016-04-07T14:27:00Z">
              <w:r w:rsidRPr="00437F65" w:rsidDel="00933075">
                <w:rPr>
                  <w:rFonts w:hint="eastAsia"/>
                </w:rPr>
                <w:delText>修改销售员信息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10" w:author="Microsoft" w:date="2016-04-07T14:27:00Z"/>
              </w:rPr>
              <w:pPrChange w:id="2511" w:author="Microsoft" w:date="2016-05-13T11:07:00Z">
                <w:pPr>
                  <w:spacing w:line="360" w:lineRule="auto"/>
                </w:pPr>
              </w:pPrChange>
            </w:pPr>
            <w:del w:id="2512" w:author="Microsoft" w:date="2016-04-07T14:27:00Z">
              <w:r w:rsidRPr="00437F65" w:rsidDel="00933075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513" w:author="Microsoft" w:date="2016-04-07T14:27:00Z"/>
              </w:rPr>
              <w:pPrChange w:id="2514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933075" w:rsidTr="008D0F74">
        <w:trPr>
          <w:trHeight w:val="390"/>
          <w:del w:id="2515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16" w:author="Microsoft" w:date="2016-04-07T14:27:00Z"/>
              </w:rPr>
              <w:pPrChange w:id="2517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18" w:author="Microsoft" w:date="2016-04-07T14:27:00Z">
              <w:r w:rsidRPr="00437F65" w:rsidDel="00933075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519" w:author="Microsoft" w:date="2016-04-07T14:27:00Z"/>
              </w:rPr>
              <w:pPrChange w:id="2520" w:author="Microsoft" w:date="2016-05-13T11:07:00Z">
                <w:pPr>
                  <w:pStyle w:val="ad"/>
                </w:pPr>
              </w:pPrChange>
            </w:pPr>
            <w:del w:id="2521" w:author="Microsoft" w:date="2016-04-07T14:27:00Z">
              <w:r w:rsidRPr="00437F65" w:rsidDel="00933075">
                <w:rPr>
                  <w:rFonts w:hint="eastAsia"/>
                </w:rPr>
                <w:delText>修改销售员信息</w:delText>
              </w:r>
            </w:del>
          </w:p>
        </w:tc>
      </w:tr>
      <w:tr w:rsidR="004252F7" w:rsidRPr="00437F65" w:rsidDel="00933075" w:rsidTr="008D0F74">
        <w:trPr>
          <w:trHeight w:val="420"/>
          <w:del w:id="2522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23" w:author="Microsoft" w:date="2016-04-07T14:27:00Z"/>
              </w:rPr>
              <w:pPrChange w:id="2524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25" w:author="Microsoft" w:date="2016-04-07T14:27:00Z">
              <w:r w:rsidRPr="00437F65" w:rsidDel="00933075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526" w:author="Microsoft" w:date="2016-04-07T14:27:00Z"/>
              </w:rPr>
              <w:pPrChange w:id="2527" w:author="Microsoft" w:date="2016-05-13T11:07:00Z">
                <w:pPr>
                  <w:spacing w:line="360" w:lineRule="auto"/>
                </w:pPr>
              </w:pPrChange>
            </w:pPr>
            <w:del w:id="2528" w:author="Microsoft" w:date="2016-04-07T14:27:00Z">
              <w:r w:rsidRPr="00437F65" w:rsidDel="00933075">
                <w:rPr>
                  <w:rFonts w:hint="eastAsia"/>
                </w:rPr>
                <w:delText>可修改的字段包括：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529" w:author="Microsoft" w:date="2016-04-07T14:27:00Z"/>
              </w:rPr>
              <w:pPrChange w:id="2530" w:author="Microsoft" w:date="2016-05-13T11:07:00Z">
                <w:pPr>
                  <w:spacing w:line="360" w:lineRule="auto"/>
                </w:pPr>
              </w:pPrChange>
            </w:pPr>
            <w:del w:id="2531" w:author="Microsoft" w:date="2016-04-07T14:27:00Z">
              <w:r w:rsidRPr="00437F65" w:rsidDel="00933075">
                <w:rPr>
                  <w:rFonts w:hint="eastAsia"/>
                </w:rPr>
                <w:delText>销售员姓名</w:delText>
              </w:r>
              <w:r w:rsidR="00210F64" w:rsidDel="00933075">
                <w:rPr>
                  <w:rFonts w:hint="eastAsia"/>
                </w:rPr>
                <w:delText>：文本框</w:delText>
              </w:r>
              <w:r w:rsidR="00210F64" w:rsidDel="00933075">
                <w:delText>，</w:delText>
              </w:r>
              <w:r w:rsidR="00210F64" w:rsidDel="00933075">
                <w:rPr>
                  <w:rFonts w:hint="eastAsia"/>
                </w:rPr>
                <w:delText>必填，最大20字符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532" w:author="Microsoft" w:date="2016-04-07T14:27:00Z"/>
              </w:rPr>
              <w:pPrChange w:id="2533" w:author="Microsoft" w:date="2016-05-13T11:07:00Z">
                <w:pPr>
                  <w:spacing w:line="360" w:lineRule="auto"/>
                </w:pPr>
              </w:pPrChange>
            </w:pPr>
            <w:del w:id="2534" w:author="Microsoft" w:date="2016-04-07T14:27:00Z">
              <w:r w:rsidRPr="00437F65" w:rsidDel="00933075">
                <w:rPr>
                  <w:rFonts w:hint="eastAsia"/>
                </w:rPr>
                <w:delText>销售员类型</w:delText>
              </w:r>
              <w:r w:rsidR="00210F64" w:rsidDel="00933075">
                <w:rPr>
                  <w:rFonts w:hint="eastAsia"/>
                </w:rPr>
                <w:delText>：下拉框</w:delText>
              </w:r>
              <w:r w:rsidR="00210F64" w:rsidDel="00933075">
                <w:delText>，</w:delText>
              </w:r>
              <w:r w:rsidR="00210F64" w:rsidDel="00933075">
                <w:rPr>
                  <w:rFonts w:hint="eastAsia"/>
                </w:rPr>
                <w:delText>必填，包括</w:delText>
              </w:r>
              <w:r w:rsidR="00210F64" w:rsidRPr="00437F65" w:rsidDel="00933075">
                <w:rPr>
                  <w:rFonts w:hint="eastAsia"/>
                </w:rPr>
                <w:delText>普通销售员</w:delText>
              </w:r>
              <w:r w:rsidR="00210F64" w:rsidDel="00933075">
                <w:rPr>
                  <w:rFonts w:hint="eastAsia"/>
                </w:rPr>
                <w:delText>、</w:delText>
              </w:r>
              <w:r w:rsidR="00210F64" w:rsidRPr="00437F65" w:rsidDel="00933075">
                <w:rPr>
                  <w:rFonts w:hint="eastAsia"/>
                </w:rPr>
                <w:delText>销售站经理</w:delText>
              </w:r>
              <w:r w:rsidR="00210F64" w:rsidDel="00933075">
                <w:rPr>
                  <w:rFonts w:hint="eastAsia"/>
                </w:rPr>
                <w:delText>、</w:delText>
              </w:r>
              <w:r w:rsidR="00210F64" w:rsidRPr="00437F65" w:rsidDel="00933075">
                <w:rPr>
                  <w:rFonts w:hint="eastAsia"/>
                </w:rPr>
                <w:delText>培训员</w:delText>
              </w:r>
            </w:del>
          </w:p>
        </w:tc>
      </w:tr>
      <w:tr w:rsidR="004252F7" w:rsidRPr="00437F65" w:rsidDel="00933075" w:rsidTr="008D0F74">
        <w:trPr>
          <w:trHeight w:val="420"/>
          <w:del w:id="2535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36" w:author="Microsoft" w:date="2016-04-07T14:27:00Z"/>
              </w:rPr>
              <w:pPrChange w:id="2537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38" w:author="Microsoft" w:date="2016-04-07T14:27:00Z">
              <w:r w:rsidRPr="00437F65" w:rsidDel="00933075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539" w:author="Microsoft" w:date="2016-04-07T14:27:00Z"/>
              </w:rPr>
              <w:pPrChange w:id="2540" w:author="Microsoft" w:date="2016-05-13T11:07:00Z">
                <w:pPr>
                  <w:spacing w:line="360" w:lineRule="auto"/>
                </w:pPr>
              </w:pPrChange>
            </w:pPr>
            <w:del w:id="2541" w:author="Microsoft" w:date="2016-04-07T14:27:00Z">
              <w:r w:rsidDel="00933075">
                <w:rPr>
                  <w:rFonts w:hint="eastAsia"/>
                </w:rPr>
                <w:delText>提交成功</w:delText>
              </w:r>
            </w:del>
          </w:p>
        </w:tc>
      </w:tr>
      <w:tr w:rsidR="004252F7" w:rsidRPr="00437F65" w:rsidDel="00933075" w:rsidTr="008D0F74">
        <w:trPr>
          <w:del w:id="2542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43" w:author="Microsoft" w:date="2016-04-07T14:27:00Z"/>
              </w:rPr>
              <w:pPrChange w:id="2544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45" w:author="Microsoft" w:date="2016-04-07T14:27:00Z">
              <w:r w:rsidRPr="00437F65" w:rsidDel="00933075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771823" w:rsidRPr="00F51B11" w:rsidDel="00933075" w:rsidRDefault="00771823">
            <w:pPr>
              <w:pStyle w:val="af1"/>
              <w:rPr>
                <w:del w:id="2546" w:author="Microsoft" w:date="2016-04-07T14:27:00Z"/>
              </w:rPr>
              <w:pPrChange w:id="2547" w:author="Microsoft" w:date="2016-05-13T11:0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del w:id="2548" w:author="Microsoft" w:date="2015-05-27T10:49:00Z">
              <w:r w:rsidRPr="00437F65" w:rsidDel="00B03621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549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50" w:author="Microsoft" w:date="2016-04-07T14:27:00Z"/>
              </w:rPr>
              <w:pPrChange w:id="2551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52" w:author="Microsoft" w:date="2016-04-07T14:27:00Z">
              <w:r w:rsidRPr="00437F65" w:rsidDel="00933075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553" w:author="Microsoft" w:date="2016-04-07T14:27:00Z"/>
              </w:rPr>
              <w:pPrChange w:id="2554" w:author="Microsoft" w:date="2016-05-13T11:07:00Z">
                <w:pPr>
                  <w:spacing w:line="360" w:lineRule="auto"/>
                </w:pPr>
              </w:pPrChange>
            </w:pPr>
            <w:del w:id="2555" w:author="Microsoft" w:date="2016-04-07T14:27:00Z">
              <w:r w:rsidDel="00933075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556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57" w:author="Microsoft" w:date="2016-04-07T14:27:00Z"/>
              </w:rPr>
              <w:pPrChange w:id="255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59" w:author="Microsoft" w:date="2016-04-07T14:27:00Z">
              <w:r w:rsidRPr="00437F65" w:rsidDel="00933075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560" w:author="Microsoft" w:date="2016-04-07T14:27:00Z"/>
              </w:rPr>
              <w:pPrChange w:id="2561" w:author="Microsoft" w:date="2016-05-13T11:0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del w:id="2562" w:author="Microsoft" w:date="2015-05-27T16:28:00Z">
              <w:r w:rsidRPr="00437F65" w:rsidDel="007C6682">
                <w:rPr>
                  <w:rFonts w:hint="eastAsia"/>
                </w:rPr>
                <w:delText>无</w:delText>
              </w:r>
            </w:del>
          </w:p>
        </w:tc>
      </w:tr>
    </w:tbl>
    <w:p w:rsidR="00771823" w:rsidRPr="00437F65" w:rsidDel="00933075" w:rsidRDefault="00771823">
      <w:pPr>
        <w:pStyle w:val="af1"/>
        <w:rPr>
          <w:del w:id="2563" w:author="Microsoft" w:date="2016-04-07T14:27:00Z"/>
        </w:rPr>
        <w:pPrChange w:id="2564" w:author="Microsoft" w:date="2016-05-13T11:07:00Z">
          <w:pPr>
            <w:pStyle w:val="4"/>
          </w:pPr>
        </w:pPrChange>
      </w:pPr>
      <w:del w:id="2565" w:author="Microsoft" w:date="2016-04-07T14:27:00Z">
        <w:r w:rsidRPr="00437F65" w:rsidDel="00933075">
          <w:rPr>
            <w:rFonts w:hint="eastAsia"/>
          </w:rPr>
          <w:delText>删除销售员</w:delText>
        </w:r>
      </w:del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4252F7" w:rsidRPr="00437F65" w:rsidDel="00933075" w:rsidTr="008D0F74">
        <w:trPr>
          <w:cantSplit/>
          <w:del w:id="2566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67" w:author="Microsoft" w:date="2016-04-07T14:27:00Z"/>
              </w:rPr>
              <w:pPrChange w:id="256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69" w:author="Microsoft" w:date="2016-04-07T14:27:00Z">
              <w:r w:rsidRPr="00437F65" w:rsidDel="00933075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570" w:author="Microsoft" w:date="2016-04-07T14:27:00Z"/>
              </w:rPr>
              <w:pPrChange w:id="2571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72" w:author="Microsoft" w:date="2016-04-07T14:27:00Z"/>
              </w:rPr>
              <w:pPrChange w:id="2573" w:author="Microsoft" w:date="2016-05-13T11:07:00Z">
                <w:pPr>
                  <w:spacing w:line="360" w:lineRule="auto"/>
                </w:pPr>
              </w:pPrChange>
            </w:pPr>
            <w:del w:id="2574" w:author="Microsoft" w:date="2016-04-07T14:27:00Z">
              <w:r w:rsidRPr="00437F65" w:rsidDel="00933075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575" w:author="Microsoft" w:date="2016-04-07T14:27:00Z"/>
              </w:rPr>
              <w:pPrChange w:id="2576" w:author="Microsoft" w:date="2016-05-13T11:07:00Z">
                <w:pPr>
                  <w:spacing w:line="360" w:lineRule="auto"/>
                </w:pPr>
              </w:pPrChange>
            </w:pPr>
            <w:del w:id="2577" w:author="Microsoft" w:date="2016-04-07T14:27:00Z">
              <w:r w:rsidRPr="00437F65" w:rsidDel="00933075">
                <w:rPr>
                  <w:rFonts w:hint="eastAsia"/>
                </w:rPr>
                <w:delText>销售员管理</w:delText>
              </w:r>
            </w:del>
          </w:p>
        </w:tc>
      </w:tr>
      <w:tr w:rsidR="004252F7" w:rsidRPr="00437F65" w:rsidDel="00933075" w:rsidTr="008D0F74">
        <w:trPr>
          <w:cantSplit/>
          <w:del w:id="2578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79" w:author="Microsoft" w:date="2016-04-07T14:27:00Z"/>
              </w:rPr>
              <w:pPrChange w:id="258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81" w:author="Microsoft" w:date="2016-04-07T14:27:00Z">
              <w:r w:rsidRPr="00437F65" w:rsidDel="00933075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582" w:author="Microsoft" w:date="2016-04-07T14:27:00Z"/>
              </w:rPr>
              <w:pPrChange w:id="2583" w:author="Microsoft" w:date="2016-05-13T11:07:00Z">
                <w:pPr>
                  <w:spacing w:line="360" w:lineRule="auto"/>
                </w:pPr>
              </w:pPrChange>
            </w:pPr>
            <w:del w:id="2584" w:author="Microsoft" w:date="2016-04-07T14:27:00Z">
              <w:r w:rsidRPr="00437F65" w:rsidDel="00933075">
                <w:rPr>
                  <w:rFonts w:hint="eastAsia"/>
                </w:rPr>
                <w:delText>删除销售员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85" w:author="Microsoft" w:date="2016-04-07T14:27:00Z"/>
              </w:rPr>
              <w:pPrChange w:id="2586" w:author="Microsoft" w:date="2016-05-13T11:07:00Z">
                <w:pPr>
                  <w:spacing w:line="360" w:lineRule="auto"/>
                </w:pPr>
              </w:pPrChange>
            </w:pPr>
            <w:del w:id="2587" w:author="Microsoft" w:date="2016-04-07T14:27:00Z">
              <w:r w:rsidRPr="00437F65" w:rsidDel="00933075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588" w:author="Microsoft" w:date="2016-04-07T14:27:00Z"/>
              </w:rPr>
              <w:pPrChange w:id="2589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933075" w:rsidTr="008D0F74">
        <w:trPr>
          <w:trHeight w:val="390"/>
          <w:del w:id="2590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91" w:author="Microsoft" w:date="2016-04-07T14:27:00Z"/>
              </w:rPr>
              <w:pPrChange w:id="2592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593" w:author="Microsoft" w:date="2016-04-07T14:27:00Z">
              <w:r w:rsidRPr="00437F65" w:rsidDel="00933075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594" w:author="Microsoft" w:date="2016-04-07T14:27:00Z"/>
              </w:rPr>
              <w:pPrChange w:id="2595" w:author="Microsoft" w:date="2016-05-13T11:07:00Z">
                <w:pPr>
                  <w:pStyle w:val="ad"/>
                </w:pPr>
              </w:pPrChange>
            </w:pPr>
            <w:del w:id="2596" w:author="Microsoft" w:date="2016-04-07T14:27:00Z">
              <w:r w:rsidRPr="00437F65" w:rsidDel="00933075">
                <w:rPr>
                  <w:rFonts w:hint="eastAsia"/>
                </w:rPr>
                <w:delText>删除销售员，销售员被删除后不可再登录终端进行交易，不可恢复操作。标记删除，该记录保持在销售员列表内。</w:delText>
              </w:r>
            </w:del>
          </w:p>
        </w:tc>
      </w:tr>
      <w:tr w:rsidR="004252F7" w:rsidRPr="00437F65" w:rsidDel="00933075" w:rsidTr="008D0F74">
        <w:trPr>
          <w:trHeight w:val="420"/>
          <w:del w:id="2597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598" w:author="Microsoft" w:date="2016-04-07T14:27:00Z"/>
              </w:rPr>
              <w:pPrChange w:id="2599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00" w:author="Microsoft" w:date="2016-04-07T14:27:00Z">
              <w:r w:rsidRPr="00437F65" w:rsidDel="00933075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01" w:author="Microsoft" w:date="2016-04-07T14:27:00Z"/>
              </w:rPr>
              <w:pPrChange w:id="2602" w:author="Microsoft" w:date="2016-05-13T11:07:00Z">
                <w:pPr>
                  <w:spacing w:line="360" w:lineRule="auto"/>
                </w:pPr>
              </w:pPrChange>
            </w:pPr>
            <w:del w:id="2603" w:author="Microsoft" w:date="2016-04-07T14:27:00Z">
              <w:r w:rsidRPr="00437F65" w:rsidDel="00933075">
                <w:rPr>
                  <w:rFonts w:hint="eastAsia"/>
                </w:rPr>
                <w:delText>通过筛选功能选择目标销售员，对其进行删除操作。</w:delText>
              </w:r>
            </w:del>
          </w:p>
        </w:tc>
      </w:tr>
      <w:tr w:rsidR="004252F7" w:rsidRPr="00437F65" w:rsidDel="00933075" w:rsidTr="008D0F74">
        <w:trPr>
          <w:trHeight w:val="420"/>
          <w:del w:id="2604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05" w:author="Microsoft" w:date="2016-04-07T14:27:00Z"/>
              </w:rPr>
              <w:pPrChange w:id="260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07" w:author="Microsoft" w:date="2016-04-07T14:27:00Z">
              <w:r w:rsidRPr="00437F65" w:rsidDel="00933075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08" w:author="Microsoft" w:date="2016-04-07T14:27:00Z"/>
              </w:rPr>
              <w:pPrChange w:id="2609" w:author="Microsoft" w:date="2016-05-13T11:07:00Z">
                <w:pPr>
                  <w:spacing w:line="360" w:lineRule="auto"/>
                </w:pPr>
              </w:pPrChange>
            </w:pPr>
            <w:del w:id="2610" w:author="Microsoft" w:date="2016-04-07T14:27:00Z">
              <w:r w:rsidDel="00933075">
                <w:rPr>
                  <w:rFonts w:hint="eastAsia"/>
                </w:rPr>
                <w:delText>提交成功</w:delText>
              </w:r>
            </w:del>
          </w:p>
        </w:tc>
      </w:tr>
      <w:tr w:rsidR="004252F7" w:rsidRPr="00437F65" w:rsidDel="00933075" w:rsidTr="008D0F74">
        <w:trPr>
          <w:del w:id="2611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12" w:author="Microsoft" w:date="2016-04-07T14:27:00Z"/>
              </w:rPr>
              <w:pPrChange w:id="2613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14" w:author="Microsoft" w:date="2016-04-07T14:27:00Z">
              <w:r w:rsidRPr="00437F65" w:rsidDel="00933075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15" w:author="Microsoft" w:date="2016-04-07T14:27:00Z"/>
              </w:rPr>
              <w:pPrChange w:id="2616" w:author="Microsoft" w:date="2016-05-13T11:07:00Z">
                <w:pPr>
                  <w:spacing w:line="360" w:lineRule="auto"/>
                </w:pPr>
              </w:pPrChange>
            </w:pPr>
            <w:del w:id="2617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618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19" w:author="Microsoft" w:date="2016-04-07T14:27:00Z"/>
              </w:rPr>
              <w:pPrChange w:id="262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21" w:author="Microsoft" w:date="2016-04-07T14:27:00Z">
              <w:r w:rsidRPr="00437F65" w:rsidDel="00933075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22" w:author="Microsoft" w:date="2016-04-07T14:27:00Z"/>
              </w:rPr>
              <w:pPrChange w:id="2623" w:author="Microsoft" w:date="2016-05-13T11:07:00Z">
                <w:pPr>
                  <w:spacing w:line="360" w:lineRule="auto"/>
                </w:pPr>
              </w:pPrChange>
            </w:pPr>
            <w:del w:id="2624" w:author="Microsoft" w:date="2016-04-07T14:27:00Z">
              <w:r w:rsidRPr="00437F65" w:rsidDel="00933075">
                <w:rPr>
                  <w:rFonts w:hint="eastAsia"/>
                </w:rPr>
                <w:delText>提交操作前需要二次确认</w:delText>
              </w:r>
            </w:del>
          </w:p>
        </w:tc>
      </w:tr>
      <w:tr w:rsidR="004252F7" w:rsidRPr="00437F65" w:rsidDel="00933075" w:rsidTr="008D0F74">
        <w:trPr>
          <w:del w:id="2625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26" w:author="Microsoft" w:date="2016-04-07T14:27:00Z"/>
              </w:rPr>
              <w:pPrChange w:id="2627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28" w:author="Microsoft" w:date="2016-04-07T14:27:00Z">
              <w:r w:rsidRPr="00437F65" w:rsidDel="00933075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D14DF6">
            <w:pPr>
              <w:pStyle w:val="af1"/>
              <w:rPr>
                <w:del w:id="2629" w:author="Microsoft" w:date="2016-04-07T14:27:00Z"/>
              </w:rPr>
              <w:pPrChange w:id="2630" w:author="Microsoft" w:date="2016-05-13T11:07:00Z">
                <w:pPr>
                  <w:spacing w:line="360" w:lineRule="auto"/>
                </w:pPr>
              </w:pPrChange>
            </w:pPr>
            <w:del w:id="2631" w:author="Microsoft" w:date="2016-04-07T14:27:00Z">
              <w:r w:rsidDel="00933075">
                <w:rPr>
                  <w:rFonts w:hint="eastAsia"/>
                </w:rPr>
                <w:delText>销售员</w:delText>
              </w:r>
              <w:r w:rsidDel="00933075">
                <w:delText>编码不能</w:delText>
              </w:r>
              <w:r w:rsidDel="00933075">
                <w:rPr>
                  <w:rFonts w:hint="eastAsia"/>
                </w:rPr>
                <w:delText>复用。</w:delText>
              </w:r>
            </w:del>
          </w:p>
        </w:tc>
      </w:tr>
    </w:tbl>
    <w:p w:rsidR="00771823" w:rsidRPr="00437F65" w:rsidDel="00933075" w:rsidRDefault="00771823">
      <w:pPr>
        <w:pStyle w:val="af1"/>
        <w:rPr>
          <w:del w:id="2632" w:author="Microsoft" w:date="2016-04-07T14:27:00Z"/>
        </w:rPr>
        <w:pPrChange w:id="2633" w:author="Microsoft" w:date="2016-05-13T11:07:00Z">
          <w:pPr>
            <w:pStyle w:val="4"/>
          </w:pPr>
        </w:pPrChange>
      </w:pPr>
      <w:del w:id="2634" w:author="Microsoft" w:date="2016-04-07T14:27:00Z">
        <w:r w:rsidRPr="00437F65" w:rsidDel="00933075">
          <w:rPr>
            <w:rFonts w:hint="eastAsia"/>
          </w:rPr>
          <w:delText>重置销售员密码</w:delText>
        </w:r>
      </w:del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4252F7" w:rsidRPr="00437F65" w:rsidDel="00933075" w:rsidTr="008D0F74">
        <w:trPr>
          <w:cantSplit/>
          <w:del w:id="2635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36" w:author="Microsoft" w:date="2016-04-07T14:27:00Z"/>
              </w:rPr>
              <w:pPrChange w:id="2637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38" w:author="Microsoft" w:date="2016-04-07T14:27:00Z">
              <w:r w:rsidRPr="00437F65" w:rsidDel="00933075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639" w:author="Microsoft" w:date="2016-04-07T14:27:00Z"/>
              </w:rPr>
              <w:pPrChange w:id="2640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41" w:author="Microsoft" w:date="2016-04-07T14:27:00Z"/>
              </w:rPr>
              <w:pPrChange w:id="2642" w:author="Microsoft" w:date="2016-05-13T11:07:00Z">
                <w:pPr>
                  <w:spacing w:line="360" w:lineRule="auto"/>
                </w:pPr>
              </w:pPrChange>
            </w:pPr>
            <w:del w:id="2643" w:author="Microsoft" w:date="2016-04-07T14:27:00Z">
              <w:r w:rsidRPr="00437F65" w:rsidDel="00933075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644" w:author="Microsoft" w:date="2016-04-07T14:27:00Z"/>
              </w:rPr>
              <w:pPrChange w:id="2645" w:author="Microsoft" w:date="2016-05-13T11:07:00Z">
                <w:pPr>
                  <w:spacing w:line="360" w:lineRule="auto"/>
                </w:pPr>
              </w:pPrChange>
            </w:pPr>
            <w:del w:id="2646" w:author="Microsoft" w:date="2016-04-07T14:27:00Z">
              <w:r w:rsidRPr="00437F65" w:rsidDel="00933075">
                <w:rPr>
                  <w:rFonts w:hint="eastAsia"/>
                </w:rPr>
                <w:delText>销售员管理</w:delText>
              </w:r>
            </w:del>
          </w:p>
        </w:tc>
      </w:tr>
      <w:tr w:rsidR="004252F7" w:rsidRPr="00437F65" w:rsidDel="00933075" w:rsidTr="008D0F74">
        <w:trPr>
          <w:cantSplit/>
          <w:del w:id="2647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48" w:author="Microsoft" w:date="2016-04-07T14:27:00Z"/>
              </w:rPr>
              <w:pPrChange w:id="2649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50" w:author="Microsoft" w:date="2016-04-07T14:27:00Z">
              <w:r w:rsidRPr="00437F65" w:rsidDel="00933075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651" w:author="Microsoft" w:date="2016-04-07T14:27:00Z"/>
              </w:rPr>
              <w:pPrChange w:id="2652" w:author="Microsoft" w:date="2016-05-13T11:07:00Z">
                <w:pPr>
                  <w:spacing w:line="360" w:lineRule="auto"/>
                </w:pPr>
              </w:pPrChange>
            </w:pPr>
            <w:del w:id="2653" w:author="Microsoft" w:date="2016-04-07T14:27:00Z">
              <w:r w:rsidRPr="00437F65" w:rsidDel="00933075">
                <w:rPr>
                  <w:rFonts w:hint="eastAsia"/>
                </w:rPr>
                <w:delText>重置销售员密码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54" w:author="Microsoft" w:date="2016-04-07T14:27:00Z"/>
              </w:rPr>
              <w:pPrChange w:id="2655" w:author="Microsoft" w:date="2016-05-13T11:07:00Z">
                <w:pPr>
                  <w:spacing w:line="360" w:lineRule="auto"/>
                </w:pPr>
              </w:pPrChange>
            </w:pPr>
            <w:del w:id="2656" w:author="Microsoft" w:date="2016-04-07T14:27:00Z">
              <w:r w:rsidRPr="00437F65" w:rsidDel="00933075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657" w:author="Microsoft" w:date="2016-04-07T14:27:00Z"/>
              </w:rPr>
              <w:pPrChange w:id="2658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933075" w:rsidTr="008D0F74">
        <w:trPr>
          <w:trHeight w:val="390"/>
          <w:del w:id="2659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60" w:author="Microsoft" w:date="2016-04-07T14:27:00Z"/>
              </w:rPr>
              <w:pPrChange w:id="2661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62" w:author="Microsoft" w:date="2016-04-07T14:27:00Z">
              <w:r w:rsidRPr="00437F65" w:rsidDel="00933075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63" w:author="Microsoft" w:date="2016-04-07T14:27:00Z"/>
              </w:rPr>
              <w:pPrChange w:id="2664" w:author="Microsoft" w:date="2016-05-13T11:07:00Z">
                <w:pPr>
                  <w:pStyle w:val="ad"/>
                </w:pPr>
              </w:pPrChange>
            </w:pPr>
            <w:del w:id="2665" w:author="Microsoft" w:date="2016-04-07T14:27:00Z">
              <w:r w:rsidRPr="00437F65" w:rsidDel="00933075">
                <w:rPr>
                  <w:rFonts w:hint="eastAsia"/>
                </w:rPr>
                <w:delText>如果销售员忘记了自己设定的密码，可通过重置密码功能将该用户登录密码恢复为默认密码“123456”</w:delText>
              </w:r>
            </w:del>
          </w:p>
        </w:tc>
      </w:tr>
      <w:tr w:rsidR="004252F7" w:rsidRPr="00437F65" w:rsidDel="00933075" w:rsidTr="008D0F74">
        <w:trPr>
          <w:trHeight w:val="420"/>
          <w:del w:id="2666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67" w:author="Microsoft" w:date="2016-04-07T14:27:00Z"/>
              </w:rPr>
              <w:pPrChange w:id="266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69" w:author="Microsoft" w:date="2016-04-07T14:27:00Z">
              <w:r w:rsidRPr="00437F65" w:rsidDel="00933075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70" w:author="Microsoft" w:date="2016-04-07T14:27:00Z"/>
              </w:rPr>
              <w:pPrChange w:id="2671" w:author="Microsoft" w:date="2016-05-13T11:07:00Z">
                <w:pPr>
                  <w:spacing w:line="360" w:lineRule="auto"/>
                </w:pPr>
              </w:pPrChange>
            </w:pPr>
            <w:del w:id="2672" w:author="Microsoft" w:date="2016-04-07T14:27:00Z">
              <w:r w:rsidRPr="00437F65" w:rsidDel="00933075">
                <w:rPr>
                  <w:rFonts w:hint="eastAsia"/>
                </w:rPr>
                <w:delText>通过筛选功能选择目标销售员，对其进行“重置密码”操作。</w:delText>
              </w:r>
            </w:del>
          </w:p>
        </w:tc>
      </w:tr>
      <w:tr w:rsidR="004252F7" w:rsidRPr="00437F65" w:rsidDel="00933075" w:rsidTr="008D0F74">
        <w:trPr>
          <w:trHeight w:val="420"/>
          <w:del w:id="2673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74" w:author="Microsoft" w:date="2016-04-07T14:27:00Z"/>
              </w:rPr>
              <w:pPrChange w:id="2675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76" w:author="Microsoft" w:date="2016-04-07T14:27:00Z">
              <w:r w:rsidRPr="00437F65" w:rsidDel="00933075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77" w:author="Microsoft" w:date="2016-04-07T14:27:00Z"/>
              </w:rPr>
              <w:pPrChange w:id="2678" w:author="Microsoft" w:date="2016-05-13T11:07:00Z">
                <w:pPr>
                  <w:spacing w:line="360" w:lineRule="auto"/>
                </w:pPr>
              </w:pPrChange>
            </w:pPr>
            <w:del w:id="2679" w:author="Microsoft" w:date="2016-04-07T14:27:00Z">
              <w:r w:rsidRPr="00437F65" w:rsidDel="00933075">
                <w:rPr>
                  <w:rFonts w:hint="eastAsia"/>
                </w:rPr>
                <w:delText>重置密码成功。该销售员的密码恢复为“123456”</w:delText>
              </w:r>
            </w:del>
          </w:p>
        </w:tc>
      </w:tr>
      <w:tr w:rsidR="004252F7" w:rsidRPr="00437F65" w:rsidDel="00933075" w:rsidTr="008D0F74">
        <w:trPr>
          <w:del w:id="2680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81" w:author="Microsoft" w:date="2016-04-07T14:27:00Z"/>
              </w:rPr>
              <w:pPrChange w:id="2682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83" w:author="Microsoft" w:date="2016-04-07T14:27:00Z">
              <w:r w:rsidRPr="00437F65" w:rsidDel="00933075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84" w:author="Microsoft" w:date="2016-04-07T14:27:00Z"/>
              </w:rPr>
              <w:pPrChange w:id="2685" w:author="Microsoft" w:date="2016-05-13T11:07:00Z">
                <w:pPr>
                  <w:spacing w:line="360" w:lineRule="auto"/>
                </w:pPr>
              </w:pPrChange>
            </w:pPr>
            <w:del w:id="2686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687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88" w:author="Microsoft" w:date="2016-04-07T14:27:00Z"/>
              </w:rPr>
              <w:pPrChange w:id="2689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90" w:author="Microsoft" w:date="2016-04-07T14:27:00Z">
              <w:r w:rsidRPr="00437F65" w:rsidDel="00933075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91" w:author="Microsoft" w:date="2016-04-07T14:27:00Z"/>
              </w:rPr>
              <w:pPrChange w:id="2692" w:author="Microsoft" w:date="2016-05-13T11:07:00Z">
                <w:pPr>
                  <w:spacing w:line="360" w:lineRule="auto"/>
                </w:pPr>
              </w:pPrChange>
            </w:pPr>
            <w:del w:id="2693" w:author="Microsoft" w:date="2016-04-07T14:27:00Z">
              <w:r w:rsidRPr="00437F65" w:rsidDel="00933075">
                <w:rPr>
                  <w:rFonts w:hint="eastAsia"/>
                </w:rPr>
                <w:delText>实时生效</w:delText>
              </w:r>
              <w:r w:rsidDel="00933075">
                <w:rPr>
                  <w:rFonts w:hint="eastAsia"/>
                </w:rPr>
                <w:delText>，提交操作时需要二次确认</w:delText>
              </w:r>
            </w:del>
          </w:p>
        </w:tc>
      </w:tr>
      <w:tr w:rsidR="004252F7" w:rsidRPr="00437F65" w:rsidDel="00933075" w:rsidTr="008D0F74">
        <w:trPr>
          <w:del w:id="2694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695" w:author="Microsoft" w:date="2016-04-07T14:27:00Z"/>
              </w:rPr>
              <w:pPrChange w:id="269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697" w:author="Microsoft" w:date="2016-04-07T14:27:00Z">
              <w:r w:rsidRPr="00437F65" w:rsidDel="00933075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698" w:author="Microsoft" w:date="2016-04-07T14:27:00Z"/>
              </w:rPr>
              <w:pPrChange w:id="2699" w:author="Microsoft" w:date="2016-05-13T11:07:00Z">
                <w:pPr>
                  <w:spacing w:line="360" w:lineRule="auto"/>
                </w:pPr>
              </w:pPrChange>
            </w:pPr>
            <w:del w:id="2700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</w:tbl>
    <w:p w:rsidR="00771823" w:rsidRPr="00437F65" w:rsidDel="00933075" w:rsidRDefault="00771823">
      <w:pPr>
        <w:pStyle w:val="af1"/>
        <w:rPr>
          <w:del w:id="2701" w:author="Microsoft" w:date="2016-04-07T14:27:00Z"/>
        </w:rPr>
      </w:pPr>
    </w:p>
    <w:p w:rsidR="00771823" w:rsidRPr="00437F65" w:rsidDel="00933075" w:rsidRDefault="00771823">
      <w:pPr>
        <w:pStyle w:val="af1"/>
        <w:rPr>
          <w:del w:id="2702" w:author="Microsoft" w:date="2016-04-07T14:27:00Z"/>
        </w:rPr>
        <w:pPrChange w:id="2703" w:author="Microsoft" w:date="2016-05-13T11:07:00Z">
          <w:pPr>
            <w:pStyle w:val="4"/>
          </w:pPr>
        </w:pPrChange>
      </w:pPr>
      <w:del w:id="2704" w:author="Microsoft" w:date="2016-04-07T14:27:00Z">
        <w:r w:rsidDel="00933075">
          <w:rPr>
            <w:rFonts w:hint="eastAsia"/>
          </w:rPr>
          <w:delText>启用/禁用</w:delText>
        </w:r>
        <w:r w:rsidRPr="00437F65" w:rsidDel="00933075">
          <w:rPr>
            <w:rFonts w:hint="eastAsia"/>
          </w:rPr>
          <w:delText>销售员</w:delText>
        </w:r>
      </w:del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4252F7" w:rsidRPr="00437F65" w:rsidDel="00933075" w:rsidTr="008D0F74">
        <w:trPr>
          <w:cantSplit/>
          <w:del w:id="2705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06" w:author="Microsoft" w:date="2016-04-07T14:27:00Z"/>
              </w:rPr>
              <w:pPrChange w:id="2707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08" w:author="Microsoft" w:date="2016-04-07T14:27:00Z">
              <w:r w:rsidRPr="00437F65" w:rsidDel="00933075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709" w:author="Microsoft" w:date="2016-04-07T14:27:00Z"/>
              </w:rPr>
              <w:pPrChange w:id="2710" w:author="Microsoft" w:date="2016-05-13T11:07:00Z">
                <w:pPr>
                  <w:spacing w:line="360" w:lineRule="auto"/>
                </w:pPr>
              </w:pPrChange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11" w:author="Microsoft" w:date="2016-04-07T14:27:00Z"/>
              </w:rPr>
              <w:pPrChange w:id="2712" w:author="Microsoft" w:date="2016-05-13T11:07:00Z">
                <w:pPr>
                  <w:spacing w:line="360" w:lineRule="auto"/>
                </w:pPr>
              </w:pPrChange>
            </w:pPr>
            <w:del w:id="2713" w:author="Microsoft" w:date="2016-04-07T14:27:00Z">
              <w:r w:rsidRPr="00437F65" w:rsidDel="00933075">
                <w:rPr>
                  <w:rFonts w:hint="eastAsia"/>
                </w:rPr>
                <w:delText>功能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714" w:author="Microsoft" w:date="2016-04-07T14:27:00Z"/>
              </w:rPr>
              <w:pPrChange w:id="2715" w:author="Microsoft" w:date="2016-05-13T11:07:00Z">
                <w:pPr>
                  <w:spacing w:line="360" w:lineRule="auto"/>
                </w:pPr>
              </w:pPrChange>
            </w:pPr>
            <w:del w:id="2716" w:author="Microsoft" w:date="2016-04-07T14:27:00Z">
              <w:r w:rsidRPr="00437F65" w:rsidDel="00933075">
                <w:rPr>
                  <w:rFonts w:hint="eastAsia"/>
                </w:rPr>
                <w:delText>销售员管理</w:delText>
              </w:r>
            </w:del>
          </w:p>
        </w:tc>
      </w:tr>
      <w:tr w:rsidR="004252F7" w:rsidRPr="00437F65" w:rsidDel="00933075" w:rsidTr="008D0F74">
        <w:trPr>
          <w:cantSplit/>
          <w:del w:id="2717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18" w:author="Microsoft" w:date="2016-04-07T14:27:00Z"/>
              </w:rPr>
              <w:pPrChange w:id="2719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20" w:author="Microsoft" w:date="2016-04-07T14:27:00Z">
              <w:r w:rsidRPr="00437F65" w:rsidDel="00933075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</w:tcPr>
          <w:p w:rsidR="00771823" w:rsidRPr="00437F65" w:rsidDel="00933075" w:rsidRDefault="00771823">
            <w:pPr>
              <w:pStyle w:val="af1"/>
              <w:rPr>
                <w:del w:id="2721" w:author="Microsoft" w:date="2016-04-07T14:27:00Z"/>
              </w:rPr>
              <w:pPrChange w:id="2722" w:author="Microsoft" w:date="2016-05-13T11:07:00Z">
                <w:pPr>
                  <w:spacing w:line="360" w:lineRule="auto"/>
                </w:pPr>
              </w:pPrChange>
            </w:pPr>
            <w:del w:id="2723" w:author="Microsoft" w:date="2016-04-07T14:27:00Z">
              <w:r w:rsidRPr="00437F65" w:rsidDel="00933075">
                <w:rPr>
                  <w:rFonts w:hint="eastAsia"/>
                </w:rPr>
                <w:delText>禁用/启用销售员</w:delText>
              </w:r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24" w:author="Microsoft" w:date="2016-04-07T14:27:00Z"/>
              </w:rPr>
              <w:pPrChange w:id="2725" w:author="Microsoft" w:date="2016-05-13T11:07:00Z">
                <w:pPr>
                  <w:spacing w:line="360" w:lineRule="auto"/>
                </w:pPr>
              </w:pPrChange>
            </w:pPr>
            <w:del w:id="2726" w:author="Microsoft" w:date="2016-04-07T14:27:00Z">
              <w:r w:rsidRPr="00437F65" w:rsidDel="00933075">
                <w:rPr>
                  <w:rFonts w:hint="eastAsia"/>
                </w:rPr>
                <w:delText>优先级</w:delText>
              </w:r>
            </w:del>
          </w:p>
        </w:tc>
        <w:tc>
          <w:tcPr>
            <w:tcW w:w="2751" w:type="dxa"/>
          </w:tcPr>
          <w:p w:rsidR="00771823" w:rsidRPr="00437F65" w:rsidDel="00933075" w:rsidRDefault="00771823">
            <w:pPr>
              <w:pStyle w:val="af1"/>
              <w:rPr>
                <w:del w:id="2727" w:author="Microsoft" w:date="2016-04-07T14:27:00Z"/>
              </w:rPr>
              <w:pPrChange w:id="2728" w:author="Microsoft" w:date="2016-05-13T11:07:00Z">
                <w:pPr>
                  <w:spacing w:line="360" w:lineRule="auto"/>
                </w:pPr>
              </w:pPrChange>
            </w:pPr>
          </w:p>
        </w:tc>
      </w:tr>
      <w:tr w:rsidR="004252F7" w:rsidRPr="00437F65" w:rsidDel="00933075" w:rsidTr="008D0F74">
        <w:trPr>
          <w:trHeight w:val="390"/>
          <w:del w:id="2729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30" w:author="Microsoft" w:date="2016-04-07T14:27:00Z"/>
              </w:rPr>
              <w:pPrChange w:id="2731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32" w:author="Microsoft" w:date="2016-04-07T14:27:00Z">
              <w:r w:rsidRPr="00437F65" w:rsidDel="00933075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733" w:author="Microsoft" w:date="2016-04-07T14:27:00Z"/>
              </w:rPr>
              <w:pPrChange w:id="2734" w:author="Microsoft" w:date="2016-05-13T11:07:00Z">
                <w:pPr>
                  <w:pStyle w:val="ad"/>
                </w:pPr>
              </w:pPrChange>
            </w:pPr>
            <w:del w:id="2735" w:author="Microsoft" w:date="2016-04-07T14:27:00Z">
              <w:r w:rsidRPr="00437F65" w:rsidDel="00933075">
                <w:rPr>
                  <w:rFonts w:hint="eastAsia"/>
                </w:rPr>
                <w:delText>将销售员暂停使用，被禁用的销售员将无法</w:delText>
              </w:r>
              <w:r w:rsidDel="00933075">
                <w:rPr>
                  <w:rFonts w:hint="eastAsia"/>
                </w:rPr>
                <w:delText>登录</w:delText>
              </w:r>
              <w:r w:rsidRPr="00437F65" w:rsidDel="00933075">
                <w:rPr>
                  <w:rFonts w:hint="eastAsia"/>
                </w:rPr>
                <w:delText>终端进行交易。除非再次启用它。</w:delText>
              </w:r>
            </w:del>
          </w:p>
        </w:tc>
      </w:tr>
      <w:tr w:rsidR="004252F7" w:rsidRPr="00437F65" w:rsidDel="00933075" w:rsidTr="008D0F74">
        <w:trPr>
          <w:trHeight w:val="420"/>
          <w:del w:id="2736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37" w:author="Microsoft" w:date="2016-04-07T14:27:00Z"/>
              </w:rPr>
              <w:pPrChange w:id="273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39" w:author="Microsoft" w:date="2016-04-07T14:27:00Z">
              <w:r w:rsidRPr="00437F65" w:rsidDel="00933075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740" w:author="Microsoft" w:date="2016-04-07T14:27:00Z"/>
              </w:rPr>
              <w:pPrChange w:id="2741" w:author="Microsoft" w:date="2016-05-13T11:07:00Z">
                <w:pPr>
                  <w:spacing w:line="360" w:lineRule="auto"/>
                </w:pPr>
              </w:pPrChange>
            </w:pPr>
            <w:del w:id="2742" w:author="Microsoft" w:date="2016-04-07T14:27:00Z">
              <w:r w:rsidRPr="00437F65" w:rsidDel="00933075">
                <w:rPr>
                  <w:rFonts w:hint="eastAsia"/>
                </w:rPr>
                <w:delText>通过筛选功能选择目标销售员，对其进行禁用操作。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743" w:author="Microsoft" w:date="2016-04-07T14:27:00Z"/>
              </w:rPr>
              <w:pPrChange w:id="2744" w:author="Microsoft" w:date="2016-05-13T11:07:00Z">
                <w:pPr>
                  <w:spacing w:line="360" w:lineRule="auto"/>
                </w:pPr>
              </w:pPrChange>
            </w:pPr>
            <w:del w:id="2745" w:author="Microsoft" w:date="2016-04-07T14:27:00Z">
              <w:r w:rsidRPr="00437F65" w:rsidDel="00933075">
                <w:rPr>
                  <w:rFonts w:hint="eastAsia"/>
                </w:rPr>
                <w:delText>或对已被禁用的销售员启用，恢复其可用状态</w:delText>
              </w:r>
            </w:del>
          </w:p>
        </w:tc>
      </w:tr>
      <w:tr w:rsidR="004252F7" w:rsidRPr="00437F65" w:rsidDel="00933075" w:rsidTr="008D0F74">
        <w:trPr>
          <w:trHeight w:val="420"/>
          <w:del w:id="2746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47" w:author="Microsoft" w:date="2016-04-07T14:27:00Z"/>
              </w:rPr>
              <w:pPrChange w:id="2748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49" w:author="Microsoft" w:date="2016-04-07T14:27:00Z">
              <w:r w:rsidRPr="00437F65" w:rsidDel="00933075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750" w:author="Microsoft" w:date="2016-04-07T14:27:00Z"/>
              </w:rPr>
              <w:pPrChange w:id="2751" w:author="Microsoft" w:date="2016-05-13T11:07:00Z">
                <w:pPr>
                  <w:spacing w:line="360" w:lineRule="auto"/>
                </w:pPr>
              </w:pPrChange>
            </w:pPr>
            <w:del w:id="2752" w:author="Microsoft" w:date="2016-04-07T14:27:00Z">
              <w:r w:rsidRPr="00437F65" w:rsidDel="00933075">
                <w:rPr>
                  <w:rFonts w:hint="eastAsia"/>
                </w:rPr>
                <w:delText>禁用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753" w:author="Microsoft" w:date="2016-04-07T14:27:00Z"/>
              </w:rPr>
              <w:pPrChange w:id="2754" w:author="Microsoft" w:date="2016-05-13T11:07:00Z">
                <w:pPr>
                  <w:spacing w:line="360" w:lineRule="auto"/>
                </w:pPr>
              </w:pPrChange>
            </w:pPr>
            <w:del w:id="2755" w:author="Microsoft" w:date="2016-04-07T14:27:00Z">
              <w:r w:rsidRPr="00437F65" w:rsidDel="00933075">
                <w:rPr>
                  <w:rFonts w:hint="eastAsia"/>
                </w:rPr>
                <w:delText>该销售员状态变为“已禁用”，该销售员无法</w:delText>
              </w:r>
              <w:r w:rsidDel="00933075">
                <w:rPr>
                  <w:rFonts w:hint="eastAsia"/>
                </w:rPr>
                <w:delText>登录</w:delText>
              </w:r>
              <w:r w:rsidRPr="00437F65" w:rsidDel="00933075">
                <w:rPr>
                  <w:rFonts w:hint="eastAsia"/>
                </w:rPr>
                <w:delText>终端进行交易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756" w:author="Microsoft" w:date="2016-04-07T14:27:00Z"/>
              </w:rPr>
              <w:pPrChange w:id="2757" w:author="Microsoft" w:date="2016-05-13T11:07:00Z">
                <w:pPr>
                  <w:spacing w:line="360" w:lineRule="auto"/>
                </w:pPr>
              </w:pPrChange>
            </w:pPr>
            <w:del w:id="2758" w:author="Microsoft" w:date="2016-04-07T14:27:00Z">
              <w:r w:rsidRPr="00437F65" w:rsidDel="00933075">
                <w:rPr>
                  <w:rFonts w:hint="eastAsia"/>
                </w:rPr>
                <w:delText>启用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759" w:author="Microsoft" w:date="2016-04-07T14:27:00Z"/>
              </w:rPr>
              <w:pPrChange w:id="2760" w:author="Microsoft" w:date="2016-05-13T11:07:00Z">
                <w:pPr>
                  <w:spacing w:line="360" w:lineRule="auto"/>
                </w:pPr>
              </w:pPrChange>
            </w:pPr>
            <w:del w:id="2761" w:author="Microsoft" w:date="2016-04-07T14:27:00Z">
              <w:r w:rsidRPr="00437F65" w:rsidDel="00933075">
                <w:rPr>
                  <w:rFonts w:hint="eastAsia"/>
                </w:rPr>
                <w:delText>该销售员状态变为“可用”，该销售员可以</w:delText>
              </w:r>
              <w:r w:rsidDel="00933075">
                <w:rPr>
                  <w:rFonts w:hint="eastAsia"/>
                </w:rPr>
                <w:delText>登录</w:delText>
              </w:r>
              <w:r w:rsidRPr="00437F65" w:rsidDel="00933075">
                <w:rPr>
                  <w:rFonts w:hint="eastAsia"/>
                </w:rPr>
                <w:delText>终端进行交易</w:delText>
              </w:r>
            </w:del>
          </w:p>
          <w:p w:rsidR="00771823" w:rsidRPr="00437F65" w:rsidDel="00933075" w:rsidRDefault="00771823">
            <w:pPr>
              <w:pStyle w:val="af1"/>
              <w:rPr>
                <w:del w:id="2762" w:author="Microsoft" w:date="2016-04-07T14:27:00Z"/>
              </w:rPr>
              <w:pPrChange w:id="2763" w:author="Microsoft" w:date="2016-05-13T11:07:00Z">
                <w:pPr>
                  <w:spacing w:line="360" w:lineRule="auto"/>
                  <w:ind w:left="0"/>
                </w:pPr>
              </w:pPrChange>
            </w:pPr>
          </w:p>
        </w:tc>
      </w:tr>
      <w:tr w:rsidR="004252F7" w:rsidRPr="00437F65" w:rsidDel="00933075" w:rsidTr="008D0F74">
        <w:trPr>
          <w:trHeight w:val="410"/>
          <w:del w:id="2764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65" w:author="Microsoft" w:date="2016-04-07T14:27:00Z"/>
              </w:rPr>
              <w:pPrChange w:id="2766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67" w:author="Microsoft" w:date="2016-04-07T14:27:00Z">
              <w:r w:rsidRPr="00437F65" w:rsidDel="00933075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768" w:author="Microsoft" w:date="2016-04-07T14:27:00Z"/>
              </w:rPr>
              <w:pPrChange w:id="2769" w:author="Microsoft" w:date="2016-05-13T11:07:00Z">
                <w:pPr>
                  <w:spacing w:line="360" w:lineRule="auto"/>
                </w:pPr>
              </w:pPrChange>
            </w:pPr>
            <w:del w:id="2770" w:author="Microsoft" w:date="2016-04-07T14:27:00Z">
              <w:r w:rsidRPr="00437F65" w:rsidDel="00933075">
                <w:rPr>
                  <w:rFonts w:hint="eastAsia"/>
                </w:rPr>
                <w:delText>无</w:delText>
              </w:r>
            </w:del>
          </w:p>
        </w:tc>
      </w:tr>
      <w:tr w:rsidR="004252F7" w:rsidRPr="00437F65" w:rsidDel="00933075" w:rsidTr="008D0F74">
        <w:trPr>
          <w:del w:id="2771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72" w:author="Microsoft" w:date="2016-04-07T14:27:00Z"/>
              </w:rPr>
              <w:pPrChange w:id="2773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74" w:author="Microsoft" w:date="2016-04-07T14:27:00Z">
              <w:r w:rsidRPr="00437F65" w:rsidDel="00933075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775" w:author="Microsoft" w:date="2016-04-07T14:27:00Z"/>
              </w:rPr>
              <w:pPrChange w:id="2776" w:author="Microsoft" w:date="2016-05-13T11:07:00Z">
                <w:pPr>
                  <w:spacing w:line="360" w:lineRule="auto"/>
                </w:pPr>
              </w:pPrChange>
            </w:pPr>
            <w:del w:id="2777" w:author="Microsoft" w:date="2016-04-07T14:27:00Z">
              <w:r w:rsidRPr="00437F65" w:rsidDel="00933075">
                <w:rPr>
                  <w:rFonts w:hint="eastAsia"/>
                </w:rPr>
                <w:delText>实时生效</w:delText>
              </w:r>
              <w:r w:rsidDel="00933075">
                <w:rPr>
                  <w:rFonts w:hint="eastAsia"/>
                </w:rPr>
                <w:delText>，提交操作时需要二次确认</w:delText>
              </w:r>
            </w:del>
          </w:p>
        </w:tc>
      </w:tr>
      <w:tr w:rsidR="004252F7" w:rsidRPr="00437F65" w:rsidDel="00933075" w:rsidTr="008D0F74">
        <w:trPr>
          <w:del w:id="2778" w:author="Microsoft" w:date="2016-04-07T14:27:00Z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Del="00933075" w:rsidRDefault="00771823">
            <w:pPr>
              <w:pStyle w:val="af1"/>
              <w:rPr>
                <w:del w:id="2779" w:author="Microsoft" w:date="2016-04-07T14:27:00Z"/>
              </w:rPr>
              <w:pPrChange w:id="2780" w:author="Microsoft" w:date="2016-05-13T11:07:00Z">
                <w:pPr>
                  <w:spacing w:line="360" w:lineRule="auto"/>
                  <w:jc w:val="left"/>
                </w:pPr>
              </w:pPrChange>
            </w:pPr>
            <w:del w:id="2781" w:author="Microsoft" w:date="2016-04-07T14:27:00Z">
              <w:r w:rsidRPr="00437F65" w:rsidDel="00933075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116" w:type="dxa"/>
            <w:gridSpan w:val="3"/>
          </w:tcPr>
          <w:p w:rsidR="00771823" w:rsidRPr="00437F65" w:rsidDel="00933075" w:rsidRDefault="00771823">
            <w:pPr>
              <w:pStyle w:val="af1"/>
              <w:rPr>
                <w:del w:id="2782" w:author="Microsoft" w:date="2016-04-07T14:27:00Z"/>
              </w:rPr>
              <w:pPrChange w:id="2783" w:author="Microsoft" w:date="2016-05-13T11:07:00Z">
                <w:pPr>
                  <w:spacing w:line="360" w:lineRule="auto"/>
                </w:pPr>
              </w:pPrChange>
            </w:pPr>
            <w:del w:id="2784" w:author="Microsoft" w:date="2015-06-03T14:40:00Z">
              <w:r w:rsidRPr="00437F65" w:rsidDel="000F786A">
                <w:rPr>
                  <w:rFonts w:hint="eastAsia"/>
                </w:rPr>
                <w:delText>无</w:delText>
              </w:r>
            </w:del>
          </w:p>
        </w:tc>
      </w:tr>
    </w:tbl>
    <w:p w:rsidR="00771823" w:rsidRPr="00437F65" w:rsidRDefault="00771823">
      <w:pPr>
        <w:pStyle w:val="af1"/>
      </w:pPr>
    </w:p>
    <w:p w:rsidR="000F29A8" w:rsidRDefault="00771823" w:rsidP="00AB0AE2">
      <w:pPr>
        <w:pStyle w:val="3"/>
      </w:pPr>
      <w:bookmarkStart w:id="2785" w:name="_Toc350431952"/>
      <w:bookmarkStart w:id="2786" w:name="_Toc450143982"/>
      <w:r>
        <w:rPr>
          <w:rFonts w:hint="eastAsia"/>
        </w:rPr>
        <w:t>通知系统管理</w:t>
      </w:r>
      <w:bookmarkEnd w:id="2785"/>
      <w:bookmarkEnd w:id="2786"/>
    </w:p>
    <w:p w:rsidR="000F29A8" w:rsidRDefault="00771823" w:rsidP="00AB0AE2">
      <w:pPr>
        <w:pStyle w:val="4"/>
      </w:pPr>
      <w:bookmarkStart w:id="2787" w:name="_Toc450143983"/>
      <w:r w:rsidRPr="00437F65">
        <w:rPr>
          <w:rFonts w:hint="eastAsia"/>
        </w:rPr>
        <w:t>销售站公告</w:t>
      </w:r>
      <w:bookmarkEnd w:id="2787"/>
    </w:p>
    <w:p w:rsidR="000F29A8" w:rsidRDefault="00771823" w:rsidP="00AB0AE2">
      <w:pPr>
        <w:pStyle w:val="5"/>
      </w:pPr>
      <w:bookmarkStart w:id="2788" w:name="_Toc450143984"/>
      <w:r w:rsidRPr="00437F65">
        <w:rPr>
          <w:rFonts w:hint="eastAsia"/>
        </w:rPr>
        <w:t>发送销售站公告</w:t>
      </w:r>
      <w:bookmarkEnd w:id="2788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通知系统管理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</w:rPr>
              <w:t>发送销售站公告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 w:rsidRPr="00437F65">
              <w:rPr>
                <w:rFonts w:hint="eastAsia"/>
              </w:rPr>
              <w:t>针对区域或单个销售站发送销售站公告</w:t>
            </w:r>
            <w:r>
              <w:rPr>
                <w:rFonts w:hint="eastAsia"/>
              </w:rPr>
              <w:t>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D341D3">
              <w:rPr>
                <w:rFonts w:ascii="宋体" w:hAnsi="宋体" w:hint="eastAsia"/>
                <w:bCs/>
                <w:iCs/>
                <w:color w:val="FF0000"/>
                <w:rPrChange w:id="2789" w:author="Microsoft" w:date="2016-02-19T17:20:00Z">
                  <w:rPr>
                    <w:rFonts w:ascii="宋体" w:hAnsi="宋体" w:hint="eastAsia"/>
                    <w:bCs/>
                    <w:iCs/>
                  </w:rPr>
                </w:rPrChange>
              </w:rPr>
              <w:t>指定</w:t>
            </w:r>
            <w:ins w:id="2790" w:author="Microsoft" w:date="2016-02-19T17:20:00Z">
              <w:r w:rsidR="00D341D3" w:rsidRPr="00D341D3">
                <w:rPr>
                  <w:rFonts w:ascii="宋体" w:hAnsi="宋体" w:hint="eastAsia"/>
                  <w:bCs/>
                  <w:iCs/>
                  <w:color w:val="FF0000"/>
                  <w:rPrChange w:id="2791" w:author="Microsoft" w:date="2016-02-19T17:20:00Z">
                    <w:rPr>
                      <w:rFonts w:ascii="宋体" w:hAnsi="宋体" w:hint="eastAsia"/>
                      <w:bCs/>
                      <w:iCs/>
                    </w:rPr>
                  </w:rPrChange>
                </w:rPr>
                <w:t>某个部门</w:t>
              </w:r>
              <w:r w:rsidR="00D341D3" w:rsidRPr="00D341D3">
                <w:rPr>
                  <w:rFonts w:ascii="宋体" w:hAnsi="宋体"/>
                  <w:bCs/>
                  <w:iCs/>
                  <w:color w:val="FF0000"/>
                  <w:rPrChange w:id="2792" w:author="Microsoft" w:date="2016-02-19T17:20:00Z">
                    <w:rPr>
                      <w:rFonts w:ascii="宋体" w:hAnsi="宋体"/>
                      <w:bCs/>
                      <w:iCs/>
                    </w:rPr>
                  </w:rPrChange>
                </w:rPr>
                <w:t>分公司</w:t>
              </w:r>
            </w:ins>
            <w:del w:id="2793" w:author="Microsoft" w:date="2016-02-19T17:20:00Z">
              <w:r w:rsidRPr="00437F65" w:rsidDel="00D341D3">
                <w:rPr>
                  <w:rFonts w:ascii="宋体" w:hAnsi="宋体" w:hint="eastAsia"/>
                  <w:bCs/>
                  <w:iCs/>
                </w:rPr>
                <w:delText>区域范围</w:delText>
              </w:r>
            </w:del>
            <w:r w:rsidRPr="00437F65">
              <w:rPr>
                <w:rFonts w:ascii="宋体" w:hAnsi="宋体" w:hint="eastAsia"/>
                <w:bCs/>
                <w:iCs/>
              </w:rPr>
              <w:t>或销售站编码</w:t>
            </w:r>
            <w:r w:rsidR="00C31E47">
              <w:rPr>
                <w:rFonts w:ascii="宋体" w:hAnsi="宋体" w:hint="eastAsia"/>
                <w:bCs/>
                <w:iCs/>
              </w:rPr>
              <w:t>&lt;最多选20个&gt;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公告名称：</w:t>
            </w:r>
            <w:r>
              <w:rPr>
                <w:rFonts w:ascii="宋体" w:hAnsi="宋体" w:hint="eastAsia"/>
                <w:bCs/>
                <w:iCs/>
              </w:rPr>
              <w:t>50字以内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公告内容：</w:t>
            </w:r>
            <w:r>
              <w:rPr>
                <w:rFonts w:ascii="宋体" w:hAnsi="宋体" w:hint="eastAsia"/>
                <w:bCs/>
                <w:iCs/>
              </w:rPr>
              <w:t>200字以内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提交成功，在终端机上可查询销售站公告。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725543" w:rsidRDefault="00771823" w:rsidP="003F41F8">
      <w:pPr>
        <w:pStyle w:val="5"/>
      </w:pPr>
      <w:bookmarkStart w:id="2794" w:name="_Toc450143985"/>
      <w:r w:rsidRPr="00437F65">
        <w:rPr>
          <w:rFonts w:hint="eastAsia"/>
        </w:rPr>
        <w:t>查看销售站公告</w:t>
      </w:r>
      <w:bookmarkEnd w:id="2794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通知系统管理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</w:rPr>
              <w:t>查看销售站公告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 w:rsidRPr="00437F65">
              <w:rPr>
                <w:rFonts w:hint="eastAsia"/>
              </w:rPr>
              <w:t>查看销售站公告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查询条件包括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时间范围</w:t>
            </w:r>
            <w:r w:rsidR="007F7B05">
              <w:rPr>
                <w:rFonts w:ascii="宋体" w:hAnsi="宋体" w:hint="eastAsia"/>
                <w:bCs/>
                <w:iCs/>
              </w:rPr>
              <w:t>：发送</w:t>
            </w:r>
            <w:r w:rsidR="007F7B05">
              <w:rPr>
                <w:rFonts w:ascii="宋体" w:hAnsi="宋体"/>
                <w:bCs/>
                <w:iCs/>
              </w:rPr>
              <w:t>时间范围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公告名称</w:t>
            </w:r>
            <w:r>
              <w:rPr>
                <w:rFonts w:ascii="宋体" w:hAnsi="宋体" w:hint="eastAsia"/>
                <w:bCs/>
                <w:iCs/>
              </w:rPr>
              <w:t>：模糊查询</w:t>
            </w:r>
          </w:p>
          <w:p w:rsidR="00771823" w:rsidRPr="00437F65" w:rsidRDefault="00771823" w:rsidP="00A2305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发送人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 w:rsidR="00A2305B">
              <w:rPr>
                <w:rFonts w:ascii="宋体" w:hAnsi="宋体" w:hint="eastAsia"/>
                <w:bCs/>
                <w:iCs/>
              </w:rPr>
              <w:t>系统用户姓名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指定条件内的公告列表，列表内容包括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公告名称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发送时间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发送人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目标销售站</w:t>
            </w:r>
          </w:p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点击“详情”可查看通知具体内容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841DD2" w:rsidDel="00F85E75" w:rsidRDefault="00841DD2" w:rsidP="003F41F8">
      <w:pPr>
        <w:pStyle w:val="4"/>
        <w:rPr>
          <w:del w:id="2795" w:author="Microsoft" w:date="2016-04-19T15:41:00Z"/>
        </w:rPr>
      </w:pPr>
      <w:del w:id="2796" w:author="Microsoft" w:date="2016-04-19T15:41:00Z">
        <w:r w:rsidDel="00F85E75">
          <w:rPr>
            <w:rFonts w:hint="eastAsia"/>
          </w:rPr>
          <w:delText>即时</w:delText>
        </w:r>
        <w:r w:rsidDel="00F85E75">
          <w:delText>消息</w:delText>
        </w:r>
        <w:bookmarkStart w:id="2797" w:name="_Toc450143986"/>
        <w:bookmarkEnd w:id="2797"/>
      </w:del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841DD2" w:rsidRPr="00437F65" w:rsidDel="00F85E75" w:rsidTr="008D0F74">
        <w:trPr>
          <w:cantSplit/>
          <w:del w:id="2798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799" w:author="Microsoft" w:date="2016-04-19T15:41:00Z"/>
              </w:rPr>
            </w:pPr>
            <w:del w:id="2800" w:author="Microsoft" w:date="2016-04-19T15:41:00Z">
              <w:r w:rsidRPr="00437F65" w:rsidDel="00F85E75">
                <w:rPr>
                  <w:rFonts w:hint="eastAsia"/>
                </w:rPr>
                <w:delText>功能点编号</w:delText>
              </w:r>
              <w:bookmarkStart w:id="2801" w:name="_Toc450143987"/>
              <w:bookmarkEnd w:id="2801"/>
            </w:del>
          </w:p>
        </w:tc>
        <w:tc>
          <w:tcPr>
            <w:tcW w:w="2505" w:type="dxa"/>
          </w:tcPr>
          <w:p w:rsidR="00841DD2" w:rsidRPr="00437F65" w:rsidDel="00F85E75" w:rsidRDefault="00841DD2" w:rsidP="00715605">
            <w:pPr>
              <w:spacing w:line="360" w:lineRule="auto"/>
              <w:rPr>
                <w:del w:id="2802" w:author="Microsoft" w:date="2016-04-19T15:41:00Z"/>
                <w:iCs/>
              </w:rPr>
            </w:pPr>
            <w:bookmarkStart w:id="2803" w:name="_Toc450143988"/>
            <w:bookmarkEnd w:id="2803"/>
          </w:p>
        </w:tc>
        <w:tc>
          <w:tcPr>
            <w:tcW w:w="1860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rPr>
                <w:del w:id="2804" w:author="Microsoft" w:date="2016-04-19T15:41:00Z"/>
              </w:rPr>
            </w:pPr>
            <w:del w:id="2805" w:author="Microsoft" w:date="2016-04-19T15:41:00Z">
              <w:r w:rsidRPr="00437F65" w:rsidDel="00F85E75">
                <w:rPr>
                  <w:rFonts w:hint="eastAsia"/>
                </w:rPr>
                <w:delText>功能</w:delText>
              </w:r>
              <w:bookmarkStart w:id="2806" w:name="_Toc450143989"/>
              <w:bookmarkEnd w:id="2806"/>
            </w:del>
          </w:p>
        </w:tc>
        <w:tc>
          <w:tcPr>
            <w:tcW w:w="2751" w:type="dxa"/>
          </w:tcPr>
          <w:p w:rsidR="00841DD2" w:rsidRPr="00437F65" w:rsidDel="00F85E75" w:rsidRDefault="00841DD2" w:rsidP="00715605">
            <w:pPr>
              <w:spacing w:line="360" w:lineRule="auto"/>
              <w:rPr>
                <w:del w:id="2807" w:author="Microsoft" w:date="2016-04-19T15:41:00Z"/>
                <w:iCs/>
              </w:rPr>
            </w:pPr>
            <w:del w:id="2808" w:author="Microsoft" w:date="2016-04-19T15:41:00Z">
              <w:r w:rsidRPr="00437F65" w:rsidDel="00F85E75">
                <w:rPr>
                  <w:rFonts w:hint="eastAsia"/>
                  <w:iCs/>
                </w:rPr>
                <w:delText>通知系统管理</w:delText>
              </w:r>
              <w:bookmarkStart w:id="2809" w:name="_Toc450143990"/>
              <w:bookmarkEnd w:id="2809"/>
            </w:del>
          </w:p>
        </w:tc>
        <w:bookmarkStart w:id="2810" w:name="_Toc450143991"/>
        <w:bookmarkEnd w:id="2810"/>
      </w:tr>
      <w:tr w:rsidR="00841DD2" w:rsidRPr="00437F65" w:rsidDel="00F85E75" w:rsidTr="008D0F74">
        <w:trPr>
          <w:cantSplit/>
          <w:del w:id="2811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812" w:author="Microsoft" w:date="2016-04-19T15:41:00Z"/>
              </w:rPr>
            </w:pPr>
            <w:del w:id="2813" w:author="Microsoft" w:date="2016-04-19T15:41:00Z">
              <w:r w:rsidRPr="00437F65" w:rsidDel="00F85E75">
                <w:rPr>
                  <w:rFonts w:hint="eastAsia"/>
                </w:rPr>
                <w:delText>功能点名称</w:delText>
              </w:r>
              <w:bookmarkStart w:id="2814" w:name="_Toc450143992"/>
              <w:bookmarkEnd w:id="2814"/>
            </w:del>
          </w:p>
        </w:tc>
        <w:tc>
          <w:tcPr>
            <w:tcW w:w="2505" w:type="dxa"/>
          </w:tcPr>
          <w:p w:rsidR="00841DD2" w:rsidRPr="00437F65" w:rsidDel="00F85E75" w:rsidRDefault="00841DD2" w:rsidP="00392842">
            <w:pPr>
              <w:spacing w:line="360" w:lineRule="auto"/>
              <w:rPr>
                <w:del w:id="2815" w:author="Microsoft" w:date="2016-04-19T15:41:00Z"/>
                <w:iCs/>
              </w:rPr>
            </w:pPr>
            <w:del w:id="2816" w:author="Microsoft" w:date="2016-04-19T15:41:00Z">
              <w:r w:rsidRPr="00437F65" w:rsidDel="00F85E75">
                <w:rPr>
                  <w:rFonts w:hint="eastAsia"/>
                </w:rPr>
                <w:delText>发送</w:delText>
              </w:r>
              <w:r w:rsidR="00392842" w:rsidDel="00F85E75">
                <w:rPr>
                  <w:rFonts w:hint="eastAsia"/>
                </w:rPr>
                <w:delText>即时消息</w:delText>
              </w:r>
              <w:bookmarkStart w:id="2817" w:name="_Toc450143993"/>
              <w:bookmarkEnd w:id="2817"/>
            </w:del>
          </w:p>
        </w:tc>
        <w:tc>
          <w:tcPr>
            <w:tcW w:w="1860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rPr>
                <w:del w:id="2818" w:author="Microsoft" w:date="2016-04-19T15:41:00Z"/>
                <w:iCs/>
              </w:rPr>
            </w:pPr>
            <w:del w:id="2819" w:author="Microsoft" w:date="2016-04-19T15:41:00Z">
              <w:r w:rsidRPr="00437F65" w:rsidDel="00F85E75">
                <w:rPr>
                  <w:rFonts w:hint="eastAsia"/>
                  <w:iCs/>
                </w:rPr>
                <w:delText>优先级</w:delText>
              </w:r>
              <w:bookmarkStart w:id="2820" w:name="_Toc450143994"/>
              <w:bookmarkEnd w:id="2820"/>
            </w:del>
          </w:p>
        </w:tc>
        <w:tc>
          <w:tcPr>
            <w:tcW w:w="2751" w:type="dxa"/>
          </w:tcPr>
          <w:p w:rsidR="00841DD2" w:rsidRPr="00437F65" w:rsidDel="00F85E75" w:rsidRDefault="00841DD2" w:rsidP="00715605">
            <w:pPr>
              <w:spacing w:line="360" w:lineRule="auto"/>
              <w:rPr>
                <w:del w:id="2821" w:author="Microsoft" w:date="2016-04-19T15:41:00Z"/>
                <w:iCs/>
              </w:rPr>
            </w:pPr>
            <w:bookmarkStart w:id="2822" w:name="_Toc450143995"/>
            <w:bookmarkEnd w:id="2822"/>
          </w:p>
        </w:tc>
        <w:bookmarkStart w:id="2823" w:name="_Toc450143996"/>
        <w:bookmarkEnd w:id="2823"/>
      </w:tr>
      <w:tr w:rsidR="00841DD2" w:rsidRPr="00437F65" w:rsidDel="00F85E75" w:rsidTr="008D0F74">
        <w:trPr>
          <w:trHeight w:val="390"/>
          <w:del w:id="2824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825" w:author="Microsoft" w:date="2016-04-19T15:41:00Z"/>
              </w:rPr>
            </w:pPr>
            <w:del w:id="2826" w:author="Microsoft" w:date="2016-04-19T15:41:00Z">
              <w:r w:rsidRPr="00437F65" w:rsidDel="00F85E75">
                <w:rPr>
                  <w:rFonts w:hint="eastAsia"/>
                </w:rPr>
                <w:delText>功能描述</w:delText>
              </w:r>
              <w:bookmarkStart w:id="2827" w:name="_Toc450143997"/>
              <w:bookmarkEnd w:id="2827"/>
            </w:del>
          </w:p>
        </w:tc>
        <w:tc>
          <w:tcPr>
            <w:tcW w:w="7116" w:type="dxa"/>
            <w:gridSpan w:val="3"/>
          </w:tcPr>
          <w:p w:rsidR="00841DD2" w:rsidRPr="00437F65" w:rsidDel="00F85E75" w:rsidRDefault="00841DD2" w:rsidP="00715605">
            <w:pPr>
              <w:pStyle w:val="af1"/>
              <w:rPr>
                <w:del w:id="2828" w:author="Microsoft" w:date="2016-04-19T15:41:00Z"/>
              </w:rPr>
            </w:pPr>
            <w:del w:id="2829" w:author="Microsoft" w:date="2016-04-19T15:41:00Z">
              <w:r w:rsidRPr="00437F65" w:rsidDel="00F85E75">
                <w:rPr>
                  <w:rFonts w:hint="eastAsia"/>
                </w:rPr>
                <w:delText>针对区域或单个销售站发送销售站公告</w:delText>
              </w:r>
              <w:r w:rsidDel="00F85E75">
                <w:rPr>
                  <w:rFonts w:hint="eastAsia"/>
                </w:rPr>
                <w:delText>。</w:delText>
              </w:r>
              <w:bookmarkStart w:id="2830" w:name="_Toc450143998"/>
              <w:bookmarkEnd w:id="2830"/>
            </w:del>
          </w:p>
        </w:tc>
        <w:bookmarkStart w:id="2831" w:name="_Toc450143999"/>
        <w:bookmarkEnd w:id="2831"/>
      </w:tr>
      <w:tr w:rsidR="00841DD2" w:rsidRPr="00437F65" w:rsidDel="00F85E75" w:rsidTr="008D0F74">
        <w:trPr>
          <w:trHeight w:val="420"/>
          <w:del w:id="2832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833" w:author="Microsoft" w:date="2016-04-19T15:41:00Z"/>
              </w:rPr>
            </w:pPr>
            <w:del w:id="2834" w:author="Microsoft" w:date="2016-04-19T15:41:00Z">
              <w:r w:rsidRPr="00437F65" w:rsidDel="00F85E75">
                <w:rPr>
                  <w:rFonts w:hint="eastAsia"/>
                </w:rPr>
                <w:delText>输入</w:delText>
              </w:r>
              <w:bookmarkStart w:id="2835" w:name="_Toc450144000"/>
              <w:bookmarkEnd w:id="2835"/>
            </w:del>
          </w:p>
        </w:tc>
        <w:tc>
          <w:tcPr>
            <w:tcW w:w="7116" w:type="dxa"/>
            <w:gridSpan w:val="3"/>
          </w:tcPr>
          <w:p w:rsidR="00841DD2" w:rsidRPr="00437F65" w:rsidDel="00F85E75" w:rsidRDefault="00841DD2" w:rsidP="00715605">
            <w:pPr>
              <w:spacing w:line="360" w:lineRule="auto"/>
              <w:rPr>
                <w:del w:id="2836" w:author="Microsoft" w:date="2016-04-19T15:41:00Z"/>
                <w:rFonts w:ascii="宋体" w:hAnsi="宋体"/>
                <w:bCs/>
                <w:iCs/>
              </w:rPr>
            </w:pPr>
            <w:del w:id="2837" w:author="Microsoft" w:date="2016-04-19T15:41:00Z">
              <w:r w:rsidRPr="00437F65" w:rsidDel="00F85E75">
                <w:rPr>
                  <w:rFonts w:ascii="宋体" w:hAnsi="宋体" w:hint="eastAsia"/>
                  <w:bCs/>
                  <w:iCs/>
                </w:rPr>
                <w:delText>指定区域范围</w:delText>
              </w:r>
              <w:r w:rsidR="00087CC9" w:rsidDel="00F85E75">
                <w:rPr>
                  <w:rFonts w:ascii="宋体" w:hAnsi="宋体" w:hint="eastAsia"/>
                  <w:bCs/>
                  <w:iCs/>
                </w:rPr>
                <w:delText>、</w:delText>
              </w:r>
              <w:r w:rsidR="007F7B05" w:rsidDel="00F85E75">
                <w:rPr>
                  <w:rFonts w:ascii="宋体" w:hAnsi="宋体" w:hint="eastAsia"/>
                  <w:bCs/>
                  <w:iCs/>
                </w:rPr>
                <w:delText>终端机编码&lt;最多2</w:delText>
              </w:r>
              <w:r w:rsidR="007F7B05" w:rsidDel="00F85E75">
                <w:rPr>
                  <w:rFonts w:ascii="宋体" w:hAnsi="宋体"/>
                  <w:bCs/>
                  <w:iCs/>
                </w:rPr>
                <w:delText>0</w:delText>
              </w:r>
              <w:r w:rsidR="007F7B05" w:rsidDel="00F85E75">
                <w:rPr>
                  <w:rFonts w:ascii="宋体" w:hAnsi="宋体" w:hint="eastAsia"/>
                  <w:bCs/>
                  <w:iCs/>
                </w:rPr>
                <w:delText>个&gt;</w:delText>
              </w:r>
              <w:bookmarkStart w:id="2838" w:name="_Toc450144001"/>
              <w:bookmarkEnd w:id="2838"/>
            </w:del>
          </w:p>
          <w:p w:rsidR="00841DD2" w:rsidDel="00F85E75" w:rsidRDefault="00841DD2" w:rsidP="00087CC9">
            <w:pPr>
              <w:spacing w:line="360" w:lineRule="auto"/>
              <w:rPr>
                <w:del w:id="2839" w:author="Microsoft" w:date="2016-04-19T15:41:00Z"/>
                <w:rFonts w:ascii="宋体" w:hAnsi="宋体"/>
                <w:bCs/>
                <w:iCs/>
              </w:rPr>
            </w:pPr>
            <w:del w:id="2840" w:author="Microsoft" w:date="2016-04-19T15:41:00Z">
              <w:r w:rsidRPr="00437F65" w:rsidDel="00F85E75">
                <w:rPr>
                  <w:rFonts w:ascii="宋体" w:hAnsi="宋体" w:hint="eastAsia"/>
                  <w:bCs/>
                  <w:iCs/>
                </w:rPr>
                <w:delText>公告内容：</w:delText>
              </w:r>
              <w:r w:rsidR="00325B3D" w:rsidDel="00F85E75">
                <w:rPr>
                  <w:rFonts w:ascii="宋体" w:hAnsi="宋体" w:hint="eastAsia"/>
                  <w:bCs/>
                  <w:iCs/>
                </w:rPr>
                <w:delText>文本框</w:delText>
              </w:r>
              <w:r w:rsidR="00325B3D" w:rsidDel="00F85E75">
                <w:rPr>
                  <w:rFonts w:ascii="宋体" w:hAnsi="宋体"/>
                  <w:bCs/>
                  <w:iCs/>
                </w:rPr>
                <w:delText>，</w:delText>
              </w:r>
              <w:r w:rsidDel="00F85E75">
                <w:rPr>
                  <w:rFonts w:ascii="宋体" w:hAnsi="宋体" w:hint="eastAsia"/>
                  <w:bCs/>
                  <w:iCs/>
                </w:rPr>
                <w:delText>200字以内</w:delText>
              </w:r>
              <w:bookmarkStart w:id="2841" w:name="_Toc450144002"/>
              <w:bookmarkEnd w:id="2841"/>
            </w:del>
          </w:p>
          <w:p w:rsidR="00841DD2" w:rsidRPr="009B343B" w:rsidDel="00F85E75" w:rsidRDefault="00841DD2" w:rsidP="00715605">
            <w:pPr>
              <w:spacing w:line="360" w:lineRule="auto"/>
              <w:rPr>
                <w:del w:id="2842" w:author="Microsoft" w:date="2016-04-19T15:41:00Z"/>
                <w:rFonts w:ascii="宋体" w:hAnsi="宋体"/>
                <w:bCs/>
                <w:iCs/>
              </w:rPr>
            </w:pPr>
            <w:del w:id="2843" w:author="Microsoft" w:date="2016-04-19T15:41:00Z">
              <w:r w:rsidDel="00F85E75">
                <w:rPr>
                  <w:rFonts w:ascii="宋体" w:hAnsi="宋体" w:hint="eastAsia"/>
                  <w:bCs/>
                  <w:iCs/>
                </w:rPr>
                <w:delText>显示</w:delText>
              </w:r>
              <w:r w:rsidDel="00F85E75">
                <w:rPr>
                  <w:rFonts w:ascii="宋体" w:hAnsi="宋体"/>
                  <w:bCs/>
                  <w:iCs/>
                </w:rPr>
                <w:delText>位置：</w:delText>
              </w:r>
              <w:r w:rsidR="007F7B05" w:rsidDel="00F85E75">
                <w:rPr>
                  <w:rFonts w:ascii="宋体" w:hAnsi="宋体" w:hint="eastAsia"/>
                  <w:bCs/>
                  <w:iCs/>
                </w:rPr>
                <w:delText>下拉框</w:delText>
              </w:r>
              <w:r w:rsidR="007F7B05" w:rsidDel="00F85E75">
                <w:rPr>
                  <w:rFonts w:ascii="宋体" w:hAnsi="宋体"/>
                  <w:bCs/>
                  <w:iCs/>
                </w:rPr>
                <w:delText>，</w:delText>
              </w:r>
              <w:r w:rsidDel="00F85E75">
                <w:rPr>
                  <w:rFonts w:ascii="宋体" w:hAnsi="宋体"/>
                  <w:bCs/>
                  <w:iCs/>
                </w:rPr>
                <w:delText>主屏、</w:delText>
              </w:r>
              <w:r w:rsidDel="00F85E75">
                <w:rPr>
                  <w:rFonts w:ascii="宋体" w:hAnsi="宋体" w:hint="eastAsia"/>
                  <w:bCs/>
                  <w:iCs/>
                </w:rPr>
                <w:delText>TDS</w:delText>
              </w:r>
              <w:bookmarkStart w:id="2844" w:name="_Toc450144003"/>
              <w:bookmarkEnd w:id="2844"/>
            </w:del>
          </w:p>
          <w:p w:rsidR="00841DD2" w:rsidRPr="00437F65" w:rsidDel="00F85E75" w:rsidRDefault="00841DD2" w:rsidP="00715605">
            <w:pPr>
              <w:spacing w:line="360" w:lineRule="auto"/>
              <w:rPr>
                <w:del w:id="2845" w:author="Microsoft" w:date="2016-04-19T15:41:00Z"/>
                <w:rFonts w:ascii="宋体" w:hAnsi="宋体"/>
                <w:bCs/>
                <w:iCs/>
              </w:rPr>
            </w:pPr>
            <w:del w:id="2846" w:author="Microsoft" w:date="2016-04-19T15:41:00Z">
              <w:r w:rsidDel="00F85E75">
                <w:rPr>
                  <w:rFonts w:ascii="宋体" w:hAnsi="宋体" w:hint="eastAsia"/>
                  <w:bCs/>
                  <w:iCs/>
                </w:rPr>
                <w:delText>显示</w:delText>
              </w:r>
              <w:r w:rsidDel="00F85E75">
                <w:rPr>
                  <w:rFonts w:ascii="宋体" w:hAnsi="宋体"/>
                  <w:bCs/>
                  <w:iCs/>
                </w:rPr>
                <w:delText>时间：</w:delText>
              </w:r>
              <w:r w:rsidR="00325B3D" w:rsidDel="00F85E75">
                <w:rPr>
                  <w:rFonts w:ascii="宋体" w:hAnsi="宋体" w:hint="eastAsia"/>
                  <w:bCs/>
                  <w:iCs/>
                </w:rPr>
                <w:delText>文本框，</w:delText>
              </w:r>
              <w:r w:rsidR="002A7E98" w:rsidDel="00F85E75">
                <w:rPr>
                  <w:rFonts w:ascii="宋体" w:hAnsi="宋体" w:hint="eastAsia"/>
                  <w:bCs/>
                  <w:iCs/>
                </w:rPr>
                <w:delText>选择T</w:delText>
              </w:r>
              <w:r w:rsidR="002A7E98" w:rsidDel="00F85E75">
                <w:rPr>
                  <w:rFonts w:ascii="宋体" w:hAnsi="宋体"/>
                  <w:bCs/>
                  <w:iCs/>
                </w:rPr>
                <w:delText>DS</w:delText>
              </w:r>
              <w:r w:rsidR="002A7E98" w:rsidDel="00F85E75">
                <w:rPr>
                  <w:rFonts w:ascii="宋体" w:hAnsi="宋体" w:hint="eastAsia"/>
                  <w:bCs/>
                  <w:iCs/>
                </w:rPr>
                <w:delText>时</w:delText>
              </w:r>
              <w:r w:rsidR="002A7E98" w:rsidDel="00F85E75">
                <w:rPr>
                  <w:rFonts w:ascii="宋体" w:hAnsi="宋体"/>
                  <w:bCs/>
                  <w:iCs/>
                </w:rPr>
                <w:delText>，可输入时间，</w:delText>
              </w:r>
              <w:r w:rsidDel="00F85E75">
                <w:rPr>
                  <w:rFonts w:ascii="宋体" w:hAnsi="宋体" w:hint="eastAsia"/>
                  <w:bCs/>
                  <w:iCs/>
                </w:rPr>
                <w:delText>1</w:delText>
              </w:r>
              <w:r w:rsidDel="00F85E75">
                <w:rPr>
                  <w:rFonts w:ascii="宋体" w:hAnsi="宋体"/>
                  <w:bCs/>
                  <w:iCs/>
                </w:rPr>
                <w:delText>0-3600</w:delText>
              </w:r>
              <w:r w:rsidDel="00F85E75">
                <w:rPr>
                  <w:rFonts w:ascii="宋体" w:hAnsi="宋体" w:hint="eastAsia"/>
                  <w:bCs/>
                  <w:iCs/>
                </w:rPr>
                <w:delText>秒</w:delText>
              </w:r>
              <w:r w:rsidDel="00F85E75">
                <w:rPr>
                  <w:rFonts w:ascii="宋体" w:hAnsi="宋体"/>
                  <w:bCs/>
                  <w:iCs/>
                </w:rPr>
                <w:delText>，</w:delText>
              </w:r>
              <w:r w:rsidDel="00F85E75">
                <w:rPr>
                  <w:rFonts w:ascii="宋体" w:hAnsi="宋体" w:hint="eastAsia"/>
                  <w:bCs/>
                  <w:iCs/>
                </w:rPr>
                <w:delText>控制</w:delText>
              </w:r>
              <w:r w:rsidDel="00F85E75">
                <w:rPr>
                  <w:rFonts w:ascii="宋体" w:hAnsi="宋体"/>
                  <w:bCs/>
                  <w:iCs/>
                </w:rPr>
                <w:delText>即时消息显示的时间</w:delText>
              </w:r>
              <w:bookmarkStart w:id="2847" w:name="_Toc450144004"/>
              <w:bookmarkEnd w:id="2847"/>
            </w:del>
          </w:p>
        </w:tc>
        <w:bookmarkStart w:id="2848" w:name="_Toc450144005"/>
        <w:bookmarkEnd w:id="2848"/>
      </w:tr>
      <w:tr w:rsidR="00841DD2" w:rsidRPr="00437F65" w:rsidDel="00F85E75" w:rsidTr="008D0F74">
        <w:trPr>
          <w:trHeight w:val="420"/>
          <w:del w:id="2849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850" w:author="Microsoft" w:date="2016-04-19T15:41:00Z"/>
              </w:rPr>
            </w:pPr>
            <w:del w:id="2851" w:author="Microsoft" w:date="2016-04-19T15:41:00Z">
              <w:r w:rsidRPr="00437F65" w:rsidDel="00F85E75">
                <w:rPr>
                  <w:rFonts w:hint="eastAsia"/>
                </w:rPr>
                <w:delText>输出</w:delText>
              </w:r>
              <w:bookmarkStart w:id="2852" w:name="_Toc450144006"/>
              <w:bookmarkEnd w:id="2852"/>
            </w:del>
          </w:p>
        </w:tc>
        <w:tc>
          <w:tcPr>
            <w:tcW w:w="7116" w:type="dxa"/>
            <w:gridSpan w:val="3"/>
          </w:tcPr>
          <w:p w:rsidR="00841DD2" w:rsidRPr="00437F65" w:rsidDel="00F85E75" w:rsidRDefault="00841DD2" w:rsidP="00841DD2">
            <w:pPr>
              <w:spacing w:line="360" w:lineRule="auto"/>
              <w:rPr>
                <w:del w:id="2853" w:author="Microsoft" w:date="2016-04-19T15:41:00Z"/>
                <w:rFonts w:ascii="宋体" w:hAnsi="宋体"/>
                <w:bCs/>
                <w:iCs/>
              </w:rPr>
            </w:pPr>
            <w:del w:id="2854" w:author="Microsoft" w:date="2016-04-19T15:41:00Z">
              <w:r w:rsidDel="00F85E75">
                <w:rPr>
                  <w:rFonts w:ascii="宋体" w:hAnsi="宋体" w:hint="eastAsia"/>
                  <w:bCs/>
                  <w:iCs/>
                </w:rPr>
                <w:delText>提交成功，在终端机上显示消息</w:delText>
              </w:r>
              <w:r w:rsidDel="00F85E75">
                <w:rPr>
                  <w:rFonts w:ascii="宋体" w:hAnsi="宋体"/>
                  <w:bCs/>
                  <w:iCs/>
                </w:rPr>
                <w:delText>内容</w:delText>
              </w:r>
              <w:r w:rsidDel="00F85E75">
                <w:rPr>
                  <w:rFonts w:ascii="宋体" w:hAnsi="宋体" w:hint="eastAsia"/>
                  <w:bCs/>
                  <w:iCs/>
                </w:rPr>
                <w:delText>。</w:delText>
              </w:r>
              <w:bookmarkStart w:id="2855" w:name="_Toc450144007"/>
              <w:bookmarkEnd w:id="2855"/>
            </w:del>
          </w:p>
        </w:tc>
        <w:bookmarkStart w:id="2856" w:name="_Toc450144008"/>
        <w:bookmarkEnd w:id="2856"/>
      </w:tr>
      <w:tr w:rsidR="00841DD2" w:rsidRPr="00437F65" w:rsidDel="00F85E75" w:rsidTr="008D0F74">
        <w:trPr>
          <w:del w:id="2857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858" w:author="Microsoft" w:date="2016-04-19T15:41:00Z"/>
              </w:rPr>
            </w:pPr>
            <w:del w:id="2859" w:author="Microsoft" w:date="2016-04-19T15:41:00Z">
              <w:r w:rsidRPr="00437F65" w:rsidDel="00F85E75">
                <w:rPr>
                  <w:rFonts w:hint="eastAsia"/>
                </w:rPr>
                <w:delText>异常情况</w:delText>
              </w:r>
              <w:bookmarkStart w:id="2860" w:name="_Toc450144009"/>
              <w:bookmarkEnd w:id="2860"/>
            </w:del>
          </w:p>
        </w:tc>
        <w:tc>
          <w:tcPr>
            <w:tcW w:w="7116" w:type="dxa"/>
            <w:gridSpan w:val="3"/>
          </w:tcPr>
          <w:p w:rsidR="00841DD2" w:rsidRPr="00437F65" w:rsidDel="00F85E75" w:rsidRDefault="00841DD2" w:rsidP="00715605">
            <w:pPr>
              <w:spacing w:line="360" w:lineRule="auto"/>
              <w:rPr>
                <w:del w:id="2861" w:author="Microsoft" w:date="2016-04-19T15:41:00Z"/>
              </w:rPr>
            </w:pPr>
            <w:del w:id="2862" w:author="Microsoft" w:date="2016-04-19T15:41:00Z">
              <w:r w:rsidRPr="00437F65" w:rsidDel="00F85E75">
                <w:rPr>
                  <w:rFonts w:ascii="宋体" w:hAnsi="宋体" w:hint="eastAsia"/>
                  <w:bCs/>
                  <w:iCs/>
                </w:rPr>
                <w:delText>无</w:delText>
              </w:r>
              <w:bookmarkStart w:id="2863" w:name="_Toc450144010"/>
              <w:bookmarkEnd w:id="2863"/>
            </w:del>
          </w:p>
        </w:tc>
        <w:bookmarkStart w:id="2864" w:name="_Toc450144011"/>
        <w:bookmarkEnd w:id="2864"/>
      </w:tr>
      <w:tr w:rsidR="00841DD2" w:rsidRPr="00437F65" w:rsidDel="00F85E75" w:rsidTr="008D0F74">
        <w:trPr>
          <w:del w:id="2865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866" w:author="Microsoft" w:date="2016-04-19T15:41:00Z"/>
              </w:rPr>
            </w:pPr>
            <w:del w:id="2867" w:author="Microsoft" w:date="2016-04-19T15:41:00Z">
              <w:r w:rsidRPr="00437F65" w:rsidDel="00F85E75">
                <w:rPr>
                  <w:rFonts w:hint="eastAsia"/>
                </w:rPr>
                <w:delText>约束条件</w:delText>
              </w:r>
              <w:bookmarkStart w:id="2868" w:name="_Toc450144012"/>
              <w:bookmarkEnd w:id="2868"/>
            </w:del>
          </w:p>
        </w:tc>
        <w:tc>
          <w:tcPr>
            <w:tcW w:w="7116" w:type="dxa"/>
            <w:gridSpan w:val="3"/>
          </w:tcPr>
          <w:p w:rsidR="00841DD2" w:rsidRPr="00437F65" w:rsidDel="00F85E75" w:rsidRDefault="00841DD2" w:rsidP="00715605">
            <w:pPr>
              <w:spacing w:line="360" w:lineRule="auto"/>
              <w:rPr>
                <w:del w:id="2869" w:author="Microsoft" w:date="2016-04-19T15:41:00Z"/>
                <w:rFonts w:ascii="宋体" w:hAnsi="宋体"/>
                <w:bCs/>
                <w:iCs/>
              </w:rPr>
            </w:pPr>
            <w:del w:id="2870" w:author="Microsoft" w:date="2016-04-19T15:41:00Z">
              <w:r w:rsidRPr="00437F65" w:rsidDel="00F85E75">
                <w:rPr>
                  <w:rFonts w:ascii="宋体" w:hAnsi="宋体" w:hint="eastAsia"/>
                  <w:bCs/>
                  <w:iCs/>
                </w:rPr>
                <w:delText>无</w:delText>
              </w:r>
              <w:bookmarkStart w:id="2871" w:name="_Toc450144013"/>
              <w:bookmarkEnd w:id="2871"/>
            </w:del>
          </w:p>
        </w:tc>
        <w:bookmarkStart w:id="2872" w:name="_Toc450144014"/>
        <w:bookmarkEnd w:id="2872"/>
      </w:tr>
      <w:tr w:rsidR="00841DD2" w:rsidRPr="00437F65" w:rsidDel="00F85E75" w:rsidTr="008D0F74">
        <w:trPr>
          <w:del w:id="2873" w:author="Microsoft" w:date="2016-04-19T15:41:00Z"/>
        </w:trPr>
        <w:tc>
          <w:tcPr>
            <w:tcW w:w="1384" w:type="dxa"/>
            <w:shd w:val="clear" w:color="auto" w:fill="D9D9D9" w:themeFill="background1" w:themeFillShade="D9"/>
          </w:tcPr>
          <w:p w:rsidR="00841DD2" w:rsidRPr="00437F65" w:rsidDel="00F85E75" w:rsidRDefault="00841DD2" w:rsidP="00715605">
            <w:pPr>
              <w:spacing w:line="360" w:lineRule="auto"/>
              <w:jc w:val="left"/>
              <w:rPr>
                <w:del w:id="2874" w:author="Microsoft" w:date="2016-04-19T15:41:00Z"/>
              </w:rPr>
            </w:pPr>
            <w:del w:id="2875" w:author="Microsoft" w:date="2016-04-19T15:41:00Z">
              <w:r w:rsidRPr="00437F65" w:rsidDel="00F85E75">
                <w:rPr>
                  <w:rFonts w:hint="eastAsia"/>
                </w:rPr>
                <w:delText>其它说明</w:delText>
              </w:r>
              <w:bookmarkStart w:id="2876" w:name="_Toc450144015"/>
              <w:bookmarkEnd w:id="2876"/>
            </w:del>
          </w:p>
        </w:tc>
        <w:tc>
          <w:tcPr>
            <w:tcW w:w="7116" w:type="dxa"/>
            <w:gridSpan w:val="3"/>
          </w:tcPr>
          <w:p w:rsidR="00841DD2" w:rsidRPr="00437F65" w:rsidDel="00F85E75" w:rsidRDefault="007A2945" w:rsidP="00715605">
            <w:pPr>
              <w:spacing w:line="360" w:lineRule="auto"/>
              <w:rPr>
                <w:del w:id="2877" w:author="Microsoft" w:date="2016-04-19T15:41:00Z"/>
              </w:rPr>
            </w:pPr>
            <w:del w:id="2878" w:author="Microsoft" w:date="2016-04-19T15:41:00Z">
              <w:r w:rsidDel="00F85E75">
                <w:rPr>
                  <w:rFonts w:hint="eastAsia"/>
                </w:rPr>
                <w:delText>记录操作</w:delText>
              </w:r>
              <w:r w:rsidDel="00F85E75">
                <w:delText>日志</w:delText>
              </w:r>
              <w:bookmarkStart w:id="2879" w:name="_Toc450144016"/>
              <w:bookmarkEnd w:id="2879"/>
            </w:del>
          </w:p>
        </w:tc>
        <w:bookmarkStart w:id="2880" w:name="_Toc450144017"/>
        <w:bookmarkEnd w:id="2880"/>
      </w:tr>
    </w:tbl>
    <w:p w:rsidR="00841DD2" w:rsidRPr="00437F65" w:rsidRDefault="00B936C7" w:rsidP="003F41F8">
      <w:pPr>
        <w:pStyle w:val="4"/>
      </w:pPr>
      <w:bookmarkStart w:id="2881" w:name="_Toc450144018"/>
      <w:r>
        <w:rPr>
          <w:rFonts w:hint="eastAsia"/>
        </w:rPr>
        <w:t>票面</w:t>
      </w:r>
      <w:r>
        <w:t>信息发布</w:t>
      </w:r>
      <w:bookmarkEnd w:id="2881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B936C7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B936C7" w:rsidRPr="00437F65" w:rsidRDefault="00B936C7" w:rsidP="00BF4054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B936C7" w:rsidRPr="00437F65" w:rsidRDefault="00B936C7" w:rsidP="00BF4054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通知系统管理</w:t>
            </w:r>
          </w:p>
        </w:tc>
      </w:tr>
      <w:tr w:rsidR="00B936C7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B936C7" w:rsidRPr="00437F65" w:rsidRDefault="00B936C7" w:rsidP="00BF4054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票面信息</w:t>
            </w:r>
            <w:r>
              <w:t>发布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B936C7" w:rsidRPr="00437F65" w:rsidRDefault="00B936C7" w:rsidP="00BF4054">
            <w:pPr>
              <w:spacing w:line="360" w:lineRule="auto"/>
              <w:rPr>
                <w:iCs/>
              </w:rPr>
            </w:pPr>
          </w:p>
        </w:tc>
      </w:tr>
      <w:tr w:rsidR="00B936C7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B936C7" w:rsidRPr="00437F65" w:rsidRDefault="00C53406" w:rsidP="00F51B11">
            <w:pPr>
              <w:pStyle w:val="af1"/>
            </w:pPr>
            <w:r>
              <w:rPr>
                <w:rFonts w:hint="eastAsia"/>
              </w:rPr>
              <w:t>调整票面</w:t>
            </w:r>
            <w:r>
              <w:t>宣传信息。</w:t>
            </w:r>
          </w:p>
        </w:tc>
      </w:tr>
      <w:tr w:rsidR="00B936C7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B936C7" w:rsidRPr="00437F65" w:rsidRDefault="00B936C7" w:rsidP="00B936C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信息</w:t>
            </w:r>
            <w:r w:rsidRPr="00437F65">
              <w:rPr>
                <w:rFonts w:ascii="宋体" w:hAnsi="宋体" w:hint="eastAsia"/>
                <w:bCs/>
                <w:iCs/>
              </w:rPr>
              <w:t>内容：</w:t>
            </w:r>
            <w:r>
              <w:rPr>
                <w:rFonts w:ascii="宋体" w:hAnsi="宋体"/>
                <w:bCs/>
                <w:iCs/>
              </w:rPr>
              <w:t>42</w:t>
            </w:r>
            <w:r>
              <w:rPr>
                <w:rFonts w:ascii="宋体" w:hAnsi="宋体" w:hint="eastAsia"/>
                <w:bCs/>
                <w:iCs/>
              </w:rPr>
              <w:t>字以内</w:t>
            </w:r>
          </w:p>
        </w:tc>
      </w:tr>
      <w:tr w:rsidR="00B936C7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B936C7" w:rsidRPr="00437F65" w:rsidRDefault="00B936C7" w:rsidP="008E6805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提交成功，</w:t>
            </w:r>
            <w:r w:rsidR="008E6805">
              <w:rPr>
                <w:rFonts w:ascii="宋体" w:hAnsi="宋体" w:hint="eastAsia"/>
                <w:bCs/>
                <w:iCs/>
              </w:rPr>
              <w:t>终端机</w:t>
            </w:r>
            <w:r w:rsidR="008E6805">
              <w:rPr>
                <w:rFonts w:ascii="宋体" w:hAnsi="宋体"/>
                <w:bCs/>
                <w:iCs/>
              </w:rPr>
              <w:t>在下次登录时获取新</w:t>
            </w:r>
            <w:r w:rsidR="008E6805">
              <w:rPr>
                <w:rFonts w:ascii="宋体" w:hAnsi="宋体" w:hint="eastAsia"/>
                <w:bCs/>
                <w:iCs/>
              </w:rPr>
              <w:t>票</w:t>
            </w:r>
            <w:r w:rsidR="008E6805">
              <w:rPr>
                <w:rFonts w:ascii="宋体" w:hAnsi="宋体"/>
                <w:bCs/>
                <w:iCs/>
              </w:rPr>
              <w:t>面信息。</w:t>
            </w:r>
          </w:p>
        </w:tc>
      </w:tr>
      <w:tr w:rsidR="00B936C7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B936C7" w:rsidRPr="00437F65" w:rsidRDefault="00B936C7" w:rsidP="00BF4054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B936C7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B936C7" w:rsidRPr="00437F65" w:rsidRDefault="00B936C7" w:rsidP="00BF4054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B936C7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B936C7" w:rsidRPr="00437F65" w:rsidRDefault="00B936C7" w:rsidP="00BF4054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B936C7" w:rsidRPr="00437F65" w:rsidRDefault="007A2945" w:rsidP="00BF4054">
            <w:pPr>
              <w:spacing w:line="360" w:lineRule="auto"/>
            </w:pPr>
            <w:r>
              <w:rPr>
                <w:rFonts w:hint="eastAsia"/>
              </w:rPr>
              <w:t>记录</w:t>
            </w:r>
            <w:r>
              <w:t>操作日志</w:t>
            </w:r>
          </w:p>
        </w:tc>
      </w:tr>
    </w:tbl>
    <w:p w:rsidR="004C3A09" w:rsidRDefault="004C3A09">
      <w:pPr>
        <w:pStyle w:val="4"/>
        <w:rPr>
          <w:ins w:id="2882" w:author="Microsoft" w:date="2016-05-09T13:36:00Z"/>
        </w:rPr>
      </w:pPr>
      <w:bookmarkStart w:id="2883" w:name="_Toc350431954"/>
      <w:bookmarkStart w:id="2884" w:name="_Toc450144019"/>
      <w:ins w:id="2885" w:author="Microsoft" w:date="2016-05-09T13:36:00Z">
        <w:r>
          <w:t>开奖视频信息管理</w:t>
        </w:r>
      </w:ins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4C3A09" w:rsidRPr="00437F65" w:rsidTr="004C3A09">
        <w:trPr>
          <w:cantSplit/>
          <w:ins w:id="2886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887" w:author="Microsoft" w:date="2016-05-09T13:36:00Z"/>
              </w:rPr>
            </w:pPr>
            <w:ins w:id="2888" w:author="Microsoft" w:date="2016-05-09T13:36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</w:tcPr>
          <w:p w:rsidR="004C3A09" w:rsidRPr="00437F65" w:rsidRDefault="004C3A09" w:rsidP="004C3A09">
            <w:pPr>
              <w:spacing w:line="360" w:lineRule="auto"/>
              <w:rPr>
                <w:ins w:id="2889" w:author="Microsoft" w:date="2016-05-09T13:36:00Z"/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rPr>
                <w:ins w:id="2890" w:author="Microsoft" w:date="2016-05-09T13:36:00Z"/>
              </w:rPr>
            </w:pPr>
            <w:ins w:id="2891" w:author="Microsoft" w:date="2016-05-09T13:36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2751" w:type="dxa"/>
          </w:tcPr>
          <w:p w:rsidR="004C3A09" w:rsidRPr="00437F65" w:rsidRDefault="004C3A09" w:rsidP="004C3A09">
            <w:pPr>
              <w:spacing w:line="360" w:lineRule="auto"/>
              <w:rPr>
                <w:ins w:id="2892" w:author="Microsoft" w:date="2016-05-09T13:36:00Z"/>
                <w:iCs/>
              </w:rPr>
            </w:pPr>
            <w:ins w:id="2893" w:author="Microsoft" w:date="2016-05-09T13:36:00Z">
              <w:r w:rsidRPr="00437F65">
                <w:rPr>
                  <w:rFonts w:hint="eastAsia"/>
                  <w:iCs/>
                </w:rPr>
                <w:t>通知系统管理</w:t>
              </w:r>
            </w:ins>
          </w:p>
        </w:tc>
      </w:tr>
      <w:tr w:rsidR="004C3A09" w:rsidRPr="00437F65" w:rsidTr="004C3A09">
        <w:trPr>
          <w:cantSplit/>
          <w:ins w:id="2894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895" w:author="Microsoft" w:date="2016-05-09T13:36:00Z"/>
              </w:rPr>
            </w:pPr>
            <w:ins w:id="2896" w:author="Microsoft" w:date="2016-05-09T13:36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</w:tcPr>
          <w:p w:rsidR="004C3A09" w:rsidRPr="00437F65" w:rsidRDefault="004C3A09" w:rsidP="004C3A09">
            <w:pPr>
              <w:spacing w:line="360" w:lineRule="auto"/>
              <w:rPr>
                <w:ins w:id="2897" w:author="Microsoft" w:date="2016-05-09T13:36:00Z"/>
                <w:iCs/>
              </w:rPr>
            </w:pPr>
            <w:ins w:id="2898" w:author="Microsoft" w:date="2016-05-09T13:40:00Z">
              <w:r>
                <w:rPr>
                  <w:rFonts w:hint="eastAsia"/>
                </w:rPr>
                <w:t>开奖视频中的滚动消息</w:t>
              </w:r>
            </w:ins>
          </w:p>
        </w:tc>
        <w:tc>
          <w:tcPr>
            <w:tcW w:w="1860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rPr>
                <w:ins w:id="2899" w:author="Microsoft" w:date="2016-05-09T13:36:00Z"/>
                <w:iCs/>
              </w:rPr>
            </w:pPr>
            <w:ins w:id="2900" w:author="Microsoft" w:date="2016-05-09T13:36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751" w:type="dxa"/>
          </w:tcPr>
          <w:p w:rsidR="004C3A09" w:rsidRPr="00437F65" w:rsidRDefault="004C3A09" w:rsidP="004C3A09">
            <w:pPr>
              <w:spacing w:line="360" w:lineRule="auto"/>
              <w:rPr>
                <w:ins w:id="2901" w:author="Microsoft" w:date="2016-05-09T13:36:00Z"/>
                <w:iCs/>
              </w:rPr>
            </w:pPr>
          </w:p>
        </w:tc>
      </w:tr>
      <w:tr w:rsidR="004C3A09" w:rsidRPr="00437F65" w:rsidTr="004C3A09">
        <w:trPr>
          <w:trHeight w:val="390"/>
          <w:ins w:id="2902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903" w:author="Microsoft" w:date="2016-05-09T13:36:00Z"/>
              </w:rPr>
            </w:pPr>
            <w:ins w:id="2904" w:author="Microsoft" w:date="2016-05-09T13:36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7116" w:type="dxa"/>
            <w:gridSpan w:val="3"/>
          </w:tcPr>
          <w:p w:rsidR="004C3A09" w:rsidRPr="00437F65" w:rsidRDefault="004C3A09" w:rsidP="00F51B11">
            <w:pPr>
              <w:pStyle w:val="af1"/>
              <w:rPr>
                <w:ins w:id="2905" w:author="Microsoft" w:date="2016-05-09T13:36:00Z"/>
              </w:rPr>
            </w:pPr>
            <w:ins w:id="2906" w:author="Microsoft" w:date="2016-05-09T13:40:00Z">
              <w:r>
                <w:rPr>
                  <w:rFonts w:hint="eastAsia"/>
                </w:rPr>
                <w:t>在11选5开奖视频中的消息</w:t>
              </w:r>
            </w:ins>
            <w:ins w:id="2907" w:author="Microsoft" w:date="2016-05-09T13:36:00Z">
              <w:r>
                <w:t>。</w:t>
              </w:r>
            </w:ins>
          </w:p>
        </w:tc>
      </w:tr>
      <w:tr w:rsidR="004C3A09" w:rsidRPr="00437F65" w:rsidTr="004C3A09">
        <w:trPr>
          <w:trHeight w:val="420"/>
          <w:ins w:id="2908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909" w:author="Microsoft" w:date="2016-05-09T13:36:00Z"/>
              </w:rPr>
            </w:pPr>
            <w:ins w:id="2910" w:author="Microsoft" w:date="2016-05-09T13:36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7116" w:type="dxa"/>
            <w:gridSpan w:val="3"/>
          </w:tcPr>
          <w:p w:rsidR="004C3A09" w:rsidRDefault="004C3A09">
            <w:pPr>
              <w:spacing w:line="360" w:lineRule="auto"/>
              <w:ind w:left="0"/>
              <w:rPr>
                <w:ins w:id="2911" w:author="Microsoft" w:date="2016-05-09T13:42:00Z"/>
                <w:rFonts w:ascii="宋体" w:hAnsi="宋体"/>
                <w:bCs/>
                <w:iCs/>
              </w:rPr>
              <w:pPrChange w:id="2912" w:author="Microsoft" w:date="2016-05-09T13:42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2913" w:author="Microsoft" w:date="2016-05-09T13:41:00Z">
              <w:r>
                <w:rPr>
                  <w:rFonts w:ascii="宋体" w:hAnsi="宋体"/>
                  <w:bCs/>
                  <w:iCs/>
                </w:rPr>
                <w:t>消息</w:t>
              </w:r>
              <w:r>
                <w:rPr>
                  <w:rFonts w:ascii="宋体" w:hAnsi="宋体" w:hint="eastAsia"/>
                  <w:bCs/>
                  <w:iCs/>
                </w:rPr>
                <w:t>1</w:t>
              </w:r>
            </w:ins>
            <w:ins w:id="2914" w:author="Microsoft" w:date="2016-05-09T13:36:00Z">
              <w:r w:rsidRPr="00437F65">
                <w:rPr>
                  <w:rFonts w:ascii="宋体" w:hAnsi="宋体" w:hint="eastAsia"/>
                  <w:bCs/>
                  <w:iCs/>
                </w:rPr>
                <w:t>：</w:t>
              </w:r>
            </w:ins>
            <w:ins w:id="2915" w:author="Microsoft" w:date="2016-05-09T13:42:00Z">
              <w:r>
                <w:rPr>
                  <w:rFonts w:ascii="宋体" w:hAnsi="宋体"/>
                  <w:bCs/>
                  <w:iCs/>
                </w:rPr>
                <w:t>2000</w:t>
              </w:r>
              <w:r>
                <w:rPr>
                  <w:rFonts w:ascii="宋体" w:hAnsi="宋体" w:hint="eastAsia"/>
                  <w:bCs/>
                  <w:iCs/>
                </w:rPr>
                <w:t>字符</w:t>
              </w:r>
            </w:ins>
            <w:ins w:id="2916" w:author="Microsoft" w:date="2016-05-09T13:36:00Z">
              <w:r>
                <w:rPr>
                  <w:rFonts w:ascii="宋体" w:hAnsi="宋体" w:hint="eastAsia"/>
                  <w:bCs/>
                  <w:iCs/>
                </w:rPr>
                <w:t>以内</w:t>
              </w:r>
            </w:ins>
            <w:ins w:id="2917" w:author="Microsoft" w:date="2016-05-09T13:42:00Z">
              <w:r>
                <w:rPr>
                  <w:rFonts w:ascii="宋体" w:hAnsi="宋体" w:hint="eastAsia"/>
                  <w:bCs/>
                  <w:iCs/>
                </w:rPr>
                <w:t>；必填项；</w:t>
              </w:r>
            </w:ins>
          </w:p>
          <w:p w:rsidR="004C3A09" w:rsidRDefault="004C3A09">
            <w:pPr>
              <w:spacing w:line="360" w:lineRule="auto"/>
              <w:ind w:left="0"/>
              <w:rPr>
                <w:ins w:id="2918" w:author="Microsoft" w:date="2016-05-09T13:42:00Z"/>
                <w:rFonts w:ascii="宋体" w:hAnsi="宋体"/>
                <w:bCs/>
                <w:iCs/>
              </w:rPr>
              <w:pPrChange w:id="2919" w:author="Microsoft" w:date="2016-05-09T13:42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2920" w:author="Microsoft" w:date="2016-05-09T13:42:00Z">
              <w:r>
                <w:rPr>
                  <w:rFonts w:ascii="宋体" w:hAnsi="宋体"/>
                  <w:bCs/>
                  <w:iCs/>
                </w:rPr>
                <w:t>消息</w:t>
              </w:r>
              <w:r>
                <w:rPr>
                  <w:rFonts w:ascii="宋体" w:hAnsi="宋体" w:hint="eastAsia"/>
                  <w:bCs/>
                  <w:iCs/>
                </w:rPr>
                <w:t>2：2000字符以内；允许为空；</w:t>
              </w:r>
            </w:ins>
          </w:p>
          <w:p w:rsidR="004C3A09" w:rsidRPr="00437F65" w:rsidRDefault="004C3A09">
            <w:pPr>
              <w:spacing w:line="360" w:lineRule="auto"/>
              <w:ind w:left="0"/>
              <w:rPr>
                <w:ins w:id="2921" w:author="Microsoft" w:date="2016-05-09T13:36:00Z"/>
                <w:rFonts w:ascii="宋体" w:hAnsi="宋体"/>
                <w:bCs/>
                <w:iCs/>
              </w:rPr>
              <w:pPrChange w:id="2922" w:author="Microsoft" w:date="2016-05-09T13:42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2923" w:author="Microsoft" w:date="2016-05-09T13:42:00Z">
              <w:r>
                <w:rPr>
                  <w:rFonts w:ascii="宋体" w:hAnsi="宋体"/>
                  <w:bCs/>
                  <w:iCs/>
                </w:rPr>
                <w:t>消息</w:t>
              </w:r>
              <w:r>
                <w:rPr>
                  <w:rFonts w:ascii="宋体" w:hAnsi="宋体" w:hint="eastAsia"/>
                  <w:bCs/>
                  <w:iCs/>
                </w:rPr>
                <w:t>3：</w:t>
              </w:r>
            </w:ins>
            <w:ins w:id="2924" w:author="Microsoft" w:date="2016-05-09T13:55:00Z">
              <w:r w:rsidR="008671A8">
                <w:rPr>
                  <w:rFonts w:ascii="宋体" w:hAnsi="宋体" w:hint="eastAsia"/>
                  <w:bCs/>
                  <w:iCs/>
                </w:rPr>
                <w:t>2000字符以内；允许为空；</w:t>
              </w:r>
            </w:ins>
          </w:p>
        </w:tc>
      </w:tr>
      <w:tr w:rsidR="004C3A09" w:rsidRPr="00437F65" w:rsidTr="004C3A09">
        <w:trPr>
          <w:trHeight w:val="420"/>
          <w:ins w:id="2925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926" w:author="Microsoft" w:date="2016-05-09T13:36:00Z"/>
              </w:rPr>
            </w:pPr>
            <w:ins w:id="2927" w:author="Microsoft" w:date="2016-05-09T13:36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7116" w:type="dxa"/>
            <w:gridSpan w:val="3"/>
          </w:tcPr>
          <w:p w:rsidR="004C3A09" w:rsidRPr="00437F65" w:rsidRDefault="008671A8">
            <w:pPr>
              <w:spacing w:line="360" w:lineRule="auto"/>
              <w:ind w:left="0"/>
              <w:rPr>
                <w:ins w:id="2928" w:author="Microsoft" w:date="2016-05-09T13:36:00Z"/>
                <w:rFonts w:ascii="宋体" w:hAnsi="宋体"/>
                <w:bCs/>
                <w:iCs/>
              </w:rPr>
              <w:pPrChange w:id="2929" w:author="Microsoft" w:date="2016-05-09T13:55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2930" w:author="Microsoft" w:date="2016-05-09T13:55:00Z">
              <w:r>
                <w:rPr>
                  <w:rFonts w:ascii="宋体" w:hAnsi="宋体"/>
                  <w:bCs/>
                  <w:iCs/>
                </w:rPr>
                <w:t>修改成功</w:t>
              </w:r>
              <w:r>
                <w:rPr>
                  <w:rFonts w:ascii="宋体" w:hAnsi="宋体" w:hint="eastAsia"/>
                  <w:bCs/>
                  <w:iCs/>
                </w:rPr>
                <w:t>！</w:t>
              </w:r>
              <w:r>
                <w:rPr>
                  <w:rFonts w:ascii="宋体" w:hAnsi="宋体"/>
                  <w:bCs/>
                  <w:iCs/>
                </w:rPr>
                <w:t>提交成功后</w:t>
              </w:r>
              <w:r>
                <w:rPr>
                  <w:rFonts w:ascii="宋体" w:hAnsi="宋体" w:hint="eastAsia"/>
                  <w:bCs/>
                  <w:iCs/>
                </w:rPr>
                <w:t>，</w:t>
              </w:r>
            </w:ins>
            <w:ins w:id="2931" w:author="Microsoft" w:date="2016-05-09T14:21:00Z">
              <w:r w:rsidR="00FD3B80">
                <w:rPr>
                  <w:rFonts w:ascii="宋体" w:hAnsi="宋体" w:hint="eastAsia"/>
                  <w:bCs/>
                  <w:iCs/>
                </w:rPr>
                <w:t>所编辑的消息</w:t>
              </w:r>
            </w:ins>
            <w:ins w:id="2932" w:author="Microsoft" w:date="2016-05-09T13:55:00Z">
              <w:r>
                <w:rPr>
                  <w:rFonts w:ascii="宋体" w:hAnsi="宋体"/>
                  <w:bCs/>
                  <w:iCs/>
                </w:rPr>
                <w:t>在</w:t>
              </w:r>
              <w:r>
                <w:rPr>
                  <w:rFonts w:ascii="宋体" w:hAnsi="宋体" w:hint="eastAsia"/>
                  <w:bCs/>
                  <w:iCs/>
                </w:rPr>
                <w:t>11选5的开奖视频</w:t>
              </w:r>
              <w:r w:rsidR="001B40BA">
                <w:rPr>
                  <w:rFonts w:ascii="宋体" w:hAnsi="宋体" w:hint="eastAsia"/>
                  <w:bCs/>
                  <w:iCs/>
                </w:rPr>
                <w:t>播报中</w:t>
              </w:r>
            </w:ins>
            <w:ins w:id="2933" w:author="Microsoft" w:date="2016-05-09T13:56:00Z">
              <w:r w:rsidR="001B40BA">
                <w:rPr>
                  <w:rFonts w:ascii="宋体" w:hAnsi="宋体" w:hint="eastAsia"/>
                  <w:bCs/>
                  <w:iCs/>
                </w:rPr>
                <w:t>就会显示；</w:t>
              </w:r>
            </w:ins>
            <w:ins w:id="2934" w:author="Microsoft" w:date="2016-05-09T13:55:00Z">
              <w:r w:rsidRPr="00437F65">
                <w:rPr>
                  <w:rFonts w:ascii="宋体" w:hAnsi="宋体"/>
                  <w:bCs/>
                  <w:iCs/>
                </w:rPr>
                <w:t xml:space="preserve"> </w:t>
              </w:r>
            </w:ins>
          </w:p>
        </w:tc>
      </w:tr>
      <w:tr w:rsidR="004C3A09" w:rsidRPr="00437F65" w:rsidTr="004C3A09">
        <w:trPr>
          <w:ins w:id="2935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936" w:author="Microsoft" w:date="2016-05-09T13:36:00Z"/>
              </w:rPr>
            </w:pPr>
            <w:ins w:id="2937" w:author="Microsoft" w:date="2016-05-09T13:36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7116" w:type="dxa"/>
            <w:gridSpan w:val="3"/>
          </w:tcPr>
          <w:p w:rsidR="004C3A09" w:rsidRPr="00437F65" w:rsidRDefault="004C3A09" w:rsidP="004C3A09">
            <w:pPr>
              <w:spacing w:line="360" w:lineRule="auto"/>
              <w:rPr>
                <w:ins w:id="2938" w:author="Microsoft" w:date="2016-05-09T13:36:00Z"/>
              </w:rPr>
            </w:pPr>
            <w:ins w:id="2939" w:author="Microsoft" w:date="2016-05-09T13:36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4C3A09" w:rsidRPr="00437F65" w:rsidTr="004C3A09">
        <w:trPr>
          <w:ins w:id="2940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941" w:author="Microsoft" w:date="2016-05-09T13:36:00Z"/>
              </w:rPr>
            </w:pPr>
            <w:ins w:id="2942" w:author="Microsoft" w:date="2016-05-09T13:36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7116" w:type="dxa"/>
            <w:gridSpan w:val="3"/>
          </w:tcPr>
          <w:p w:rsidR="004C3A09" w:rsidRPr="00437F65" w:rsidRDefault="00FD3B80">
            <w:pPr>
              <w:spacing w:line="360" w:lineRule="auto"/>
              <w:ind w:left="0"/>
              <w:rPr>
                <w:ins w:id="2943" w:author="Microsoft" w:date="2016-05-09T13:36:00Z"/>
                <w:rFonts w:ascii="宋体" w:hAnsi="宋体"/>
                <w:bCs/>
                <w:iCs/>
              </w:rPr>
              <w:pPrChange w:id="2944" w:author="Microsoft" w:date="2016-05-09T13:56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2945" w:author="Microsoft" w:date="2016-05-09T14:20:00Z">
              <w:r>
                <w:rPr>
                  <w:rFonts w:ascii="宋体" w:hAnsi="宋体"/>
                  <w:bCs/>
                  <w:iCs/>
                </w:rPr>
                <w:t>修改的消息实时生效</w:t>
              </w:r>
            </w:ins>
            <w:ins w:id="2946" w:author="Microsoft" w:date="2016-05-09T14:21:00Z">
              <w:r>
                <w:rPr>
                  <w:rFonts w:ascii="宋体" w:hAnsi="宋体" w:hint="eastAsia"/>
                  <w:bCs/>
                  <w:iCs/>
                </w:rPr>
                <w:t>；</w:t>
              </w:r>
            </w:ins>
            <w:ins w:id="2947" w:author="Microsoft" w:date="2016-06-24T11:13:00Z">
              <w:r w:rsidR="00315EDE">
                <w:rPr>
                  <w:rFonts w:ascii="宋体" w:hAnsi="宋体" w:hint="eastAsia"/>
                  <w:bCs/>
                  <w:iCs/>
                </w:rPr>
                <w:t>输入信息中不可输入回车键；</w:t>
              </w:r>
            </w:ins>
          </w:p>
        </w:tc>
      </w:tr>
      <w:tr w:rsidR="004C3A09" w:rsidRPr="00437F65" w:rsidTr="004C3A09">
        <w:trPr>
          <w:ins w:id="2948" w:author="Microsoft" w:date="2016-05-09T13:36:00Z"/>
        </w:trPr>
        <w:tc>
          <w:tcPr>
            <w:tcW w:w="1384" w:type="dxa"/>
            <w:shd w:val="clear" w:color="auto" w:fill="D9D9D9" w:themeFill="background1" w:themeFillShade="D9"/>
          </w:tcPr>
          <w:p w:rsidR="004C3A09" w:rsidRPr="00437F65" w:rsidRDefault="004C3A09" w:rsidP="004C3A09">
            <w:pPr>
              <w:spacing w:line="360" w:lineRule="auto"/>
              <w:jc w:val="left"/>
              <w:rPr>
                <w:ins w:id="2949" w:author="Microsoft" w:date="2016-05-09T13:36:00Z"/>
              </w:rPr>
            </w:pPr>
            <w:ins w:id="2950" w:author="Microsoft" w:date="2016-05-09T13:36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7116" w:type="dxa"/>
            <w:gridSpan w:val="3"/>
          </w:tcPr>
          <w:p w:rsidR="004C3A09" w:rsidRPr="00437F65" w:rsidRDefault="004C3A09" w:rsidP="00F51B11">
            <w:pPr>
              <w:spacing w:line="360" w:lineRule="auto"/>
              <w:rPr>
                <w:ins w:id="2951" w:author="Microsoft" w:date="2016-05-09T13:36:00Z"/>
              </w:rPr>
            </w:pPr>
          </w:p>
        </w:tc>
      </w:tr>
    </w:tbl>
    <w:p w:rsidR="004C3A09" w:rsidRPr="00F51B11" w:rsidRDefault="004C3A09">
      <w:pPr>
        <w:rPr>
          <w:ins w:id="2952" w:author="Microsoft" w:date="2016-05-09T13:36:00Z"/>
        </w:rPr>
        <w:pPrChange w:id="2953" w:author="Microsoft" w:date="2016-05-09T13:36:00Z">
          <w:pPr>
            <w:pStyle w:val="4"/>
          </w:pPr>
        </w:pPrChange>
      </w:pPr>
    </w:p>
    <w:p w:rsidR="004C3A09" w:rsidRPr="00F51B11" w:rsidRDefault="004C3A09">
      <w:pPr>
        <w:rPr>
          <w:ins w:id="2954" w:author="Microsoft" w:date="2016-05-09T13:36:00Z"/>
        </w:rPr>
        <w:pPrChange w:id="2955" w:author="Microsoft" w:date="2016-05-09T13:36:00Z">
          <w:pPr>
            <w:pStyle w:val="4"/>
          </w:pPr>
        </w:pPrChange>
      </w:pPr>
    </w:p>
    <w:p w:rsidR="000F29A8" w:rsidRDefault="004C3A09" w:rsidP="003F41F8">
      <w:pPr>
        <w:pStyle w:val="3"/>
      </w:pPr>
      <w:r>
        <w:rPr>
          <w:rFonts w:hint="eastAsia"/>
        </w:rPr>
        <w:t>终端版本管理</w:t>
      </w:r>
      <w:bookmarkEnd w:id="2883"/>
      <w:bookmarkEnd w:id="2884"/>
    </w:p>
    <w:p w:rsidR="000F29A8" w:rsidRDefault="00875863" w:rsidP="00AB0AE2">
      <w:pPr>
        <w:pStyle w:val="4"/>
      </w:pPr>
      <w:bookmarkStart w:id="2956" w:name="_Toc339970509"/>
      <w:bookmarkStart w:id="2957" w:name="_Toc450144020"/>
      <w:r>
        <w:rPr>
          <w:rFonts w:hint="eastAsia"/>
        </w:rPr>
        <w:t>软件版本</w:t>
      </w:r>
      <w:r w:rsidR="00771823">
        <w:rPr>
          <w:rFonts w:hint="eastAsia"/>
        </w:rPr>
        <w:t>管理</w:t>
      </w:r>
      <w:bookmarkEnd w:id="2956"/>
      <w:bookmarkEnd w:id="2957"/>
    </w:p>
    <w:p w:rsidR="000F29A8" w:rsidRDefault="00325B3D" w:rsidP="00AB0AE2">
      <w:pPr>
        <w:pStyle w:val="5"/>
      </w:pPr>
      <w:bookmarkStart w:id="2958" w:name="_Toc450144021"/>
      <w:r>
        <w:rPr>
          <w:rFonts w:hint="eastAsia"/>
        </w:rPr>
        <w:t>软件版本</w:t>
      </w:r>
      <w:r w:rsidR="00771823">
        <w:rPr>
          <w:rFonts w:hint="eastAsia"/>
        </w:rPr>
        <w:t>列表</w:t>
      </w:r>
      <w:bookmarkEnd w:id="2958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325B3D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软件管理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875863" w:rsidP="00875863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软件版本</w:t>
            </w:r>
            <w:r w:rsidR="00771823">
              <w:rPr>
                <w:rFonts w:hint="eastAsia"/>
              </w:rPr>
              <w:t>列表</w:t>
            </w:r>
            <w:r w:rsidR="00771823"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用列表形式展现系统中所有软件</w:t>
            </w:r>
            <w:r w:rsidR="00325B3D">
              <w:rPr>
                <w:rFonts w:hint="eastAsia"/>
              </w:rPr>
              <w:t>版本</w:t>
            </w:r>
            <w:r>
              <w:rPr>
                <w:rFonts w:hint="eastAsia"/>
              </w:rPr>
              <w:t>信息。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9A44F0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用户进入</w:t>
            </w:r>
            <w:r w:rsidR="00325B3D">
              <w:rPr>
                <w:rFonts w:ascii="宋体" w:hAnsi="宋体" w:hint="eastAsia"/>
                <w:bCs/>
                <w:iCs/>
              </w:rPr>
              <w:t>软件版本</w:t>
            </w:r>
            <w:r>
              <w:rPr>
                <w:rFonts w:ascii="宋体" w:hAnsi="宋体" w:hint="eastAsia"/>
                <w:bCs/>
                <w:iCs/>
              </w:rPr>
              <w:t>管理后显示软件列表。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显示软件</w:t>
            </w:r>
            <w:r w:rsidR="009A44F0">
              <w:rPr>
                <w:rFonts w:ascii="宋体" w:hAnsi="宋体" w:hint="eastAsia"/>
                <w:bCs/>
                <w:iCs/>
              </w:rPr>
              <w:t>版本</w:t>
            </w:r>
            <w:r>
              <w:rPr>
                <w:rFonts w:ascii="宋体" w:hAnsi="宋体" w:hint="eastAsia"/>
                <w:bCs/>
                <w:iCs/>
              </w:rPr>
              <w:t>列表，列名如下：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 xml:space="preserve">软件版本号： 软件版本号。 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描述：显示软件版本描述。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终端机型号：此软件版本适用的终端机机型。</w:t>
            </w:r>
          </w:p>
          <w:p w:rsidR="00771823" w:rsidRDefault="00771823" w:rsidP="0086136E">
            <w:pPr>
              <w:spacing w:line="360" w:lineRule="auto"/>
              <w:rPr>
                <w:ins w:id="2959" w:author="Microsoft" w:date="2016-04-06T16:39:00Z"/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发布日期：创建软件版本的日期。</w:t>
            </w:r>
          </w:p>
          <w:p w:rsidR="005843C4" w:rsidRDefault="005843C4" w:rsidP="0086136E">
            <w:pPr>
              <w:spacing w:line="360" w:lineRule="auto"/>
              <w:rPr>
                <w:ins w:id="2960" w:author="Microsoft" w:date="2016-04-06T16:40:00Z"/>
                <w:rFonts w:ascii="宋体" w:hAnsi="宋体"/>
                <w:bCs/>
                <w:iCs/>
              </w:rPr>
            </w:pPr>
            <w:ins w:id="2961" w:author="Microsoft" w:date="2016-04-06T16:39:00Z">
              <w:r>
                <w:rPr>
                  <w:rFonts w:ascii="宋体" w:hAnsi="宋体" w:hint="eastAsia"/>
                  <w:bCs/>
                  <w:iCs/>
                </w:rPr>
                <w:t>状态</w:t>
              </w:r>
              <w:r>
                <w:rPr>
                  <w:rFonts w:ascii="宋体" w:hAnsi="宋体"/>
                  <w:bCs/>
                  <w:iCs/>
                </w:rPr>
                <w:t>：</w:t>
              </w:r>
              <w:r>
                <w:rPr>
                  <w:rFonts w:ascii="宋体" w:hAnsi="宋体" w:hint="eastAsia"/>
                  <w:bCs/>
                  <w:iCs/>
                </w:rPr>
                <w:t>删除</w:t>
              </w:r>
              <w:r>
                <w:rPr>
                  <w:rFonts w:ascii="宋体" w:hAnsi="宋体"/>
                  <w:bCs/>
                  <w:iCs/>
                </w:rPr>
                <w:t>或启用</w:t>
              </w:r>
            </w:ins>
          </w:p>
          <w:p w:rsidR="005843C4" w:rsidRPr="00481383" w:rsidRDefault="005843C4" w:rsidP="0086136E">
            <w:pPr>
              <w:spacing w:line="360" w:lineRule="auto"/>
              <w:rPr>
                <w:rFonts w:ascii="宋体" w:hAnsi="宋体"/>
                <w:bCs/>
                <w:iCs/>
              </w:rPr>
            </w:pPr>
            <w:ins w:id="2962" w:author="Microsoft" w:date="2016-04-06T16:40:00Z">
              <w:r>
                <w:rPr>
                  <w:rFonts w:ascii="宋体" w:hAnsi="宋体" w:hint="eastAsia"/>
                  <w:bCs/>
                  <w:iCs/>
                </w:rPr>
                <w:t>操作</w:t>
              </w:r>
              <w:r>
                <w:rPr>
                  <w:rFonts w:ascii="宋体" w:hAnsi="宋体"/>
                  <w:bCs/>
                  <w:iCs/>
                </w:rPr>
                <w:t>：禁用删除</w:t>
              </w:r>
            </w:ins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771823" w:rsidRDefault="00771823" w:rsidP="003F41F8">
      <w:pPr>
        <w:pStyle w:val="5"/>
      </w:pPr>
      <w:bookmarkStart w:id="2963" w:name="_Toc450144022"/>
      <w:r>
        <w:rPr>
          <w:rFonts w:hint="eastAsia"/>
        </w:rPr>
        <w:t>新增</w:t>
      </w:r>
      <w:r w:rsidR="00325B3D">
        <w:rPr>
          <w:rFonts w:hint="eastAsia"/>
        </w:rPr>
        <w:t>软件版本</w:t>
      </w:r>
      <w:bookmarkEnd w:id="2963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325B3D" w:rsidP="00325B3D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软件版本</w:t>
            </w:r>
            <w:r w:rsidR="00771823">
              <w:rPr>
                <w:rFonts w:hint="eastAsia"/>
                <w:iCs/>
              </w:rPr>
              <w:t>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325B3D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新增软件</w:t>
            </w:r>
            <w:r w:rsidR="00325B3D">
              <w:rPr>
                <w:rFonts w:hint="eastAsia"/>
              </w:rPr>
              <w:t>版本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用户可以新增软件</w:t>
            </w:r>
            <w:r w:rsidR="00325B3D">
              <w:rPr>
                <w:rFonts w:hint="eastAsia"/>
              </w:rPr>
              <w:t>版本。</w:t>
            </w:r>
            <w:r w:rsidR="00325B3D" w:rsidRPr="00437F65">
              <w:t xml:space="preserve"> 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在软件</w:t>
            </w:r>
            <w:r w:rsidR="00325B3D">
              <w:rPr>
                <w:rFonts w:ascii="宋体" w:hAnsi="宋体" w:hint="eastAsia"/>
                <w:bCs/>
                <w:iCs/>
              </w:rPr>
              <w:t>版本</w:t>
            </w:r>
            <w:r>
              <w:rPr>
                <w:rFonts w:ascii="宋体" w:hAnsi="宋体" w:hint="eastAsia"/>
                <w:bCs/>
                <w:iCs/>
              </w:rPr>
              <w:t>列表中，点击新增，进入新增软件</w:t>
            </w:r>
            <w:r w:rsidR="00325B3D">
              <w:rPr>
                <w:rFonts w:ascii="宋体" w:hAnsi="宋体" w:hint="eastAsia"/>
                <w:bCs/>
                <w:iCs/>
              </w:rPr>
              <w:t>版本</w:t>
            </w:r>
            <w:r>
              <w:rPr>
                <w:rFonts w:ascii="宋体" w:hAnsi="宋体" w:hint="eastAsia"/>
                <w:bCs/>
                <w:iCs/>
              </w:rPr>
              <w:t>页面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显示软件包列表，列名如下：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 xml:space="preserve">软件版本： </w:t>
            </w:r>
            <w:r w:rsidR="00325B3D">
              <w:rPr>
                <w:rFonts w:ascii="宋体" w:hAnsi="宋体" w:hint="eastAsia"/>
                <w:bCs/>
                <w:iCs/>
              </w:rPr>
              <w:t>文本框</w:t>
            </w:r>
            <w:r w:rsidR="00325B3D"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软件版本，只能按软件版本规则输入。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终端机型号：</w:t>
            </w:r>
            <w:r w:rsidR="00325B3D">
              <w:rPr>
                <w:rFonts w:ascii="宋体" w:hAnsi="宋体" w:hint="eastAsia"/>
                <w:bCs/>
                <w:iCs/>
              </w:rPr>
              <w:t>下拉框</w:t>
            </w:r>
            <w:r w:rsidR="00325B3D">
              <w:rPr>
                <w:rFonts w:ascii="宋体" w:hAnsi="宋体"/>
                <w:bCs/>
                <w:iCs/>
              </w:rPr>
              <w:t>，选项见附录</w:t>
            </w:r>
          </w:p>
          <w:p w:rsidR="00771823" w:rsidRPr="00481383" w:rsidRDefault="00771823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描述：</w:t>
            </w:r>
            <w:r w:rsidR="00325B3D">
              <w:rPr>
                <w:rFonts w:ascii="宋体" w:hAnsi="宋体" w:hint="eastAsia"/>
                <w:bCs/>
                <w:iCs/>
              </w:rPr>
              <w:t>文本框</w:t>
            </w:r>
            <w:r w:rsidR="00325B3D">
              <w:rPr>
                <w:rFonts w:ascii="宋体" w:hAnsi="宋体"/>
                <w:bCs/>
                <w:iCs/>
              </w:rPr>
              <w:t>，最大</w:t>
            </w:r>
            <w:r w:rsidR="00325B3D">
              <w:rPr>
                <w:rFonts w:ascii="宋体" w:hAnsi="宋体" w:hint="eastAsia"/>
                <w:bCs/>
                <w:iCs/>
              </w:rPr>
              <w:t>200个</w:t>
            </w:r>
            <w:r w:rsidR="00325B3D">
              <w:rPr>
                <w:rFonts w:ascii="宋体" w:hAnsi="宋体"/>
                <w:bCs/>
                <w:iCs/>
              </w:rPr>
              <w:t>字符，</w:t>
            </w:r>
            <w:r>
              <w:rPr>
                <w:rFonts w:ascii="宋体" w:hAnsi="宋体" w:hint="eastAsia"/>
                <w:bCs/>
                <w:iCs/>
              </w:rPr>
              <w:t>显示软件版本描述。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Default="00771823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在终端机型号不同的情况下，软件版本可以重复。</w:t>
            </w:r>
          </w:p>
          <w:p w:rsidR="00321A1C" w:rsidRPr="00437F65" w:rsidRDefault="00321A1C" w:rsidP="00321A1C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每款</w:t>
            </w:r>
            <w:r>
              <w:rPr>
                <w:rFonts w:ascii="宋体" w:hAnsi="宋体"/>
                <w:bCs/>
                <w:iCs/>
              </w:rPr>
              <w:t>终端机型号，当前可用版本不能超过10</w:t>
            </w:r>
            <w:r>
              <w:rPr>
                <w:rFonts w:ascii="宋体" w:hAnsi="宋体" w:hint="eastAsia"/>
                <w:bCs/>
                <w:iCs/>
              </w:rPr>
              <w:t>个。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软件版本号规则：x.x.xx取值范围0-9。</w:t>
            </w:r>
          </w:p>
          <w:p w:rsidR="00771823" w:rsidRPr="00FF00CD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软件版本号有大小的概念，例如0.1.0小于1.0.0。新增的软件版本号必须</w:t>
            </w:r>
            <w:r w:rsidR="00325B3D">
              <w:rPr>
                <w:rFonts w:ascii="宋体" w:hAnsi="宋体" w:hint="eastAsia"/>
                <w:bCs/>
                <w:iCs/>
              </w:rPr>
              <w:t>大于</w:t>
            </w:r>
            <w:r>
              <w:rPr>
                <w:rFonts w:ascii="宋体" w:hAnsi="宋体" w:hint="eastAsia"/>
                <w:bCs/>
                <w:iCs/>
              </w:rPr>
              <w:t>最大软件版本号。</w:t>
            </w:r>
          </w:p>
          <w:p w:rsidR="00771823" w:rsidRPr="00437F65" w:rsidRDefault="00771823" w:rsidP="009A44F0">
            <w:pPr>
              <w:spacing w:line="360" w:lineRule="auto"/>
            </w:pPr>
            <w:r>
              <w:rPr>
                <w:rFonts w:hint="eastAsia"/>
              </w:rPr>
              <w:t>新增后的</w:t>
            </w:r>
            <w:r w:rsidR="009A44F0">
              <w:rPr>
                <w:rFonts w:hint="eastAsia"/>
              </w:rPr>
              <w:t>软件版本</w:t>
            </w:r>
            <w:r>
              <w:rPr>
                <w:rFonts w:hint="eastAsia"/>
              </w:rPr>
              <w:t>“有效标志”默认为“有效”；发布日期默认为当时系统日期。</w:t>
            </w:r>
          </w:p>
        </w:tc>
      </w:tr>
    </w:tbl>
    <w:p w:rsidR="00771823" w:rsidRPr="005802C0" w:rsidRDefault="00771823">
      <w:pPr>
        <w:pStyle w:val="af1"/>
      </w:pPr>
    </w:p>
    <w:p w:rsidR="00771823" w:rsidRDefault="00771823" w:rsidP="00AB0AE2">
      <w:pPr>
        <w:pStyle w:val="5"/>
      </w:pPr>
      <w:bookmarkStart w:id="2964" w:name="_Toc450144023"/>
      <w:r>
        <w:rPr>
          <w:rFonts w:hint="eastAsia"/>
        </w:rPr>
        <w:t>修改</w:t>
      </w:r>
      <w:r w:rsidR="00875863">
        <w:rPr>
          <w:rFonts w:hint="eastAsia"/>
        </w:rPr>
        <w:t>软件版本</w:t>
      </w:r>
      <w:r>
        <w:rPr>
          <w:rFonts w:hint="eastAsia"/>
        </w:rPr>
        <w:t>有效性</w:t>
      </w:r>
      <w:bookmarkEnd w:id="2964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lastRenderedPageBreak/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软件包管理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325B3D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修改</w:t>
            </w:r>
            <w:r w:rsidR="00325B3D">
              <w:rPr>
                <w:rFonts w:hint="eastAsia"/>
              </w:rPr>
              <w:t>软件版本</w:t>
            </w:r>
            <w:r>
              <w:rPr>
                <w:rFonts w:hint="eastAsia"/>
                <w:iCs/>
              </w:rPr>
              <w:t>有效性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在</w:t>
            </w:r>
            <w:r w:rsidR="00325B3D">
              <w:rPr>
                <w:rFonts w:hint="eastAsia"/>
              </w:rPr>
              <w:t>软件版本</w:t>
            </w:r>
            <w:r>
              <w:rPr>
                <w:rFonts w:hint="eastAsia"/>
              </w:rPr>
              <w:t>列表上，可修改选定软件包的有效性，可选“启用”</w:t>
            </w:r>
            <w:r w:rsidR="009A44F0">
              <w:rPr>
                <w:rFonts w:hint="eastAsia"/>
              </w:rPr>
              <w:t>、</w:t>
            </w:r>
            <w:r>
              <w:rPr>
                <w:rFonts w:hint="eastAsia"/>
              </w:rPr>
              <w:t>“禁用”</w:t>
            </w:r>
            <w:r w:rsidR="009A44F0">
              <w:rPr>
                <w:rFonts w:hint="eastAsia"/>
              </w:rPr>
              <w:t>、“</w:t>
            </w:r>
            <w:r w:rsidR="009A44F0">
              <w:t>删除</w:t>
            </w:r>
            <w:r w:rsidR="009A44F0">
              <w:rPr>
                <w:rFonts w:hint="eastAsia"/>
              </w:rPr>
              <w:t>”</w:t>
            </w:r>
            <w:r>
              <w:rPr>
                <w:rFonts w:hint="eastAsia"/>
              </w:rPr>
              <w:t>。</w:t>
            </w:r>
          </w:p>
        </w:tc>
      </w:tr>
      <w:tr w:rsidR="00771823" w:rsidRPr="00EE7FC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437F65" w:rsidRDefault="00325B3D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81383" w:rsidRDefault="00325B3D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Default="00771823" w:rsidP="009A44F0">
            <w:pPr>
              <w:spacing w:line="360" w:lineRule="auto"/>
            </w:pPr>
            <w:r>
              <w:rPr>
                <w:rFonts w:hint="eastAsia"/>
              </w:rPr>
              <w:t>有效性影响终端机的版本验证，</w:t>
            </w:r>
            <w:r w:rsidR="009A44F0">
              <w:rPr>
                <w:rFonts w:hint="eastAsia"/>
              </w:rPr>
              <w:t>已删除的软件</w:t>
            </w:r>
            <w:r w:rsidR="009A44F0">
              <w:t>版本</w:t>
            </w:r>
            <w:r w:rsidR="009A44F0">
              <w:rPr>
                <w:rFonts w:hint="eastAsia"/>
              </w:rPr>
              <w:t>不能</w:t>
            </w:r>
            <w:r w:rsidR="009A44F0">
              <w:t>恢复</w:t>
            </w:r>
            <w:r>
              <w:rPr>
                <w:rFonts w:hint="eastAsia"/>
              </w:rPr>
              <w:t>。</w:t>
            </w:r>
          </w:p>
          <w:p w:rsidR="009A44F0" w:rsidRPr="00437F65" w:rsidRDefault="009A44F0" w:rsidP="009A44F0">
            <w:pPr>
              <w:spacing w:line="360" w:lineRule="auto"/>
            </w:pPr>
            <w:r>
              <w:rPr>
                <w:rFonts w:hint="eastAsia"/>
              </w:rPr>
              <w:t>软件版本</w:t>
            </w:r>
            <w:r>
              <w:t>删除：将软件版本标记为</w:t>
            </w:r>
            <w:r>
              <w:rPr>
                <w:rFonts w:hint="eastAsia"/>
              </w:rPr>
              <w:t>“</w:t>
            </w:r>
            <w:r>
              <w:t>删除</w:t>
            </w:r>
            <w:r>
              <w:rPr>
                <w:rFonts w:hint="eastAsia"/>
              </w:rPr>
              <w:t>”状态，</w:t>
            </w:r>
            <w:r>
              <w:t>通知主机</w:t>
            </w:r>
          </w:p>
        </w:tc>
      </w:tr>
    </w:tbl>
    <w:p w:rsidR="000F29A8" w:rsidRDefault="00771823" w:rsidP="003F41F8">
      <w:pPr>
        <w:pStyle w:val="4"/>
      </w:pPr>
      <w:bookmarkStart w:id="2965" w:name="_Toc339970510"/>
      <w:bookmarkStart w:id="2966" w:name="_Toc450144024"/>
      <w:r>
        <w:rPr>
          <w:rFonts w:hint="eastAsia"/>
        </w:rPr>
        <w:t>升级计划</w:t>
      </w:r>
      <w:bookmarkEnd w:id="2965"/>
      <w:bookmarkEnd w:id="2966"/>
    </w:p>
    <w:p w:rsidR="000F29A8" w:rsidRDefault="00771823" w:rsidP="00AB0AE2">
      <w:pPr>
        <w:pStyle w:val="5"/>
      </w:pPr>
      <w:bookmarkStart w:id="2967" w:name="_Toc450144025"/>
      <w:r>
        <w:rPr>
          <w:rFonts w:hint="eastAsia"/>
        </w:rPr>
        <w:t>升级计划列表</w:t>
      </w:r>
      <w:bookmarkEnd w:id="2967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升级计划列表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用户可以查询所有的升级计划，以列表的方式展现。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325B3D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进入升级计划功能，支持的查询条件有</w:t>
            </w:r>
          </w:p>
          <w:p w:rsidR="00325B3D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时间区间</w:t>
            </w:r>
            <w:r w:rsidR="00325B3D">
              <w:rPr>
                <w:rFonts w:ascii="宋体" w:hAnsi="宋体" w:hint="eastAsia"/>
                <w:bCs/>
                <w:iCs/>
              </w:rPr>
              <w:t>：“建立时间”</w:t>
            </w:r>
          </w:p>
          <w:p w:rsidR="00325B3D" w:rsidRDefault="00771823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</w:t>
            </w:r>
            <w:r w:rsidR="00325B3D">
              <w:rPr>
                <w:rFonts w:ascii="宋体" w:hAnsi="宋体" w:hint="eastAsia"/>
                <w:bCs/>
                <w:iCs/>
              </w:rPr>
              <w:t>版本：下拉框</w:t>
            </w:r>
            <w:r w:rsidR="00325B3D">
              <w:rPr>
                <w:rFonts w:ascii="宋体" w:hAnsi="宋体"/>
                <w:bCs/>
                <w:iCs/>
              </w:rPr>
              <w:t>，选项是</w:t>
            </w:r>
            <w:r w:rsidR="00325B3D">
              <w:rPr>
                <w:rFonts w:ascii="宋体" w:hAnsi="宋体" w:hint="eastAsia"/>
                <w:bCs/>
                <w:iCs/>
              </w:rPr>
              <w:t>已创建版本</w:t>
            </w:r>
          </w:p>
          <w:p w:rsidR="00325B3D" w:rsidRDefault="00771823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计划状态</w:t>
            </w:r>
            <w:r w:rsidR="00325B3D">
              <w:rPr>
                <w:rFonts w:ascii="宋体" w:hAnsi="宋体" w:hint="eastAsia"/>
                <w:bCs/>
                <w:iCs/>
              </w:rPr>
              <w:t>：下拉框</w:t>
            </w:r>
            <w:r w:rsidR="00325B3D">
              <w:rPr>
                <w:rFonts w:ascii="宋体" w:hAnsi="宋体"/>
                <w:bCs/>
                <w:iCs/>
              </w:rPr>
              <w:t>，计划中</w:t>
            </w:r>
            <w:r w:rsidR="00325B3D">
              <w:rPr>
                <w:rFonts w:ascii="宋体" w:hAnsi="宋体" w:hint="eastAsia"/>
                <w:bCs/>
                <w:iCs/>
              </w:rPr>
              <w:t>，</w:t>
            </w:r>
            <w:r w:rsidR="00325B3D">
              <w:rPr>
                <w:rFonts w:ascii="宋体" w:hAnsi="宋体"/>
                <w:bCs/>
                <w:iCs/>
              </w:rPr>
              <w:t>已执行、已取消</w:t>
            </w:r>
          </w:p>
          <w:p w:rsidR="00771823" w:rsidRPr="00437F65" w:rsidRDefault="00771823" w:rsidP="00325B3D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终端机编码</w:t>
            </w:r>
            <w:r w:rsidR="00325B3D">
              <w:rPr>
                <w:rFonts w:ascii="宋体" w:hAnsi="宋体" w:hint="eastAsia"/>
                <w:bCs/>
                <w:iCs/>
              </w:rPr>
              <w:t>：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显示软件列表，列名如下：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计划名称：显示计划名称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软件版本号：</w:t>
            </w:r>
            <w:r w:rsidR="00AC58F7">
              <w:rPr>
                <w:rFonts w:ascii="宋体" w:hAnsi="宋体" w:hint="eastAsia"/>
                <w:bCs/>
                <w:iCs/>
              </w:rPr>
              <w:t>软件</w:t>
            </w:r>
            <w:r>
              <w:rPr>
                <w:rFonts w:ascii="宋体" w:hAnsi="宋体" w:hint="eastAsia"/>
                <w:bCs/>
                <w:iCs/>
              </w:rPr>
              <w:t>版本号，这次计划需要更新的软件版本号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计划状态：计划中、已执行、已取消</w:t>
            </w:r>
          </w:p>
          <w:p w:rsidR="00771823" w:rsidRPr="00EB0147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建立时间：创建软件的日期。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执行时间：计划被用户“执行”后，记录的时间。</w:t>
            </w:r>
          </w:p>
          <w:p w:rsidR="00771823" w:rsidRPr="00EB0147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更新时间：格式年月日时分秒，表示此时间之后终端机应该使用新版本。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取消时间：计划被用户“取消”后，记录的时间。</w:t>
            </w:r>
          </w:p>
          <w:p w:rsidR="00321A1C" w:rsidRDefault="00771823" w:rsidP="005918BB">
            <w:pPr>
              <w:spacing w:line="360" w:lineRule="auto"/>
              <w:ind w:left="1680" w:hangingChars="800" w:hanging="168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下载进度：指在此“升级计划”涉及的终端机中，已完成下载与未完成下的</w:t>
            </w:r>
          </w:p>
          <w:p w:rsidR="00771823" w:rsidRPr="00481383" w:rsidRDefault="00771823" w:rsidP="00321A1C">
            <w:pPr>
              <w:spacing w:line="360" w:lineRule="auto"/>
              <w:ind w:left="1680" w:hangingChars="800" w:hanging="168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比例用分数形式表示。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计划状态是“计划中”时，可以对计划内容进行修改；</w:t>
            </w:r>
          </w:p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“已执行”时，不可以修改计划内容，且终端机可以开始下载；</w:t>
            </w:r>
          </w:p>
          <w:p w:rsidR="00771823" w:rsidRPr="00437F65" w:rsidRDefault="00771823" w:rsidP="003A6D52">
            <w:pPr>
              <w:spacing w:line="360" w:lineRule="auto"/>
            </w:pPr>
            <w:r>
              <w:rPr>
                <w:rFonts w:hint="eastAsia"/>
              </w:rPr>
              <w:t>“已取消”时，计划不可以被“执行”，终端机无法下载或切换版本。</w:t>
            </w:r>
          </w:p>
        </w:tc>
      </w:tr>
    </w:tbl>
    <w:p w:rsidR="00771823" w:rsidRPr="00BF5BC8" w:rsidRDefault="00771823">
      <w:pPr>
        <w:pStyle w:val="af1"/>
      </w:pPr>
    </w:p>
    <w:p w:rsidR="00725543" w:rsidRDefault="00771823" w:rsidP="00AB0AE2">
      <w:pPr>
        <w:pStyle w:val="5"/>
      </w:pPr>
      <w:bookmarkStart w:id="2968" w:name="_Toc450144026"/>
      <w:r>
        <w:rPr>
          <w:rFonts w:hint="eastAsia"/>
        </w:rPr>
        <w:t>新增升级计划</w:t>
      </w:r>
      <w:bookmarkEnd w:id="2968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新增升级计划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用户在升级计划列表页面上，点击“新增”按钮，新增升级计划。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新增时需要填写的内容如下：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计划名称：</w:t>
            </w:r>
            <w:r w:rsidR="003A6D52">
              <w:rPr>
                <w:rFonts w:ascii="宋体" w:hAnsi="宋体" w:hint="eastAsia"/>
                <w:bCs/>
                <w:iCs/>
              </w:rPr>
              <w:t>文本框狂</w:t>
            </w:r>
            <w:r>
              <w:rPr>
                <w:rFonts w:ascii="宋体" w:hAnsi="宋体" w:hint="eastAsia"/>
                <w:bCs/>
                <w:iCs/>
              </w:rPr>
              <w:t>，可以输入中文，英文，数字，不允许输入符号，最大20字节。</w:t>
            </w:r>
          </w:p>
          <w:p w:rsidR="00771823" w:rsidRDefault="00771823" w:rsidP="005918BB">
            <w:pPr>
              <w:spacing w:line="360" w:lineRule="auto"/>
              <w:ind w:left="1260" w:hangingChars="600" w:hanging="1260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终端机型号：</w:t>
            </w:r>
            <w:r w:rsidR="003A6D52">
              <w:rPr>
                <w:rFonts w:ascii="宋体" w:hAnsi="宋体" w:hint="eastAsia"/>
                <w:bCs/>
                <w:iCs/>
              </w:rPr>
              <w:t>下拉框，</w:t>
            </w:r>
            <w:r w:rsidR="003A6D52">
              <w:rPr>
                <w:rFonts w:ascii="宋体" w:hAnsi="宋体"/>
                <w:bCs/>
                <w:iCs/>
              </w:rPr>
              <w:t>选项见附录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  <w:p w:rsidR="00771823" w:rsidRDefault="003A6D52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</w:t>
            </w:r>
            <w:r w:rsidR="00771823"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下拉框，</w:t>
            </w:r>
            <w:r w:rsidR="00771823">
              <w:rPr>
                <w:rFonts w:ascii="宋体" w:hAnsi="宋体" w:hint="eastAsia"/>
                <w:bCs/>
                <w:iCs/>
              </w:rPr>
              <w:t>根据上面字段“终端机类型”选择此计划使用的软件版本号。</w:t>
            </w:r>
            <w:r w:rsidR="006317B3">
              <w:rPr>
                <w:rFonts w:ascii="宋体" w:hAnsi="宋体" w:hint="eastAsia"/>
                <w:bCs/>
                <w:iCs/>
              </w:rPr>
              <w:t>只能</w:t>
            </w:r>
            <w:r w:rsidR="006317B3">
              <w:rPr>
                <w:rFonts w:ascii="宋体" w:hAnsi="宋体"/>
                <w:bCs/>
                <w:iCs/>
              </w:rPr>
              <w:t>选择</w:t>
            </w:r>
            <w:r w:rsidR="006317B3">
              <w:rPr>
                <w:rFonts w:ascii="宋体" w:hAnsi="宋体" w:hint="eastAsia"/>
                <w:bCs/>
                <w:iCs/>
              </w:rPr>
              <w:t>“可用”</w:t>
            </w:r>
            <w:r w:rsidR="006317B3">
              <w:rPr>
                <w:rFonts w:ascii="宋体" w:hAnsi="宋体"/>
                <w:bCs/>
                <w:iCs/>
              </w:rPr>
              <w:t>状态的</w:t>
            </w:r>
            <w:r w:rsidR="006317B3">
              <w:rPr>
                <w:rFonts w:ascii="宋体" w:hAnsi="宋体" w:hint="eastAsia"/>
                <w:bCs/>
                <w:iCs/>
              </w:rPr>
              <w:t>软件</w:t>
            </w:r>
            <w:r w:rsidR="006317B3">
              <w:rPr>
                <w:rFonts w:ascii="宋体" w:hAnsi="宋体"/>
                <w:bCs/>
                <w:iCs/>
              </w:rPr>
              <w:t>版本。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更新时间：可以为空，或指定某个时间。</w:t>
            </w:r>
          </w:p>
          <w:p w:rsidR="00771823" w:rsidRDefault="005843C4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ins w:id="2969" w:author="Microsoft" w:date="2016-04-06T16:41:00Z">
              <w:r>
                <w:rPr>
                  <w:rFonts w:ascii="宋体" w:hAnsi="宋体" w:hint="eastAsia"/>
                  <w:bCs/>
                  <w:iCs/>
                </w:rPr>
                <w:t>部门</w:t>
              </w:r>
            </w:ins>
            <w:del w:id="2970" w:author="Microsoft" w:date="2016-04-06T16:41:00Z">
              <w:r w:rsidR="00771823" w:rsidDel="005843C4">
                <w:rPr>
                  <w:rFonts w:ascii="宋体" w:hAnsi="宋体" w:hint="eastAsia"/>
                  <w:bCs/>
                  <w:iCs/>
                </w:rPr>
                <w:delText>区域</w:delText>
              </w:r>
            </w:del>
            <w:r w:rsidR="00771823">
              <w:rPr>
                <w:rFonts w:ascii="宋体" w:hAnsi="宋体" w:hint="eastAsia"/>
                <w:bCs/>
                <w:iCs/>
              </w:rPr>
              <w:t>：</w:t>
            </w:r>
            <w:r w:rsidR="003A6D52">
              <w:rPr>
                <w:rFonts w:ascii="宋体" w:hAnsi="宋体" w:hint="eastAsia"/>
                <w:bCs/>
                <w:iCs/>
              </w:rPr>
              <w:t>下拉框</w:t>
            </w:r>
            <w:r w:rsidR="003A6D52">
              <w:rPr>
                <w:rFonts w:ascii="宋体" w:hAnsi="宋体"/>
                <w:bCs/>
                <w:iCs/>
              </w:rPr>
              <w:t>，</w:t>
            </w:r>
            <w:del w:id="2971" w:author="Microsoft" w:date="2016-04-06T16:41:00Z">
              <w:r w:rsidR="00771823" w:rsidDel="005843C4">
                <w:rPr>
                  <w:rFonts w:ascii="宋体" w:hAnsi="宋体" w:hint="eastAsia"/>
                  <w:bCs/>
                  <w:iCs/>
                </w:rPr>
                <w:delText>方便用户</w:delText>
              </w:r>
            </w:del>
            <w:r w:rsidR="00771823">
              <w:rPr>
                <w:rFonts w:ascii="宋体" w:hAnsi="宋体" w:hint="eastAsia"/>
                <w:bCs/>
                <w:iCs/>
              </w:rPr>
              <w:t>选择一个</w:t>
            </w:r>
            <w:ins w:id="2972" w:author="Microsoft" w:date="2016-04-06T16:41:00Z">
              <w:r>
                <w:rPr>
                  <w:rFonts w:ascii="宋体" w:hAnsi="宋体" w:hint="eastAsia"/>
                  <w:bCs/>
                  <w:iCs/>
                </w:rPr>
                <w:t>部门</w:t>
              </w:r>
            </w:ins>
            <w:del w:id="2973" w:author="Microsoft" w:date="2016-04-06T16:41:00Z">
              <w:r w:rsidR="00771823" w:rsidDel="005843C4">
                <w:rPr>
                  <w:rFonts w:ascii="宋体" w:hAnsi="宋体" w:hint="eastAsia"/>
                  <w:bCs/>
                  <w:iCs/>
                </w:rPr>
                <w:delText>区域</w:delText>
              </w:r>
            </w:del>
            <w:r w:rsidR="00771823">
              <w:rPr>
                <w:rFonts w:ascii="宋体" w:hAnsi="宋体" w:hint="eastAsia"/>
                <w:bCs/>
                <w:iCs/>
              </w:rPr>
              <w:t>下的所有终端机。</w:t>
            </w:r>
          </w:p>
          <w:p w:rsidR="00771823" w:rsidRPr="00097A89" w:rsidRDefault="00771823" w:rsidP="003A6D52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升级终端机编码：</w:t>
            </w:r>
            <w:r w:rsidR="003A6D52">
              <w:rPr>
                <w:rFonts w:ascii="宋体" w:hAnsi="宋体" w:hint="eastAsia"/>
                <w:bCs/>
                <w:iCs/>
              </w:rPr>
              <w:t>文本框</w:t>
            </w:r>
            <w:r w:rsidR="003A6D52"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通过输入一个或多个终端机编码，指定一台或多台终端机。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8138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新增计划成功，或者失败。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计划名称不可以重复；新增后的计划状态默认为“计划中”。</w:t>
            </w:r>
          </w:p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如果终端机编码与“终端机类型”冲突，视为终端机编码填写错误，提交计划时给出错误提示。</w:t>
            </w:r>
          </w:p>
          <w:p w:rsidR="00771823" w:rsidRDefault="00F07C78" w:rsidP="005918BB">
            <w:pPr>
              <w:spacing w:line="360" w:lineRule="auto"/>
              <w:rPr>
                <w:ins w:id="2974" w:author="Microsoft" w:date="2016-06-30T15:33:00Z"/>
              </w:rPr>
            </w:pPr>
            <w:ins w:id="2975" w:author="Microsoft" w:date="2016-04-06T16:42:00Z">
              <w:r>
                <w:rPr>
                  <w:rFonts w:hint="eastAsia"/>
                </w:rPr>
                <w:t>部门</w:t>
              </w:r>
            </w:ins>
            <w:del w:id="2976" w:author="Microsoft" w:date="2016-04-06T16:42:00Z">
              <w:r w:rsidR="00771823" w:rsidDel="00F07C78">
                <w:rPr>
                  <w:rFonts w:hint="eastAsia"/>
                </w:rPr>
                <w:delText>区域</w:delText>
              </w:r>
            </w:del>
            <w:r w:rsidR="00771823">
              <w:rPr>
                <w:rFonts w:hint="eastAsia"/>
              </w:rPr>
              <w:t>与升级终端机编码是“或”的关系，且不能同时为空。</w:t>
            </w:r>
          </w:p>
          <w:p w:rsidR="00B54FBB" w:rsidRPr="00E64E20" w:rsidRDefault="00B54FBB" w:rsidP="005918BB">
            <w:pPr>
              <w:spacing w:line="360" w:lineRule="auto"/>
            </w:pPr>
            <w:ins w:id="2977" w:author="Microsoft" w:date="2016-06-30T15:34:00Z">
              <w:r>
                <w:rPr>
                  <w:rFonts w:hint="eastAsia"/>
                </w:rPr>
                <w:t>升级</w:t>
              </w:r>
              <w:r>
                <w:rPr>
                  <w:rFonts w:hint="eastAsia"/>
                </w:rPr>
                <w:t>TDS</w:t>
              </w:r>
              <w:r>
                <w:rPr>
                  <w:rFonts w:hint="eastAsia"/>
                </w:rPr>
                <w:t>时，在系统参数中将“当前</w:t>
              </w:r>
              <w:r>
                <w:rPr>
                  <w:rFonts w:hint="eastAsia"/>
                </w:rPr>
                <w:t>TD</w:t>
              </w:r>
              <w:r>
                <w:t>S</w:t>
              </w:r>
              <w:r>
                <w:t>版本号</w:t>
              </w:r>
              <w:r>
                <w:rPr>
                  <w:rFonts w:hint="eastAsia"/>
                </w:rPr>
                <w:t>”填写至本次升级的版本号，否则</w:t>
              </w:r>
            </w:ins>
            <w:ins w:id="2978" w:author="Microsoft" w:date="2016-06-30T15:35:00Z">
              <w:r>
                <w:rPr>
                  <w:rFonts w:hint="eastAsia"/>
                </w:rPr>
                <w:t>升级会失败；</w:t>
              </w:r>
            </w:ins>
          </w:p>
        </w:tc>
      </w:tr>
    </w:tbl>
    <w:p w:rsidR="00771823" w:rsidRDefault="00771823" w:rsidP="003F41F8">
      <w:pPr>
        <w:pStyle w:val="5"/>
      </w:pPr>
      <w:bookmarkStart w:id="2979" w:name="_Toc450144027"/>
      <w:r>
        <w:rPr>
          <w:rFonts w:hint="eastAsia"/>
        </w:rPr>
        <w:t>修改升级计划</w:t>
      </w:r>
      <w:bookmarkEnd w:id="2979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修改升级计划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用户在升级计划列表页面上，点击“修改”按钮，修改升级计划。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可修改的内容如下：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计划名称：</w:t>
            </w:r>
            <w:r w:rsidR="003A6D52">
              <w:rPr>
                <w:rFonts w:ascii="宋体" w:hAnsi="宋体" w:hint="eastAsia"/>
                <w:bCs/>
                <w:iCs/>
              </w:rPr>
              <w:t>文本框</w:t>
            </w:r>
            <w:r w:rsidR="003A6D52">
              <w:rPr>
                <w:rFonts w:ascii="宋体" w:hAnsi="宋体"/>
                <w:bCs/>
                <w:iCs/>
              </w:rPr>
              <w:t>，</w:t>
            </w:r>
            <w:r>
              <w:rPr>
                <w:rFonts w:ascii="宋体" w:hAnsi="宋体" w:hint="eastAsia"/>
                <w:bCs/>
                <w:iCs/>
              </w:rPr>
              <w:t>由用户输入，可以输入中文，英文，数字，不允许输入符号，最大20字节。</w:t>
            </w:r>
          </w:p>
          <w:p w:rsidR="00771823" w:rsidRDefault="003A6D52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</w:t>
            </w:r>
            <w:r w:rsidR="00771823">
              <w:rPr>
                <w:rFonts w:ascii="宋体" w:hAnsi="宋体" w:hint="eastAsia"/>
                <w:bCs/>
                <w:iCs/>
              </w:rPr>
              <w:t>：根据上面字段“终端机类型”选择此计划使用的软件版本号。</w:t>
            </w:r>
          </w:p>
          <w:p w:rsidR="00771823" w:rsidRPr="0081252D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更新时间：可以为空，或指定某个时间。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8138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修改计划成功，或者失败。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只可以修改状态为“计划中”的升级计划。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3A6D52">
            <w:pPr>
              <w:spacing w:line="360" w:lineRule="auto"/>
            </w:pPr>
            <w:r>
              <w:rPr>
                <w:rFonts w:hint="eastAsia"/>
              </w:rPr>
              <w:t>计划名称不可以重复</w:t>
            </w:r>
          </w:p>
        </w:tc>
      </w:tr>
    </w:tbl>
    <w:p w:rsidR="00771823" w:rsidRDefault="00771823" w:rsidP="003F41F8">
      <w:pPr>
        <w:pStyle w:val="5"/>
      </w:pPr>
      <w:bookmarkStart w:id="2980" w:name="_Toc450144028"/>
      <w:r>
        <w:rPr>
          <w:rFonts w:hint="eastAsia"/>
        </w:rPr>
        <w:t>执行升级计划</w:t>
      </w:r>
      <w:bookmarkEnd w:id="2980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执行升级计划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用户在升级计划列表页面上，可以针对状态为“计划中”的升级计划进行“执行”操作。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81252D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选择升级计划，点击执行。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8138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执行计划成功，计划状态改为“已执行”；或者失败。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只可以操作“计划中”状态的升级计划</w:t>
            </w:r>
          </w:p>
        </w:tc>
      </w:tr>
    </w:tbl>
    <w:p w:rsidR="00771823" w:rsidRDefault="00771823" w:rsidP="003F41F8">
      <w:pPr>
        <w:pStyle w:val="5"/>
      </w:pPr>
      <w:bookmarkStart w:id="2981" w:name="_Toc450144029"/>
      <w:r>
        <w:rPr>
          <w:rFonts w:hint="eastAsia"/>
        </w:rPr>
        <w:t>查看升级过程</w:t>
      </w:r>
      <w:bookmarkEnd w:id="2981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查看升级过程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用户在升级计划列表页面上，可以针对状态为“已执行”的升级计划查看升级过程。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81252D" w:rsidRDefault="00771823" w:rsidP="003A6D52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选择升级计划，点击</w:t>
            </w:r>
            <w:r w:rsidR="003A6D52">
              <w:rPr>
                <w:rFonts w:ascii="宋体" w:hAnsi="宋体" w:hint="eastAsia"/>
                <w:bCs/>
                <w:iCs/>
              </w:rPr>
              <w:t>查看升级</w:t>
            </w:r>
            <w:r w:rsidR="003A6D52">
              <w:rPr>
                <w:rFonts w:ascii="宋体" w:hAnsi="宋体"/>
                <w:bCs/>
                <w:iCs/>
              </w:rPr>
              <w:t>过程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进入升级过程页面，显示列表，包含如下列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终端机编码：</w:t>
            </w:r>
            <w:r w:rsidR="00DC4784">
              <w:rPr>
                <w:rFonts w:ascii="宋体" w:hAnsi="宋体"/>
                <w:bCs/>
                <w:iCs/>
              </w:rPr>
              <w:t>12</w:t>
            </w:r>
            <w:r>
              <w:rPr>
                <w:rFonts w:ascii="宋体" w:hAnsi="宋体" w:hint="eastAsia"/>
                <w:bCs/>
                <w:iCs/>
              </w:rPr>
              <w:t>位的完整编码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软件版本号：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开始下载时间：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当前下载文件名：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下载进度：当前下载文件的下载进度，已下载大小和总大小相比，百分数显</w:t>
            </w:r>
            <w:r>
              <w:rPr>
                <w:rFonts w:ascii="宋体" w:hAnsi="宋体" w:hint="eastAsia"/>
                <w:bCs/>
                <w:iCs/>
              </w:rPr>
              <w:lastRenderedPageBreak/>
              <w:t>示。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下载完成：此台终端机是否完成全部文件的下载。</w:t>
            </w:r>
          </w:p>
          <w:p w:rsidR="00771823" w:rsidRPr="004D3D5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完成下载时间：如果已经下载完成，显示下载完成</w:t>
            </w:r>
            <w:r w:rsidR="008526D8">
              <w:rPr>
                <w:rFonts w:ascii="宋体" w:hAnsi="宋体" w:hint="eastAsia"/>
                <w:bCs/>
                <w:iCs/>
              </w:rPr>
              <w:t>时间</w:t>
            </w:r>
            <w:r>
              <w:rPr>
                <w:rFonts w:ascii="宋体" w:hAnsi="宋体" w:hint="eastAsia"/>
                <w:bCs/>
                <w:iCs/>
              </w:rPr>
              <w:t>；未完成，显示为空。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725543" w:rsidRDefault="00771823" w:rsidP="003F41F8">
      <w:pPr>
        <w:pStyle w:val="5"/>
      </w:pPr>
      <w:bookmarkStart w:id="2982" w:name="_Toc450144030"/>
      <w:r>
        <w:rPr>
          <w:rFonts w:hint="eastAsia"/>
        </w:rPr>
        <w:t>取消升级计划</w:t>
      </w:r>
      <w:bookmarkEnd w:id="2982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3A6D52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取消</w:t>
            </w:r>
            <w:r w:rsidR="00771823">
              <w:rPr>
                <w:rFonts w:hint="eastAsia"/>
              </w:rPr>
              <w:t>升级计划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用户在升级计划列表页面上，可以针对状态为“计划中”的升级计划进行“取消”操作。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81252D" w:rsidRDefault="00771823" w:rsidP="00AC58F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选择升级计划，点击</w:t>
            </w:r>
            <w:r w:rsidR="00AC58F7">
              <w:rPr>
                <w:rFonts w:ascii="宋体" w:hAnsi="宋体" w:hint="eastAsia"/>
                <w:bCs/>
                <w:iCs/>
              </w:rPr>
              <w:t>取消</w:t>
            </w:r>
            <w:r>
              <w:rPr>
                <w:rFonts w:ascii="宋体" w:hAnsi="宋体" w:hint="eastAsia"/>
                <w:bCs/>
                <w:iCs/>
              </w:rPr>
              <w:t>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8138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取消计划成功，计划状态改为“已取消”；或者失败。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771823" w:rsidRDefault="00771823" w:rsidP="003F41F8">
      <w:pPr>
        <w:pStyle w:val="5"/>
      </w:pPr>
      <w:bookmarkStart w:id="2983" w:name="_Toc450144031"/>
      <w:r>
        <w:rPr>
          <w:rFonts w:hint="eastAsia"/>
        </w:rPr>
        <w:t>修改更新时间</w:t>
      </w:r>
      <w:bookmarkEnd w:id="2983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升级计划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修改更新时间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用户在升级计划列表页面上，可以针对状态为 “计划中”的升级计划进行“修改更新时间”操作。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Pr="0081252D" w:rsidRDefault="00771823" w:rsidP="00AC58F7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选择升级计划，点击</w:t>
            </w:r>
            <w:r w:rsidR="00AC58F7">
              <w:rPr>
                <w:rFonts w:ascii="宋体" w:hAnsi="宋体" w:hint="eastAsia"/>
                <w:bCs/>
                <w:iCs/>
              </w:rPr>
              <w:t>修改更新</w:t>
            </w:r>
            <w:r w:rsidR="00AC58F7">
              <w:rPr>
                <w:rFonts w:ascii="宋体" w:hAnsi="宋体"/>
                <w:bCs/>
                <w:iCs/>
              </w:rPr>
              <w:t>时间</w:t>
            </w:r>
            <w:r>
              <w:rPr>
                <w:rFonts w:ascii="宋体" w:hAnsi="宋体" w:hint="eastAsia"/>
                <w:bCs/>
                <w:iCs/>
              </w:rPr>
              <w:t>，可以选择输入更新时间或“立即更新”。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Pr="0048138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指定更新时间成功；或者失败。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指定更新时间，终端机可能会进行版本切换。</w:t>
            </w:r>
          </w:p>
        </w:tc>
      </w:tr>
    </w:tbl>
    <w:p w:rsidR="00771823" w:rsidRPr="004D3D55" w:rsidRDefault="00771823">
      <w:pPr>
        <w:pStyle w:val="af1"/>
      </w:pPr>
    </w:p>
    <w:p w:rsidR="000F29A8" w:rsidRDefault="00771823" w:rsidP="00AB0AE2">
      <w:pPr>
        <w:pStyle w:val="4"/>
        <w:rPr>
          <w:ins w:id="2984" w:author="Microsoft" w:date="2015-04-20T09:58:00Z"/>
        </w:rPr>
      </w:pPr>
      <w:bookmarkStart w:id="2985" w:name="_Toc450144032"/>
      <w:r>
        <w:rPr>
          <w:rFonts w:hint="eastAsia"/>
        </w:rPr>
        <w:t>终端软件信息</w:t>
      </w:r>
      <w:bookmarkEnd w:id="2985"/>
    </w:p>
    <w:p w:rsidR="00B02ED4" w:rsidRPr="000360E5" w:rsidRDefault="00B02ED4">
      <w:pPr>
        <w:pPrChange w:id="2986" w:author="Microsoft" w:date="2015-04-20T09:58:00Z">
          <w:pPr>
            <w:pStyle w:val="4"/>
          </w:pPr>
        </w:pPrChange>
      </w:pPr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  <w:iCs/>
              </w:rPr>
              <w:t>终端软件信息</w:t>
            </w:r>
          </w:p>
        </w:tc>
      </w:tr>
      <w:tr w:rsidR="00771823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</w:pPr>
            <w:r w:rsidRPr="00437F65">
              <w:rPr>
                <w:rFonts w:hint="eastAsia"/>
              </w:rPr>
              <w:lastRenderedPageBreak/>
              <w:t>功能点名称</w:t>
            </w:r>
          </w:p>
        </w:tc>
        <w:tc>
          <w:tcPr>
            <w:tcW w:w="2505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查询终端软件信息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771823" w:rsidRPr="00437F65" w:rsidRDefault="00771823" w:rsidP="005918BB">
            <w:pPr>
              <w:spacing w:line="360" w:lineRule="auto"/>
              <w:rPr>
                <w:iCs/>
              </w:rPr>
            </w:pPr>
          </w:p>
        </w:tc>
      </w:tr>
      <w:tr w:rsidR="00771823" w:rsidRPr="00E30659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F51B11">
            <w:pPr>
              <w:pStyle w:val="af1"/>
            </w:pPr>
            <w:r>
              <w:rPr>
                <w:rFonts w:hint="eastAsia"/>
              </w:rPr>
              <w:t>用户可根据查询条件，查询终端机软件信息。查询条件有，终端机编码，终端机类型、软件版本号、最近升级时间区间、最近上报日期区间、正在下载的软件版本号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查询条件包括，</w:t>
            </w:r>
          </w:p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终端机编码</w:t>
            </w:r>
          </w:p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终端机型号</w:t>
            </w:r>
            <w:r w:rsidR="003A6D52">
              <w:rPr>
                <w:rFonts w:hint="eastAsia"/>
              </w:rPr>
              <w:t>：</w:t>
            </w:r>
            <w:r w:rsidR="003A6D52">
              <w:t>下拉框，</w:t>
            </w:r>
            <w:r w:rsidR="003A6D52">
              <w:rPr>
                <w:rFonts w:hint="eastAsia"/>
              </w:rPr>
              <w:t>选项</w:t>
            </w:r>
            <w:r w:rsidR="003A6D52">
              <w:t>见附录</w:t>
            </w:r>
          </w:p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当前运行软件包版本</w:t>
            </w:r>
          </w:p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最近升级</w:t>
            </w:r>
            <w:r w:rsidR="00AC58F7">
              <w:rPr>
                <w:rFonts w:hint="eastAsia"/>
              </w:rPr>
              <w:t>日期</w:t>
            </w:r>
            <w:r>
              <w:rPr>
                <w:rFonts w:hint="eastAsia"/>
              </w:rPr>
              <w:t>区间</w:t>
            </w:r>
          </w:p>
          <w:p w:rsidR="00771823" w:rsidRDefault="00771823" w:rsidP="005918BB">
            <w:pPr>
              <w:spacing w:line="360" w:lineRule="auto"/>
            </w:pPr>
            <w:r>
              <w:rPr>
                <w:rFonts w:hint="eastAsia"/>
              </w:rPr>
              <w:t>最近上报日期区间</w:t>
            </w:r>
          </w:p>
          <w:p w:rsidR="00771823" w:rsidRPr="0081252D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hint="eastAsia"/>
              </w:rPr>
              <w:t>正在下载的软件包版本</w:t>
            </w:r>
          </w:p>
        </w:tc>
      </w:tr>
      <w:tr w:rsidR="00771823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根据查询条件，用列表方式展示查询数据，列如下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终端机编码：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终端机型号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当前运行软件包版本：终端机</w:t>
            </w:r>
            <w:r>
              <w:rPr>
                <w:rFonts w:ascii="新宋体" w:eastAsia="新宋体" w:hAnsi="新宋体" w:hint="eastAsia"/>
                <w:szCs w:val="22"/>
              </w:rPr>
              <w:t>当前使用的版本号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最近升级</w:t>
            </w:r>
            <w:r w:rsidR="00AC58F7">
              <w:rPr>
                <w:rFonts w:ascii="宋体" w:hAnsi="宋体" w:hint="eastAsia"/>
                <w:bCs/>
                <w:iCs/>
              </w:rPr>
              <w:t>时间</w:t>
            </w:r>
            <w:r>
              <w:rPr>
                <w:rFonts w:ascii="宋体" w:hAnsi="宋体" w:hint="eastAsia"/>
                <w:bCs/>
                <w:iCs/>
              </w:rPr>
              <w:t>：终端机</w:t>
            </w:r>
            <w:r>
              <w:rPr>
                <w:rFonts w:ascii="新宋体" w:eastAsia="新宋体" w:hAnsi="新宋体" w:hint="eastAsia"/>
                <w:szCs w:val="22"/>
              </w:rPr>
              <w:t>最后一次版本号发生变更的时间</w:t>
            </w:r>
          </w:p>
          <w:p w:rsidR="00771823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最近上报</w:t>
            </w:r>
            <w:r w:rsidR="00AC58F7">
              <w:rPr>
                <w:rFonts w:ascii="宋体" w:hAnsi="宋体" w:hint="eastAsia"/>
                <w:bCs/>
                <w:iCs/>
              </w:rPr>
              <w:t>时间</w:t>
            </w:r>
            <w:r>
              <w:rPr>
                <w:rFonts w:ascii="宋体" w:hAnsi="宋体" w:hint="eastAsia"/>
                <w:bCs/>
                <w:iCs/>
              </w:rPr>
              <w:t>：</w:t>
            </w:r>
            <w:r>
              <w:rPr>
                <w:rFonts w:ascii="新宋体" w:eastAsia="新宋体" w:hAnsi="新宋体" w:hint="eastAsia"/>
                <w:szCs w:val="22"/>
              </w:rPr>
              <w:t>终端机最近上报版本号的时间</w:t>
            </w:r>
          </w:p>
          <w:p w:rsidR="00771823" w:rsidRPr="00B3411B" w:rsidRDefault="00771823" w:rsidP="00875863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正在下载的软件版本：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771823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771823" w:rsidRPr="00437F65" w:rsidRDefault="00771823" w:rsidP="005918BB">
            <w:pPr>
              <w:spacing w:line="360" w:lineRule="auto"/>
              <w:jc w:val="center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771823" w:rsidRPr="00437F65" w:rsidRDefault="00771823" w:rsidP="005918BB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810317" w:rsidRDefault="00810317" w:rsidP="00F258E7">
      <w:pPr>
        <w:pStyle w:val="3"/>
        <w:rPr>
          <w:ins w:id="2987" w:author="Microsoft" w:date="2016-02-17T15:41:00Z"/>
        </w:rPr>
      </w:pPr>
      <w:bookmarkStart w:id="2988" w:name="_Toc443394539"/>
      <w:bookmarkStart w:id="2989" w:name="_Toc450144033"/>
      <w:bookmarkStart w:id="2990" w:name="_Toc350431953"/>
      <w:bookmarkEnd w:id="2988"/>
      <w:ins w:id="2991" w:author="Microsoft" w:date="2016-02-17T15:41:00Z">
        <w:r>
          <w:rPr>
            <w:rFonts w:hint="eastAsia"/>
          </w:rPr>
          <w:t>系统</w:t>
        </w:r>
        <w:r>
          <w:t>参数</w:t>
        </w:r>
        <w:bookmarkEnd w:id="2989"/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2732"/>
        <w:gridCol w:w="1767"/>
        <w:gridCol w:w="2754"/>
      </w:tblGrid>
      <w:tr w:rsidR="00810317" w:rsidTr="00810317">
        <w:trPr>
          <w:tblHeader/>
          <w:ins w:id="2992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Default="00810317" w:rsidP="00810317">
            <w:pPr>
              <w:jc w:val="center"/>
              <w:rPr>
                <w:ins w:id="2993" w:author="Microsoft" w:date="2016-02-17T15:41:00Z"/>
              </w:rPr>
            </w:pPr>
            <w:ins w:id="2994" w:author="Microsoft" w:date="2016-02-17T15:41:00Z">
              <w:r>
                <w:rPr>
                  <w:rFonts w:hint="eastAsia"/>
                </w:rPr>
                <w:t>需求编号</w:t>
              </w:r>
            </w:ins>
          </w:p>
        </w:tc>
        <w:tc>
          <w:tcPr>
            <w:tcW w:w="1608" w:type="pct"/>
            <w:shd w:val="clear" w:color="auto" w:fill="D9D9D9" w:themeFill="background1" w:themeFillShade="D9"/>
          </w:tcPr>
          <w:p w:rsidR="00810317" w:rsidRPr="00DA3AD6" w:rsidRDefault="00810317" w:rsidP="00810317">
            <w:pPr>
              <w:jc w:val="left"/>
              <w:rPr>
                <w:ins w:id="2995" w:author="Microsoft" w:date="2016-02-17T15:41:00Z"/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040" w:type="pct"/>
            <w:shd w:val="clear" w:color="auto" w:fill="D9D9D9" w:themeFill="background1" w:themeFillShade="D9"/>
          </w:tcPr>
          <w:p w:rsidR="00810317" w:rsidRDefault="00810317" w:rsidP="00810317">
            <w:pPr>
              <w:ind w:right="34"/>
              <w:rPr>
                <w:ins w:id="2996" w:author="Microsoft" w:date="2016-02-17T15:41:00Z"/>
              </w:rPr>
            </w:pPr>
            <w:ins w:id="2997" w:author="Microsoft" w:date="2016-02-17T15:41:00Z">
              <w:r>
                <w:rPr>
                  <w:rFonts w:hint="eastAsia"/>
                </w:rPr>
                <w:t>系统需求编号</w:t>
              </w:r>
            </w:ins>
          </w:p>
        </w:tc>
        <w:tc>
          <w:tcPr>
            <w:tcW w:w="1620" w:type="pct"/>
            <w:shd w:val="clear" w:color="auto" w:fill="D9D9D9" w:themeFill="background1" w:themeFillShade="D9"/>
          </w:tcPr>
          <w:p w:rsidR="00810317" w:rsidRDefault="00810317" w:rsidP="00810317">
            <w:pPr>
              <w:ind w:right="210"/>
              <w:jc w:val="left"/>
              <w:rPr>
                <w:ins w:id="2998" w:author="Microsoft" w:date="2016-02-17T15:41:00Z"/>
              </w:rPr>
            </w:pPr>
          </w:p>
        </w:tc>
      </w:tr>
      <w:tr w:rsidR="00810317" w:rsidTr="00810317">
        <w:trPr>
          <w:ins w:id="2999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00" w:author="Microsoft" w:date="2016-02-17T15:41:00Z"/>
              </w:rPr>
            </w:pPr>
            <w:ins w:id="3001" w:author="Microsoft" w:date="2016-02-17T15:41:00Z">
              <w:r w:rsidRPr="0010192D">
                <w:rPr>
                  <w:rFonts w:hint="eastAsia"/>
                </w:rPr>
                <w:t>用户角色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Default="00810317" w:rsidP="00810317">
            <w:pPr>
              <w:ind w:right="210"/>
              <w:jc w:val="left"/>
              <w:rPr>
                <w:ins w:id="3002" w:author="Microsoft" w:date="2016-02-17T15:41:00Z"/>
              </w:rPr>
            </w:pPr>
            <w:ins w:id="3003" w:author="Microsoft" w:date="2016-02-17T15:41:00Z">
              <w:r>
                <w:rPr>
                  <w:rFonts w:hint="eastAsia"/>
                </w:rPr>
                <w:t>系统</w:t>
              </w:r>
              <w:r>
                <w:t>用户</w:t>
              </w:r>
            </w:ins>
          </w:p>
        </w:tc>
      </w:tr>
      <w:tr w:rsidR="00810317" w:rsidTr="00810317">
        <w:trPr>
          <w:ins w:id="3004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05" w:author="Microsoft" w:date="2016-02-17T15:41:00Z"/>
              </w:rPr>
            </w:pPr>
            <w:ins w:id="3006" w:author="Microsoft" w:date="2016-02-17T15:41:00Z">
              <w:r w:rsidRPr="0010192D">
                <w:rPr>
                  <w:rFonts w:hint="eastAsia"/>
                </w:rPr>
                <w:t>用例描述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Pr="00135788" w:rsidRDefault="00810317" w:rsidP="00810317">
            <w:pPr>
              <w:ind w:right="210"/>
              <w:jc w:val="left"/>
              <w:rPr>
                <w:ins w:id="3007" w:author="Microsoft" w:date="2016-02-17T15:41:00Z"/>
              </w:rPr>
            </w:pPr>
            <w:ins w:id="3008" w:author="Microsoft" w:date="2016-02-17T15:41:00Z">
              <w:r>
                <w:rPr>
                  <w:rFonts w:hint="eastAsia"/>
                </w:rPr>
                <w:t>展示当前</w:t>
              </w:r>
              <w:r>
                <w:t>系统参数</w:t>
              </w:r>
              <w:r>
                <w:rPr>
                  <w:rFonts w:hint="eastAsia"/>
                </w:rPr>
                <w:t>，</w:t>
              </w:r>
              <w:r>
                <w:t>提供修改功能</w:t>
              </w:r>
            </w:ins>
          </w:p>
        </w:tc>
      </w:tr>
      <w:tr w:rsidR="00810317" w:rsidTr="00810317">
        <w:trPr>
          <w:ins w:id="3009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10" w:author="Microsoft" w:date="2016-02-17T15:41:00Z"/>
              </w:rPr>
            </w:pPr>
            <w:ins w:id="3011" w:author="Microsoft" w:date="2016-02-17T15:41:00Z">
              <w:r w:rsidRPr="0010192D">
                <w:rPr>
                  <w:rFonts w:hint="eastAsia"/>
                </w:rPr>
                <w:t>前置条件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Default="00810317" w:rsidP="00810317">
            <w:pPr>
              <w:ind w:right="210"/>
              <w:jc w:val="left"/>
              <w:rPr>
                <w:ins w:id="3012" w:author="Microsoft" w:date="2016-02-17T15:41:00Z"/>
              </w:rPr>
            </w:pPr>
            <w:ins w:id="3013" w:author="Microsoft" w:date="2016-02-17T15:41:00Z">
              <w:r>
                <w:rPr>
                  <w:rFonts w:hint="eastAsia"/>
                </w:rPr>
                <w:t>无</w:t>
              </w:r>
            </w:ins>
          </w:p>
        </w:tc>
      </w:tr>
      <w:tr w:rsidR="00810317" w:rsidTr="00810317">
        <w:trPr>
          <w:ins w:id="3014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15" w:author="Microsoft" w:date="2016-02-17T15:41:00Z"/>
              </w:rPr>
            </w:pPr>
            <w:ins w:id="3016" w:author="Microsoft" w:date="2016-02-17T15:41:00Z">
              <w:r w:rsidRPr="0010192D">
                <w:rPr>
                  <w:rFonts w:hint="eastAsia"/>
                </w:rPr>
                <w:t>后置条件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Pr="00D25CE1" w:rsidRDefault="00810317" w:rsidP="00810317">
            <w:pPr>
              <w:ind w:right="210"/>
              <w:jc w:val="left"/>
              <w:rPr>
                <w:ins w:id="3017" w:author="Microsoft" w:date="2016-02-17T15:41:00Z"/>
              </w:rPr>
            </w:pPr>
            <w:ins w:id="3018" w:author="Microsoft" w:date="2016-02-17T15:41:00Z">
              <w:r>
                <w:rPr>
                  <w:rFonts w:hint="eastAsia"/>
                </w:rPr>
                <w:t>无</w:t>
              </w:r>
            </w:ins>
          </w:p>
        </w:tc>
      </w:tr>
      <w:tr w:rsidR="00810317" w:rsidTr="00810317">
        <w:trPr>
          <w:ins w:id="3019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20" w:author="Microsoft" w:date="2016-02-17T15:41:00Z"/>
              </w:rPr>
            </w:pPr>
            <w:ins w:id="3021" w:author="Microsoft" w:date="2016-02-17T15:41:00Z">
              <w:r w:rsidRPr="0010192D">
                <w:rPr>
                  <w:rFonts w:hint="eastAsia"/>
                </w:rPr>
                <w:t>主要流程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Default="00810317" w:rsidP="00810317">
            <w:pPr>
              <w:rPr>
                <w:ins w:id="3022" w:author="Microsoft" w:date="2016-02-17T15:41:00Z"/>
              </w:rPr>
            </w:pPr>
            <w:ins w:id="3023" w:author="Microsoft" w:date="2016-02-17T15:41:00Z">
              <w:r>
                <w:rPr>
                  <w:rFonts w:hint="eastAsia"/>
                </w:rPr>
                <w:t>无</w:t>
              </w:r>
            </w:ins>
          </w:p>
        </w:tc>
      </w:tr>
      <w:tr w:rsidR="00810317" w:rsidRPr="007E54DF" w:rsidTr="00810317">
        <w:trPr>
          <w:ins w:id="3024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25" w:author="Microsoft" w:date="2016-02-17T15:41:00Z"/>
              </w:rPr>
            </w:pPr>
            <w:ins w:id="3026" w:author="Microsoft" w:date="2016-02-17T15:41:00Z">
              <w:r w:rsidRPr="0010192D">
                <w:rPr>
                  <w:rFonts w:hint="eastAsia"/>
                </w:rPr>
                <w:t>业务规则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Pr="001B5728" w:rsidRDefault="00810317" w:rsidP="00810317">
            <w:pPr>
              <w:ind w:right="210"/>
              <w:jc w:val="left"/>
              <w:rPr>
                <w:ins w:id="3027" w:author="Microsoft" w:date="2016-02-17T15:41:00Z"/>
              </w:rPr>
            </w:pPr>
            <w:ins w:id="3028" w:author="Microsoft" w:date="2016-02-17T15:41:00Z">
              <w:r>
                <w:rPr>
                  <w:rFonts w:hint="eastAsia"/>
                </w:rPr>
                <w:t>无</w:t>
              </w:r>
            </w:ins>
          </w:p>
        </w:tc>
      </w:tr>
      <w:tr w:rsidR="00810317" w:rsidTr="00810317">
        <w:trPr>
          <w:ins w:id="3029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30" w:author="Microsoft" w:date="2016-02-17T15:41:00Z"/>
              </w:rPr>
            </w:pPr>
            <w:ins w:id="3031" w:author="Microsoft" w:date="2016-02-17T15:41:00Z">
              <w:r w:rsidRPr="0010192D">
                <w:rPr>
                  <w:rFonts w:hint="eastAsia"/>
                </w:rPr>
                <w:t>操作数据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Default="00810317" w:rsidP="0081031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3032" w:author="Microsoft" w:date="2016-02-17T15:41:00Z"/>
              </w:rPr>
            </w:pPr>
            <w:ins w:id="3033" w:author="Microsoft" w:date="2016-02-17T15:41:00Z">
              <w:r>
                <w:rPr>
                  <w:rFonts w:hint="eastAsia"/>
                </w:rPr>
                <w:t>数据输入参数表</w:t>
              </w:r>
            </w:ins>
          </w:p>
          <w:p w:rsidR="00810317" w:rsidRDefault="00810317" w:rsidP="00810317">
            <w:pPr>
              <w:pStyle w:val="af"/>
              <w:ind w:left="420" w:right="31" w:firstLineChars="0" w:firstLine="0"/>
              <w:jc w:val="left"/>
              <w:rPr>
                <w:ins w:id="3034" w:author="Microsoft" w:date="2016-02-17T15:41:00Z"/>
              </w:rPr>
            </w:pPr>
            <w:ins w:id="3035" w:author="Microsoft" w:date="2016-02-17T15:41:00Z">
              <w:r>
                <w:rPr>
                  <w:rFonts w:hint="eastAsia"/>
                </w:rPr>
                <w:t>销售</w:t>
              </w:r>
              <w:r>
                <w:t>告警</w:t>
              </w:r>
              <w:r>
                <w:rPr>
                  <w:rFonts w:hint="eastAsia"/>
                </w:rPr>
                <w:t>阈值</w:t>
              </w:r>
            </w:ins>
          </w:p>
          <w:p w:rsidR="00810317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36" w:author="Microsoft" w:date="2016-02-17T15:41:00Z"/>
              </w:rPr>
            </w:pPr>
            <w:ins w:id="3037" w:author="Microsoft" w:date="2016-02-17T15:41:00Z">
              <w:r>
                <w:rPr>
                  <w:rFonts w:hint="eastAsia"/>
                </w:rPr>
                <w:t>销售站每天退票告警票数</w:t>
              </w:r>
            </w:ins>
          </w:p>
          <w:p w:rsidR="00810317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38" w:author="Microsoft" w:date="2016-02-17T15:41:00Z"/>
              </w:rPr>
            </w:pPr>
            <w:ins w:id="3039" w:author="Microsoft" w:date="2016-02-17T15:41:00Z">
              <w:r>
                <w:rPr>
                  <w:rFonts w:hint="eastAsia"/>
                </w:rPr>
                <w:t>销售站每天退票告警金额：单位元</w:t>
              </w:r>
            </w:ins>
          </w:p>
          <w:p w:rsidR="00810317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40" w:author="Microsoft" w:date="2016-02-17T15:41:00Z"/>
              </w:rPr>
            </w:pPr>
            <w:ins w:id="3041" w:author="Microsoft" w:date="2016-02-17T15:41:00Z">
              <w:r>
                <w:rPr>
                  <w:rFonts w:hint="eastAsia"/>
                </w:rPr>
                <w:t>销售站每天兑奖告警票数</w:t>
              </w:r>
            </w:ins>
          </w:p>
          <w:p w:rsidR="00810317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42" w:author="Microsoft" w:date="2016-02-17T15:41:00Z"/>
              </w:rPr>
            </w:pPr>
            <w:ins w:id="3043" w:author="Microsoft" w:date="2016-02-17T15:41:00Z">
              <w:r>
                <w:rPr>
                  <w:rFonts w:hint="eastAsia"/>
                </w:rPr>
                <w:t>销售站每天兑奖告警金额：单位元</w:t>
              </w:r>
            </w:ins>
          </w:p>
          <w:p w:rsidR="00810317" w:rsidRDefault="00810317" w:rsidP="00810317">
            <w:pPr>
              <w:ind w:left="420" w:right="31"/>
              <w:jc w:val="left"/>
              <w:rPr>
                <w:ins w:id="3044" w:author="Microsoft" w:date="2016-02-17T15:41:00Z"/>
              </w:rPr>
            </w:pPr>
            <w:ins w:id="3045" w:author="Microsoft" w:date="2016-02-17T15:41:00Z">
              <w:r>
                <w:rPr>
                  <w:rFonts w:hint="eastAsia"/>
                </w:rPr>
                <w:t>销售站</w:t>
              </w:r>
              <w:r>
                <w:t>默认参数</w:t>
              </w:r>
            </w:ins>
          </w:p>
          <w:p w:rsidR="00810317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46" w:author="Microsoft" w:date="2016-02-17T15:41:00Z"/>
              </w:rPr>
            </w:pPr>
            <w:ins w:id="3047" w:author="Microsoft" w:date="2016-02-17T15:41:00Z">
              <w:r>
                <w:rPr>
                  <w:rFonts w:hint="eastAsia"/>
                </w:rPr>
                <w:lastRenderedPageBreak/>
                <w:t>销售站默认兑奖佣金比例：千分位</w:t>
              </w:r>
            </w:ins>
          </w:p>
          <w:p w:rsidR="00810317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48" w:author="Microsoft" w:date="2016-02-17T15:41:00Z"/>
              </w:rPr>
            </w:pPr>
            <w:ins w:id="3049" w:author="Microsoft" w:date="2016-02-17T15:41:00Z">
              <w:r>
                <w:rPr>
                  <w:rFonts w:hint="eastAsia"/>
                </w:rPr>
                <w:t>销售站默认销售佣金比例：千分位</w:t>
              </w:r>
            </w:ins>
          </w:p>
          <w:p w:rsidR="00810317" w:rsidRPr="00E527B6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50" w:author="Microsoft" w:date="2016-02-17T15:41:00Z"/>
                <w:color w:val="FF0000"/>
              </w:rPr>
            </w:pPr>
            <w:ins w:id="3051" w:author="Microsoft" w:date="2016-02-17T15:41:00Z">
              <w:r w:rsidRPr="00E527B6">
                <w:rPr>
                  <w:rFonts w:hint="eastAsia"/>
                  <w:color w:val="FF0000"/>
                </w:rPr>
                <w:t>销售站默认兑奖范围：</w:t>
              </w:r>
            </w:ins>
            <w:ins w:id="3052" w:author="Microsoft" w:date="2016-04-19T14:11:00Z">
              <w:r w:rsidR="00733219">
                <w:rPr>
                  <w:rFonts w:hint="eastAsia"/>
                  <w:color w:val="FF0000"/>
                </w:rPr>
                <w:t>全</w:t>
              </w:r>
            </w:ins>
            <w:ins w:id="3053" w:author="Microsoft" w:date="2016-02-19T17:13:00Z">
              <w:r w:rsidR="00F258E7" w:rsidRPr="00E527B6">
                <w:rPr>
                  <w:rFonts w:hint="eastAsia"/>
                  <w:color w:val="FF0000"/>
                </w:rPr>
                <w:t>公司</w:t>
              </w:r>
              <w:r w:rsidR="00733219">
                <w:rPr>
                  <w:color w:val="FF0000"/>
                </w:rPr>
                <w:t>、</w:t>
              </w:r>
            </w:ins>
            <w:ins w:id="3054" w:author="Microsoft" w:date="2016-04-19T14:11:00Z">
              <w:r w:rsidR="00733219">
                <w:rPr>
                  <w:rFonts w:hint="eastAsia"/>
                  <w:color w:val="FF0000"/>
                </w:rPr>
                <w:t>同</w:t>
              </w:r>
              <w:r w:rsidR="00733219">
                <w:rPr>
                  <w:color w:val="FF0000"/>
                </w:rPr>
                <w:t>部门</w:t>
              </w:r>
            </w:ins>
            <w:ins w:id="3055" w:author="Microsoft" w:date="2016-02-19T17:13:00Z">
              <w:r w:rsidR="00F258E7" w:rsidRPr="00E527B6">
                <w:rPr>
                  <w:color w:val="FF0000"/>
                </w:rPr>
                <w:t>、</w:t>
              </w:r>
            </w:ins>
            <w:ins w:id="3056" w:author="Microsoft" w:date="2016-04-19T14:11:00Z">
              <w:r w:rsidR="00733219">
                <w:rPr>
                  <w:rFonts w:hint="eastAsia"/>
                  <w:color w:val="FF0000"/>
                </w:rPr>
                <w:t>同</w:t>
              </w:r>
            </w:ins>
            <w:ins w:id="3057" w:author="Microsoft" w:date="2016-02-19T17:13:00Z">
              <w:r w:rsidR="00F258E7" w:rsidRPr="00E527B6">
                <w:rPr>
                  <w:color w:val="FF0000"/>
                </w:rPr>
                <w:t>销售站</w:t>
              </w:r>
              <w:r w:rsidR="00F258E7" w:rsidRPr="00E527B6">
                <w:rPr>
                  <w:color w:val="FF0000"/>
                </w:rPr>
                <w:t xml:space="preserve"> </w:t>
              </w:r>
            </w:ins>
          </w:p>
          <w:p w:rsidR="00810317" w:rsidRDefault="00810317" w:rsidP="00810317">
            <w:pPr>
              <w:pStyle w:val="af"/>
              <w:numPr>
                <w:ilvl w:val="1"/>
                <w:numId w:val="2"/>
              </w:numPr>
              <w:ind w:right="31" w:firstLineChars="0"/>
              <w:jc w:val="left"/>
              <w:rPr>
                <w:ins w:id="3058" w:author="Microsoft" w:date="2016-02-17T15:41:00Z"/>
              </w:rPr>
            </w:pPr>
            <w:ins w:id="3059" w:author="Microsoft" w:date="2016-02-17T15:41:00Z">
              <w:r>
                <w:rPr>
                  <w:rFonts w:hint="eastAsia"/>
                </w:rPr>
                <w:t>销售站默认永久授信额度：单位元</w:t>
              </w:r>
            </w:ins>
          </w:p>
          <w:p w:rsidR="00810317" w:rsidRDefault="00810317" w:rsidP="0081031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3060" w:author="Microsoft" w:date="2016-02-17T15:41:00Z"/>
              </w:rPr>
            </w:pPr>
            <w:ins w:id="3061" w:author="Microsoft" w:date="2016-02-17T15:41:00Z">
              <w:r>
                <w:rPr>
                  <w:rFonts w:hint="eastAsia"/>
                </w:rPr>
                <w:t>数据输出参数表</w:t>
              </w:r>
            </w:ins>
          </w:p>
          <w:p w:rsidR="00810317" w:rsidRDefault="00810317" w:rsidP="0081031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3062" w:author="Microsoft" w:date="2016-02-17T15:41:00Z"/>
              </w:rPr>
            </w:pPr>
            <w:ins w:id="3063" w:author="Microsoft" w:date="2016-02-17T15:41:00Z">
              <w:r>
                <w:rPr>
                  <w:rFonts w:hint="eastAsia"/>
                </w:rPr>
                <w:t>数据显示样式要求</w:t>
              </w:r>
            </w:ins>
          </w:p>
          <w:p w:rsidR="00810317" w:rsidRDefault="00810317" w:rsidP="00810317">
            <w:pPr>
              <w:pStyle w:val="af"/>
              <w:numPr>
                <w:ilvl w:val="0"/>
                <w:numId w:val="2"/>
              </w:numPr>
              <w:ind w:right="31" w:firstLineChars="0"/>
              <w:jc w:val="left"/>
              <w:rPr>
                <w:ins w:id="3064" w:author="Microsoft" w:date="2016-02-17T15:41:00Z"/>
              </w:rPr>
            </w:pPr>
            <w:ins w:id="3065" w:author="Microsoft" w:date="2016-02-17T15:41:00Z">
              <w:r>
                <w:rPr>
                  <w:rFonts w:hint="eastAsia"/>
                </w:rPr>
                <w:t>数据功能操作要求</w:t>
              </w:r>
            </w:ins>
          </w:p>
        </w:tc>
      </w:tr>
      <w:tr w:rsidR="00810317" w:rsidTr="00810317">
        <w:trPr>
          <w:ins w:id="3066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67" w:author="Microsoft" w:date="2016-02-17T15:41:00Z"/>
              </w:rPr>
            </w:pPr>
            <w:ins w:id="3068" w:author="Microsoft" w:date="2016-02-17T15:41:00Z">
              <w:r w:rsidRPr="0010192D">
                <w:rPr>
                  <w:rFonts w:hint="eastAsia"/>
                </w:rPr>
                <w:lastRenderedPageBreak/>
                <w:t>异常处理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Default="00810317" w:rsidP="00810317">
            <w:pPr>
              <w:ind w:right="210"/>
              <w:jc w:val="left"/>
              <w:rPr>
                <w:ins w:id="3069" w:author="Microsoft" w:date="2016-02-17T15:41:00Z"/>
              </w:rPr>
            </w:pPr>
            <w:ins w:id="3070" w:author="Microsoft" w:date="2016-02-17T15:41:00Z">
              <w:r>
                <w:rPr>
                  <w:rFonts w:hint="eastAsia"/>
                </w:rPr>
                <w:t>无</w:t>
              </w:r>
            </w:ins>
          </w:p>
        </w:tc>
      </w:tr>
      <w:tr w:rsidR="00810317" w:rsidTr="00810317">
        <w:trPr>
          <w:ins w:id="3071" w:author="Microsoft" w:date="2016-02-17T15:41:00Z"/>
        </w:trPr>
        <w:tc>
          <w:tcPr>
            <w:tcW w:w="731" w:type="pct"/>
            <w:shd w:val="clear" w:color="auto" w:fill="D9D9D9" w:themeFill="background1" w:themeFillShade="D9"/>
          </w:tcPr>
          <w:p w:rsidR="00810317" w:rsidRPr="0010192D" w:rsidRDefault="00810317" w:rsidP="00810317">
            <w:pPr>
              <w:jc w:val="center"/>
              <w:rPr>
                <w:ins w:id="3072" w:author="Microsoft" w:date="2016-02-17T15:41:00Z"/>
              </w:rPr>
            </w:pPr>
            <w:ins w:id="3073" w:author="Microsoft" w:date="2016-02-17T15:41:00Z">
              <w:r w:rsidRPr="00486313">
                <w:rPr>
                  <w:rFonts w:hint="eastAsia"/>
                </w:rPr>
                <w:t>注释说明</w:t>
              </w:r>
            </w:ins>
          </w:p>
        </w:tc>
        <w:tc>
          <w:tcPr>
            <w:tcW w:w="4269" w:type="pct"/>
            <w:gridSpan w:val="3"/>
            <w:shd w:val="clear" w:color="auto" w:fill="auto"/>
          </w:tcPr>
          <w:p w:rsidR="00810317" w:rsidRDefault="00693A28" w:rsidP="00810317">
            <w:pPr>
              <w:ind w:right="210"/>
              <w:jc w:val="left"/>
              <w:rPr>
                <w:ins w:id="3074" w:author="Microsoft" w:date="2016-05-09T15:41:00Z"/>
              </w:rPr>
            </w:pPr>
            <w:ins w:id="3075" w:author="Microsoft" w:date="2016-05-09T15:40:00Z">
              <w:r>
                <w:rPr>
                  <w:rFonts w:hint="eastAsia"/>
                </w:rPr>
                <w:t>同销售站：只能在销售该票的</w:t>
              </w:r>
            </w:ins>
            <w:ins w:id="3076" w:author="Microsoft" w:date="2016-05-09T15:41:00Z">
              <w:r>
                <w:rPr>
                  <w:rFonts w:hint="eastAsia"/>
                </w:rPr>
                <w:t>站点进行兑奖；</w:t>
              </w:r>
            </w:ins>
          </w:p>
          <w:p w:rsidR="00693A28" w:rsidRDefault="00693A28" w:rsidP="00810317">
            <w:pPr>
              <w:ind w:right="210"/>
              <w:jc w:val="left"/>
              <w:rPr>
                <w:ins w:id="3077" w:author="Microsoft" w:date="2016-05-09T15:41:00Z"/>
              </w:rPr>
            </w:pPr>
            <w:ins w:id="3078" w:author="Microsoft" w:date="2016-05-09T15:41:00Z">
              <w:r>
                <w:t>同部门</w:t>
              </w:r>
              <w:r>
                <w:rPr>
                  <w:rFonts w:hint="eastAsia"/>
                </w:rPr>
                <w:t>：</w:t>
              </w:r>
              <w:r>
                <w:t>该部门下的所有站点均可进行兑奖</w:t>
              </w:r>
              <w:r>
                <w:rPr>
                  <w:rFonts w:hint="eastAsia"/>
                </w:rPr>
                <w:t>；</w:t>
              </w:r>
              <w:r>
                <w:t>先没有做部门间的限制</w:t>
              </w:r>
              <w:r>
                <w:rPr>
                  <w:rFonts w:hint="eastAsia"/>
                </w:rPr>
                <w:t>，</w:t>
              </w:r>
              <w:r>
                <w:t>即所有站点都可进行兑奖</w:t>
              </w:r>
              <w:r>
                <w:rPr>
                  <w:rFonts w:hint="eastAsia"/>
                </w:rPr>
                <w:t>；</w:t>
              </w:r>
            </w:ins>
          </w:p>
          <w:p w:rsidR="00693A28" w:rsidRDefault="00693A28" w:rsidP="00810317">
            <w:pPr>
              <w:ind w:right="210"/>
              <w:jc w:val="left"/>
              <w:rPr>
                <w:ins w:id="3079" w:author="Microsoft" w:date="2016-05-09T15:41:00Z"/>
              </w:rPr>
            </w:pPr>
            <w:ins w:id="3080" w:author="Microsoft" w:date="2016-05-09T15:41:00Z">
              <w:r>
                <w:t>全公司</w:t>
              </w:r>
              <w:r>
                <w:rPr>
                  <w:rFonts w:hint="eastAsia"/>
                </w:rPr>
                <w:t>：</w:t>
              </w:r>
              <w:r>
                <w:t>即所有站点均可进行兑奖</w:t>
              </w:r>
              <w:r>
                <w:rPr>
                  <w:rFonts w:hint="eastAsia"/>
                </w:rPr>
                <w:t>；</w:t>
              </w:r>
            </w:ins>
          </w:p>
          <w:p w:rsidR="00693A28" w:rsidRDefault="00693A28" w:rsidP="00810317">
            <w:pPr>
              <w:ind w:right="210"/>
              <w:jc w:val="left"/>
              <w:rPr>
                <w:ins w:id="3081" w:author="Microsoft" w:date="2016-05-23T13:38:00Z"/>
              </w:rPr>
            </w:pPr>
            <w:ins w:id="3082" w:author="Microsoft" w:date="2016-05-09T15:42:00Z">
              <w:r>
                <w:t>所有票都可进行中心兑奖</w:t>
              </w:r>
              <w:r>
                <w:rPr>
                  <w:rFonts w:hint="eastAsia"/>
                </w:rPr>
                <w:t>；</w:t>
              </w:r>
            </w:ins>
          </w:p>
          <w:p w:rsidR="00D53391" w:rsidRDefault="00D53391" w:rsidP="00810317">
            <w:pPr>
              <w:ind w:right="210"/>
              <w:jc w:val="left"/>
              <w:rPr>
                <w:ins w:id="3083" w:author="Microsoft" w:date="2016-02-17T15:41:00Z"/>
              </w:rPr>
            </w:pPr>
            <w:ins w:id="3084" w:author="Microsoft" w:date="2016-05-23T13:38:00Z">
              <w:r>
                <w:t>销售站默认销售佣金比例为</w:t>
              </w:r>
              <w:r>
                <w:rPr>
                  <w:rFonts w:hint="eastAsia"/>
                </w:rPr>
                <w:t>70</w:t>
              </w:r>
              <w:r>
                <w:rPr>
                  <w:rFonts w:hint="eastAsia"/>
                </w:rPr>
                <w:t>‰；</w:t>
              </w:r>
            </w:ins>
          </w:p>
        </w:tc>
      </w:tr>
    </w:tbl>
    <w:p w:rsidR="00A1622D" w:rsidRDefault="00A1622D" w:rsidP="00A1622D">
      <w:pPr>
        <w:pStyle w:val="2"/>
      </w:pPr>
      <w:bookmarkStart w:id="3085" w:name="_Toc450144034"/>
      <w:r w:rsidRPr="00437F65">
        <w:rPr>
          <w:rFonts w:hint="eastAsia"/>
        </w:rPr>
        <w:t>彩票管理</w:t>
      </w:r>
      <w:bookmarkEnd w:id="2990"/>
      <w:bookmarkEnd w:id="3085"/>
    </w:p>
    <w:p w:rsidR="00A1622D" w:rsidRPr="00437F65" w:rsidRDefault="00A1622D" w:rsidP="00AB0AE2">
      <w:pPr>
        <w:pStyle w:val="3"/>
      </w:pPr>
      <w:bookmarkStart w:id="3086" w:name="_Toc450144035"/>
      <w:r w:rsidRPr="00437F65">
        <w:rPr>
          <w:rFonts w:hint="eastAsia"/>
        </w:rPr>
        <w:t>中心查询</w:t>
      </w:r>
      <w:bookmarkEnd w:id="3086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</w:rPr>
              <w:t>中心查询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</w:p>
        </w:tc>
      </w:tr>
      <w:tr w:rsidR="00A1622D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F51B11">
            <w:pPr>
              <w:pStyle w:val="af1"/>
            </w:pPr>
            <w:r w:rsidRPr="00437F65">
              <w:rPr>
                <w:rFonts w:hint="eastAsia"/>
              </w:rPr>
              <w:t>可通过TSN查询彩票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彩票特征码（TSN）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A1622D" w:rsidRPr="00437F65" w:rsidDel="00BC4B28" w:rsidRDefault="00A1622D">
            <w:pPr>
              <w:spacing w:line="360" w:lineRule="auto"/>
              <w:rPr>
                <w:del w:id="3087" w:author="Microsoft" w:date="2016-04-07T14:39:00Z"/>
                <w:rFonts w:ascii="宋体" w:hAnsi="宋体"/>
                <w:bCs/>
                <w:iCs/>
              </w:rPr>
              <w:pPrChange w:id="3088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彩票信息包括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089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</w:p>
          <w:p w:rsidR="00F701AB" w:rsidRDefault="00F701AB">
            <w:pPr>
              <w:spacing w:line="360" w:lineRule="auto"/>
              <w:rPr>
                <w:rFonts w:ascii="宋体" w:hAnsi="宋体"/>
                <w:bCs/>
                <w:iCs/>
              </w:rPr>
              <w:pPrChange w:id="3090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>
              <w:rPr>
                <w:rFonts w:ascii="宋体" w:hAnsi="宋体" w:hint="eastAsia"/>
                <w:bCs/>
                <w:iCs/>
              </w:rPr>
              <w:t>售票</w:t>
            </w:r>
            <w:r>
              <w:rPr>
                <w:rFonts w:ascii="宋体" w:hAnsi="宋体"/>
                <w:bCs/>
                <w:iCs/>
              </w:rPr>
              <w:t>终端机编码</w:t>
            </w:r>
          </w:p>
          <w:p w:rsidR="00FE0F29" w:rsidRDefault="00F701AB">
            <w:pPr>
              <w:spacing w:line="360" w:lineRule="auto"/>
              <w:rPr>
                <w:ins w:id="3091" w:author="Microsoft" w:date="2014-12-04T10:34:00Z"/>
                <w:rFonts w:ascii="宋体" w:hAnsi="宋体"/>
                <w:bCs/>
                <w:iCs/>
              </w:rPr>
              <w:pPrChange w:id="3092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>
              <w:rPr>
                <w:rFonts w:ascii="宋体" w:hAnsi="宋体" w:hint="eastAsia"/>
                <w:bCs/>
                <w:iCs/>
              </w:rPr>
              <w:t>售票销售员</w:t>
            </w:r>
            <w:r>
              <w:rPr>
                <w:rFonts w:ascii="宋体" w:hAnsi="宋体"/>
                <w:bCs/>
                <w:iCs/>
              </w:rPr>
              <w:t>编码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093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游戏编码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094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游戏名称</w:t>
            </w:r>
          </w:p>
          <w:p w:rsidR="00BC4B28" w:rsidRPr="00A303CA" w:rsidRDefault="00BC4B28" w:rsidP="00BC4B28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3095" w:author="Microsoft" w:date="2016-04-07T14:40:00Z"/>
                <w:color w:val="FF0000"/>
              </w:rPr>
            </w:pPr>
            <w:ins w:id="3096" w:author="Microsoft" w:date="2016-04-07T14:40:00Z">
              <w:r w:rsidRPr="00A303CA">
                <w:rPr>
                  <w:rFonts w:ascii="宋体" w:hAnsi="宋体" w:hint="eastAsia"/>
                  <w:bCs/>
                  <w:iCs/>
                </w:rPr>
                <w:t>以下为彩票原始的投注信息</w:t>
              </w:r>
            </w:ins>
          </w:p>
          <w:p w:rsidR="00A1622D" w:rsidRPr="00BC4B28" w:rsidDel="00BC4B28" w:rsidRDefault="00A1622D">
            <w:pPr>
              <w:ind w:left="0"/>
              <w:jc w:val="left"/>
              <w:rPr>
                <w:del w:id="3097" w:author="Microsoft" w:date="2016-04-07T14:39:00Z"/>
                <w:rFonts w:ascii="宋体" w:hAnsi="宋体"/>
                <w:bCs/>
                <w:iCs/>
                <w:rPrChange w:id="3098" w:author="Microsoft" w:date="2016-04-07T14:40:00Z">
                  <w:rPr>
                    <w:del w:id="3099" w:author="Microsoft" w:date="2016-04-07T14:39:00Z"/>
                  </w:rPr>
                </w:rPrChange>
              </w:rPr>
              <w:pPrChange w:id="3100" w:author="Microsoft" w:date="2016-04-07T14:41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01" w:author="Microsoft" w:date="2016-04-07T14:39:00Z">
              <w:r w:rsidRPr="00BC4B28" w:rsidDel="00BC4B28">
                <w:rPr>
                  <w:rFonts w:ascii="宋体" w:hAnsi="宋体"/>
                  <w:bCs/>
                  <w:iCs/>
                  <w:rPrChange w:id="3102" w:author="Microsoft" w:date="2016-04-07T14:40:00Z">
                    <w:rPr/>
                  </w:rPrChange>
                </w:rPr>
                <w:delText>//</w:delText>
              </w:r>
            </w:del>
            <w:del w:id="3103" w:author="Microsoft" w:date="2016-04-07T14:41:00Z">
              <w:r w:rsidRPr="00BC4B28" w:rsidDel="00BC4B28">
                <w:rPr>
                  <w:rFonts w:ascii="宋体" w:hAnsi="宋体" w:hint="eastAsia"/>
                  <w:bCs/>
                  <w:iCs/>
                  <w:rPrChange w:id="3104" w:author="Microsoft" w:date="2016-04-07T14:40:00Z">
                    <w:rPr>
                      <w:rFonts w:hint="eastAsia"/>
                    </w:rPr>
                  </w:rPrChange>
                </w:rPr>
                <w:delText>以下为彩票原始的投注信息</w:delText>
              </w:r>
            </w:del>
          </w:p>
          <w:p w:rsidR="00A1622D" w:rsidRPr="00437F65" w:rsidDel="00D940D1" w:rsidRDefault="00A1622D">
            <w:pPr>
              <w:ind w:left="0"/>
              <w:jc w:val="left"/>
              <w:rPr>
                <w:del w:id="3105" w:author="Microsoft" w:date="2014-12-05T16:45:00Z"/>
              </w:rPr>
              <w:pPrChange w:id="3106" w:author="Microsoft" w:date="2016-04-07T14:41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07" w:author="Microsoft" w:date="2014-12-05T16:45:00Z">
              <w:r w:rsidRPr="00437F65" w:rsidDel="00D940D1">
                <w:rPr>
                  <w:rFonts w:hint="eastAsia"/>
                </w:rPr>
                <w:delText>票面来源</w:delText>
              </w:r>
              <w:r w:rsidR="005F186F" w:rsidDel="00D940D1">
                <w:rPr>
                  <w:rFonts w:hint="eastAsia"/>
                </w:rPr>
                <w:delText>：</w:delText>
              </w:r>
              <w:r w:rsidR="00F701AB" w:rsidDel="00D940D1">
                <w:rPr>
                  <w:rFonts w:hint="eastAsia"/>
                </w:rPr>
                <w:delText>终端机</w:delText>
              </w:r>
              <w:r w:rsidR="00F701AB" w:rsidDel="00D940D1">
                <w:delText>、网站、手机、手持</w:delText>
              </w:r>
              <w:r w:rsidR="00F701AB" w:rsidDel="00D940D1">
                <w:rPr>
                  <w:rFonts w:hint="eastAsia"/>
                </w:rPr>
                <w:delText>POS</w:delText>
              </w:r>
              <w:r w:rsidR="00F701AB" w:rsidDel="00D940D1">
                <w:rPr>
                  <w:rFonts w:hint="eastAsia"/>
                </w:rPr>
                <w:delText>机</w:delText>
              </w:r>
              <w:r w:rsidR="00F701AB" w:rsidDel="00D940D1">
                <w:rPr>
                  <w:rFonts w:hint="eastAsia"/>
                </w:rPr>
                <w:delText xml:space="preserve"> </w:delText>
              </w:r>
            </w:del>
          </w:p>
          <w:p w:rsidR="00A1622D" w:rsidRPr="00437F65" w:rsidRDefault="00A1622D">
            <w:pPr>
              <w:ind w:left="0"/>
              <w:jc w:val="left"/>
              <w:pPrChange w:id="3108" w:author="Microsoft" w:date="2016-04-07T14:41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hint="eastAsia"/>
              </w:rPr>
              <w:t>销售期号</w:t>
            </w:r>
            <w:r w:rsidR="005F186F">
              <w:rPr>
                <w:rFonts w:hint="eastAsia"/>
              </w:rPr>
              <w:t>：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109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购买期数</w:t>
            </w:r>
            <w:r w:rsidR="005F186F">
              <w:rPr>
                <w:rFonts w:ascii="宋体" w:hAnsi="宋体" w:hint="eastAsia"/>
                <w:bCs/>
                <w:iCs/>
              </w:rPr>
              <w:t>：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110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票面总金额</w:t>
            </w:r>
            <w:r w:rsidR="005F186F">
              <w:rPr>
                <w:rFonts w:ascii="宋体" w:hAnsi="宋体" w:hint="eastAsia"/>
                <w:bCs/>
                <w:iCs/>
              </w:rPr>
              <w:t>：</w:t>
            </w:r>
          </w:p>
          <w:p w:rsidR="00A1622D" w:rsidRPr="00437F65" w:rsidRDefault="005F186F">
            <w:pPr>
              <w:spacing w:line="360" w:lineRule="auto"/>
              <w:rPr>
                <w:rFonts w:ascii="宋体" w:hAnsi="宋体"/>
                <w:bCs/>
                <w:iCs/>
              </w:rPr>
              <w:pPrChange w:id="3111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>
              <w:rPr>
                <w:rFonts w:ascii="宋体" w:hAnsi="宋体" w:hint="eastAsia"/>
                <w:bCs/>
                <w:iCs/>
              </w:rPr>
              <w:t>投注行数：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112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玩法</w:t>
            </w:r>
            <w:r w:rsidR="005F186F">
              <w:rPr>
                <w:rFonts w:ascii="宋体" w:hAnsi="宋体" w:hint="eastAsia"/>
                <w:bCs/>
                <w:iCs/>
              </w:rPr>
              <w:t>名称：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113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投注方式</w:t>
            </w:r>
            <w:r w:rsidR="005F186F">
              <w:rPr>
                <w:rFonts w:ascii="宋体" w:hAnsi="宋体" w:hint="eastAsia"/>
                <w:bCs/>
                <w:iCs/>
              </w:rPr>
              <w:t>：</w:t>
            </w:r>
            <w:del w:id="3114" w:author="Microsoft" w:date="2016-04-07T14:41:00Z">
              <w:r w:rsidR="005F186F" w:rsidDel="00BC4B28">
                <w:rPr>
                  <w:rFonts w:ascii="宋体" w:hAnsi="宋体" w:hint="eastAsia"/>
                  <w:bCs/>
                  <w:iCs/>
                </w:rPr>
                <w:delText>单式</w:delText>
              </w:r>
              <w:r w:rsidR="005F186F" w:rsidDel="00BC4B28">
                <w:rPr>
                  <w:rFonts w:ascii="宋体" w:hAnsi="宋体"/>
                  <w:bCs/>
                  <w:iCs/>
                </w:rPr>
                <w:delText>、复式、</w:delText>
              </w:r>
              <w:r w:rsidR="005F186F" w:rsidDel="00BC4B28">
                <w:rPr>
                  <w:rFonts w:ascii="宋体" w:hAnsi="宋体" w:hint="eastAsia"/>
                  <w:bCs/>
                  <w:iCs/>
                </w:rPr>
                <w:delText>胆拖</w:delText>
              </w:r>
            </w:del>
          </w:p>
          <w:p w:rsidR="00A1622D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115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倍数</w:t>
            </w:r>
            <w:r w:rsidR="005F186F">
              <w:rPr>
                <w:rFonts w:ascii="宋体" w:hAnsi="宋体" w:hint="eastAsia"/>
                <w:bCs/>
                <w:iCs/>
              </w:rPr>
              <w:t>：</w:t>
            </w:r>
            <w:ins w:id="3116" w:author="Microsoft" w:date="2015-03-09T10:48:00Z">
              <w:r w:rsidR="006D4A94">
                <w:rPr>
                  <w:rFonts w:ascii="宋体" w:hAnsi="宋体" w:hint="eastAsia"/>
                  <w:bCs/>
                  <w:iCs/>
                </w:rPr>
                <w:t>游戏</w:t>
              </w:r>
              <w:r w:rsidR="006D4A94">
                <w:rPr>
                  <w:rFonts w:ascii="宋体" w:hAnsi="宋体"/>
                  <w:bCs/>
                  <w:iCs/>
                </w:rPr>
                <w:t>为“</w:t>
              </w:r>
              <w:r w:rsidR="006D4A94">
                <w:rPr>
                  <w:rFonts w:ascii="宋体" w:hAnsi="宋体" w:hint="eastAsia"/>
                  <w:bCs/>
                  <w:iCs/>
                </w:rPr>
                <w:t>七龙星</w:t>
              </w:r>
            </w:ins>
            <w:ins w:id="3117" w:author="Microsoft" w:date="2015-03-09T10:49:00Z">
              <w:r w:rsidR="006D4A94">
                <w:rPr>
                  <w:rFonts w:ascii="宋体" w:hAnsi="宋体"/>
                  <w:bCs/>
                  <w:iCs/>
                </w:rPr>
                <w:t>1</w:t>
              </w:r>
            </w:ins>
            <w:ins w:id="3118" w:author="Microsoft" w:date="2015-03-09T10:48:00Z">
              <w:r w:rsidR="006D4A94">
                <w:rPr>
                  <w:rFonts w:ascii="宋体" w:hAnsi="宋体" w:hint="eastAsia"/>
                  <w:bCs/>
                  <w:iCs/>
                </w:rPr>
                <w:t>/2玩法</w:t>
              </w:r>
            </w:ins>
            <w:ins w:id="3119" w:author="Microsoft" w:date="2015-03-09T10:50:00Z">
              <w:r w:rsidR="006D4A94">
                <w:rPr>
                  <w:rFonts w:ascii="宋体" w:hAnsi="宋体"/>
                  <w:bCs/>
                  <w:iCs/>
                </w:rPr>
                <w:t>”</w:t>
              </w:r>
            </w:ins>
            <w:ins w:id="3120" w:author="Microsoft" w:date="2015-03-09T10:48:00Z">
              <w:r w:rsidR="006D4A94">
                <w:rPr>
                  <w:rFonts w:ascii="宋体" w:hAnsi="宋体"/>
                  <w:bCs/>
                  <w:iCs/>
                </w:rPr>
                <w:t>时，</w:t>
              </w:r>
              <w:r w:rsidR="006D4A94">
                <w:rPr>
                  <w:rFonts w:ascii="宋体" w:hAnsi="宋体" w:hint="eastAsia"/>
                  <w:bCs/>
                  <w:iCs/>
                </w:rPr>
                <w:t>显示</w:t>
              </w:r>
              <w:r w:rsidR="006D4A94">
                <w:rPr>
                  <w:rFonts w:ascii="宋体" w:hAnsi="宋体"/>
                  <w:bCs/>
                  <w:iCs/>
                </w:rPr>
                <w:t>为</w:t>
              </w:r>
            </w:ins>
            <w:ins w:id="3121" w:author="Microsoft" w:date="2015-03-09T10:49:00Z">
              <w:r w:rsidR="006D4A94">
                <w:rPr>
                  <w:rFonts w:ascii="宋体" w:hAnsi="宋体" w:hint="eastAsia"/>
                  <w:bCs/>
                  <w:iCs/>
                </w:rPr>
                <w:t>:1倍</w:t>
              </w:r>
            </w:ins>
          </w:p>
          <w:p w:rsidR="00F13345" w:rsidRDefault="00F13345">
            <w:pPr>
              <w:spacing w:line="360" w:lineRule="auto"/>
              <w:rPr>
                <w:rFonts w:ascii="宋体" w:hAnsi="宋体"/>
                <w:bCs/>
                <w:iCs/>
              </w:rPr>
              <w:pPrChange w:id="3122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>
              <w:rPr>
                <w:rFonts w:ascii="宋体" w:hAnsi="宋体" w:hint="eastAsia"/>
                <w:bCs/>
                <w:iCs/>
              </w:rPr>
              <w:t>是否</w:t>
            </w:r>
            <w:r>
              <w:rPr>
                <w:rFonts w:ascii="宋体" w:hAnsi="宋体"/>
                <w:bCs/>
                <w:iCs/>
              </w:rPr>
              <w:t>培训票</w:t>
            </w:r>
          </w:p>
          <w:p w:rsidR="00A1622D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123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lastRenderedPageBreak/>
              <w:t>投注号码</w:t>
            </w:r>
            <w:r w:rsidR="00F13345">
              <w:rPr>
                <w:rFonts w:ascii="宋体" w:hAnsi="宋体" w:hint="eastAsia"/>
                <w:bCs/>
                <w:iCs/>
              </w:rPr>
              <w:t>区</w:t>
            </w:r>
          </w:p>
          <w:p w:rsidR="00BC4B28" w:rsidRPr="00BC4B28" w:rsidRDefault="00BC4B28">
            <w:pPr>
              <w:pStyle w:val="af"/>
              <w:numPr>
                <w:ilvl w:val="0"/>
                <w:numId w:val="2"/>
              </w:numPr>
              <w:adjustRightInd/>
              <w:spacing w:before="120" w:after="120" w:line="240" w:lineRule="auto"/>
              <w:ind w:right="0" w:firstLineChars="0"/>
              <w:rPr>
                <w:ins w:id="3124" w:author="Microsoft" w:date="2016-04-07T14:41:00Z"/>
                <w:color w:val="FF0000"/>
                <w:rPrChange w:id="3125" w:author="Microsoft" w:date="2016-04-07T14:41:00Z">
                  <w:rPr>
                    <w:ins w:id="3126" w:author="Microsoft" w:date="2016-04-07T14:41:00Z"/>
                  </w:rPr>
                </w:rPrChange>
              </w:rPr>
              <w:pPrChange w:id="3127" w:author="Microsoft" w:date="2016-04-07T14:41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28" w:author="Microsoft" w:date="2016-04-07T14:42:00Z">
              <w:r>
                <w:rPr>
                  <w:rFonts w:ascii="宋体" w:hAnsi="宋体" w:hint="eastAsia"/>
                  <w:bCs/>
                  <w:iCs/>
                </w:rPr>
                <w:t>若中奖</w:t>
              </w:r>
              <w:r>
                <w:rPr>
                  <w:rFonts w:ascii="宋体" w:hAnsi="宋体"/>
                  <w:bCs/>
                  <w:iCs/>
                </w:rPr>
                <w:t>则显示</w:t>
              </w:r>
              <w:r>
                <w:rPr>
                  <w:rFonts w:ascii="宋体" w:hAnsi="宋体" w:hint="eastAsia"/>
                  <w:bCs/>
                  <w:iCs/>
                </w:rPr>
                <w:t>以下</w:t>
              </w:r>
              <w:r>
                <w:rPr>
                  <w:rFonts w:ascii="宋体" w:hAnsi="宋体"/>
                  <w:bCs/>
                  <w:iCs/>
                </w:rPr>
                <w:t>为</w:t>
              </w:r>
              <w:r>
                <w:rPr>
                  <w:rFonts w:ascii="宋体" w:hAnsi="宋体" w:hint="eastAsia"/>
                  <w:bCs/>
                  <w:iCs/>
                </w:rPr>
                <w:t>彩票</w:t>
              </w:r>
              <w:r>
                <w:rPr>
                  <w:rFonts w:ascii="宋体" w:hAnsi="宋体"/>
                  <w:bCs/>
                  <w:iCs/>
                </w:rPr>
                <w:t>中奖信息明细</w:t>
              </w:r>
            </w:ins>
            <w:del w:id="3129" w:author="Microsoft" w:date="2016-04-07T14:41:00Z">
              <w:r w:rsidR="005F186F" w:rsidRPr="00BC4B28" w:rsidDel="00BC4B28">
                <w:rPr>
                  <w:rFonts w:ascii="宋体" w:hAnsi="宋体"/>
                  <w:bCs/>
                  <w:iCs/>
                  <w:rPrChange w:id="3130" w:author="Microsoft" w:date="2016-04-07T14:41:00Z">
                    <w:rPr/>
                  </w:rPrChange>
                </w:rPr>
                <w:delText>//</w:delText>
              </w:r>
            </w:del>
          </w:p>
          <w:p w:rsidR="00AE057A" w:rsidRPr="00437F65" w:rsidRDefault="00A1622D">
            <w:pPr>
              <w:spacing w:line="360" w:lineRule="auto"/>
              <w:rPr>
                <w:rFonts w:ascii="宋体" w:hAnsi="宋体"/>
                <w:bCs/>
                <w:iCs/>
              </w:rPr>
              <w:pPrChange w:id="3131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32" w:author="Microsoft" w:date="2016-04-07T14:42:00Z">
              <w:r w:rsidDel="00BC4B28">
                <w:rPr>
                  <w:rFonts w:ascii="宋体" w:hAnsi="宋体" w:hint="eastAsia"/>
                  <w:bCs/>
                  <w:iCs/>
                </w:rPr>
                <w:delText>若中奖则显示</w:delText>
              </w:r>
              <w:r w:rsidRPr="00437F65" w:rsidDel="00BC4B28">
                <w:rPr>
                  <w:rFonts w:ascii="宋体" w:hAnsi="宋体" w:hint="eastAsia"/>
                  <w:bCs/>
                  <w:iCs/>
                </w:rPr>
                <w:delText>以下为彩票中奖信息明细</w:delText>
              </w:r>
            </w:del>
            <w:ins w:id="3133" w:author="Microsoft" w:date="2014-12-05T17:00:00Z">
              <w:r w:rsidR="00AE057A">
                <w:rPr>
                  <w:rFonts w:ascii="宋体" w:hAnsi="宋体" w:hint="eastAsia"/>
                  <w:bCs/>
                  <w:iCs/>
                </w:rPr>
                <w:t>是否是</w:t>
              </w:r>
            </w:ins>
            <w:ins w:id="3134" w:author="Microsoft" w:date="2014-12-05T17:01:00Z">
              <w:r w:rsidR="00AE057A">
                <w:rPr>
                  <w:rFonts w:ascii="宋体" w:hAnsi="宋体" w:hint="eastAsia"/>
                  <w:bCs/>
                  <w:iCs/>
                </w:rPr>
                <w:t>大奖：</w:t>
              </w:r>
            </w:ins>
          </w:p>
          <w:p w:rsidR="00CE652E" w:rsidRDefault="00AE057A">
            <w:pPr>
              <w:spacing w:line="360" w:lineRule="auto"/>
              <w:ind w:left="0"/>
              <w:rPr>
                <w:ins w:id="3135" w:author="Microsoft" w:date="2014-12-05T17:04:00Z"/>
                <w:rFonts w:ascii="宋体" w:hAnsi="宋体"/>
                <w:bCs/>
                <w:iCs/>
              </w:rPr>
              <w:pPrChange w:id="3136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37" w:author="Microsoft" w:date="2014-12-05T17:03:00Z">
              <w:r>
                <w:rPr>
                  <w:rFonts w:ascii="宋体" w:hAnsi="宋体" w:hint="eastAsia"/>
                  <w:bCs/>
                  <w:iCs/>
                </w:rPr>
                <w:t>中奖</w:t>
              </w:r>
              <w:r>
                <w:rPr>
                  <w:rFonts w:ascii="宋体" w:hAnsi="宋体"/>
                  <w:bCs/>
                  <w:iCs/>
                </w:rPr>
                <w:t>金额（</w:t>
              </w:r>
              <w:r>
                <w:rPr>
                  <w:rFonts w:ascii="宋体" w:hAnsi="宋体" w:hint="eastAsia"/>
                  <w:bCs/>
                  <w:iCs/>
                </w:rPr>
                <w:t>税前</w:t>
              </w:r>
              <w:r>
                <w:rPr>
                  <w:rFonts w:ascii="宋体" w:hAnsi="宋体"/>
                  <w:bCs/>
                  <w:iCs/>
                </w:rPr>
                <w:t>）</w:t>
              </w:r>
            </w:ins>
          </w:p>
          <w:p w:rsidR="00CE652E" w:rsidRDefault="00AE057A">
            <w:pPr>
              <w:spacing w:line="360" w:lineRule="auto"/>
              <w:ind w:left="0"/>
              <w:rPr>
                <w:ins w:id="3138" w:author="Microsoft" w:date="2014-12-05T17:04:00Z"/>
                <w:rFonts w:ascii="宋体" w:hAnsi="宋体"/>
                <w:bCs/>
                <w:iCs/>
              </w:rPr>
              <w:pPrChange w:id="3139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40" w:author="Microsoft" w:date="2014-12-05T17:04:00Z">
              <w:r>
                <w:rPr>
                  <w:rFonts w:ascii="宋体" w:hAnsi="宋体" w:hint="eastAsia"/>
                  <w:bCs/>
                  <w:iCs/>
                </w:rPr>
                <w:t>中奖</w:t>
              </w:r>
              <w:r>
                <w:rPr>
                  <w:rFonts w:ascii="宋体" w:hAnsi="宋体"/>
                  <w:bCs/>
                  <w:iCs/>
                </w:rPr>
                <w:t>金额（</w:t>
              </w:r>
              <w:r>
                <w:rPr>
                  <w:rFonts w:ascii="宋体" w:hAnsi="宋体" w:hint="eastAsia"/>
                  <w:bCs/>
                  <w:iCs/>
                </w:rPr>
                <w:t>税后</w:t>
              </w:r>
              <w:r>
                <w:rPr>
                  <w:rFonts w:ascii="宋体" w:hAnsi="宋体"/>
                  <w:bCs/>
                  <w:iCs/>
                </w:rPr>
                <w:t>）</w:t>
              </w:r>
            </w:ins>
          </w:p>
          <w:p w:rsidR="00A1622D" w:rsidRPr="00437F65" w:rsidDel="00AE057A" w:rsidRDefault="00AE057A">
            <w:pPr>
              <w:spacing w:line="360" w:lineRule="auto"/>
              <w:rPr>
                <w:del w:id="3141" w:author="Microsoft" w:date="2014-12-05T17:01:00Z"/>
                <w:rFonts w:ascii="宋体" w:hAnsi="宋体"/>
                <w:bCs/>
                <w:iCs/>
              </w:rPr>
              <w:pPrChange w:id="3142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43" w:author="Microsoft" w:date="2014-12-05T17:04:00Z">
              <w:r>
                <w:rPr>
                  <w:rFonts w:ascii="宋体" w:hAnsi="宋体" w:hint="eastAsia"/>
                  <w:bCs/>
                  <w:iCs/>
                </w:rPr>
                <w:t>税金</w:t>
              </w:r>
            </w:ins>
            <w:del w:id="3144" w:author="Microsoft" w:date="2014-12-05T17:01:00Z">
              <w:r w:rsidR="00A1622D" w:rsidRPr="00437F65" w:rsidDel="00AE057A">
                <w:rPr>
                  <w:rFonts w:ascii="宋体" w:hAnsi="宋体" w:hint="eastAsia"/>
                  <w:bCs/>
                  <w:iCs/>
                </w:rPr>
                <w:delText>中奖奖等</w:delText>
              </w:r>
              <w:r w:rsidR="00F13345" w:rsidDel="00AE057A">
                <w:rPr>
                  <w:rFonts w:ascii="宋体" w:hAnsi="宋体" w:hint="eastAsia"/>
                  <w:bCs/>
                  <w:iCs/>
                </w:rPr>
                <w:delText>数量</w:delText>
              </w:r>
            </w:del>
          </w:p>
          <w:p w:rsidR="00CE652E" w:rsidRDefault="00A1622D">
            <w:pPr>
              <w:spacing w:line="360" w:lineRule="auto"/>
              <w:ind w:left="0"/>
              <w:rPr>
                <w:del w:id="3145" w:author="Microsoft" w:date="2014-12-05T17:01:00Z"/>
                <w:rFonts w:ascii="宋体" w:hAnsi="宋体"/>
                <w:bCs/>
                <w:iCs/>
              </w:rPr>
              <w:pPrChange w:id="3146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47" w:author="Microsoft" w:date="2014-12-05T17:01:00Z">
              <w:r w:rsidRPr="00437F65" w:rsidDel="00AE057A">
                <w:rPr>
                  <w:rFonts w:ascii="宋体" w:hAnsi="宋体" w:hint="eastAsia"/>
                  <w:bCs/>
                  <w:iCs/>
                </w:rPr>
                <w:delText>奖等名称</w:delText>
              </w:r>
            </w:del>
          </w:p>
          <w:p w:rsidR="00CE652E" w:rsidRDefault="00A1622D">
            <w:pPr>
              <w:spacing w:line="360" w:lineRule="auto"/>
              <w:ind w:left="0"/>
              <w:rPr>
                <w:del w:id="3148" w:author="Microsoft" w:date="2014-12-05T17:01:00Z"/>
                <w:rFonts w:ascii="宋体" w:hAnsi="宋体"/>
                <w:bCs/>
                <w:iCs/>
              </w:rPr>
              <w:pPrChange w:id="3149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50" w:author="Microsoft" w:date="2014-12-05T17:01:00Z">
              <w:r w:rsidRPr="00437F65" w:rsidDel="00AE057A">
                <w:rPr>
                  <w:rFonts w:ascii="宋体" w:hAnsi="宋体" w:hint="eastAsia"/>
                  <w:bCs/>
                  <w:iCs/>
                </w:rPr>
                <w:delText>奖级</w:delText>
              </w:r>
            </w:del>
          </w:p>
          <w:p w:rsidR="00CE652E" w:rsidRDefault="00A1622D">
            <w:pPr>
              <w:spacing w:line="360" w:lineRule="auto"/>
              <w:ind w:left="0"/>
              <w:rPr>
                <w:del w:id="3151" w:author="Microsoft" w:date="2014-12-05T17:01:00Z"/>
                <w:rFonts w:ascii="宋体" w:hAnsi="宋体"/>
                <w:bCs/>
                <w:iCs/>
              </w:rPr>
              <w:pPrChange w:id="3152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53" w:author="Microsoft" w:date="2014-12-05T17:01:00Z">
              <w:r w:rsidRPr="00437F65" w:rsidDel="00AE057A">
                <w:rPr>
                  <w:rFonts w:ascii="宋体" w:hAnsi="宋体" w:hint="eastAsia"/>
                  <w:bCs/>
                  <w:iCs/>
                </w:rPr>
                <w:delText>中奖注数</w:delText>
              </w:r>
            </w:del>
          </w:p>
          <w:p w:rsidR="00CE652E" w:rsidRDefault="00F13345">
            <w:pPr>
              <w:spacing w:line="360" w:lineRule="auto"/>
              <w:ind w:left="0"/>
              <w:rPr>
                <w:del w:id="3154" w:author="Microsoft" w:date="2014-12-05T17:01:00Z"/>
                <w:rFonts w:ascii="宋体" w:hAnsi="宋体"/>
                <w:bCs/>
                <w:iCs/>
              </w:rPr>
              <w:pPrChange w:id="3155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56" w:author="Microsoft" w:date="2014-12-05T17:01:00Z">
              <w:r w:rsidDel="00AE057A">
                <w:rPr>
                  <w:rFonts w:ascii="宋体" w:hAnsi="宋体" w:hint="eastAsia"/>
                  <w:bCs/>
                  <w:iCs/>
                </w:rPr>
                <w:delText>（整票）中奖</w:delText>
              </w:r>
              <w:r w:rsidDel="00AE057A">
                <w:rPr>
                  <w:rFonts w:ascii="宋体" w:hAnsi="宋体"/>
                  <w:bCs/>
                  <w:iCs/>
                </w:rPr>
                <w:delText>总额</w:delText>
              </w:r>
            </w:del>
          </w:p>
          <w:p w:rsidR="00CE652E" w:rsidRDefault="00F13345">
            <w:pPr>
              <w:spacing w:line="360" w:lineRule="auto"/>
              <w:ind w:left="0"/>
              <w:rPr>
                <w:del w:id="3157" w:author="Microsoft" w:date="2014-12-05T17:01:00Z"/>
                <w:rFonts w:ascii="宋体" w:hAnsi="宋体"/>
                <w:bCs/>
                <w:iCs/>
              </w:rPr>
              <w:pPrChange w:id="3158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59" w:author="Microsoft" w:date="2014-12-05T17:01:00Z">
              <w:r w:rsidDel="00AE057A">
                <w:rPr>
                  <w:rFonts w:ascii="宋体" w:hAnsi="宋体" w:hint="eastAsia"/>
                  <w:bCs/>
                  <w:iCs/>
                </w:rPr>
                <w:delText>（整票</w:delText>
              </w:r>
              <w:r w:rsidDel="00AE057A">
                <w:rPr>
                  <w:rFonts w:ascii="宋体" w:hAnsi="宋体"/>
                  <w:bCs/>
                  <w:iCs/>
                </w:rPr>
                <w:delText>）</w:delText>
              </w:r>
              <w:r w:rsidDel="00AE057A">
                <w:rPr>
                  <w:rFonts w:ascii="宋体" w:hAnsi="宋体" w:hint="eastAsia"/>
                  <w:bCs/>
                  <w:iCs/>
                </w:rPr>
                <w:delText>税金</w:delText>
              </w:r>
            </w:del>
          </w:p>
          <w:p w:rsidR="00CE652E" w:rsidRDefault="00F13345">
            <w:pPr>
              <w:spacing w:line="360" w:lineRule="auto"/>
              <w:ind w:left="0"/>
              <w:rPr>
                <w:del w:id="3160" w:author="Microsoft" w:date="2014-12-05T17:01:00Z"/>
                <w:rFonts w:ascii="宋体" w:hAnsi="宋体"/>
                <w:bCs/>
                <w:iCs/>
              </w:rPr>
              <w:pPrChange w:id="3161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62" w:author="Microsoft" w:date="2014-12-05T17:01:00Z">
              <w:r w:rsidDel="00AE057A">
                <w:rPr>
                  <w:rFonts w:ascii="宋体" w:hAnsi="宋体" w:hint="eastAsia"/>
                  <w:bCs/>
                  <w:iCs/>
                </w:rPr>
                <w:delText>（整票</w:delText>
              </w:r>
              <w:r w:rsidDel="00AE057A">
                <w:rPr>
                  <w:rFonts w:ascii="宋体" w:hAnsi="宋体"/>
                  <w:bCs/>
                  <w:iCs/>
                </w:rPr>
                <w:delText>）</w:delText>
              </w:r>
              <w:r w:rsidDel="00AE057A">
                <w:rPr>
                  <w:rFonts w:ascii="宋体" w:hAnsi="宋体" w:hint="eastAsia"/>
                  <w:bCs/>
                  <w:iCs/>
                </w:rPr>
                <w:delText>实得</w:delText>
              </w:r>
              <w:r w:rsidDel="00AE057A">
                <w:rPr>
                  <w:rFonts w:ascii="宋体" w:hAnsi="宋体"/>
                  <w:bCs/>
                  <w:iCs/>
                </w:rPr>
                <w:delText>奖金</w:delText>
              </w:r>
            </w:del>
          </w:p>
          <w:p w:rsidR="00CE652E" w:rsidRDefault="00AE057A">
            <w:pPr>
              <w:spacing w:line="360" w:lineRule="auto"/>
              <w:ind w:left="0"/>
              <w:rPr>
                <w:rFonts w:ascii="宋体" w:hAnsi="宋体"/>
                <w:bCs/>
                <w:iCs/>
              </w:rPr>
              <w:pPrChange w:id="3163" w:author="Microsoft" w:date="2016-04-07T14:39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64" w:author="Microsoft" w:date="2014-12-05T17:03:00Z">
              <w:r>
                <w:rPr>
                  <w:rFonts w:ascii="宋体" w:hAnsi="宋体" w:hint="eastAsia"/>
                  <w:bCs/>
                  <w:iCs/>
                </w:rPr>
                <w:t>中奖</w:t>
              </w:r>
            </w:ins>
          </w:p>
          <w:p w:rsidR="00A1098B" w:rsidRPr="00BC4B28" w:rsidRDefault="005F186F">
            <w:pPr>
              <w:pStyle w:val="af"/>
              <w:numPr>
                <w:ilvl w:val="0"/>
                <w:numId w:val="64"/>
              </w:numPr>
              <w:spacing w:line="360" w:lineRule="auto"/>
              <w:ind w:firstLineChars="0"/>
              <w:rPr>
                <w:rFonts w:ascii="宋体" w:hAnsi="宋体"/>
                <w:bCs/>
                <w:iCs/>
                <w:rPrChange w:id="3165" w:author="Microsoft" w:date="2016-04-07T14:42:00Z">
                  <w:rPr/>
                </w:rPrChange>
              </w:rPr>
              <w:pPrChange w:id="3166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167" w:author="Microsoft" w:date="2016-04-07T14:42:00Z">
              <w:r w:rsidRPr="00BC4B28" w:rsidDel="00BC4B28">
                <w:rPr>
                  <w:rFonts w:ascii="宋体" w:hAnsi="宋体"/>
                  <w:bCs/>
                  <w:iCs/>
                  <w:rPrChange w:id="3168" w:author="Microsoft" w:date="2016-04-07T14:42:00Z">
                    <w:rPr/>
                  </w:rPrChange>
                </w:rPr>
                <w:delText>//</w:delText>
              </w:r>
            </w:del>
            <w:r w:rsidR="00A1098B" w:rsidRPr="00BC4B28">
              <w:rPr>
                <w:rFonts w:ascii="宋体" w:hAnsi="宋体" w:hint="eastAsia"/>
                <w:bCs/>
                <w:iCs/>
                <w:rPrChange w:id="3169" w:author="Microsoft" w:date="2016-04-07T14:42:00Z">
                  <w:rPr>
                    <w:rFonts w:hint="eastAsia"/>
                  </w:rPr>
                </w:rPrChange>
              </w:rPr>
              <w:t>若兑奖则显示以下彩票兑奖明细</w:t>
            </w:r>
          </w:p>
          <w:p w:rsidR="00A1098B" w:rsidRDefault="00A1098B">
            <w:pPr>
              <w:spacing w:line="360" w:lineRule="auto"/>
              <w:rPr>
                <w:rFonts w:ascii="宋体" w:hAnsi="宋体"/>
                <w:bCs/>
                <w:iCs/>
              </w:rPr>
              <w:pPrChange w:id="3170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是否已兑奖</w:t>
            </w:r>
          </w:p>
          <w:p w:rsidR="00F13345" w:rsidRPr="00437F65" w:rsidRDefault="00F13345">
            <w:pPr>
              <w:spacing w:line="360" w:lineRule="auto"/>
              <w:rPr>
                <w:rFonts w:ascii="宋体" w:hAnsi="宋体"/>
                <w:bCs/>
                <w:iCs/>
              </w:rPr>
              <w:pPrChange w:id="3171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终端编码</w:t>
            </w:r>
          </w:p>
          <w:p w:rsidR="00F13345" w:rsidRPr="00437F65" w:rsidRDefault="00F13345">
            <w:pPr>
              <w:spacing w:line="360" w:lineRule="auto"/>
              <w:rPr>
                <w:rFonts w:ascii="宋体" w:hAnsi="宋体"/>
                <w:bCs/>
                <w:iCs/>
              </w:rPr>
              <w:pPrChange w:id="3172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销售员编码</w:t>
            </w:r>
          </w:p>
          <w:p w:rsidR="00A1098B" w:rsidRPr="00437F65" w:rsidRDefault="00A1098B">
            <w:pPr>
              <w:spacing w:line="360" w:lineRule="auto"/>
              <w:rPr>
                <w:rFonts w:ascii="宋体" w:hAnsi="宋体"/>
                <w:bCs/>
                <w:iCs/>
              </w:rPr>
              <w:pPrChange w:id="3173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是否是大奖</w:t>
            </w:r>
          </w:p>
          <w:p w:rsidR="00A1098B" w:rsidRPr="00437F65" w:rsidRDefault="00A1098B">
            <w:pPr>
              <w:spacing w:line="360" w:lineRule="auto"/>
              <w:rPr>
                <w:rFonts w:ascii="宋体" w:hAnsi="宋体"/>
                <w:bCs/>
                <w:iCs/>
              </w:rPr>
              <w:pPrChange w:id="3174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兑奖时间</w:t>
            </w:r>
          </w:p>
          <w:p w:rsidR="00A1098B" w:rsidRPr="00437F65" w:rsidRDefault="00A1098B">
            <w:pPr>
              <w:spacing w:line="360" w:lineRule="auto"/>
              <w:rPr>
                <w:rFonts w:ascii="宋体" w:hAnsi="宋体"/>
                <w:bCs/>
                <w:iCs/>
              </w:rPr>
              <w:pPrChange w:id="3175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姓名</w:t>
            </w:r>
          </w:p>
          <w:p w:rsidR="00A1098B" w:rsidRPr="00437F65" w:rsidRDefault="00A1098B">
            <w:pPr>
              <w:spacing w:line="360" w:lineRule="auto"/>
              <w:rPr>
                <w:rFonts w:ascii="宋体" w:hAnsi="宋体"/>
                <w:bCs/>
                <w:iCs/>
              </w:rPr>
              <w:pPrChange w:id="3176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证件类型</w:t>
            </w:r>
          </w:p>
          <w:p w:rsidR="00A1098B" w:rsidRPr="00437F65" w:rsidRDefault="00A1098B">
            <w:pPr>
              <w:spacing w:line="360" w:lineRule="auto"/>
              <w:rPr>
                <w:rFonts w:ascii="宋体" w:hAnsi="宋体"/>
                <w:bCs/>
                <w:iCs/>
              </w:rPr>
              <w:pPrChange w:id="3177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r w:rsidRPr="00437F65">
              <w:rPr>
                <w:rFonts w:ascii="宋体" w:hAnsi="宋体" w:hint="eastAsia"/>
                <w:bCs/>
                <w:iCs/>
              </w:rPr>
              <w:t>证件号码</w:t>
            </w:r>
          </w:p>
          <w:p w:rsidR="00AE057A" w:rsidRDefault="00AE057A">
            <w:pPr>
              <w:spacing w:line="360" w:lineRule="auto"/>
              <w:rPr>
                <w:ins w:id="3178" w:author="Microsoft" w:date="2014-12-05T17:05:00Z"/>
                <w:rFonts w:ascii="宋体" w:hAnsi="宋体"/>
                <w:bCs/>
                <w:iCs/>
              </w:rPr>
              <w:pPrChange w:id="3179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80" w:author="Microsoft" w:date="2014-12-05T17:05:00Z">
              <w:r>
                <w:rPr>
                  <w:rFonts w:ascii="宋体" w:hAnsi="宋体" w:hint="eastAsia"/>
                  <w:bCs/>
                  <w:iCs/>
                </w:rPr>
                <w:t>奖级</w:t>
              </w:r>
              <w:r>
                <w:rPr>
                  <w:rFonts w:ascii="宋体" w:hAnsi="宋体"/>
                  <w:bCs/>
                  <w:iCs/>
                </w:rPr>
                <w:t>编号</w:t>
              </w:r>
            </w:ins>
          </w:p>
          <w:p w:rsidR="00AE057A" w:rsidRDefault="00AE057A">
            <w:pPr>
              <w:spacing w:line="360" w:lineRule="auto"/>
              <w:rPr>
                <w:ins w:id="3181" w:author="Microsoft" w:date="2014-12-05T17:05:00Z"/>
                <w:rFonts w:ascii="宋体" w:hAnsi="宋体"/>
                <w:bCs/>
                <w:iCs/>
              </w:rPr>
              <w:pPrChange w:id="3182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83" w:author="Microsoft" w:date="2014-12-05T17:05:00Z">
              <w:r>
                <w:rPr>
                  <w:rFonts w:ascii="宋体" w:hAnsi="宋体" w:hint="eastAsia"/>
                  <w:bCs/>
                  <w:iCs/>
                </w:rPr>
                <w:t>奖</w:t>
              </w:r>
              <w:r>
                <w:rPr>
                  <w:rFonts w:ascii="宋体" w:hAnsi="宋体"/>
                  <w:bCs/>
                  <w:iCs/>
                </w:rPr>
                <w:t>等名称</w:t>
              </w:r>
            </w:ins>
          </w:p>
          <w:p w:rsidR="00AE057A" w:rsidRDefault="00AE057A">
            <w:pPr>
              <w:spacing w:line="360" w:lineRule="auto"/>
              <w:rPr>
                <w:ins w:id="3184" w:author="Microsoft" w:date="2014-12-05T17:06:00Z"/>
                <w:rFonts w:ascii="宋体" w:hAnsi="宋体"/>
                <w:bCs/>
                <w:iCs/>
              </w:rPr>
              <w:pPrChange w:id="3185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86" w:author="Microsoft" w:date="2014-12-05T17:05:00Z">
              <w:r>
                <w:rPr>
                  <w:rFonts w:ascii="宋体" w:hAnsi="宋体" w:hint="eastAsia"/>
                  <w:bCs/>
                  <w:iCs/>
                </w:rPr>
                <w:t>中奖</w:t>
              </w:r>
              <w:r>
                <w:rPr>
                  <w:rFonts w:ascii="宋体" w:hAnsi="宋体"/>
                  <w:bCs/>
                  <w:iCs/>
                </w:rPr>
                <w:t>注数</w:t>
              </w:r>
            </w:ins>
          </w:p>
          <w:p w:rsidR="00AE057A" w:rsidRDefault="00AE057A">
            <w:pPr>
              <w:spacing w:line="360" w:lineRule="auto"/>
              <w:rPr>
                <w:ins w:id="3187" w:author="Microsoft" w:date="2014-12-05T17:06:00Z"/>
                <w:rFonts w:ascii="宋体" w:hAnsi="宋体"/>
                <w:bCs/>
                <w:iCs/>
              </w:rPr>
              <w:pPrChange w:id="3188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89" w:author="Microsoft" w:date="2014-12-05T17:06:00Z">
              <w:r>
                <w:rPr>
                  <w:rFonts w:ascii="宋体" w:hAnsi="宋体" w:hint="eastAsia"/>
                  <w:bCs/>
                  <w:iCs/>
                </w:rPr>
                <w:t>单注</w:t>
              </w:r>
              <w:r>
                <w:rPr>
                  <w:rFonts w:ascii="宋体" w:hAnsi="宋体"/>
                  <w:bCs/>
                  <w:iCs/>
                </w:rPr>
                <w:t>中奖金额</w:t>
              </w:r>
            </w:ins>
          </w:p>
          <w:p w:rsidR="00AE057A" w:rsidRPr="00BC4B28" w:rsidRDefault="00AE057A">
            <w:pPr>
              <w:pStyle w:val="af"/>
              <w:numPr>
                <w:ilvl w:val="0"/>
                <w:numId w:val="64"/>
              </w:numPr>
              <w:spacing w:line="360" w:lineRule="auto"/>
              <w:ind w:firstLineChars="0"/>
              <w:rPr>
                <w:ins w:id="3190" w:author="Microsoft" w:date="2014-12-05T17:07:00Z"/>
                <w:rFonts w:ascii="宋体" w:hAnsi="宋体"/>
                <w:bCs/>
                <w:iCs/>
                <w:rPrChange w:id="3191" w:author="Microsoft" w:date="2016-04-07T14:42:00Z">
                  <w:rPr>
                    <w:ins w:id="3192" w:author="Microsoft" w:date="2014-12-05T17:07:00Z"/>
                  </w:rPr>
                </w:rPrChange>
              </w:rPr>
              <w:pPrChange w:id="3193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94" w:author="Microsoft" w:date="2014-12-05T17:06:00Z">
              <w:r w:rsidRPr="00BC4B28">
                <w:rPr>
                  <w:rFonts w:ascii="宋体" w:hAnsi="宋体" w:hint="eastAsia"/>
                  <w:bCs/>
                  <w:iCs/>
                  <w:rPrChange w:id="3195" w:author="Microsoft" w:date="2016-04-07T14:42:00Z">
                    <w:rPr>
                      <w:rFonts w:hint="eastAsia"/>
                    </w:rPr>
                  </w:rPrChange>
                </w:rPr>
                <w:t>若退票显示以下退票信息</w:t>
              </w:r>
            </w:ins>
          </w:p>
          <w:p w:rsidR="00AE057A" w:rsidRDefault="00AE057A">
            <w:pPr>
              <w:spacing w:line="360" w:lineRule="auto"/>
              <w:rPr>
                <w:ins w:id="3196" w:author="Microsoft" w:date="2014-12-05T17:07:00Z"/>
                <w:rFonts w:ascii="宋体" w:hAnsi="宋体"/>
                <w:bCs/>
                <w:iCs/>
              </w:rPr>
              <w:pPrChange w:id="3197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198" w:author="Microsoft" w:date="2014-12-05T17:07:00Z">
              <w:r>
                <w:rPr>
                  <w:rFonts w:ascii="宋体" w:hAnsi="宋体" w:hint="eastAsia"/>
                  <w:bCs/>
                  <w:iCs/>
                </w:rPr>
                <w:t>退票</w:t>
              </w:r>
              <w:r>
                <w:rPr>
                  <w:rFonts w:ascii="宋体" w:hAnsi="宋体"/>
                  <w:bCs/>
                  <w:iCs/>
                </w:rPr>
                <w:t>终端编号：</w:t>
              </w:r>
            </w:ins>
          </w:p>
          <w:p w:rsidR="00AE057A" w:rsidRDefault="00AE057A">
            <w:pPr>
              <w:spacing w:line="360" w:lineRule="auto"/>
              <w:rPr>
                <w:ins w:id="3199" w:author="Microsoft" w:date="2014-12-05T17:07:00Z"/>
                <w:rFonts w:ascii="宋体" w:hAnsi="宋体"/>
                <w:bCs/>
                <w:iCs/>
              </w:rPr>
              <w:pPrChange w:id="3200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201" w:author="Microsoft" w:date="2014-12-05T17:07:00Z">
              <w:r>
                <w:rPr>
                  <w:rFonts w:ascii="宋体" w:hAnsi="宋体" w:hint="eastAsia"/>
                  <w:bCs/>
                  <w:iCs/>
                </w:rPr>
                <w:t>退票</w:t>
              </w:r>
              <w:r>
                <w:rPr>
                  <w:rFonts w:ascii="宋体" w:hAnsi="宋体"/>
                  <w:bCs/>
                  <w:iCs/>
                </w:rPr>
                <w:t>销售员编号：</w:t>
              </w:r>
            </w:ins>
          </w:p>
          <w:p w:rsidR="00A1098B" w:rsidRPr="00437F65" w:rsidDel="00AE057A" w:rsidRDefault="00AE057A">
            <w:pPr>
              <w:spacing w:line="360" w:lineRule="auto"/>
              <w:rPr>
                <w:del w:id="3202" w:author="Microsoft" w:date="2014-12-05T17:05:00Z"/>
                <w:rFonts w:ascii="宋体" w:hAnsi="宋体"/>
                <w:bCs/>
                <w:iCs/>
              </w:rPr>
              <w:pPrChange w:id="3203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ins w:id="3204" w:author="Microsoft" w:date="2014-12-05T17:07:00Z">
              <w:r>
                <w:rPr>
                  <w:rFonts w:ascii="宋体" w:hAnsi="宋体" w:hint="eastAsia"/>
                  <w:bCs/>
                  <w:iCs/>
                </w:rPr>
                <w:t>退票</w:t>
              </w:r>
              <w:r>
                <w:rPr>
                  <w:rFonts w:ascii="宋体" w:hAnsi="宋体"/>
                  <w:bCs/>
                  <w:iCs/>
                </w:rPr>
                <w:t>时间：</w:t>
              </w:r>
            </w:ins>
            <w:del w:id="3205" w:author="Microsoft" w:date="2014-12-05T17:05:00Z">
              <w:r w:rsidR="00A1098B" w:rsidRPr="00437F65" w:rsidDel="00AE057A">
                <w:rPr>
                  <w:rFonts w:ascii="宋体" w:hAnsi="宋体" w:hint="eastAsia"/>
                  <w:bCs/>
                  <w:iCs/>
                </w:rPr>
                <w:delText>中奖金额(税前)</w:delText>
              </w:r>
            </w:del>
          </w:p>
          <w:p w:rsidR="00A1098B" w:rsidRPr="00437F65" w:rsidDel="00AE057A" w:rsidRDefault="00A1098B">
            <w:pPr>
              <w:spacing w:line="360" w:lineRule="auto"/>
              <w:rPr>
                <w:del w:id="3206" w:author="Microsoft" w:date="2014-12-05T17:05:00Z"/>
                <w:rFonts w:ascii="宋体" w:hAnsi="宋体"/>
                <w:bCs/>
                <w:iCs/>
              </w:rPr>
              <w:pPrChange w:id="3207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208" w:author="Microsoft" w:date="2014-12-05T17:05:00Z">
              <w:r w:rsidRPr="00437F65" w:rsidDel="00AE057A">
                <w:rPr>
                  <w:rFonts w:ascii="宋体" w:hAnsi="宋体" w:hint="eastAsia"/>
                  <w:bCs/>
                  <w:iCs/>
                </w:rPr>
                <w:delText>税金</w:delText>
              </w:r>
            </w:del>
          </w:p>
          <w:p w:rsidR="00A1098B" w:rsidRPr="00437F65" w:rsidRDefault="00A1098B">
            <w:pPr>
              <w:spacing w:line="360" w:lineRule="auto"/>
              <w:rPr>
                <w:rFonts w:ascii="宋体" w:hAnsi="宋体"/>
                <w:bCs/>
                <w:iCs/>
              </w:rPr>
              <w:pPrChange w:id="3209" w:author="Microsoft" w:date="2016-04-07T14:42:00Z">
                <w:pPr>
                  <w:framePr w:hSpace="180" w:wrap="around" w:vAnchor="text" w:hAnchor="text" w:y="275"/>
                  <w:spacing w:line="240" w:lineRule="auto"/>
                </w:pPr>
              </w:pPrChange>
            </w:pPr>
            <w:del w:id="3210" w:author="Microsoft" w:date="2014-12-05T17:05:00Z">
              <w:r w:rsidRPr="00437F65" w:rsidDel="00AE057A">
                <w:rPr>
                  <w:rFonts w:ascii="宋体" w:hAnsi="宋体" w:hint="eastAsia"/>
                  <w:bCs/>
                  <w:iCs/>
                </w:rPr>
                <w:delText>中奖金额税后</w:delText>
              </w:r>
            </w:del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A1622D" w:rsidRPr="00437F65" w:rsidRDefault="00AE71C6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提供</w:t>
            </w:r>
            <w:r>
              <w:rPr>
                <w:rFonts w:ascii="宋体" w:hAnsi="宋体"/>
                <w:bCs/>
                <w:iCs/>
              </w:rPr>
              <w:t>培训票查询功能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CE652E" w:rsidRDefault="00CE652E">
      <w:pPr>
        <w:ind w:left="0"/>
        <w:pPrChange w:id="3211" w:author="Microsoft" w:date="2014-12-05T15:45:00Z">
          <w:pPr/>
        </w:pPrChange>
      </w:pPr>
    </w:p>
    <w:p w:rsidR="00A1622D" w:rsidRDefault="00A1622D" w:rsidP="00AB0AE2">
      <w:pPr>
        <w:pStyle w:val="3"/>
      </w:pPr>
      <w:bookmarkStart w:id="3212" w:name="_Toc450144036"/>
      <w:r w:rsidRPr="00437F65">
        <w:rPr>
          <w:rFonts w:hint="eastAsia"/>
        </w:rPr>
        <w:t>中心兑奖</w:t>
      </w:r>
      <w:bookmarkEnd w:id="3212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</w:rPr>
              <w:t>中心兑奖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</w:p>
        </w:tc>
      </w:tr>
      <w:tr w:rsidR="00A1622D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453892" w:rsidRDefault="0085630E" w:rsidP="00F51B11">
            <w:pPr>
              <w:pStyle w:val="af1"/>
            </w:pPr>
            <w:r>
              <w:rPr>
                <w:rFonts w:hint="eastAsia"/>
              </w:rPr>
              <w:t>完成</w:t>
            </w:r>
            <w:r>
              <w:t>票</w:t>
            </w:r>
            <w:r w:rsidR="00A1622D" w:rsidRPr="00437F65">
              <w:rPr>
                <w:rFonts w:hint="eastAsia"/>
              </w:rPr>
              <w:t>彩票兑奖。</w:t>
            </w:r>
            <w:r w:rsidR="00A1622D">
              <w:rPr>
                <w:rFonts w:hint="eastAsia"/>
              </w:rPr>
              <w:t>用彩票特征码（TSN）进行兑奖。</w:t>
            </w:r>
          </w:p>
          <w:p w:rsidR="00453892" w:rsidRDefault="00A1622D" w:rsidP="00B47239">
            <w:pPr>
              <w:pStyle w:val="af1"/>
            </w:pPr>
            <w:r>
              <w:rPr>
                <w:rFonts w:hint="eastAsia"/>
              </w:rPr>
              <w:t>先查询彩票是否中奖，若中奖，则要求用户输入相关中奖信息。</w:t>
            </w:r>
          </w:p>
          <w:p w:rsidR="00A1622D" w:rsidRPr="00437F65" w:rsidRDefault="00D36ED8" w:rsidP="00D53391">
            <w:pPr>
              <w:pStyle w:val="af1"/>
            </w:pPr>
            <w:r>
              <w:rPr>
                <w:rFonts w:hint="eastAsia"/>
              </w:rPr>
              <w:lastRenderedPageBreak/>
              <w:t>兑奖</w:t>
            </w:r>
            <w:r>
              <w:t>完成后，</w:t>
            </w:r>
            <w:r w:rsidR="00212348">
              <w:t>直属站</w:t>
            </w:r>
            <w:r>
              <w:rPr>
                <w:rFonts w:hint="eastAsia"/>
              </w:rPr>
              <w:t>账户</w:t>
            </w:r>
            <w:r>
              <w:t>余额</w:t>
            </w:r>
            <w:r>
              <w:rPr>
                <w:rFonts w:hint="eastAsia"/>
              </w:rPr>
              <w:t>增加</w:t>
            </w:r>
            <w:r w:rsidR="005F186F">
              <w:rPr>
                <w:rFonts w:hint="eastAsia"/>
              </w:rPr>
              <w:t>税后</w:t>
            </w:r>
            <w:r>
              <w:rPr>
                <w:rFonts w:hint="eastAsia"/>
              </w:rPr>
              <w:t>&lt;兑奖</w:t>
            </w:r>
            <w:r>
              <w:t>金额</w:t>
            </w:r>
            <w:r>
              <w:rPr>
                <w:rFonts w:hint="eastAsia"/>
              </w:rPr>
              <w:t>&gt;</w:t>
            </w:r>
            <w:r>
              <w:t>。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输入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彩票特征码（TSN）</w:t>
            </w:r>
          </w:p>
          <w:p w:rsidR="00453892" w:rsidRDefault="00A1622D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中奖人信息</w:t>
            </w:r>
          </w:p>
          <w:p w:rsidR="00453892" w:rsidRDefault="00A1622D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姓名</w:t>
            </w:r>
            <w:r w:rsidR="00453892">
              <w:rPr>
                <w:rFonts w:ascii="宋体" w:hAnsi="宋体" w:hint="eastAsia"/>
                <w:bCs/>
                <w:iCs/>
              </w:rPr>
              <w:t>：文本框</w:t>
            </w:r>
          </w:p>
          <w:p w:rsidR="00453892" w:rsidRDefault="00A1622D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性别</w:t>
            </w:r>
            <w:r w:rsidR="00453892">
              <w:rPr>
                <w:rFonts w:ascii="宋体" w:hAnsi="宋体" w:hint="eastAsia"/>
                <w:bCs/>
                <w:iCs/>
              </w:rPr>
              <w:t>：</w:t>
            </w:r>
            <w:r w:rsidR="00453892">
              <w:rPr>
                <w:rFonts w:ascii="宋体" w:hAnsi="宋体"/>
                <w:bCs/>
                <w:iCs/>
              </w:rPr>
              <w:t>下拉框，男、女</w:t>
            </w:r>
          </w:p>
          <w:p w:rsidR="00453892" w:rsidRDefault="00A1622D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年龄</w:t>
            </w:r>
            <w:r w:rsidR="00453892">
              <w:rPr>
                <w:rFonts w:ascii="宋体" w:hAnsi="宋体" w:hint="eastAsia"/>
                <w:bCs/>
                <w:iCs/>
              </w:rPr>
              <w:t>：</w:t>
            </w:r>
            <w:r w:rsidR="00453892" w:rsidRPr="00453892">
              <w:rPr>
                <w:rFonts w:ascii="宋体" w:hAnsi="宋体" w:hint="eastAsia"/>
                <w:bCs/>
                <w:iCs/>
              </w:rPr>
              <w:t>文本框</w:t>
            </w:r>
          </w:p>
          <w:p w:rsidR="00453892" w:rsidRDefault="00A1622D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证件类型</w:t>
            </w:r>
            <w:r w:rsidR="00CC7472">
              <w:rPr>
                <w:rFonts w:ascii="宋体" w:hAnsi="宋体" w:hint="eastAsia"/>
                <w:bCs/>
                <w:iCs/>
              </w:rPr>
              <w:t>：</w:t>
            </w:r>
            <w:r w:rsidR="00CC7472">
              <w:rPr>
                <w:rFonts w:ascii="宋体" w:hAnsi="宋体"/>
                <w:bCs/>
                <w:iCs/>
              </w:rPr>
              <w:t>下拉框，</w:t>
            </w:r>
            <w:r w:rsidR="00CC7472">
              <w:rPr>
                <w:rFonts w:ascii="宋体" w:hAnsi="宋体" w:hint="eastAsia"/>
                <w:bCs/>
                <w:iCs/>
              </w:rPr>
              <w:t>选项</w:t>
            </w:r>
            <w:r w:rsidR="00CC7472">
              <w:rPr>
                <w:rFonts w:ascii="宋体" w:hAnsi="宋体"/>
                <w:bCs/>
                <w:iCs/>
              </w:rPr>
              <w:t>参看附录</w:t>
            </w:r>
          </w:p>
          <w:p w:rsidR="00A1622D" w:rsidRPr="00437F65" w:rsidRDefault="00A1622D" w:rsidP="00453892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证件号码</w:t>
            </w:r>
            <w:r w:rsidR="00CC7472">
              <w:rPr>
                <w:rFonts w:ascii="宋体" w:hAnsi="宋体" w:hint="eastAsia"/>
                <w:bCs/>
                <w:iCs/>
              </w:rPr>
              <w:t>：</w:t>
            </w:r>
            <w:r w:rsidR="00CC7472">
              <w:rPr>
                <w:rFonts w:ascii="宋体" w:hAnsi="宋体"/>
                <w:bCs/>
                <w:iCs/>
              </w:rPr>
              <w:t>文本框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中奖信息-彩种、中奖金额、中奖期号</w:t>
            </w:r>
          </w:p>
          <w:p w:rsidR="00A1622D" w:rsidRPr="00437F65" w:rsidDel="00BC4B28" w:rsidRDefault="00A1622D" w:rsidP="0041771E">
            <w:pPr>
              <w:spacing w:line="360" w:lineRule="auto"/>
              <w:rPr>
                <w:del w:id="3213" w:author="Microsoft" w:date="2016-04-07T14:48:00Z"/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输出兑奖凭证，其样式</w:t>
            </w:r>
            <w:r w:rsidR="0047726C">
              <w:rPr>
                <w:rFonts w:ascii="宋体" w:hAnsi="宋体" w:hint="eastAsia"/>
                <w:bCs/>
                <w:iCs/>
              </w:rPr>
              <w:t>参照附录</w:t>
            </w:r>
          </w:p>
          <w:p w:rsidR="00A1622D" w:rsidRPr="00437F65" w:rsidRDefault="00A1622D" w:rsidP="00BD2087">
            <w:pPr>
              <w:spacing w:line="360" w:lineRule="auto"/>
              <w:rPr>
                <w:rFonts w:ascii="宋体" w:hAnsi="宋体"/>
                <w:bCs/>
                <w:iCs/>
              </w:rPr>
            </w:pP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A1622D" w:rsidRDefault="00D36ED8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/>
                <w:bCs/>
                <w:iCs/>
              </w:rPr>
              <w:t>时间限制：中心兑奖受限于</w:t>
            </w:r>
            <w:r>
              <w:rPr>
                <w:rFonts w:ascii="宋体" w:hAnsi="宋体" w:hint="eastAsia"/>
                <w:bCs/>
                <w:iCs/>
              </w:rPr>
              <w:t>&lt;游戏</w:t>
            </w:r>
            <w:r>
              <w:rPr>
                <w:rFonts w:ascii="宋体" w:hAnsi="宋体"/>
                <w:bCs/>
                <w:iCs/>
              </w:rPr>
              <w:t>服务时段</w:t>
            </w:r>
            <w:r>
              <w:rPr>
                <w:rFonts w:ascii="宋体" w:hAnsi="宋体" w:hint="eastAsia"/>
                <w:bCs/>
                <w:iCs/>
              </w:rPr>
              <w:t>&gt;；</w:t>
            </w:r>
            <w:r>
              <w:rPr>
                <w:rFonts w:ascii="宋体" w:hAnsi="宋体"/>
                <w:bCs/>
                <w:iCs/>
              </w:rPr>
              <w:t>受限于彩票销售期次状态</w:t>
            </w:r>
            <w:r>
              <w:rPr>
                <w:rFonts w:ascii="宋体" w:hAnsi="宋体" w:hint="eastAsia"/>
                <w:bCs/>
                <w:iCs/>
              </w:rPr>
              <w:t>&lt;期结</w:t>
            </w:r>
            <w:r>
              <w:rPr>
                <w:rFonts w:ascii="宋体" w:hAnsi="宋体"/>
                <w:bCs/>
                <w:iCs/>
              </w:rPr>
              <w:t>后</w:t>
            </w:r>
            <w:r>
              <w:rPr>
                <w:rFonts w:ascii="宋体" w:hAnsi="宋体" w:hint="eastAsia"/>
                <w:bCs/>
                <w:iCs/>
              </w:rPr>
              <w:t>&gt;。</w:t>
            </w:r>
          </w:p>
          <w:p w:rsidR="006B4B71" w:rsidRDefault="00D36ED8" w:rsidP="00D36ED8">
            <w:pPr>
              <w:spacing w:line="360" w:lineRule="auto"/>
              <w:rPr>
                <w:rFonts w:ascii="宋体" w:hAnsi="宋体"/>
                <w:bCs/>
                <w:iCs/>
                <w:color w:val="FF0000"/>
              </w:rPr>
            </w:pPr>
            <w:r w:rsidRPr="005E22FA">
              <w:rPr>
                <w:rFonts w:ascii="宋体" w:hAnsi="宋体" w:hint="eastAsia"/>
                <w:bCs/>
                <w:iCs/>
                <w:color w:val="FF0000"/>
              </w:rPr>
              <w:t>权限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限制</w:t>
            </w:r>
            <w:r w:rsidR="005E22FA">
              <w:rPr>
                <w:rFonts w:ascii="宋体" w:hAnsi="宋体" w:hint="eastAsia"/>
                <w:bCs/>
                <w:iCs/>
                <w:color w:val="FF0000"/>
              </w:rPr>
              <w:t>：</w:t>
            </w:r>
            <w:r w:rsidR="006B4B71">
              <w:rPr>
                <w:rFonts w:ascii="宋体" w:hAnsi="宋体" w:hint="eastAsia"/>
                <w:bCs/>
                <w:iCs/>
                <w:color w:val="FF0000"/>
              </w:rPr>
              <w:t>分公司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操作员只能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兑奖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本区域销售的彩票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；</w:t>
            </w:r>
          </w:p>
          <w:p w:rsidR="00D36ED8" w:rsidRPr="005E22FA" w:rsidRDefault="00D36ED8" w:rsidP="00D36ED8">
            <w:pPr>
              <w:spacing w:line="360" w:lineRule="auto"/>
              <w:rPr>
                <w:rFonts w:ascii="宋体" w:hAnsi="宋体"/>
                <w:bCs/>
                <w:iCs/>
                <w:color w:val="FF0000"/>
              </w:rPr>
            </w:pPr>
            <w:r w:rsidRPr="005E22FA">
              <w:rPr>
                <w:rFonts w:ascii="宋体" w:hAnsi="宋体" w:hint="eastAsia"/>
                <w:bCs/>
                <w:iCs/>
                <w:color w:val="FF0000"/>
              </w:rPr>
              <w:t>金额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限制：如果操作员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&lt;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区域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&gt;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属性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是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&lt;</w:t>
            </w:r>
            <w:r w:rsidR="006B4B71">
              <w:rPr>
                <w:rFonts w:ascii="宋体" w:hAnsi="宋体" w:hint="eastAsia"/>
                <w:bCs/>
                <w:iCs/>
                <w:color w:val="FF0000"/>
              </w:rPr>
              <w:t>分公司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&gt;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受限于&lt;</w:t>
            </w:r>
            <w:r w:rsidR="006B4B71">
              <w:rPr>
                <w:rFonts w:ascii="宋体" w:hAnsi="宋体" w:hint="eastAsia"/>
                <w:bCs/>
                <w:iCs/>
                <w:color w:val="FF0000"/>
              </w:rPr>
              <w:t>分公司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兑奖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限额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&gt;</w:t>
            </w:r>
          </w:p>
          <w:p w:rsidR="00AE71C6" w:rsidRPr="00437F65" w:rsidRDefault="00AE71C6" w:rsidP="0087692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5E22FA">
              <w:rPr>
                <w:rFonts w:ascii="宋体" w:hAnsi="宋体" w:hint="eastAsia"/>
                <w:bCs/>
                <w:iCs/>
                <w:color w:val="FF0000"/>
              </w:rPr>
              <w:t>不提供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培训票</w:t>
            </w:r>
            <w:r w:rsidR="0087692E" w:rsidRPr="005E22FA">
              <w:rPr>
                <w:rFonts w:ascii="宋体" w:hAnsi="宋体" w:hint="eastAsia"/>
                <w:bCs/>
                <w:iCs/>
                <w:color w:val="FF0000"/>
              </w:rPr>
              <w:t>兑奖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功能</w:t>
            </w:r>
            <w:r w:rsidR="005E22FA">
              <w:rPr>
                <w:rFonts w:ascii="宋体" w:hAnsi="宋体" w:hint="eastAsia"/>
                <w:bCs/>
                <w:iCs/>
                <w:color w:val="FF0000"/>
              </w:rPr>
              <w:t>；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A1622D" w:rsidRDefault="00A1622D" w:rsidP="003F41F8">
      <w:pPr>
        <w:pStyle w:val="3"/>
      </w:pPr>
      <w:bookmarkStart w:id="3214" w:name="_Toc450144037"/>
      <w:r>
        <w:t>兑奖</w:t>
      </w:r>
      <w:r>
        <w:rPr>
          <w:rFonts w:hint="eastAsia"/>
        </w:rPr>
        <w:t>记录</w:t>
      </w:r>
      <w:r>
        <w:t>查询</w:t>
      </w:r>
      <w:bookmarkEnd w:id="3214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兑奖查询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A1622D" w:rsidRPr="00437F65" w:rsidRDefault="00A1622D" w:rsidP="0041771E">
            <w:pPr>
              <w:spacing w:line="360" w:lineRule="auto"/>
              <w:rPr>
                <w:iCs/>
              </w:rPr>
            </w:pPr>
          </w:p>
        </w:tc>
      </w:tr>
      <w:tr w:rsidR="00A1622D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F51B11">
            <w:pPr>
              <w:pStyle w:val="af1"/>
            </w:pPr>
            <w:r w:rsidRPr="00437F65">
              <w:rPr>
                <w:rFonts w:hint="eastAsia"/>
              </w:rPr>
              <w:t>可通过</w:t>
            </w:r>
            <w:r>
              <w:rPr>
                <w:rFonts w:hint="eastAsia"/>
              </w:rPr>
              <w:t>操作员、</w:t>
            </w:r>
            <w:r>
              <w:t>操作时间段查询</w:t>
            </w:r>
            <w:r>
              <w:rPr>
                <w:rFonts w:hint="eastAsia"/>
              </w:rPr>
              <w:t>中心兑奖</w:t>
            </w:r>
            <w:r>
              <w:t>记录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操作员</w:t>
            </w:r>
            <w:r>
              <w:rPr>
                <w:rFonts w:ascii="宋体" w:hAnsi="宋体"/>
                <w:bCs/>
                <w:iCs/>
              </w:rPr>
              <w:t>用户名</w:t>
            </w:r>
            <w:r>
              <w:rPr>
                <w:rFonts w:ascii="宋体" w:hAnsi="宋体" w:hint="eastAsia"/>
                <w:bCs/>
                <w:iCs/>
              </w:rPr>
              <w:t>或</w:t>
            </w:r>
            <w:r>
              <w:rPr>
                <w:rFonts w:ascii="宋体" w:hAnsi="宋体"/>
                <w:bCs/>
                <w:iCs/>
              </w:rPr>
              <w:t>操作时间段</w:t>
            </w:r>
          </w:p>
        </w:tc>
      </w:tr>
      <w:tr w:rsidR="00A1622D" w:rsidRPr="00437F65" w:rsidTr="008D0F74">
        <w:trPr>
          <w:trHeight w:val="2201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2A55EB" w:rsidRDefault="00A1622D" w:rsidP="002A55E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记录</w:t>
            </w:r>
            <w:r w:rsidR="002A55EB">
              <w:rPr>
                <w:rFonts w:ascii="宋体" w:hAnsi="宋体" w:hint="eastAsia"/>
                <w:bCs/>
                <w:iCs/>
              </w:rPr>
              <w:t>内容</w:t>
            </w:r>
            <w:r w:rsidR="002A55EB">
              <w:rPr>
                <w:rFonts w:ascii="宋体" w:hAnsi="宋体"/>
                <w:bCs/>
                <w:iCs/>
              </w:rPr>
              <w:t>：</w:t>
            </w:r>
          </w:p>
          <w:p w:rsidR="002A55EB" w:rsidRDefault="002A55EB" w:rsidP="002A55EB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记录编号</w:t>
            </w:r>
          </w:p>
          <w:p w:rsidR="00A1622D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操作员</w:t>
            </w:r>
            <w:r>
              <w:rPr>
                <w:rFonts w:ascii="宋体" w:hAnsi="宋体"/>
                <w:bCs/>
                <w:iCs/>
              </w:rPr>
              <w:t>用户</w:t>
            </w:r>
          </w:p>
          <w:p w:rsidR="00A1622D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</w:t>
            </w:r>
            <w:r>
              <w:rPr>
                <w:rFonts w:ascii="宋体" w:hAnsi="宋体"/>
                <w:bCs/>
                <w:iCs/>
              </w:rPr>
              <w:t>时间</w:t>
            </w:r>
          </w:p>
          <w:p w:rsidR="00A1622D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彩票TSN</w:t>
            </w:r>
          </w:p>
          <w:p w:rsidR="00A1622D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游戏</w:t>
            </w:r>
          </w:p>
          <w:p w:rsidR="00A1622D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兑奖结果</w:t>
            </w:r>
            <w:r>
              <w:rPr>
                <w:rFonts w:ascii="宋体" w:hAnsi="宋体"/>
                <w:bCs/>
                <w:iCs/>
              </w:rPr>
              <w:t>：</w:t>
            </w:r>
            <w:r>
              <w:rPr>
                <w:rFonts w:ascii="宋体" w:hAnsi="宋体" w:hint="eastAsia"/>
                <w:bCs/>
                <w:iCs/>
              </w:rPr>
              <w:t>成功</w:t>
            </w:r>
            <w:r>
              <w:rPr>
                <w:rFonts w:ascii="宋体" w:hAnsi="宋体"/>
                <w:bCs/>
                <w:iCs/>
              </w:rPr>
              <w:t>、失败</w:t>
            </w:r>
          </w:p>
          <w:p w:rsidR="00A1622D" w:rsidRPr="00437F65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兑奖金额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lastRenderedPageBreak/>
              <w:t>其它说明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A1622D" w:rsidRDefault="002D70EA" w:rsidP="003F41F8">
      <w:pPr>
        <w:pStyle w:val="4"/>
      </w:pPr>
      <w:bookmarkStart w:id="3215" w:name="_Toc450144038"/>
      <w:r>
        <w:rPr>
          <w:rFonts w:hint="eastAsia"/>
        </w:rPr>
        <w:t>重打</w:t>
      </w:r>
      <w:r>
        <w:t>兑奖</w:t>
      </w:r>
      <w:r>
        <w:rPr>
          <w:rFonts w:hint="eastAsia"/>
        </w:rPr>
        <w:t>凭证</w:t>
      </w:r>
      <w:bookmarkEnd w:id="3215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2D70EA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2D70EA" w:rsidRPr="00437F65" w:rsidRDefault="002D70EA" w:rsidP="002D70EA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2D70EA" w:rsidRPr="00437F65" w:rsidRDefault="002D70EA" w:rsidP="002D70EA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2D70EA" w:rsidRPr="00437F65" w:rsidRDefault="002D70EA" w:rsidP="002D70EA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2D70EA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2D70EA" w:rsidRPr="00437F65" w:rsidRDefault="002D70EA" w:rsidP="002D70EA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重打兑奖</w:t>
            </w:r>
            <w:r>
              <w:t>凭证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2D70EA" w:rsidRPr="00437F65" w:rsidRDefault="002D70EA" w:rsidP="002D70EA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2D70EA" w:rsidRPr="00437F65" w:rsidRDefault="002D70EA" w:rsidP="002D70EA">
            <w:pPr>
              <w:spacing w:line="360" w:lineRule="auto"/>
              <w:rPr>
                <w:iCs/>
              </w:rPr>
            </w:pPr>
          </w:p>
        </w:tc>
      </w:tr>
      <w:tr w:rsidR="002D70EA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2D70EA" w:rsidRPr="00437F65" w:rsidRDefault="002D70EA" w:rsidP="00F51B11">
            <w:pPr>
              <w:pStyle w:val="af1"/>
            </w:pPr>
            <w:r>
              <w:rPr>
                <w:rFonts w:hint="eastAsia"/>
              </w:rPr>
              <w:t>在兑奖</w:t>
            </w:r>
            <w:r>
              <w:t>记录查询页面</w:t>
            </w:r>
            <w:r w:rsidR="00DA7B24">
              <w:rPr>
                <w:rFonts w:hint="eastAsia"/>
              </w:rPr>
              <w:t>，</w:t>
            </w:r>
            <w:r>
              <w:t>可以打印</w:t>
            </w:r>
            <w:r w:rsidR="00DA7B24">
              <w:t>兑奖</w:t>
            </w:r>
            <w:r w:rsidR="00DA7B24">
              <w:rPr>
                <w:rFonts w:hint="eastAsia"/>
              </w:rPr>
              <w:t>成功记录的兑奖凭证。</w:t>
            </w:r>
          </w:p>
        </w:tc>
      </w:tr>
      <w:tr w:rsidR="002D70EA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2D70EA" w:rsidRPr="00437F65" w:rsidRDefault="002D70EA" w:rsidP="002D70EA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兑奖</w:t>
            </w:r>
            <w:r>
              <w:rPr>
                <w:rFonts w:ascii="宋体" w:hAnsi="宋体"/>
                <w:bCs/>
                <w:iCs/>
              </w:rPr>
              <w:t>记录</w:t>
            </w:r>
          </w:p>
        </w:tc>
      </w:tr>
      <w:tr w:rsidR="002D70EA" w:rsidRPr="00437F65" w:rsidTr="0087692E"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2D70EA" w:rsidRPr="00437F65" w:rsidRDefault="00DA7B24" w:rsidP="002D70EA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打印兑奖</w:t>
            </w:r>
            <w:r>
              <w:rPr>
                <w:rFonts w:ascii="宋体" w:hAnsi="宋体"/>
                <w:bCs/>
                <w:iCs/>
              </w:rPr>
              <w:t>凭证</w:t>
            </w:r>
          </w:p>
        </w:tc>
      </w:tr>
      <w:tr w:rsidR="002D70EA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2D70EA" w:rsidRPr="00437F65" w:rsidRDefault="002D70EA" w:rsidP="002D70EA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2D70EA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2D70EA" w:rsidRPr="00437F65" w:rsidRDefault="002D70EA" w:rsidP="002D70EA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2D70EA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2D70EA" w:rsidRPr="00437F65" w:rsidRDefault="002D70EA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2D70EA" w:rsidRPr="00437F65" w:rsidRDefault="00CA4684" w:rsidP="002D70EA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2D70EA" w:rsidRPr="002D70EA" w:rsidRDefault="002D70EA" w:rsidP="006E2CA8"/>
    <w:p w:rsidR="00A1622D" w:rsidRPr="00437F65" w:rsidRDefault="00A1622D" w:rsidP="00AB0AE2">
      <w:pPr>
        <w:pStyle w:val="3"/>
      </w:pPr>
      <w:bookmarkStart w:id="3216" w:name="_Toc450144039"/>
      <w:r>
        <w:rPr>
          <w:rFonts w:hint="eastAsia"/>
        </w:rPr>
        <w:t>中心退票</w:t>
      </w:r>
      <w:bookmarkEnd w:id="3216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</w:rPr>
              <w:t>中心</w:t>
            </w:r>
            <w:r>
              <w:rPr>
                <w:rFonts w:hint="eastAsia"/>
              </w:rPr>
              <w:t>退票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</w:p>
        </w:tc>
      </w:tr>
      <w:tr w:rsidR="00A1622D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F02D9D" w:rsidRPr="00437F65" w:rsidRDefault="00A1622D" w:rsidP="00F51B11">
            <w:pPr>
              <w:pStyle w:val="af1"/>
            </w:pPr>
            <w:r w:rsidRPr="00437F65">
              <w:rPr>
                <w:rFonts w:hint="eastAsia"/>
              </w:rPr>
              <w:t>可通过TSN</w:t>
            </w:r>
            <w:r w:rsidR="004B2D01">
              <w:rPr>
                <w:rFonts w:hint="eastAsia"/>
              </w:rPr>
              <w:t>退</w:t>
            </w:r>
            <w:r w:rsidRPr="00437F65">
              <w:rPr>
                <w:rFonts w:hint="eastAsia"/>
              </w:rPr>
              <w:t>票</w:t>
            </w:r>
            <w:r w:rsidR="001904F6">
              <w:rPr>
                <w:rFonts w:hint="eastAsia"/>
              </w:rPr>
              <w:t>，</w:t>
            </w:r>
            <w:r w:rsidR="004B2D01">
              <w:rPr>
                <w:rFonts w:hint="eastAsia"/>
              </w:rPr>
              <w:t>退票</w:t>
            </w:r>
            <w:r w:rsidR="004B2D01">
              <w:t>成功后，</w:t>
            </w:r>
            <w:r w:rsidR="00B8628B">
              <w:rPr>
                <w:rFonts w:hint="eastAsia"/>
              </w:rPr>
              <w:t>扣除</w:t>
            </w:r>
            <w:r w:rsidR="003D12D1">
              <w:rPr>
                <w:rFonts w:hint="eastAsia"/>
              </w:rPr>
              <w:t>售票</w:t>
            </w:r>
            <w:r w:rsidR="003D12D1">
              <w:t>销售站</w:t>
            </w:r>
            <w:r w:rsidR="004B2D01">
              <w:rPr>
                <w:rFonts w:hint="eastAsia"/>
              </w:rPr>
              <w:t>&lt;此票&gt;产生</w:t>
            </w:r>
            <w:r w:rsidR="004B2D01">
              <w:t>的</w:t>
            </w:r>
            <w:r w:rsidR="004B2D01">
              <w:rPr>
                <w:rFonts w:hint="eastAsia"/>
              </w:rPr>
              <w:t>销售</w:t>
            </w:r>
            <w:r w:rsidR="004B2D01">
              <w:t>代销费</w:t>
            </w:r>
            <w:r w:rsidR="003D12D1">
              <w:rPr>
                <w:rFonts w:hint="eastAsia"/>
              </w:rPr>
              <w:t>；</w:t>
            </w:r>
            <w:del w:id="3217" w:author="Microsoft" w:date="2016-04-27T16:34:00Z">
              <w:r w:rsidR="00212348" w:rsidDel="008737EC">
                <w:delText>直属站</w:delText>
              </w:r>
              <w:r w:rsidR="003D12D1" w:rsidDel="008737EC">
                <w:rPr>
                  <w:rFonts w:hint="eastAsia"/>
                </w:rPr>
                <w:delText>账户</w:delText>
              </w:r>
              <w:r w:rsidR="003D12D1" w:rsidDel="008737EC">
                <w:delText>余额</w:delText>
              </w:r>
              <w:r w:rsidR="004B2D01" w:rsidDel="008737EC">
                <w:rPr>
                  <w:rFonts w:hint="eastAsia"/>
                </w:rPr>
                <w:delText>增加&lt;</w:delText>
              </w:r>
              <w:r w:rsidR="003D12D1" w:rsidDel="008737EC">
                <w:rPr>
                  <w:rFonts w:hint="eastAsia"/>
                </w:rPr>
                <w:delText>此票</w:delText>
              </w:r>
              <w:r w:rsidR="004B2D01" w:rsidDel="008737EC">
                <w:rPr>
                  <w:rFonts w:hint="eastAsia"/>
                </w:rPr>
                <w:delText>&gt;</w:delText>
              </w:r>
              <w:r w:rsidR="003D12D1" w:rsidDel="008737EC">
                <w:rPr>
                  <w:rFonts w:hint="eastAsia"/>
                </w:rPr>
                <w:delText>销售</w:delText>
              </w:r>
              <w:r w:rsidR="003D12D1" w:rsidDel="008737EC">
                <w:delText>金额。</w:delText>
              </w:r>
            </w:del>
            <w:ins w:id="3218" w:author="Microsoft" w:date="2016-04-27T16:34:00Z">
              <w:r w:rsidR="008737EC">
                <w:rPr>
                  <w:rFonts w:hint="eastAsia"/>
                </w:rPr>
                <w:t>相应的部门账户加退票金额；</w:t>
              </w:r>
            </w:ins>
            <w:del w:id="3219" w:author="Microsoft" w:date="2016-04-27T16:34:00Z">
              <w:r w:rsidR="004B2D01" w:rsidRPr="00437F65" w:rsidDel="008737EC">
                <w:rPr>
                  <w:rFonts w:hint="eastAsia"/>
                </w:rPr>
                <w:delText xml:space="preserve"> </w:delText>
              </w:r>
            </w:del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彩票特征码（TSN</w:t>
            </w:r>
            <w:r>
              <w:rPr>
                <w:rFonts w:ascii="宋体" w:hAnsi="宋体" w:hint="eastAsia"/>
                <w:bCs/>
                <w:iCs/>
              </w:rPr>
              <w:t>）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 w:rsidRPr="00437F65">
              <w:rPr>
                <w:rFonts w:ascii="宋体" w:hAnsi="宋体" w:hint="eastAsia"/>
                <w:bCs/>
                <w:iCs/>
              </w:rPr>
              <w:t>结果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 w:rsidRPr="00437F65">
              <w:rPr>
                <w:rFonts w:ascii="宋体" w:hAnsi="宋体" w:hint="eastAsia"/>
                <w:bCs/>
                <w:iCs/>
              </w:rPr>
              <w:t>TSN</w:t>
            </w:r>
          </w:p>
          <w:p w:rsidR="00F32988" w:rsidRPr="00437F65" w:rsidRDefault="0085630E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单</w:t>
            </w:r>
            <w:r>
              <w:rPr>
                <w:rFonts w:ascii="宋体" w:hAnsi="宋体" w:hint="eastAsia"/>
                <w:bCs/>
                <w:iCs/>
              </w:rPr>
              <w:t>（</w:t>
            </w:r>
            <w:r w:rsidR="008F2DAC">
              <w:rPr>
                <w:rFonts w:ascii="宋体" w:hAnsi="宋体" w:hint="eastAsia"/>
                <w:bCs/>
                <w:iCs/>
              </w:rPr>
              <w:t>参见</w:t>
            </w:r>
            <w:r w:rsidR="008F2DAC">
              <w:rPr>
                <w:rFonts w:ascii="宋体" w:hAnsi="宋体"/>
                <w:bCs/>
                <w:iCs/>
              </w:rPr>
              <w:t>附录样式</w:t>
            </w:r>
            <w:r>
              <w:rPr>
                <w:rFonts w:ascii="宋体" w:hAnsi="宋体"/>
                <w:bCs/>
                <w:iCs/>
              </w:rPr>
              <w:t>）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F02D9D" w:rsidRDefault="003D12D1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时间限制：</w:t>
            </w:r>
            <w:r>
              <w:rPr>
                <w:rFonts w:ascii="宋体" w:hAnsi="宋体" w:hint="eastAsia"/>
                <w:bCs/>
                <w:iCs/>
              </w:rPr>
              <w:t>中心</w:t>
            </w:r>
            <w:r>
              <w:rPr>
                <w:rFonts w:ascii="宋体" w:hAnsi="宋体"/>
                <w:bCs/>
                <w:iCs/>
              </w:rPr>
              <w:t>退票不受</w:t>
            </w:r>
            <w:r>
              <w:rPr>
                <w:rFonts w:ascii="宋体" w:hAnsi="宋体" w:hint="eastAsia"/>
                <w:bCs/>
                <w:iCs/>
              </w:rPr>
              <w:t>&lt;允许</w:t>
            </w:r>
            <w:r>
              <w:rPr>
                <w:rFonts w:ascii="宋体" w:hAnsi="宋体"/>
                <w:bCs/>
                <w:iCs/>
              </w:rPr>
              <w:t>退票时间</w:t>
            </w:r>
            <w:r>
              <w:rPr>
                <w:rFonts w:ascii="宋体" w:hAnsi="宋体" w:hint="eastAsia"/>
                <w:bCs/>
                <w:iCs/>
              </w:rPr>
              <w:t>&gt;</w:t>
            </w:r>
            <w:r>
              <w:rPr>
                <w:rFonts w:ascii="宋体" w:hAnsi="宋体"/>
                <w:bCs/>
                <w:iCs/>
              </w:rPr>
              <w:t>限制</w:t>
            </w:r>
            <w:r>
              <w:rPr>
                <w:rFonts w:ascii="宋体" w:hAnsi="宋体" w:hint="eastAsia"/>
                <w:bCs/>
                <w:iCs/>
              </w:rPr>
              <w:t>；</w:t>
            </w:r>
            <w:r w:rsidR="00F02D9D">
              <w:rPr>
                <w:rFonts w:ascii="宋体" w:hAnsi="宋体" w:hint="eastAsia"/>
                <w:bCs/>
                <w:iCs/>
              </w:rPr>
              <w:t>受限于&lt;待退彩票&gt;销售期次</w:t>
            </w:r>
            <w:r w:rsidR="00F02D9D">
              <w:rPr>
                <w:rFonts w:ascii="宋体" w:hAnsi="宋体"/>
                <w:bCs/>
                <w:iCs/>
              </w:rPr>
              <w:t>状态</w:t>
            </w:r>
            <w:r w:rsidR="00F02D9D">
              <w:rPr>
                <w:rFonts w:ascii="宋体" w:hAnsi="宋体" w:hint="eastAsia"/>
                <w:bCs/>
                <w:iCs/>
              </w:rPr>
              <w:t>（关闭前）；受限于&lt;</w:t>
            </w:r>
            <w:r w:rsidR="00F02D9D">
              <w:rPr>
                <w:rFonts w:ascii="宋体" w:hAnsi="宋体"/>
                <w:bCs/>
                <w:iCs/>
              </w:rPr>
              <w:t>游戏服务时段</w:t>
            </w:r>
            <w:r w:rsidR="00F02D9D">
              <w:rPr>
                <w:rFonts w:ascii="宋体" w:hAnsi="宋体" w:hint="eastAsia"/>
                <w:bCs/>
                <w:iCs/>
              </w:rPr>
              <w:t>&gt;。</w:t>
            </w:r>
          </w:p>
          <w:p w:rsidR="0085630E" w:rsidRPr="006F0052" w:rsidRDefault="00F02D9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  <w:color w:val="FF0000"/>
                <w:rPrChange w:id="3220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</w:pPr>
            <w:r w:rsidRPr="006F0052">
              <w:rPr>
                <w:rFonts w:ascii="宋体" w:hAnsi="宋体" w:hint="eastAsia"/>
                <w:bCs/>
                <w:iCs/>
                <w:color w:val="FF0000"/>
                <w:rPrChange w:id="3221" w:author="Microsoft" w:date="2016-02-19T17:28:00Z">
                  <w:rPr>
                    <w:rFonts w:ascii="宋体" w:hAnsi="宋体" w:hint="eastAsia"/>
                    <w:bCs/>
                    <w:iCs/>
                  </w:rPr>
                </w:rPrChange>
              </w:rPr>
              <w:t>权限</w:t>
            </w:r>
            <w:r w:rsidRPr="006F0052">
              <w:rPr>
                <w:rFonts w:ascii="宋体" w:hAnsi="宋体"/>
                <w:bCs/>
                <w:iCs/>
                <w:color w:val="FF0000"/>
                <w:rPrChange w:id="3222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限制：</w:t>
            </w:r>
            <w:r w:rsidR="0085630E" w:rsidRPr="006F0052">
              <w:rPr>
                <w:rFonts w:ascii="宋体" w:hAnsi="宋体"/>
                <w:bCs/>
                <w:iCs/>
                <w:color w:val="FF0000"/>
                <w:rPrChange w:id="3223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操作员只能退本</w:t>
            </w:r>
            <w:r w:rsidR="005E22FA">
              <w:rPr>
                <w:rFonts w:ascii="宋体" w:hAnsi="宋体" w:hint="eastAsia"/>
                <w:bCs/>
                <w:iCs/>
                <w:color w:val="FF0000"/>
              </w:rPr>
              <w:t>分公司</w:t>
            </w:r>
            <w:r w:rsidR="0085630E" w:rsidRPr="006F0052">
              <w:rPr>
                <w:rFonts w:ascii="宋体" w:hAnsi="宋体"/>
                <w:bCs/>
                <w:iCs/>
                <w:color w:val="FF0000"/>
                <w:rPrChange w:id="3224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区域销售的彩票</w:t>
            </w:r>
            <w:r w:rsidRPr="006F0052">
              <w:rPr>
                <w:rFonts w:ascii="宋体" w:hAnsi="宋体" w:hint="eastAsia"/>
                <w:bCs/>
                <w:iCs/>
                <w:color w:val="FF0000"/>
                <w:rPrChange w:id="3225" w:author="Microsoft" w:date="2016-02-19T17:28:00Z">
                  <w:rPr>
                    <w:rFonts w:ascii="宋体" w:hAnsi="宋体" w:hint="eastAsia"/>
                    <w:bCs/>
                    <w:iCs/>
                  </w:rPr>
                </w:rPrChange>
              </w:rPr>
              <w:t>；</w:t>
            </w:r>
            <w:r w:rsidRPr="006F0052">
              <w:rPr>
                <w:rFonts w:ascii="宋体" w:hAnsi="宋体"/>
                <w:bCs/>
                <w:iCs/>
                <w:color w:val="FF0000"/>
                <w:rPrChange w:id="3226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受</w:t>
            </w:r>
            <w:r w:rsidRPr="006F0052">
              <w:rPr>
                <w:rFonts w:ascii="宋体" w:hAnsi="宋体" w:hint="eastAsia"/>
                <w:bCs/>
                <w:iCs/>
                <w:color w:val="FF0000"/>
                <w:rPrChange w:id="3227" w:author="Microsoft" w:date="2016-02-19T17:28:00Z">
                  <w:rPr>
                    <w:rFonts w:ascii="宋体" w:hAnsi="宋体" w:hint="eastAsia"/>
                    <w:bCs/>
                    <w:iCs/>
                  </w:rPr>
                </w:rPrChange>
              </w:rPr>
              <w:t>限</w:t>
            </w:r>
            <w:r w:rsidR="005E22FA">
              <w:rPr>
                <w:rFonts w:ascii="宋体" w:hAnsi="宋体" w:hint="eastAsia"/>
                <w:bCs/>
                <w:iCs/>
                <w:color w:val="FF0000"/>
              </w:rPr>
              <w:t>于</w:t>
            </w:r>
            <w:r w:rsidR="005E22FA">
              <w:rPr>
                <w:rFonts w:ascii="宋体" w:hAnsi="宋体"/>
                <w:bCs/>
                <w:iCs/>
                <w:color w:val="FF0000"/>
              </w:rPr>
              <w:t>分公司</w:t>
            </w:r>
            <w:r w:rsidRPr="006F0052">
              <w:rPr>
                <w:rFonts w:ascii="宋体" w:hAnsi="宋体"/>
                <w:bCs/>
                <w:iCs/>
                <w:color w:val="FF0000"/>
                <w:rPrChange w:id="3228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游戏授权</w:t>
            </w:r>
            <w:r w:rsidRPr="006F0052">
              <w:rPr>
                <w:rFonts w:ascii="宋体" w:hAnsi="宋体" w:hint="eastAsia"/>
                <w:bCs/>
                <w:iCs/>
                <w:color w:val="FF0000"/>
                <w:rPrChange w:id="3229" w:author="Microsoft" w:date="2016-02-19T17:28:00Z">
                  <w:rPr>
                    <w:rFonts w:ascii="宋体" w:hAnsi="宋体" w:hint="eastAsia"/>
                    <w:bCs/>
                    <w:iCs/>
                  </w:rPr>
                </w:rPrChange>
              </w:rPr>
              <w:t>，可退票</w:t>
            </w:r>
            <w:r w:rsidRPr="006F0052">
              <w:rPr>
                <w:rFonts w:ascii="宋体" w:hAnsi="宋体"/>
                <w:bCs/>
                <w:iCs/>
                <w:color w:val="FF0000"/>
                <w:rPrChange w:id="3230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授权</w:t>
            </w:r>
            <w:r w:rsidR="0085630E" w:rsidRPr="006F0052">
              <w:rPr>
                <w:rFonts w:ascii="宋体" w:hAnsi="宋体" w:hint="eastAsia"/>
                <w:bCs/>
                <w:iCs/>
                <w:color w:val="FF0000"/>
                <w:rPrChange w:id="3231" w:author="Microsoft" w:date="2016-02-19T17:28:00Z">
                  <w:rPr>
                    <w:rFonts w:ascii="宋体" w:hAnsi="宋体" w:hint="eastAsia"/>
                    <w:bCs/>
                    <w:iCs/>
                  </w:rPr>
                </w:rPrChange>
              </w:rPr>
              <w:t>。</w:t>
            </w:r>
          </w:p>
          <w:p w:rsidR="00AE71C6" w:rsidRPr="005E22FA" w:rsidRDefault="0085630E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  <w:color w:val="FF0000"/>
              </w:rPr>
            </w:pPr>
            <w:r w:rsidRPr="006F0052">
              <w:rPr>
                <w:rFonts w:ascii="宋体" w:hAnsi="宋体" w:hint="eastAsia"/>
                <w:bCs/>
                <w:iCs/>
                <w:color w:val="FF0000"/>
                <w:rPrChange w:id="3232" w:author="Microsoft" w:date="2016-02-19T17:28:00Z">
                  <w:rPr>
                    <w:rFonts w:ascii="宋体" w:hAnsi="宋体" w:hint="eastAsia"/>
                    <w:bCs/>
                    <w:iCs/>
                  </w:rPr>
                </w:rPrChange>
              </w:rPr>
              <w:t>金额</w:t>
            </w:r>
            <w:r w:rsidRPr="006F0052">
              <w:rPr>
                <w:rFonts w:ascii="宋体" w:hAnsi="宋体"/>
                <w:bCs/>
                <w:iCs/>
                <w:color w:val="FF0000"/>
                <w:rPrChange w:id="3233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限制：如果操作员&lt;区域&gt;属性</w:t>
            </w:r>
            <w:r w:rsidRPr="006F0052">
              <w:rPr>
                <w:rFonts w:ascii="宋体" w:hAnsi="宋体" w:hint="eastAsia"/>
                <w:bCs/>
                <w:iCs/>
                <w:color w:val="FF0000"/>
                <w:rPrChange w:id="3234" w:author="Microsoft" w:date="2016-02-19T17:28:00Z">
                  <w:rPr>
                    <w:rFonts w:ascii="宋体" w:hAnsi="宋体" w:hint="eastAsia"/>
                    <w:bCs/>
                    <w:iCs/>
                  </w:rPr>
                </w:rPrChange>
              </w:rPr>
              <w:t>是</w:t>
            </w:r>
            <w:r w:rsidRPr="006F0052">
              <w:rPr>
                <w:rFonts w:ascii="宋体" w:hAnsi="宋体"/>
                <w:bCs/>
                <w:iCs/>
                <w:color w:val="FF0000"/>
                <w:rPrChange w:id="3235" w:author="Microsoft" w:date="2016-02-19T17:28:00Z">
                  <w:rPr>
                    <w:rFonts w:ascii="宋体" w:hAnsi="宋体"/>
                    <w:bCs/>
                    <w:iCs/>
                  </w:rPr>
                </w:rPrChange>
              </w:rPr>
              <w:t>&lt;</w:t>
            </w:r>
            <w:r w:rsidR="005E22FA">
              <w:rPr>
                <w:rFonts w:ascii="宋体" w:hAnsi="宋体" w:hint="eastAsia"/>
                <w:bCs/>
                <w:iCs/>
                <w:color w:val="FF0000"/>
              </w:rPr>
              <w:t>分公司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&gt;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受限于&lt;</w:t>
            </w:r>
            <w:r w:rsidR="005E22FA">
              <w:rPr>
                <w:rFonts w:ascii="宋体" w:hAnsi="宋体" w:hint="eastAsia"/>
                <w:bCs/>
                <w:iCs/>
                <w:color w:val="FF0000"/>
              </w:rPr>
              <w:t>分公司</w:t>
            </w:r>
            <w:r w:rsidRPr="005E22FA">
              <w:rPr>
                <w:rFonts w:ascii="宋体" w:hAnsi="宋体"/>
                <w:bCs/>
                <w:iCs/>
                <w:color w:val="FF0000"/>
              </w:rPr>
              <w:t>退票限额</w:t>
            </w:r>
            <w:r w:rsidRPr="005E22FA">
              <w:rPr>
                <w:rFonts w:ascii="宋体" w:hAnsi="宋体" w:hint="eastAsia"/>
                <w:bCs/>
                <w:iCs/>
                <w:color w:val="FF0000"/>
              </w:rPr>
              <w:t>&gt;</w:t>
            </w:r>
          </w:p>
          <w:p w:rsidR="00A1622D" w:rsidRPr="00437F65" w:rsidRDefault="00AE71C6" w:rsidP="00B8628B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不提供</w:t>
            </w:r>
            <w:r>
              <w:rPr>
                <w:rFonts w:ascii="宋体" w:hAnsi="宋体"/>
                <w:bCs/>
                <w:iCs/>
              </w:rPr>
              <w:t>培训票</w:t>
            </w:r>
            <w:r w:rsidR="00B8628B"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功能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A1622D" w:rsidRDefault="00017253" w:rsidP="00017253">
            <w:pPr>
              <w:spacing w:line="360" w:lineRule="auto"/>
              <w:jc w:val="left"/>
              <w:rPr>
                <w:ins w:id="3236" w:author="Microsoft" w:date="2016-04-27T16:35:00Z"/>
              </w:rPr>
            </w:pPr>
            <w:r>
              <w:rPr>
                <w:rFonts w:hint="eastAsia"/>
              </w:rPr>
              <w:t>如果</w:t>
            </w:r>
            <w:r>
              <w:t>退票</w:t>
            </w:r>
            <w:r>
              <w:rPr>
                <w:rFonts w:hint="eastAsia"/>
              </w:rPr>
              <w:t>时</w:t>
            </w:r>
            <w:r>
              <w:t>，</w:t>
            </w:r>
            <w:r w:rsidR="00453892">
              <w:rPr>
                <w:rFonts w:hint="eastAsia"/>
              </w:rPr>
              <w:t>系统</w:t>
            </w:r>
            <w:r>
              <w:t>发现</w:t>
            </w:r>
            <w:r>
              <w:rPr>
                <w:rFonts w:hint="eastAsia"/>
              </w:rPr>
              <w:t>退票涉及销售站</w:t>
            </w:r>
            <w:r>
              <w:t>已被清退</w:t>
            </w:r>
            <w:r>
              <w:rPr>
                <w:rFonts w:hint="eastAsia"/>
              </w:rPr>
              <w:t>时</w:t>
            </w:r>
            <w:r>
              <w:t>，</w:t>
            </w:r>
            <w:r>
              <w:rPr>
                <w:rFonts w:hint="eastAsia"/>
              </w:rPr>
              <w:t>不</w:t>
            </w:r>
            <w:r>
              <w:t>扣</w:t>
            </w:r>
            <w:r w:rsidR="00453892">
              <w:rPr>
                <w:rFonts w:hint="eastAsia"/>
              </w:rPr>
              <w:t>再</w:t>
            </w:r>
            <w:r>
              <w:t>除</w:t>
            </w:r>
            <w:r>
              <w:rPr>
                <w:rFonts w:hint="eastAsia"/>
              </w:rPr>
              <w:t>此票</w:t>
            </w:r>
            <w:r>
              <w:t>代销费。</w:t>
            </w:r>
          </w:p>
          <w:p w:rsidR="000851AC" w:rsidRPr="00437F65" w:rsidRDefault="000851AC" w:rsidP="00017253">
            <w:pPr>
              <w:spacing w:line="360" w:lineRule="auto"/>
              <w:jc w:val="left"/>
            </w:pPr>
            <w:ins w:id="3237" w:author="Microsoft" w:date="2016-04-27T16:35:00Z">
              <w:r>
                <w:t>退票方式</w:t>
              </w:r>
              <w:r>
                <w:rPr>
                  <w:rFonts w:hint="eastAsia"/>
                </w:rPr>
                <w:t>：</w:t>
              </w:r>
              <w:r>
                <w:t>彩民持票到各个部门或总公司进行中心</w:t>
              </w:r>
            </w:ins>
            <w:ins w:id="3238" w:author="Microsoft" w:date="2016-04-27T16:36:00Z">
              <w:r>
                <w:t>退票操作</w:t>
              </w:r>
              <w:r>
                <w:rPr>
                  <w:rFonts w:hint="eastAsia"/>
                </w:rPr>
                <w:t>，</w:t>
              </w:r>
              <w:r>
                <w:t>退票时部门给予彩民</w:t>
              </w:r>
            </w:ins>
            <w:ins w:id="3239" w:author="Microsoft" w:date="2016-04-27T16:37:00Z">
              <w:r>
                <w:t>现金结算</w:t>
              </w:r>
              <w:r>
                <w:rPr>
                  <w:rFonts w:hint="eastAsia"/>
                </w:rPr>
                <w:t>，</w:t>
              </w:r>
            </w:ins>
            <w:ins w:id="3240" w:author="Microsoft" w:date="2016-04-27T16:38:00Z">
              <w:r>
                <w:rPr>
                  <w:rFonts w:hint="eastAsia"/>
                </w:rPr>
                <w:t>售票站点退还销售佣金，</w:t>
              </w:r>
            </w:ins>
            <w:ins w:id="3241" w:author="Microsoft" w:date="2016-04-27T16:37:00Z">
              <w:r>
                <w:rPr>
                  <w:rFonts w:hint="eastAsia"/>
                </w:rPr>
                <w:t>部门账户加</w:t>
              </w:r>
            </w:ins>
            <w:ins w:id="3242" w:author="Microsoft" w:date="2016-04-27T16:38:00Z">
              <w:r>
                <w:rPr>
                  <w:rFonts w:hint="eastAsia"/>
                </w:rPr>
                <w:t>退票面值金额</w:t>
              </w:r>
            </w:ins>
            <w:ins w:id="3243" w:author="Microsoft" w:date="2016-04-27T16:37:00Z">
              <w:r>
                <w:rPr>
                  <w:rFonts w:hint="eastAsia"/>
                </w:rPr>
                <w:t>；</w:t>
              </w:r>
            </w:ins>
          </w:p>
        </w:tc>
      </w:tr>
    </w:tbl>
    <w:p w:rsidR="00A1622D" w:rsidRPr="00437F65" w:rsidRDefault="00A1622D">
      <w:pPr>
        <w:pStyle w:val="af1"/>
      </w:pPr>
    </w:p>
    <w:p w:rsidR="00A1622D" w:rsidRDefault="00A1622D" w:rsidP="00AB0AE2">
      <w:pPr>
        <w:pStyle w:val="3"/>
      </w:pPr>
      <w:bookmarkStart w:id="3244" w:name="_Toc450144040"/>
      <w:r>
        <w:rPr>
          <w:rFonts w:hint="eastAsia"/>
        </w:rPr>
        <w:lastRenderedPageBreak/>
        <w:t>退票</w:t>
      </w:r>
      <w:r>
        <w:t>记录查询</w:t>
      </w:r>
      <w:bookmarkEnd w:id="3244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A1622D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  <w:r>
              <w:rPr>
                <w:rFonts w:hint="eastAsia"/>
              </w:rPr>
              <w:t>退票记录查询</w:t>
            </w:r>
            <w:r w:rsidRPr="00437F65">
              <w:rPr>
                <w:iCs/>
              </w:rPr>
              <w:t xml:space="preserve"> 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A1622D" w:rsidRPr="00437F65" w:rsidRDefault="00A1622D" w:rsidP="00017253">
            <w:pPr>
              <w:spacing w:line="360" w:lineRule="auto"/>
              <w:jc w:val="left"/>
              <w:rPr>
                <w:iCs/>
              </w:rPr>
            </w:pPr>
          </w:p>
        </w:tc>
      </w:tr>
      <w:tr w:rsidR="00A1622D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F51B11">
            <w:pPr>
              <w:pStyle w:val="af1"/>
            </w:pPr>
            <w:r w:rsidRPr="00437F65">
              <w:rPr>
                <w:rFonts w:hint="eastAsia"/>
              </w:rPr>
              <w:t>可通过</w:t>
            </w:r>
            <w:r>
              <w:rPr>
                <w:rFonts w:hint="eastAsia"/>
              </w:rPr>
              <w:t>操作员、</w:t>
            </w:r>
            <w:r>
              <w:t>操作时间段查询</w:t>
            </w:r>
            <w:r>
              <w:rPr>
                <w:rFonts w:hint="eastAsia"/>
              </w:rPr>
              <w:t>中心</w:t>
            </w:r>
            <w:r>
              <w:t>退票记录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操作员</w:t>
            </w:r>
            <w:r>
              <w:rPr>
                <w:rFonts w:ascii="宋体" w:hAnsi="宋体"/>
                <w:bCs/>
                <w:iCs/>
              </w:rPr>
              <w:t>用户名</w:t>
            </w:r>
            <w:r>
              <w:rPr>
                <w:rFonts w:ascii="宋体" w:hAnsi="宋体" w:hint="eastAsia"/>
                <w:bCs/>
                <w:iCs/>
              </w:rPr>
              <w:t>或</w:t>
            </w:r>
            <w:r>
              <w:rPr>
                <w:rFonts w:ascii="宋体" w:hAnsi="宋体"/>
                <w:bCs/>
                <w:iCs/>
              </w:rPr>
              <w:t>操作时间段</w:t>
            </w:r>
          </w:p>
        </w:tc>
      </w:tr>
      <w:tr w:rsidR="00A1622D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记录</w:t>
            </w:r>
            <w:ins w:id="3245" w:author="Microsoft" w:date="2014-12-08T16:10:00Z">
              <w:r w:rsidR="000C42D1">
                <w:rPr>
                  <w:rFonts w:ascii="宋体" w:hAnsi="宋体" w:hint="eastAsia"/>
                  <w:bCs/>
                  <w:iCs/>
                </w:rPr>
                <w:t>列表：</w:t>
              </w:r>
            </w:ins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操作员</w:t>
            </w:r>
            <w:r>
              <w:rPr>
                <w:rFonts w:ascii="宋体" w:hAnsi="宋体"/>
                <w:bCs/>
                <w:iCs/>
              </w:rPr>
              <w:t>用户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操作</w:t>
            </w:r>
            <w:r>
              <w:rPr>
                <w:rFonts w:ascii="宋体" w:hAnsi="宋体"/>
                <w:bCs/>
                <w:iCs/>
              </w:rPr>
              <w:t>时间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彩票TSN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游戏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结果：成功</w:t>
            </w:r>
            <w:r>
              <w:rPr>
                <w:rFonts w:ascii="宋体" w:hAnsi="宋体" w:hint="eastAsia"/>
                <w:bCs/>
                <w:iCs/>
              </w:rPr>
              <w:t>、失败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退票金额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退票TSN</w:t>
            </w:r>
          </w:p>
          <w:p w:rsidR="00A1622D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退票销售站</w:t>
            </w:r>
            <w:r w:rsidR="00212348">
              <w:rPr>
                <w:rFonts w:ascii="宋体" w:hAnsi="宋体" w:hint="eastAsia"/>
                <w:bCs/>
                <w:iCs/>
              </w:rPr>
              <w:t>：售出</w:t>
            </w:r>
            <w:r w:rsidR="00212348">
              <w:rPr>
                <w:rFonts w:ascii="宋体" w:hAnsi="宋体"/>
                <w:bCs/>
                <w:iCs/>
              </w:rPr>
              <w:t>彩票的销售站</w:t>
            </w:r>
          </w:p>
          <w:p w:rsidR="00A1622D" w:rsidRPr="00437F65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扣除</w:t>
            </w:r>
            <w:r>
              <w:rPr>
                <w:rFonts w:ascii="宋体" w:hAnsi="宋体"/>
                <w:bCs/>
                <w:iCs/>
              </w:rPr>
              <w:t>佣金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017253">
            <w:pPr>
              <w:spacing w:line="360" w:lineRule="auto"/>
              <w:jc w:val="left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A1622D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A1622D" w:rsidRPr="00437F65" w:rsidRDefault="00A1622D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A1622D" w:rsidRPr="00437F65" w:rsidRDefault="00A1622D" w:rsidP="0041771E">
            <w:pPr>
              <w:spacing w:line="360" w:lineRule="auto"/>
            </w:pPr>
            <w:r w:rsidRPr="00437F65">
              <w:rPr>
                <w:rFonts w:hint="eastAsia"/>
              </w:rPr>
              <w:t>无</w:t>
            </w:r>
          </w:p>
        </w:tc>
      </w:tr>
    </w:tbl>
    <w:p w:rsidR="00DA7B24" w:rsidRDefault="00DA7B24" w:rsidP="003F41F8">
      <w:pPr>
        <w:pStyle w:val="4"/>
      </w:pPr>
      <w:bookmarkStart w:id="3246" w:name="_Toc450144041"/>
      <w:r>
        <w:rPr>
          <w:rFonts w:hint="eastAsia"/>
        </w:rPr>
        <w:t>重打退票凭证</w:t>
      </w:r>
      <w:bookmarkEnd w:id="3246"/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DA7B24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功能点编号</w:t>
            </w:r>
          </w:p>
        </w:tc>
        <w:tc>
          <w:tcPr>
            <w:tcW w:w="2505" w:type="dxa"/>
          </w:tcPr>
          <w:p w:rsidR="00DA7B24" w:rsidRPr="00437F65" w:rsidRDefault="00DA7B24" w:rsidP="008E6805">
            <w:pPr>
              <w:spacing w:line="360" w:lineRule="auto"/>
              <w:rPr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DA7B24" w:rsidRPr="00437F65" w:rsidRDefault="00DA7B24" w:rsidP="008E6805">
            <w:pPr>
              <w:spacing w:line="360" w:lineRule="auto"/>
            </w:pPr>
            <w:r w:rsidRPr="00437F65">
              <w:rPr>
                <w:rFonts w:hint="eastAsia"/>
              </w:rPr>
              <w:t>功能</w:t>
            </w:r>
          </w:p>
        </w:tc>
        <w:tc>
          <w:tcPr>
            <w:tcW w:w="2751" w:type="dxa"/>
          </w:tcPr>
          <w:p w:rsidR="00DA7B24" w:rsidRPr="00437F65" w:rsidRDefault="00DA7B24" w:rsidP="008E6805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彩票管理</w:t>
            </w:r>
          </w:p>
        </w:tc>
      </w:tr>
      <w:tr w:rsidR="00DA7B24" w:rsidRPr="00437F65" w:rsidTr="008D0F74">
        <w:trPr>
          <w:cantSplit/>
        </w:trPr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功能点名称</w:t>
            </w:r>
          </w:p>
        </w:tc>
        <w:tc>
          <w:tcPr>
            <w:tcW w:w="2505" w:type="dxa"/>
          </w:tcPr>
          <w:p w:rsidR="00DA7B24" w:rsidRPr="00437F65" w:rsidRDefault="00DA7B24" w:rsidP="00DA7B24">
            <w:pPr>
              <w:spacing w:line="360" w:lineRule="auto"/>
              <w:rPr>
                <w:iCs/>
              </w:rPr>
            </w:pPr>
            <w:r>
              <w:rPr>
                <w:rFonts w:hint="eastAsia"/>
              </w:rPr>
              <w:t>重打退票</w:t>
            </w:r>
            <w:r>
              <w:t>凭证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:rsidR="00DA7B24" w:rsidRPr="00437F65" w:rsidRDefault="00DA7B24" w:rsidP="008E6805">
            <w:pPr>
              <w:spacing w:line="360" w:lineRule="auto"/>
              <w:rPr>
                <w:iCs/>
              </w:rPr>
            </w:pPr>
            <w:r w:rsidRPr="00437F65">
              <w:rPr>
                <w:rFonts w:hint="eastAsia"/>
                <w:iCs/>
              </w:rPr>
              <w:t>优先级</w:t>
            </w:r>
          </w:p>
        </w:tc>
        <w:tc>
          <w:tcPr>
            <w:tcW w:w="2751" w:type="dxa"/>
          </w:tcPr>
          <w:p w:rsidR="00DA7B24" w:rsidRPr="00437F65" w:rsidRDefault="00DA7B24" w:rsidP="008E6805">
            <w:pPr>
              <w:spacing w:line="360" w:lineRule="auto"/>
              <w:rPr>
                <w:iCs/>
              </w:rPr>
            </w:pPr>
          </w:p>
        </w:tc>
      </w:tr>
      <w:tr w:rsidR="00DA7B24" w:rsidRPr="00437F65" w:rsidTr="008D0F74">
        <w:trPr>
          <w:trHeight w:val="390"/>
        </w:trPr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功能描述</w:t>
            </w:r>
          </w:p>
        </w:tc>
        <w:tc>
          <w:tcPr>
            <w:tcW w:w="7116" w:type="dxa"/>
            <w:gridSpan w:val="3"/>
          </w:tcPr>
          <w:p w:rsidR="00DA7B24" w:rsidRPr="00437F65" w:rsidRDefault="00DA7B24" w:rsidP="00F51B11">
            <w:pPr>
              <w:pStyle w:val="af1"/>
            </w:pPr>
            <w:r>
              <w:rPr>
                <w:rFonts w:hint="eastAsia"/>
              </w:rPr>
              <w:t>在</w:t>
            </w:r>
            <w:r w:rsidR="00B8628B">
              <w:rPr>
                <w:rFonts w:hint="eastAsia"/>
              </w:rPr>
              <w:t>退票</w:t>
            </w:r>
            <w:r>
              <w:t>记录查询页面</w:t>
            </w:r>
            <w:r>
              <w:rPr>
                <w:rFonts w:hint="eastAsia"/>
              </w:rPr>
              <w:t>，</w:t>
            </w:r>
            <w:r>
              <w:t>可以打印</w:t>
            </w:r>
            <w:r>
              <w:rPr>
                <w:rFonts w:hint="eastAsia"/>
              </w:rPr>
              <w:t>退票成功记录的退票凭证。</w:t>
            </w:r>
          </w:p>
        </w:tc>
      </w:tr>
      <w:tr w:rsidR="00DA7B24" w:rsidRPr="00437F65" w:rsidTr="008D0F74">
        <w:trPr>
          <w:trHeight w:val="420"/>
        </w:trPr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输入</w:t>
            </w:r>
          </w:p>
        </w:tc>
        <w:tc>
          <w:tcPr>
            <w:tcW w:w="7116" w:type="dxa"/>
            <w:gridSpan w:val="3"/>
          </w:tcPr>
          <w:p w:rsidR="00DA7B24" w:rsidRPr="00437F65" w:rsidRDefault="00DA7B24" w:rsidP="008E6805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退票</w:t>
            </w:r>
            <w:r>
              <w:rPr>
                <w:rFonts w:ascii="宋体" w:hAnsi="宋体"/>
                <w:bCs/>
                <w:iCs/>
              </w:rPr>
              <w:t>记录</w:t>
            </w:r>
          </w:p>
        </w:tc>
      </w:tr>
      <w:tr w:rsidR="00DA7B24" w:rsidRPr="00437F65" w:rsidTr="00B8628B"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输出</w:t>
            </w:r>
          </w:p>
        </w:tc>
        <w:tc>
          <w:tcPr>
            <w:tcW w:w="7116" w:type="dxa"/>
            <w:gridSpan w:val="3"/>
          </w:tcPr>
          <w:p w:rsidR="00DA7B24" w:rsidRPr="00437F65" w:rsidRDefault="00DA7B24" w:rsidP="00DA7B24">
            <w:pPr>
              <w:spacing w:line="360" w:lineRule="auto"/>
              <w:rPr>
                <w:rFonts w:ascii="宋体" w:hAnsi="宋体"/>
                <w:bCs/>
                <w:iCs/>
              </w:rPr>
            </w:pPr>
            <w:r>
              <w:rPr>
                <w:rFonts w:ascii="宋体" w:hAnsi="宋体" w:hint="eastAsia"/>
                <w:bCs/>
                <w:iCs/>
              </w:rPr>
              <w:t>打印退票</w:t>
            </w:r>
            <w:r>
              <w:rPr>
                <w:rFonts w:ascii="宋体" w:hAnsi="宋体"/>
                <w:bCs/>
                <w:iCs/>
              </w:rPr>
              <w:t>凭证</w:t>
            </w:r>
          </w:p>
        </w:tc>
      </w:tr>
      <w:tr w:rsidR="00DA7B24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异常情况</w:t>
            </w:r>
          </w:p>
        </w:tc>
        <w:tc>
          <w:tcPr>
            <w:tcW w:w="7116" w:type="dxa"/>
            <w:gridSpan w:val="3"/>
          </w:tcPr>
          <w:p w:rsidR="00DA7B24" w:rsidRPr="00437F65" w:rsidRDefault="00DA7B24" w:rsidP="008E6805">
            <w:pPr>
              <w:spacing w:line="360" w:lineRule="auto"/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A7B24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约束条件</w:t>
            </w:r>
          </w:p>
        </w:tc>
        <w:tc>
          <w:tcPr>
            <w:tcW w:w="7116" w:type="dxa"/>
            <w:gridSpan w:val="3"/>
          </w:tcPr>
          <w:p w:rsidR="00DA7B24" w:rsidRPr="00437F65" w:rsidRDefault="00DA7B24" w:rsidP="008E6805">
            <w:pPr>
              <w:spacing w:line="360" w:lineRule="auto"/>
              <w:rPr>
                <w:rFonts w:ascii="宋体" w:hAnsi="宋体"/>
                <w:bCs/>
                <w:iCs/>
              </w:rPr>
            </w:pPr>
            <w:r w:rsidRPr="00437F65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DA7B24" w:rsidRPr="00437F65" w:rsidTr="008D0F74">
        <w:tc>
          <w:tcPr>
            <w:tcW w:w="1384" w:type="dxa"/>
            <w:shd w:val="clear" w:color="auto" w:fill="D9D9D9" w:themeFill="background1" w:themeFillShade="D9"/>
          </w:tcPr>
          <w:p w:rsidR="00DA7B24" w:rsidRPr="00437F65" w:rsidRDefault="00DA7B24" w:rsidP="00017253">
            <w:pPr>
              <w:spacing w:line="360" w:lineRule="auto"/>
              <w:jc w:val="left"/>
            </w:pPr>
            <w:r w:rsidRPr="00437F65">
              <w:rPr>
                <w:rFonts w:hint="eastAsia"/>
              </w:rPr>
              <w:t>其它说明</w:t>
            </w:r>
          </w:p>
        </w:tc>
        <w:tc>
          <w:tcPr>
            <w:tcW w:w="7116" w:type="dxa"/>
            <w:gridSpan w:val="3"/>
          </w:tcPr>
          <w:p w:rsidR="00DA7B24" w:rsidRPr="00437F65" w:rsidRDefault="00CA4684" w:rsidP="008E6805">
            <w:pPr>
              <w:spacing w:line="360" w:lineRule="auto"/>
            </w:pPr>
            <w:r>
              <w:rPr>
                <w:rFonts w:hint="eastAsia"/>
              </w:rPr>
              <w:t>无</w:t>
            </w:r>
          </w:p>
        </w:tc>
      </w:tr>
    </w:tbl>
    <w:p w:rsidR="00771823" w:rsidRPr="00437F65" w:rsidRDefault="00771823" w:rsidP="00771823"/>
    <w:p w:rsidR="007805A6" w:rsidRDefault="007805A6" w:rsidP="006F0052">
      <w:pPr>
        <w:rPr>
          <w:ins w:id="3247" w:author="Microsoft" w:date="2016-02-17T17:09:00Z"/>
        </w:rPr>
      </w:pPr>
      <w:bookmarkStart w:id="3248" w:name="_Toc443394583"/>
      <w:bookmarkStart w:id="3249" w:name="_Toc443394584"/>
      <w:bookmarkStart w:id="3250" w:name="_Toc443394622"/>
      <w:bookmarkStart w:id="3251" w:name="_Toc443394623"/>
      <w:bookmarkStart w:id="3252" w:name="_Toc443394675"/>
      <w:bookmarkStart w:id="3253" w:name="_Toc443394676"/>
      <w:bookmarkStart w:id="3254" w:name="_Toc443394720"/>
      <w:bookmarkStart w:id="3255" w:name="_Toc443394721"/>
      <w:bookmarkStart w:id="3256" w:name="_Toc443394759"/>
      <w:bookmarkStart w:id="3257" w:name="_Toc443394760"/>
      <w:bookmarkStart w:id="3258" w:name="_Toc443394797"/>
      <w:bookmarkStart w:id="3259" w:name="_Toc443394798"/>
      <w:bookmarkStart w:id="3260" w:name="_Toc443394839"/>
      <w:bookmarkStart w:id="3261" w:name="_Toc443394840"/>
      <w:bookmarkStart w:id="3262" w:name="_Toc443394877"/>
      <w:bookmarkStart w:id="3263" w:name="_Toc443394914"/>
      <w:bookmarkStart w:id="3264" w:name="_Toc443394951"/>
      <w:bookmarkStart w:id="3265" w:name="_Toc443394952"/>
      <w:bookmarkStart w:id="3266" w:name="_Toc443394992"/>
      <w:bookmarkStart w:id="3267" w:name="_Toc443394993"/>
      <w:bookmarkStart w:id="3268" w:name="_Toc443395033"/>
      <w:bookmarkStart w:id="3269" w:name="_Toc443395034"/>
      <w:bookmarkStart w:id="3270" w:name="_Toc443395073"/>
      <w:bookmarkStart w:id="3271" w:name="_Toc443395074"/>
      <w:bookmarkStart w:id="3272" w:name="_Toc443395119"/>
      <w:bookmarkStart w:id="3273" w:name="_Toc443395120"/>
      <w:bookmarkStart w:id="3274" w:name="_Toc443395159"/>
      <w:bookmarkStart w:id="3275" w:name="_Toc443395198"/>
      <w:bookmarkEnd w:id="1543"/>
      <w:bookmarkEnd w:id="3248"/>
      <w:bookmarkEnd w:id="3249"/>
      <w:bookmarkEnd w:id="3250"/>
      <w:bookmarkEnd w:id="3251"/>
      <w:bookmarkEnd w:id="3252"/>
      <w:bookmarkEnd w:id="3253"/>
      <w:bookmarkEnd w:id="3254"/>
      <w:bookmarkEnd w:id="3255"/>
      <w:bookmarkEnd w:id="3256"/>
      <w:bookmarkEnd w:id="3257"/>
      <w:bookmarkEnd w:id="3258"/>
      <w:bookmarkEnd w:id="3259"/>
      <w:bookmarkEnd w:id="3260"/>
      <w:bookmarkEnd w:id="3261"/>
      <w:bookmarkEnd w:id="3262"/>
      <w:bookmarkEnd w:id="3263"/>
      <w:bookmarkEnd w:id="3264"/>
      <w:bookmarkEnd w:id="3265"/>
      <w:bookmarkEnd w:id="3266"/>
      <w:bookmarkEnd w:id="3267"/>
      <w:bookmarkEnd w:id="3268"/>
      <w:bookmarkEnd w:id="3269"/>
      <w:bookmarkEnd w:id="3270"/>
      <w:bookmarkEnd w:id="3271"/>
      <w:bookmarkEnd w:id="3272"/>
      <w:bookmarkEnd w:id="3273"/>
      <w:bookmarkEnd w:id="3274"/>
      <w:bookmarkEnd w:id="3275"/>
    </w:p>
    <w:p w:rsidR="007805A6" w:rsidRDefault="007805A6" w:rsidP="006F0052">
      <w:pPr>
        <w:rPr>
          <w:ins w:id="3276" w:author="Microsoft" w:date="2016-02-17T15:42:00Z"/>
        </w:rPr>
      </w:pPr>
    </w:p>
    <w:p w:rsidR="00F258E7" w:rsidRDefault="00F258E7" w:rsidP="006F0052">
      <w:pPr>
        <w:pStyle w:val="3"/>
        <w:rPr>
          <w:ins w:id="3277" w:author="Microsoft" w:date="2016-02-19T17:13:00Z"/>
        </w:rPr>
      </w:pPr>
      <w:bookmarkStart w:id="3278" w:name="_Toc450144042"/>
      <w:ins w:id="3279" w:author="Microsoft" w:date="2016-02-19T17:13:00Z">
        <w:r>
          <w:rPr>
            <w:rFonts w:hint="eastAsia"/>
          </w:rPr>
          <w:t>弃奖</w:t>
        </w:r>
        <w:r>
          <w:t>查询</w:t>
        </w:r>
        <w:bookmarkEnd w:id="3278"/>
      </w:ins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F258E7" w:rsidRPr="00437F65" w:rsidTr="00E527B6">
        <w:trPr>
          <w:ins w:id="3280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281" w:author="Microsoft" w:date="2016-02-19T17:13:00Z"/>
              </w:rPr>
            </w:pPr>
            <w:ins w:id="3282" w:author="Microsoft" w:date="2016-02-19T17:13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</w:tcPr>
          <w:p w:rsidR="00F258E7" w:rsidRPr="00437F65" w:rsidRDefault="00F258E7" w:rsidP="00E527B6">
            <w:pPr>
              <w:spacing w:line="360" w:lineRule="auto"/>
              <w:rPr>
                <w:ins w:id="3283" w:author="Microsoft" w:date="2016-02-19T17:13:00Z"/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rPr>
                <w:ins w:id="3284" w:author="Microsoft" w:date="2016-02-19T17:13:00Z"/>
              </w:rPr>
            </w:pPr>
            <w:ins w:id="3285" w:author="Microsoft" w:date="2016-02-19T17:13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2751" w:type="dxa"/>
          </w:tcPr>
          <w:p w:rsidR="00F258E7" w:rsidRPr="00437F65" w:rsidRDefault="00F258E7" w:rsidP="00E527B6">
            <w:pPr>
              <w:spacing w:line="360" w:lineRule="auto"/>
              <w:rPr>
                <w:ins w:id="3286" w:author="Microsoft" w:date="2016-02-19T17:13:00Z"/>
                <w:iCs/>
              </w:rPr>
            </w:pPr>
          </w:p>
        </w:tc>
      </w:tr>
      <w:tr w:rsidR="00F258E7" w:rsidRPr="00437F65" w:rsidTr="00E527B6">
        <w:trPr>
          <w:ins w:id="3287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288" w:author="Microsoft" w:date="2016-02-19T17:13:00Z"/>
              </w:rPr>
            </w:pPr>
            <w:ins w:id="3289" w:author="Microsoft" w:date="2016-02-19T17:13:00Z">
              <w:r w:rsidRPr="00437F65">
                <w:rPr>
                  <w:rFonts w:hint="eastAsia"/>
                </w:rPr>
                <w:lastRenderedPageBreak/>
                <w:t>功能点名称</w:t>
              </w:r>
            </w:ins>
          </w:p>
        </w:tc>
        <w:tc>
          <w:tcPr>
            <w:tcW w:w="2505" w:type="dxa"/>
          </w:tcPr>
          <w:p w:rsidR="00F258E7" w:rsidRPr="00437F65" w:rsidRDefault="00F258E7" w:rsidP="00E527B6">
            <w:pPr>
              <w:spacing w:line="360" w:lineRule="auto"/>
              <w:rPr>
                <w:ins w:id="3290" w:author="Microsoft" w:date="2016-02-19T17:13:00Z"/>
                <w:iCs/>
              </w:rPr>
            </w:pPr>
            <w:ins w:id="3291" w:author="Microsoft" w:date="2016-02-19T17:13:00Z">
              <w:r>
                <w:rPr>
                  <w:rFonts w:hint="eastAsia"/>
                </w:rPr>
                <w:t>弃奖</w:t>
              </w:r>
              <w:r>
                <w:t>查询</w:t>
              </w:r>
            </w:ins>
          </w:p>
        </w:tc>
        <w:tc>
          <w:tcPr>
            <w:tcW w:w="1860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rPr>
                <w:ins w:id="3292" w:author="Microsoft" w:date="2016-02-19T17:13:00Z"/>
                <w:iCs/>
              </w:rPr>
            </w:pPr>
            <w:ins w:id="3293" w:author="Microsoft" w:date="2016-02-19T17:13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751" w:type="dxa"/>
          </w:tcPr>
          <w:p w:rsidR="00F258E7" w:rsidRPr="00437F65" w:rsidRDefault="00F258E7" w:rsidP="00E527B6">
            <w:pPr>
              <w:spacing w:line="360" w:lineRule="auto"/>
              <w:rPr>
                <w:ins w:id="3294" w:author="Microsoft" w:date="2016-02-19T17:13:00Z"/>
                <w:iCs/>
              </w:rPr>
            </w:pPr>
          </w:p>
        </w:tc>
      </w:tr>
      <w:tr w:rsidR="00F258E7" w:rsidRPr="00E30659" w:rsidTr="00E527B6">
        <w:trPr>
          <w:trHeight w:val="390"/>
          <w:ins w:id="3295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296" w:author="Microsoft" w:date="2016-02-19T17:13:00Z"/>
              </w:rPr>
            </w:pPr>
            <w:ins w:id="3297" w:author="Microsoft" w:date="2016-02-19T17:13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7116" w:type="dxa"/>
            <w:gridSpan w:val="3"/>
          </w:tcPr>
          <w:p w:rsidR="00F258E7" w:rsidRPr="00437F65" w:rsidRDefault="00F258E7">
            <w:pPr>
              <w:pStyle w:val="af1"/>
              <w:rPr>
                <w:ins w:id="3298" w:author="Microsoft" w:date="2016-02-19T17:13:00Z"/>
              </w:rPr>
            </w:pPr>
            <w:ins w:id="3299" w:author="Microsoft" w:date="2016-02-19T17:13:00Z">
              <w:r>
                <w:rPr>
                  <w:rFonts w:hint="eastAsia"/>
                </w:rPr>
                <w:t>用户可按</w:t>
              </w:r>
              <w:r>
                <w:t>游戏期号或日期查询弃奖</w:t>
              </w:r>
              <w:r>
                <w:rPr>
                  <w:rFonts w:hint="eastAsia"/>
                </w:rPr>
                <w:t>统计</w:t>
              </w:r>
              <w:r>
                <w:t>数据</w:t>
              </w:r>
              <w:r>
                <w:rPr>
                  <w:rFonts w:hint="eastAsia"/>
                </w:rPr>
                <w:t>和</w:t>
              </w:r>
              <w:r>
                <w:t>奖等弃奖数据</w:t>
              </w:r>
            </w:ins>
          </w:p>
        </w:tc>
      </w:tr>
      <w:tr w:rsidR="00F258E7" w:rsidRPr="00437F65" w:rsidTr="00E527B6">
        <w:trPr>
          <w:trHeight w:val="420"/>
          <w:ins w:id="3300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301" w:author="Microsoft" w:date="2016-02-19T17:13:00Z"/>
              </w:rPr>
            </w:pPr>
            <w:ins w:id="3302" w:author="Microsoft" w:date="2016-02-19T17:13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7116" w:type="dxa"/>
            <w:gridSpan w:val="3"/>
          </w:tcPr>
          <w:p w:rsidR="00F258E7" w:rsidRDefault="00F258E7" w:rsidP="00E527B6">
            <w:pPr>
              <w:spacing w:line="360" w:lineRule="auto"/>
              <w:rPr>
                <w:ins w:id="3303" w:author="Microsoft" w:date="2016-02-19T17:13:00Z"/>
                <w:rFonts w:ascii="宋体" w:hAnsi="宋体"/>
                <w:bCs/>
                <w:iCs/>
              </w:rPr>
            </w:pPr>
            <w:ins w:id="3304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查询条件包括，</w:t>
              </w:r>
            </w:ins>
          </w:p>
          <w:p w:rsidR="00F258E7" w:rsidRDefault="00F258E7" w:rsidP="00E527B6">
            <w:pPr>
              <w:spacing w:line="360" w:lineRule="auto"/>
              <w:rPr>
                <w:ins w:id="3305" w:author="Microsoft" w:date="2016-02-19T17:13:00Z"/>
                <w:rFonts w:ascii="宋体" w:hAnsi="宋体"/>
                <w:bCs/>
                <w:iCs/>
              </w:rPr>
            </w:pPr>
            <w:ins w:id="3306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游戏名称：下拉框</w:t>
              </w:r>
              <w:r>
                <w:rPr>
                  <w:rFonts w:ascii="宋体" w:hAnsi="宋体"/>
                  <w:bCs/>
                  <w:iCs/>
                </w:rPr>
                <w:t>，天天赢</w:t>
              </w:r>
              <w:r>
                <w:rPr>
                  <w:rFonts w:ascii="宋体" w:hAnsi="宋体" w:hint="eastAsia"/>
                  <w:bCs/>
                  <w:iCs/>
                </w:rPr>
                <w:t>、7龙星（电脑票</w:t>
              </w:r>
              <w:r>
                <w:rPr>
                  <w:rFonts w:ascii="宋体" w:hAnsi="宋体"/>
                  <w:bCs/>
                  <w:iCs/>
                </w:rPr>
                <w:t>）</w:t>
              </w:r>
            </w:ins>
          </w:p>
          <w:p w:rsidR="00F258E7" w:rsidRDefault="00F258E7" w:rsidP="00E527B6">
            <w:pPr>
              <w:spacing w:line="360" w:lineRule="auto"/>
              <w:rPr>
                <w:ins w:id="3307" w:author="Microsoft" w:date="2016-02-19T17:13:00Z"/>
              </w:rPr>
            </w:pPr>
            <w:ins w:id="3308" w:author="Microsoft" w:date="2016-02-19T17:13:00Z">
              <w:r>
                <w:rPr>
                  <w:rFonts w:hint="eastAsia"/>
                </w:rPr>
                <w:t>游戏</w:t>
              </w:r>
              <w:r>
                <w:t>期号</w:t>
              </w:r>
              <w:r>
                <w:rPr>
                  <w:rFonts w:hint="eastAsia"/>
                </w:rPr>
                <w:t>范围</w:t>
              </w:r>
              <w:r>
                <w:t>：</w:t>
              </w:r>
              <w:r>
                <w:rPr>
                  <w:rFonts w:hint="eastAsia"/>
                </w:rPr>
                <w:t>查询范围内</w:t>
              </w:r>
              <w:r>
                <w:t>的</w:t>
              </w:r>
              <w:r>
                <w:rPr>
                  <w:rFonts w:hint="eastAsia"/>
                </w:rPr>
                <w:t>弃奖</w:t>
              </w:r>
              <w:r>
                <w:t>期</w:t>
              </w:r>
              <w:r>
                <w:rPr>
                  <w:rFonts w:hint="eastAsia"/>
                </w:rPr>
                <w:t xml:space="preserve"> </w:t>
              </w:r>
            </w:ins>
          </w:p>
          <w:p w:rsidR="00F258E7" w:rsidRPr="0081252D" w:rsidRDefault="00F258E7" w:rsidP="00E527B6">
            <w:pPr>
              <w:spacing w:line="360" w:lineRule="auto"/>
              <w:rPr>
                <w:ins w:id="3309" w:author="Microsoft" w:date="2016-02-19T17:13:00Z"/>
                <w:rFonts w:ascii="宋体" w:hAnsi="宋体"/>
                <w:bCs/>
                <w:iCs/>
              </w:rPr>
            </w:pPr>
            <w:ins w:id="3310" w:author="Microsoft" w:date="2016-02-19T17:13:00Z">
              <w:r>
                <w:rPr>
                  <w:rFonts w:hint="eastAsia"/>
                </w:rPr>
                <w:t>日期范围</w:t>
              </w:r>
              <w:r>
                <w:t>：</w:t>
              </w:r>
            </w:ins>
          </w:p>
        </w:tc>
      </w:tr>
      <w:tr w:rsidR="00F258E7" w:rsidRPr="00437F65" w:rsidTr="00E527B6">
        <w:trPr>
          <w:trHeight w:val="420"/>
          <w:ins w:id="3311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312" w:author="Microsoft" w:date="2016-02-19T17:13:00Z"/>
              </w:rPr>
            </w:pPr>
            <w:ins w:id="3313" w:author="Microsoft" w:date="2016-02-19T17:13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7116" w:type="dxa"/>
            <w:gridSpan w:val="3"/>
          </w:tcPr>
          <w:p w:rsidR="00F258E7" w:rsidRDefault="00F258E7" w:rsidP="00E527B6">
            <w:pPr>
              <w:spacing w:line="360" w:lineRule="auto"/>
              <w:rPr>
                <w:ins w:id="3314" w:author="Microsoft" w:date="2016-02-19T17:13:00Z"/>
                <w:rFonts w:ascii="宋体" w:hAnsi="宋体"/>
                <w:bCs/>
                <w:iCs/>
              </w:rPr>
            </w:pPr>
            <w:ins w:id="3315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列表</w:t>
              </w:r>
              <w:r>
                <w:rPr>
                  <w:rFonts w:ascii="宋体" w:hAnsi="宋体"/>
                  <w:bCs/>
                  <w:iCs/>
                </w:rPr>
                <w:t>内容</w:t>
              </w:r>
            </w:ins>
          </w:p>
          <w:p w:rsidR="00F258E7" w:rsidRDefault="00F258E7" w:rsidP="00E527B6">
            <w:pPr>
              <w:spacing w:line="360" w:lineRule="auto"/>
              <w:rPr>
                <w:ins w:id="3316" w:author="Microsoft" w:date="2016-02-19T17:13:00Z"/>
                <w:rFonts w:ascii="宋体" w:hAnsi="宋体"/>
                <w:bCs/>
                <w:iCs/>
              </w:rPr>
            </w:pPr>
            <w:ins w:id="3317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游戏</w:t>
              </w:r>
              <w:r>
                <w:rPr>
                  <w:rFonts w:ascii="宋体" w:hAnsi="宋体"/>
                  <w:bCs/>
                  <w:iCs/>
                </w:rPr>
                <w:t>：</w:t>
              </w:r>
            </w:ins>
          </w:p>
          <w:p w:rsidR="00F258E7" w:rsidRDefault="00F258E7" w:rsidP="00E527B6">
            <w:pPr>
              <w:spacing w:line="360" w:lineRule="auto"/>
              <w:rPr>
                <w:ins w:id="3318" w:author="Microsoft" w:date="2016-02-19T17:13:00Z"/>
                <w:rFonts w:ascii="宋体" w:hAnsi="宋体"/>
                <w:bCs/>
                <w:iCs/>
              </w:rPr>
            </w:pPr>
            <w:ins w:id="3319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日期：全天</w:t>
              </w:r>
              <w:r>
                <w:rPr>
                  <w:rFonts w:ascii="宋体" w:hAnsi="宋体"/>
                  <w:bCs/>
                  <w:iCs/>
                </w:rPr>
                <w:t>弃奖总注数、</w:t>
              </w:r>
              <w:r>
                <w:rPr>
                  <w:rFonts w:ascii="宋体" w:hAnsi="宋体" w:hint="eastAsia"/>
                  <w:bCs/>
                  <w:iCs/>
                </w:rPr>
                <w:t>张数</w:t>
              </w:r>
              <w:r>
                <w:rPr>
                  <w:rFonts w:ascii="宋体" w:hAnsi="宋体"/>
                  <w:bCs/>
                  <w:iCs/>
                </w:rPr>
                <w:t>、金额</w:t>
              </w:r>
            </w:ins>
          </w:p>
          <w:p w:rsidR="00F258E7" w:rsidRPr="00B3411B" w:rsidRDefault="00F258E7" w:rsidP="00E527B6">
            <w:pPr>
              <w:spacing w:line="360" w:lineRule="auto"/>
              <w:rPr>
                <w:ins w:id="3320" w:author="Microsoft" w:date="2016-02-19T17:13:00Z"/>
                <w:rFonts w:ascii="宋体" w:hAnsi="宋体"/>
                <w:bCs/>
                <w:iCs/>
              </w:rPr>
            </w:pPr>
            <w:ins w:id="3321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游戏</w:t>
              </w:r>
              <w:r>
                <w:rPr>
                  <w:rFonts w:ascii="宋体" w:hAnsi="宋体"/>
                  <w:bCs/>
                  <w:iCs/>
                </w:rPr>
                <w:t>期号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  <w:r>
                <w:rPr>
                  <w:rFonts w:ascii="宋体" w:hAnsi="宋体"/>
                  <w:bCs/>
                  <w:iCs/>
                </w:rPr>
                <w:t>弃奖总注数、</w:t>
              </w:r>
              <w:r>
                <w:rPr>
                  <w:rFonts w:ascii="宋体" w:hAnsi="宋体" w:hint="eastAsia"/>
                  <w:bCs/>
                  <w:iCs/>
                </w:rPr>
                <w:t>张数</w:t>
              </w:r>
              <w:r>
                <w:rPr>
                  <w:rFonts w:ascii="宋体" w:hAnsi="宋体"/>
                  <w:bCs/>
                  <w:iCs/>
                </w:rPr>
                <w:t>、金额</w:t>
              </w:r>
            </w:ins>
          </w:p>
          <w:p w:rsidR="00F258E7" w:rsidRPr="00B3411B" w:rsidRDefault="00F258E7" w:rsidP="00E527B6">
            <w:pPr>
              <w:spacing w:line="360" w:lineRule="auto"/>
              <w:rPr>
                <w:ins w:id="3322" w:author="Microsoft" w:date="2016-02-19T17:13:00Z"/>
                <w:rFonts w:ascii="宋体" w:hAnsi="宋体"/>
                <w:bCs/>
                <w:iCs/>
              </w:rPr>
            </w:pPr>
            <w:ins w:id="3323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详情</w:t>
              </w:r>
              <w:r>
                <w:rPr>
                  <w:rFonts w:ascii="宋体" w:hAnsi="宋体"/>
                  <w:bCs/>
                  <w:iCs/>
                </w:rPr>
                <w:t>：</w:t>
              </w:r>
              <w:r>
                <w:rPr>
                  <w:rFonts w:ascii="宋体" w:hAnsi="宋体" w:hint="eastAsia"/>
                  <w:bCs/>
                  <w:iCs/>
                </w:rPr>
                <w:t>查看各奖等注数</w:t>
              </w:r>
              <w:r>
                <w:rPr>
                  <w:rFonts w:ascii="宋体" w:hAnsi="宋体"/>
                  <w:bCs/>
                  <w:iCs/>
                </w:rPr>
                <w:t>、金额</w:t>
              </w:r>
            </w:ins>
          </w:p>
        </w:tc>
      </w:tr>
      <w:tr w:rsidR="00F258E7" w:rsidRPr="00437F65" w:rsidTr="00E527B6">
        <w:trPr>
          <w:ins w:id="3324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325" w:author="Microsoft" w:date="2016-02-19T17:13:00Z"/>
              </w:rPr>
            </w:pPr>
            <w:ins w:id="3326" w:author="Microsoft" w:date="2016-02-19T17:13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7116" w:type="dxa"/>
            <w:gridSpan w:val="3"/>
          </w:tcPr>
          <w:p w:rsidR="00F258E7" w:rsidRPr="00437F65" w:rsidRDefault="00F258E7" w:rsidP="00E527B6">
            <w:pPr>
              <w:spacing w:line="360" w:lineRule="auto"/>
              <w:rPr>
                <w:ins w:id="3327" w:author="Microsoft" w:date="2016-02-19T17:13:00Z"/>
              </w:rPr>
            </w:pPr>
            <w:ins w:id="3328" w:author="Microsoft" w:date="2016-02-19T17:13:00Z">
              <w:r>
                <w:rPr>
                  <w:rFonts w:hint="eastAsia"/>
                </w:rPr>
                <w:t>无</w:t>
              </w:r>
            </w:ins>
          </w:p>
        </w:tc>
      </w:tr>
      <w:tr w:rsidR="00F258E7" w:rsidRPr="00437F65" w:rsidTr="00E527B6">
        <w:trPr>
          <w:ins w:id="3329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330" w:author="Microsoft" w:date="2016-02-19T17:13:00Z"/>
              </w:rPr>
            </w:pPr>
            <w:ins w:id="3331" w:author="Microsoft" w:date="2016-02-19T17:13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7116" w:type="dxa"/>
            <w:gridSpan w:val="3"/>
          </w:tcPr>
          <w:p w:rsidR="00F258E7" w:rsidRPr="00437F65" w:rsidRDefault="00F258E7" w:rsidP="00E527B6">
            <w:pPr>
              <w:spacing w:line="360" w:lineRule="auto"/>
              <w:rPr>
                <w:ins w:id="3332" w:author="Microsoft" w:date="2016-02-19T17:13:00Z"/>
                <w:rFonts w:ascii="宋体" w:hAnsi="宋体"/>
                <w:bCs/>
                <w:iCs/>
              </w:rPr>
            </w:pPr>
            <w:ins w:id="3333" w:author="Microsoft" w:date="2016-02-19T17:13:00Z">
              <w:r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F258E7" w:rsidRPr="00437F65" w:rsidTr="00E527B6">
        <w:trPr>
          <w:ins w:id="3334" w:author="Microsoft" w:date="2016-02-19T17:13:00Z"/>
        </w:trPr>
        <w:tc>
          <w:tcPr>
            <w:tcW w:w="1384" w:type="dxa"/>
            <w:shd w:val="clear" w:color="auto" w:fill="D9D9D9" w:themeFill="background1" w:themeFillShade="D9"/>
          </w:tcPr>
          <w:p w:rsidR="00F258E7" w:rsidRPr="00437F65" w:rsidRDefault="00F258E7" w:rsidP="00E527B6">
            <w:pPr>
              <w:spacing w:line="360" w:lineRule="auto"/>
              <w:jc w:val="left"/>
              <w:rPr>
                <w:ins w:id="3335" w:author="Microsoft" w:date="2016-02-19T17:13:00Z"/>
              </w:rPr>
            </w:pPr>
            <w:ins w:id="3336" w:author="Microsoft" w:date="2016-02-19T17:13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7116" w:type="dxa"/>
            <w:gridSpan w:val="3"/>
          </w:tcPr>
          <w:p w:rsidR="00F258E7" w:rsidRPr="00437F65" w:rsidRDefault="00F258E7" w:rsidP="00E527B6">
            <w:pPr>
              <w:spacing w:line="360" w:lineRule="auto"/>
              <w:rPr>
                <w:ins w:id="3337" w:author="Microsoft" w:date="2016-02-19T17:13:00Z"/>
              </w:rPr>
            </w:pPr>
            <w:ins w:id="3338" w:author="Microsoft" w:date="2016-02-19T17:13:00Z">
              <w:r>
                <w:rPr>
                  <w:rFonts w:hint="eastAsia"/>
                </w:rPr>
                <w:t>无</w:t>
              </w:r>
            </w:ins>
          </w:p>
        </w:tc>
      </w:tr>
    </w:tbl>
    <w:p w:rsidR="00582D77" w:rsidRDefault="00582D77">
      <w:pPr>
        <w:pStyle w:val="3"/>
        <w:rPr>
          <w:ins w:id="3339" w:author="Microsoft" w:date="2016-05-19T14:10:00Z"/>
        </w:rPr>
      </w:pPr>
      <w:bookmarkStart w:id="3340" w:name="_Toc450144043"/>
      <w:ins w:id="3341" w:author="Microsoft" w:date="2016-05-19T14:10:00Z">
        <w:r>
          <w:t>售票查询</w:t>
        </w:r>
      </w:ins>
    </w:p>
    <w:tbl>
      <w:tblPr>
        <w:tblpPr w:leftFromText="180" w:rightFromText="180" w:vertAnchor="text" w:tblpY="27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751"/>
      </w:tblGrid>
      <w:tr w:rsidR="00582D77" w:rsidRPr="00437F65" w:rsidTr="00582D77">
        <w:trPr>
          <w:cantSplit/>
          <w:ins w:id="3342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343" w:author="Microsoft" w:date="2016-05-19T14:11:00Z"/>
              </w:rPr>
            </w:pPr>
            <w:ins w:id="3344" w:author="Microsoft" w:date="2016-05-19T14:11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</w:tcPr>
          <w:p w:rsidR="00582D77" w:rsidRPr="00437F65" w:rsidRDefault="00582D77" w:rsidP="00582D77">
            <w:pPr>
              <w:spacing w:line="360" w:lineRule="auto"/>
              <w:rPr>
                <w:ins w:id="3345" w:author="Microsoft" w:date="2016-05-19T14:11:00Z"/>
                <w:iCs/>
              </w:rPr>
            </w:pPr>
          </w:p>
        </w:tc>
        <w:tc>
          <w:tcPr>
            <w:tcW w:w="1860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rPr>
                <w:ins w:id="3346" w:author="Microsoft" w:date="2016-05-19T14:11:00Z"/>
              </w:rPr>
            </w:pPr>
            <w:ins w:id="3347" w:author="Microsoft" w:date="2016-05-19T14:11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2751" w:type="dxa"/>
          </w:tcPr>
          <w:p w:rsidR="00582D77" w:rsidRPr="00437F65" w:rsidRDefault="00582D77" w:rsidP="00582D77">
            <w:pPr>
              <w:spacing w:line="360" w:lineRule="auto"/>
              <w:rPr>
                <w:ins w:id="3348" w:author="Microsoft" w:date="2016-05-19T14:11:00Z"/>
                <w:iCs/>
              </w:rPr>
            </w:pPr>
            <w:ins w:id="3349" w:author="Microsoft" w:date="2016-05-19T14:11:00Z">
              <w:r w:rsidRPr="00437F65">
                <w:rPr>
                  <w:rFonts w:hint="eastAsia"/>
                  <w:iCs/>
                </w:rPr>
                <w:t>彩票管理</w:t>
              </w:r>
            </w:ins>
          </w:p>
        </w:tc>
      </w:tr>
      <w:tr w:rsidR="00582D77" w:rsidRPr="00437F65" w:rsidTr="00582D77">
        <w:trPr>
          <w:cantSplit/>
          <w:ins w:id="3350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351" w:author="Microsoft" w:date="2016-05-19T14:11:00Z"/>
              </w:rPr>
            </w:pPr>
            <w:ins w:id="3352" w:author="Microsoft" w:date="2016-05-19T14:11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</w:tcPr>
          <w:p w:rsidR="00582D77" w:rsidRPr="00437F65" w:rsidRDefault="00582D77" w:rsidP="00582D77">
            <w:pPr>
              <w:spacing w:line="360" w:lineRule="auto"/>
              <w:rPr>
                <w:ins w:id="3353" w:author="Microsoft" w:date="2016-05-19T14:11:00Z"/>
                <w:iCs/>
              </w:rPr>
            </w:pPr>
            <w:ins w:id="3354" w:author="Microsoft" w:date="2016-05-19T14:13:00Z">
              <w:r>
                <w:rPr>
                  <w:rFonts w:hint="eastAsia"/>
                  <w:iCs/>
                </w:rPr>
                <w:t>查询所售票的信息</w:t>
              </w:r>
            </w:ins>
            <w:ins w:id="3355" w:author="Microsoft" w:date="2016-06-23T13:55:00Z">
              <w:r w:rsidR="004B203E">
                <w:rPr>
                  <w:rFonts w:hint="eastAsia"/>
                  <w:iCs/>
                </w:rPr>
                <w:t>即残票查询</w:t>
              </w:r>
            </w:ins>
          </w:p>
        </w:tc>
        <w:tc>
          <w:tcPr>
            <w:tcW w:w="1860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rPr>
                <w:ins w:id="3356" w:author="Microsoft" w:date="2016-05-19T14:11:00Z"/>
                <w:iCs/>
              </w:rPr>
            </w:pPr>
            <w:ins w:id="3357" w:author="Microsoft" w:date="2016-05-19T14:11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751" w:type="dxa"/>
          </w:tcPr>
          <w:p w:rsidR="00582D77" w:rsidRPr="00437F65" w:rsidRDefault="00582D77" w:rsidP="00582D77">
            <w:pPr>
              <w:spacing w:line="360" w:lineRule="auto"/>
              <w:rPr>
                <w:ins w:id="3358" w:author="Microsoft" w:date="2016-05-19T14:11:00Z"/>
                <w:iCs/>
              </w:rPr>
            </w:pPr>
          </w:p>
        </w:tc>
      </w:tr>
      <w:tr w:rsidR="00582D77" w:rsidRPr="00437F65" w:rsidTr="00582D77">
        <w:trPr>
          <w:trHeight w:val="390"/>
          <w:ins w:id="3359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360" w:author="Microsoft" w:date="2016-05-19T14:11:00Z"/>
              </w:rPr>
            </w:pPr>
            <w:ins w:id="3361" w:author="Microsoft" w:date="2016-05-19T14:11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7116" w:type="dxa"/>
            <w:gridSpan w:val="3"/>
          </w:tcPr>
          <w:p w:rsidR="00582D77" w:rsidRPr="00437F65" w:rsidRDefault="00582D77" w:rsidP="00582D77">
            <w:pPr>
              <w:pStyle w:val="af1"/>
              <w:rPr>
                <w:ins w:id="3362" w:author="Microsoft" w:date="2016-05-19T14:11:00Z"/>
              </w:rPr>
            </w:pPr>
            <w:ins w:id="3363" w:author="Microsoft" w:date="2016-05-19T14:14:00Z">
              <w:r>
                <w:t>查询所有站点已经销售的票面信息</w:t>
              </w:r>
              <w:r>
                <w:rPr>
                  <w:rFonts w:hint="eastAsia"/>
                </w:rPr>
                <w:t>；</w:t>
              </w:r>
            </w:ins>
          </w:p>
        </w:tc>
      </w:tr>
      <w:tr w:rsidR="00582D77" w:rsidRPr="00437F65" w:rsidTr="00582D77">
        <w:trPr>
          <w:trHeight w:val="420"/>
          <w:ins w:id="3364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365" w:author="Microsoft" w:date="2016-05-19T14:11:00Z"/>
              </w:rPr>
            </w:pPr>
            <w:ins w:id="3366" w:author="Microsoft" w:date="2016-05-19T14:11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7116" w:type="dxa"/>
            <w:gridSpan w:val="3"/>
          </w:tcPr>
          <w:p w:rsidR="00582D77" w:rsidRPr="00582D77" w:rsidRDefault="00582D77">
            <w:pPr>
              <w:pStyle w:val="af"/>
              <w:numPr>
                <w:ilvl w:val="0"/>
                <w:numId w:val="64"/>
              </w:numPr>
              <w:spacing w:line="360" w:lineRule="auto"/>
              <w:ind w:firstLineChars="0"/>
              <w:rPr>
                <w:ins w:id="3367" w:author="Microsoft" w:date="2016-05-19T14:16:00Z"/>
                <w:rFonts w:ascii="宋体" w:hAnsi="宋体"/>
                <w:bCs/>
                <w:iCs/>
                <w:rPrChange w:id="3368" w:author="Microsoft" w:date="2016-05-19T14:17:00Z">
                  <w:rPr>
                    <w:ins w:id="3369" w:author="Microsoft" w:date="2016-05-19T14:16:00Z"/>
                  </w:rPr>
                </w:rPrChange>
              </w:rPr>
              <w:pPrChange w:id="3370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71" w:author="Microsoft" w:date="2016-05-19T14:16:00Z">
              <w:r w:rsidRPr="00582D77">
                <w:rPr>
                  <w:rFonts w:ascii="宋体" w:hAnsi="宋体" w:hint="eastAsia"/>
                  <w:bCs/>
                  <w:iCs/>
                  <w:rPrChange w:id="3372" w:author="Microsoft" w:date="2016-05-19T14:17:00Z">
                    <w:rPr>
                      <w:rFonts w:hint="eastAsia"/>
                    </w:rPr>
                  </w:rPrChange>
                </w:rPr>
                <w:t>站点编号：</w:t>
              </w:r>
            </w:ins>
          </w:p>
          <w:p w:rsidR="00582D77" w:rsidRPr="00582D77" w:rsidRDefault="00582D77">
            <w:pPr>
              <w:pStyle w:val="af"/>
              <w:numPr>
                <w:ilvl w:val="0"/>
                <w:numId w:val="64"/>
              </w:numPr>
              <w:spacing w:line="360" w:lineRule="auto"/>
              <w:ind w:firstLineChars="0"/>
              <w:rPr>
                <w:ins w:id="3373" w:author="Microsoft" w:date="2016-05-19T14:11:00Z"/>
                <w:rFonts w:ascii="宋体" w:hAnsi="宋体"/>
                <w:bCs/>
                <w:iCs/>
                <w:rPrChange w:id="3374" w:author="Microsoft" w:date="2016-05-19T14:17:00Z">
                  <w:rPr>
                    <w:ins w:id="3375" w:author="Microsoft" w:date="2016-05-19T14:11:00Z"/>
                  </w:rPr>
                </w:rPrChange>
              </w:rPr>
              <w:pPrChange w:id="3376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77" w:author="Microsoft" w:date="2016-05-19T14:17:00Z">
              <w:r w:rsidRPr="00582D77">
                <w:rPr>
                  <w:rFonts w:ascii="宋体" w:hAnsi="宋体" w:hint="eastAsia"/>
                  <w:bCs/>
                  <w:iCs/>
                  <w:rPrChange w:id="3378" w:author="Microsoft" w:date="2016-05-19T14:17:00Z">
                    <w:rPr>
                      <w:rFonts w:hint="eastAsia"/>
                    </w:rPr>
                  </w:rPrChange>
                </w:rPr>
                <w:t>查询时间：当前时间前的一小时，为固定时间范围查询</w:t>
              </w:r>
            </w:ins>
          </w:p>
        </w:tc>
      </w:tr>
      <w:tr w:rsidR="00582D77" w:rsidRPr="00437F65" w:rsidTr="00582D77">
        <w:trPr>
          <w:ins w:id="3379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380" w:author="Microsoft" w:date="2016-05-19T14:11:00Z"/>
              </w:rPr>
            </w:pPr>
            <w:ins w:id="3381" w:author="Microsoft" w:date="2016-05-19T14:11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7116" w:type="dxa"/>
            <w:gridSpan w:val="3"/>
          </w:tcPr>
          <w:p w:rsidR="004B203E" w:rsidRDefault="004B203E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382" w:author="Microsoft" w:date="2016-06-23T13:55:00Z"/>
                <w:rFonts w:ascii="宋体" w:hAnsi="宋体"/>
                <w:bCs/>
                <w:iCs/>
              </w:rPr>
              <w:pPrChange w:id="3383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84" w:author="Microsoft" w:date="2016-06-23T13:55:00Z">
              <w:r>
                <w:rPr>
                  <w:rFonts w:ascii="宋体" w:hAnsi="宋体"/>
                  <w:bCs/>
                  <w:iCs/>
                </w:rPr>
                <w:t>站点编号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582D77" w:rsidRDefault="00582D77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385" w:author="Microsoft" w:date="2016-05-19T14:17:00Z"/>
                <w:rFonts w:ascii="宋体" w:hAnsi="宋体"/>
                <w:bCs/>
                <w:iCs/>
              </w:rPr>
              <w:pPrChange w:id="3386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87" w:author="Microsoft" w:date="2016-05-19T14:17:00Z">
              <w:r>
                <w:rPr>
                  <w:rFonts w:ascii="宋体" w:hAnsi="宋体" w:hint="eastAsia"/>
                  <w:bCs/>
                  <w:iCs/>
                </w:rPr>
                <w:t>销售时间：</w:t>
              </w:r>
            </w:ins>
          </w:p>
          <w:p w:rsidR="00582D77" w:rsidRDefault="004B203E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388" w:author="Microsoft" w:date="2016-05-19T14:18:00Z"/>
                <w:rFonts w:ascii="宋体" w:hAnsi="宋体"/>
                <w:bCs/>
                <w:iCs/>
              </w:rPr>
              <w:pPrChange w:id="3389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90" w:author="Microsoft" w:date="2016-06-23T13:54:00Z">
              <w:r>
                <w:rPr>
                  <w:rFonts w:ascii="宋体" w:hAnsi="宋体" w:hint="eastAsia"/>
                  <w:bCs/>
                  <w:iCs/>
                </w:rPr>
                <w:t>游戏</w:t>
              </w:r>
              <w:r>
                <w:rPr>
                  <w:rFonts w:ascii="宋体" w:hAnsi="宋体"/>
                  <w:bCs/>
                  <w:iCs/>
                </w:rPr>
                <w:t>名称</w:t>
              </w:r>
            </w:ins>
            <w:ins w:id="3391" w:author="Microsoft" w:date="2016-05-19T14:18:00Z">
              <w:r w:rsidR="00582D77"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582D77" w:rsidRDefault="004B203E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392" w:author="Microsoft" w:date="2016-05-19T14:22:00Z"/>
                <w:rFonts w:ascii="宋体" w:hAnsi="宋体"/>
                <w:bCs/>
                <w:iCs/>
              </w:rPr>
              <w:pPrChange w:id="3393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94" w:author="Microsoft" w:date="2016-06-23T13:54:00Z">
              <w:r>
                <w:rPr>
                  <w:rFonts w:ascii="宋体" w:hAnsi="宋体"/>
                  <w:bCs/>
                  <w:iCs/>
                </w:rPr>
                <w:t>游戏期次</w:t>
              </w:r>
            </w:ins>
            <w:ins w:id="3395" w:author="Microsoft" w:date="2016-05-19T14:22:00Z">
              <w:r w:rsidR="009D322C"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9D322C" w:rsidRDefault="009D322C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396" w:author="Microsoft" w:date="2016-05-19T14:23:00Z"/>
                <w:rFonts w:ascii="宋体" w:hAnsi="宋体"/>
                <w:bCs/>
                <w:iCs/>
              </w:rPr>
              <w:pPrChange w:id="3397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398" w:author="Microsoft" w:date="2016-05-19T14:23:00Z">
              <w:r>
                <w:rPr>
                  <w:rFonts w:ascii="宋体" w:hAnsi="宋体"/>
                  <w:bCs/>
                  <w:iCs/>
                </w:rPr>
                <w:t>投注玩法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9D322C" w:rsidRDefault="009D322C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399" w:author="Microsoft" w:date="2016-05-19T14:23:00Z"/>
                <w:rFonts w:ascii="宋体" w:hAnsi="宋体"/>
                <w:bCs/>
                <w:iCs/>
              </w:rPr>
              <w:pPrChange w:id="3400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401" w:author="Microsoft" w:date="2016-05-19T14:24:00Z">
              <w:r>
                <w:rPr>
                  <w:rFonts w:ascii="宋体" w:hAnsi="宋体"/>
                  <w:bCs/>
                  <w:iCs/>
                </w:rPr>
                <w:t>投注号码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9D322C" w:rsidRDefault="009D322C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402" w:author="Microsoft" w:date="2016-05-19T14:24:00Z"/>
                <w:rFonts w:ascii="宋体" w:hAnsi="宋体"/>
                <w:bCs/>
                <w:iCs/>
              </w:rPr>
              <w:pPrChange w:id="3403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404" w:author="Microsoft" w:date="2016-05-19T14:24:00Z">
              <w:r>
                <w:rPr>
                  <w:rFonts w:ascii="宋体" w:hAnsi="宋体" w:hint="eastAsia"/>
                  <w:bCs/>
                  <w:iCs/>
                </w:rPr>
                <w:t>投注倍数：</w:t>
              </w:r>
            </w:ins>
          </w:p>
          <w:p w:rsidR="009D322C" w:rsidRDefault="009D322C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405" w:author="Microsoft" w:date="2016-05-19T14:24:00Z"/>
                <w:rFonts w:ascii="宋体" w:hAnsi="宋体"/>
                <w:bCs/>
                <w:iCs/>
              </w:rPr>
              <w:pPrChange w:id="3406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407" w:author="Microsoft" w:date="2016-05-19T14:24:00Z">
              <w:r>
                <w:rPr>
                  <w:rFonts w:ascii="宋体" w:hAnsi="宋体"/>
                  <w:bCs/>
                  <w:iCs/>
                </w:rPr>
                <w:t>投注金额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9D322C" w:rsidRPr="00582D77" w:rsidRDefault="004B203E">
            <w:pPr>
              <w:pStyle w:val="af"/>
              <w:numPr>
                <w:ilvl w:val="0"/>
                <w:numId w:val="65"/>
              </w:numPr>
              <w:spacing w:line="360" w:lineRule="auto"/>
              <w:ind w:firstLineChars="0"/>
              <w:rPr>
                <w:ins w:id="3408" w:author="Microsoft" w:date="2016-05-19T14:11:00Z"/>
                <w:rFonts w:ascii="宋体" w:hAnsi="宋体"/>
                <w:bCs/>
                <w:iCs/>
                <w:rPrChange w:id="3409" w:author="Microsoft" w:date="2016-05-19T14:17:00Z">
                  <w:rPr>
                    <w:ins w:id="3410" w:author="Microsoft" w:date="2016-05-19T14:11:00Z"/>
                  </w:rPr>
                </w:rPrChange>
              </w:rPr>
              <w:pPrChange w:id="3411" w:author="Microsoft" w:date="2016-05-19T14:17:00Z">
                <w:pPr>
                  <w:framePr w:hSpace="180" w:wrap="around" w:vAnchor="text" w:hAnchor="text" w:y="275"/>
                  <w:spacing w:line="360" w:lineRule="auto"/>
                </w:pPr>
              </w:pPrChange>
            </w:pPr>
            <w:ins w:id="3412" w:author="Microsoft" w:date="2016-05-19T14:24:00Z">
              <w:r>
                <w:rPr>
                  <w:rFonts w:ascii="宋体" w:hAnsi="宋体"/>
                  <w:bCs/>
                  <w:iCs/>
                </w:rPr>
                <w:t>票TSN</w:t>
              </w:r>
              <w:r w:rsidR="009D322C"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</w:tc>
      </w:tr>
      <w:tr w:rsidR="00582D77" w:rsidRPr="00437F65" w:rsidTr="00582D77">
        <w:trPr>
          <w:ins w:id="3413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414" w:author="Microsoft" w:date="2016-05-19T14:11:00Z"/>
              </w:rPr>
            </w:pPr>
            <w:ins w:id="3415" w:author="Microsoft" w:date="2016-05-19T14:11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7116" w:type="dxa"/>
            <w:gridSpan w:val="3"/>
          </w:tcPr>
          <w:p w:rsidR="00582D77" w:rsidRPr="00437F65" w:rsidRDefault="00582D77" w:rsidP="00582D77">
            <w:pPr>
              <w:spacing w:line="360" w:lineRule="auto"/>
              <w:rPr>
                <w:ins w:id="3416" w:author="Microsoft" w:date="2016-05-19T14:11:00Z"/>
              </w:rPr>
            </w:pPr>
            <w:ins w:id="3417" w:author="Microsoft" w:date="2016-05-19T14:11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582D77" w:rsidRPr="00437F65" w:rsidTr="00582D77">
        <w:trPr>
          <w:ins w:id="3418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419" w:author="Microsoft" w:date="2016-05-19T14:11:00Z"/>
              </w:rPr>
            </w:pPr>
            <w:ins w:id="3420" w:author="Microsoft" w:date="2016-05-19T14:11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7116" w:type="dxa"/>
            <w:gridSpan w:val="3"/>
          </w:tcPr>
          <w:p w:rsidR="00582D77" w:rsidRPr="00437F65" w:rsidRDefault="00582D77" w:rsidP="00582D77">
            <w:pPr>
              <w:spacing w:line="360" w:lineRule="auto"/>
              <w:rPr>
                <w:ins w:id="3421" w:author="Microsoft" w:date="2016-05-19T14:11:00Z"/>
                <w:rFonts w:ascii="宋体" w:hAnsi="宋体"/>
                <w:bCs/>
                <w:iCs/>
              </w:rPr>
            </w:pPr>
            <w:ins w:id="3422" w:author="Microsoft" w:date="2016-05-19T14:11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582D77" w:rsidRPr="00437F65" w:rsidTr="00582D77">
        <w:trPr>
          <w:ins w:id="3423" w:author="Microsoft" w:date="2016-05-19T14:11:00Z"/>
        </w:trPr>
        <w:tc>
          <w:tcPr>
            <w:tcW w:w="1384" w:type="dxa"/>
            <w:shd w:val="clear" w:color="auto" w:fill="D9D9D9" w:themeFill="background1" w:themeFillShade="D9"/>
          </w:tcPr>
          <w:p w:rsidR="00582D77" w:rsidRPr="00437F65" w:rsidRDefault="00582D77" w:rsidP="00582D77">
            <w:pPr>
              <w:spacing w:line="360" w:lineRule="auto"/>
              <w:jc w:val="left"/>
              <w:rPr>
                <w:ins w:id="3424" w:author="Microsoft" w:date="2016-05-19T14:11:00Z"/>
              </w:rPr>
            </w:pPr>
            <w:ins w:id="3425" w:author="Microsoft" w:date="2016-05-19T14:11:00Z">
              <w:r w:rsidRPr="00437F65">
                <w:rPr>
                  <w:rFonts w:hint="eastAsia"/>
                </w:rPr>
                <w:lastRenderedPageBreak/>
                <w:t>其它说明</w:t>
              </w:r>
            </w:ins>
          </w:p>
        </w:tc>
        <w:tc>
          <w:tcPr>
            <w:tcW w:w="7116" w:type="dxa"/>
            <w:gridSpan w:val="3"/>
          </w:tcPr>
          <w:p w:rsidR="00582D77" w:rsidRPr="00437F65" w:rsidRDefault="00582D77" w:rsidP="00582D77">
            <w:pPr>
              <w:spacing w:line="360" w:lineRule="auto"/>
              <w:rPr>
                <w:ins w:id="3426" w:author="Microsoft" w:date="2016-05-19T14:11:00Z"/>
              </w:rPr>
            </w:pPr>
            <w:ins w:id="3427" w:author="Microsoft" w:date="2016-05-19T14:11:00Z">
              <w:r>
                <w:rPr>
                  <w:rFonts w:hint="eastAsia"/>
                </w:rPr>
                <w:t>无</w:t>
              </w:r>
            </w:ins>
          </w:p>
        </w:tc>
      </w:tr>
    </w:tbl>
    <w:p w:rsidR="00582D77" w:rsidRPr="00437F65" w:rsidRDefault="00582D77" w:rsidP="00582D77">
      <w:pPr>
        <w:rPr>
          <w:ins w:id="3428" w:author="Microsoft" w:date="2016-05-19T14:11:00Z"/>
        </w:rPr>
      </w:pPr>
    </w:p>
    <w:p w:rsidR="00582D77" w:rsidRPr="00D53391" w:rsidRDefault="00582D77">
      <w:pPr>
        <w:rPr>
          <w:ins w:id="3429" w:author="Microsoft" w:date="2016-05-19T14:10:00Z"/>
        </w:rPr>
        <w:pPrChange w:id="3430" w:author="Microsoft" w:date="2016-05-19T14:10:00Z">
          <w:pPr>
            <w:pStyle w:val="3"/>
          </w:pPr>
        </w:pPrChange>
      </w:pPr>
    </w:p>
    <w:p w:rsidR="00810317" w:rsidRPr="00810317" w:rsidRDefault="007805A6" w:rsidP="005E22FA">
      <w:pPr>
        <w:pStyle w:val="2"/>
        <w:rPr>
          <w:ins w:id="3431" w:author="Microsoft" w:date="2016-02-17T15:42:00Z"/>
        </w:rPr>
      </w:pPr>
      <w:ins w:id="3432" w:author="Microsoft" w:date="2016-02-17T17:09:00Z">
        <w:r>
          <w:rPr>
            <w:rFonts w:hint="eastAsia"/>
          </w:rPr>
          <w:t>监控平台</w:t>
        </w:r>
      </w:ins>
      <w:bookmarkEnd w:id="3340"/>
    </w:p>
    <w:p w:rsidR="00810317" w:rsidRPr="00810317" w:rsidRDefault="00810317" w:rsidP="005E22FA">
      <w:pPr>
        <w:pStyle w:val="3"/>
        <w:rPr>
          <w:ins w:id="3433" w:author="Microsoft" w:date="2016-02-17T15:42:00Z"/>
        </w:rPr>
      </w:pPr>
      <w:bookmarkStart w:id="3434" w:name="_Toc450144044"/>
      <w:ins w:id="3435" w:author="Microsoft" w:date="2016-02-17T15:45:00Z">
        <w:r>
          <w:rPr>
            <w:rFonts w:hint="eastAsia"/>
          </w:rPr>
          <w:t>期次</w:t>
        </w:r>
        <w:r>
          <w:t>监控</w:t>
        </w:r>
      </w:ins>
      <w:bookmarkEnd w:id="3434"/>
    </w:p>
    <w:p w:rsidR="007C1B07" w:rsidRDefault="007C1B07" w:rsidP="005E22FA">
      <w:pPr>
        <w:pStyle w:val="4"/>
        <w:ind w:left="0"/>
        <w:rPr>
          <w:ins w:id="3436" w:author="Microsoft" w:date="2016-02-17T17:33:00Z"/>
        </w:rPr>
      </w:pPr>
      <w:bookmarkStart w:id="3437" w:name="_Toc450144045"/>
      <w:ins w:id="3438" w:author="Microsoft" w:date="2016-02-17T17:33:00Z">
        <w:r>
          <w:rPr>
            <w:rFonts w:hint="eastAsia"/>
          </w:rPr>
          <w:t>游戏</w:t>
        </w:r>
        <w:r>
          <w:t>期次列表</w:t>
        </w:r>
        <w:bookmarkEnd w:id="3437"/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4"/>
        <w:gridCol w:w="2433"/>
        <w:gridCol w:w="1806"/>
        <w:gridCol w:w="2912"/>
      </w:tblGrid>
      <w:tr w:rsidR="007C1B07" w:rsidRPr="00437F65" w:rsidTr="005E22FA">
        <w:trPr>
          <w:ins w:id="3439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40" w:author="Microsoft" w:date="2016-02-17T17:33:00Z"/>
              </w:rPr>
            </w:pPr>
            <w:ins w:id="3441" w:author="Microsoft" w:date="2016-02-17T17:33:00Z">
              <w:r w:rsidRPr="00437F65">
                <w:rPr>
                  <w:rFonts w:hint="eastAsia"/>
                </w:rPr>
                <w:t>功能编号</w:t>
              </w:r>
            </w:ins>
          </w:p>
        </w:tc>
        <w:tc>
          <w:tcPr>
            <w:tcW w:w="1432" w:type="pct"/>
            <w:vAlign w:val="center"/>
          </w:tcPr>
          <w:p w:rsidR="007C1B07" w:rsidRPr="00437F65" w:rsidRDefault="007C1B07" w:rsidP="00C62D3A">
            <w:pPr>
              <w:rPr>
                <w:ins w:id="3442" w:author="Microsoft" w:date="2016-02-17T17:33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43" w:author="Microsoft" w:date="2016-02-17T17:33:00Z"/>
              </w:rPr>
            </w:pPr>
            <w:ins w:id="3444" w:author="Microsoft" w:date="2016-02-17T17:33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vAlign w:val="center"/>
          </w:tcPr>
          <w:p w:rsidR="007C1B07" w:rsidRPr="00437F65" w:rsidRDefault="007C1B07" w:rsidP="00C62D3A">
            <w:pPr>
              <w:rPr>
                <w:ins w:id="3445" w:author="Microsoft" w:date="2016-02-17T17:33:00Z"/>
              </w:rPr>
            </w:pPr>
          </w:p>
        </w:tc>
      </w:tr>
      <w:tr w:rsidR="007C1B07" w:rsidRPr="00437F65" w:rsidTr="005E22FA">
        <w:trPr>
          <w:ins w:id="3446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47" w:author="Microsoft" w:date="2016-02-17T17:33:00Z"/>
              </w:rPr>
            </w:pPr>
            <w:ins w:id="3448" w:author="Microsoft" w:date="2016-02-17T17:33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432" w:type="pct"/>
            <w:vAlign w:val="center"/>
          </w:tcPr>
          <w:p w:rsidR="007C1B07" w:rsidRPr="00437F65" w:rsidRDefault="007C1B07" w:rsidP="00C62D3A">
            <w:pPr>
              <w:rPr>
                <w:ins w:id="3449" w:author="Microsoft" w:date="2016-02-17T17:33:00Z"/>
              </w:rPr>
            </w:pPr>
            <w:ins w:id="3450" w:author="Microsoft" w:date="2016-02-17T17:33:00Z">
              <w:r>
                <w:rPr>
                  <w:rFonts w:hint="eastAsia"/>
                </w:rPr>
                <w:t>游戏期次列表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51" w:author="Microsoft" w:date="2016-02-17T17:33:00Z"/>
                <w:iCs/>
              </w:rPr>
            </w:pPr>
            <w:ins w:id="3452" w:author="Microsoft" w:date="2016-02-17T17:33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vAlign w:val="center"/>
          </w:tcPr>
          <w:p w:rsidR="007C1B07" w:rsidRPr="00437F65" w:rsidRDefault="007C1B07" w:rsidP="00C62D3A">
            <w:pPr>
              <w:rPr>
                <w:ins w:id="3453" w:author="Microsoft" w:date="2016-02-17T17:33:00Z"/>
                <w:iCs/>
              </w:rPr>
            </w:pPr>
          </w:p>
        </w:tc>
      </w:tr>
      <w:tr w:rsidR="007C1B07" w:rsidRPr="00437F65" w:rsidTr="005E22FA">
        <w:trPr>
          <w:ins w:id="3454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55" w:author="Microsoft" w:date="2016-02-17T17:33:00Z"/>
              </w:rPr>
            </w:pPr>
            <w:ins w:id="3456" w:author="Microsoft" w:date="2016-02-17T17:33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ins w:id="3457" w:author="Microsoft" w:date="2016-02-17T17:33:00Z"/>
                <w:lang w:val="en-AU"/>
              </w:rPr>
            </w:pPr>
            <w:ins w:id="3458" w:author="Microsoft" w:date="2016-02-17T17:33:00Z">
              <w:r>
                <w:rPr>
                  <w:rFonts w:hint="eastAsia"/>
                  <w:lang w:val="en-AU"/>
                </w:rPr>
                <w:t>用户选择游戏后，可显示主机加载的游戏期列表。</w:t>
              </w:r>
            </w:ins>
          </w:p>
        </w:tc>
      </w:tr>
      <w:tr w:rsidR="007C1B07" w:rsidRPr="00437F65" w:rsidTr="005E22FA">
        <w:trPr>
          <w:ins w:id="3459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60" w:author="Microsoft" w:date="2016-02-17T17:33:00Z"/>
              </w:rPr>
            </w:pPr>
            <w:ins w:id="3461" w:author="Microsoft" w:date="2016-02-17T17:33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ins w:id="3462" w:author="Microsoft" w:date="2016-02-17T17:33:00Z"/>
                <w:rFonts w:ascii="宋体" w:hAnsi="宋体"/>
                <w:bCs/>
                <w:iCs/>
              </w:rPr>
            </w:pPr>
            <w:ins w:id="3463" w:author="Microsoft" w:date="2016-02-17T17:33:00Z">
              <w:r w:rsidRPr="00437F65">
                <w:rPr>
                  <w:rFonts w:ascii="宋体" w:hAnsi="宋体" w:hint="eastAsia"/>
                  <w:bCs/>
                  <w:iCs/>
                </w:rPr>
                <w:t>选择一个游戏</w:t>
              </w:r>
            </w:ins>
          </w:p>
        </w:tc>
      </w:tr>
      <w:tr w:rsidR="007C1B07" w:rsidRPr="00437F65" w:rsidTr="005E22FA">
        <w:trPr>
          <w:ins w:id="3464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65" w:author="Microsoft" w:date="2016-02-17T17:33:00Z"/>
              </w:rPr>
            </w:pPr>
            <w:ins w:id="3466" w:author="Microsoft" w:date="2016-02-17T17:33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209" w:type="pct"/>
            <w:gridSpan w:val="3"/>
            <w:vAlign w:val="center"/>
          </w:tcPr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67" w:author="Microsoft" w:date="2016-02-17T17:33:00Z"/>
                <w:bCs/>
                <w:lang w:val="en-AU"/>
              </w:rPr>
            </w:pPr>
            <w:ins w:id="3468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游戏期号：</w:t>
              </w:r>
              <w:r w:rsidRPr="001764F3">
                <w:rPr>
                  <w:bCs/>
                  <w:lang w:val="en-AU"/>
                </w:rPr>
                <w:t xml:space="preserve"> </w:t>
              </w:r>
            </w:ins>
          </w:p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69" w:author="Microsoft" w:date="2016-02-17T17:33:00Z"/>
                <w:bCs/>
                <w:lang w:val="en-AU"/>
              </w:rPr>
            </w:pPr>
            <w:ins w:id="3470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期次状态：</w:t>
              </w:r>
            </w:ins>
          </w:p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71" w:author="Microsoft" w:date="2016-02-17T17:33:00Z"/>
                <w:bCs/>
                <w:lang w:val="en-AU"/>
              </w:rPr>
            </w:pPr>
            <w:ins w:id="3472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开始时间：游戏期开奖时间</w:t>
              </w:r>
            </w:ins>
          </w:p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73" w:author="Microsoft" w:date="2016-02-17T17:33:00Z"/>
                <w:bCs/>
                <w:lang w:val="en-AU"/>
              </w:rPr>
            </w:pPr>
            <w:ins w:id="3474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结束时间：游戏期结束时间</w:t>
              </w:r>
            </w:ins>
          </w:p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75" w:author="Microsoft" w:date="2016-02-17T17:33:00Z"/>
                <w:bCs/>
                <w:lang w:val="en-AU"/>
              </w:rPr>
            </w:pPr>
            <w:ins w:id="3476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开奖时间：游戏期开奖时间</w:t>
              </w:r>
            </w:ins>
          </w:p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77" w:author="Microsoft" w:date="2016-02-17T17:33:00Z"/>
                <w:bCs/>
                <w:lang w:val="en-AU"/>
              </w:rPr>
            </w:pPr>
            <w:ins w:id="3478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开奖号码：只用数字</w:t>
              </w:r>
              <w:r>
                <w:rPr>
                  <w:rFonts w:hint="eastAsia"/>
                  <w:bCs/>
                  <w:lang w:val="en-AU"/>
                </w:rPr>
                <w:t>显示</w:t>
              </w:r>
            </w:ins>
          </w:p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79" w:author="Microsoft" w:date="2016-02-17T17:33:00Z"/>
                <w:bCs/>
                <w:lang w:val="en-AU"/>
              </w:rPr>
            </w:pPr>
            <w:ins w:id="3480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销售金额：</w:t>
              </w:r>
              <w:r w:rsidRPr="001764F3" w:rsidDel="006F54B6">
                <w:rPr>
                  <w:rFonts w:hint="eastAsia"/>
                  <w:bCs/>
                  <w:lang w:val="en-AU"/>
                </w:rPr>
                <w:t xml:space="preserve"> </w:t>
              </w:r>
              <w:r>
                <w:rPr>
                  <w:rFonts w:hint="eastAsia"/>
                  <w:bCs/>
                  <w:lang w:val="en-AU"/>
                </w:rPr>
                <w:t>不</w:t>
              </w:r>
              <w:r>
                <w:rPr>
                  <w:bCs/>
                  <w:lang w:val="en-AU"/>
                </w:rPr>
                <w:t>包含</w:t>
              </w:r>
              <w:r>
                <w:rPr>
                  <w:rFonts w:hint="eastAsia"/>
                  <w:bCs/>
                  <w:lang w:val="en-AU"/>
                </w:rPr>
                <w:t>未来</w:t>
              </w:r>
              <w:r>
                <w:rPr>
                  <w:bCs/>
                  <w:lang w:val="en-AU"/>
                </w:rPr>
                <w:t>期销售</w:t>
              </w:r>
              <w:r>
                <w:rPr>
                  <w:rFonts w:hint="eastAsia"/>
                  <w:bCs/>
                  <w:lang w:val="en-AU"/>
                </w:rPr>
                <w:t>，</w:t>
              </w:r>
              <w:r>
                <w:rPr>
                  <w:bCs/>
                  <w:lang w:val="en-AU"/>
                </w:rPr>
                <w:t>多期票拆分</w:t>
              </w:r>
              <w:r>
                <w:rPr>
                  <w:rFonts w:hint="eastAsia"/>
                  <w:bCs/>
                  <w:lang w:val="en-AU"/>
                </w:rPr>
                <w:t>到</w:t>
              </w:r>
              <w:r>
                <w:rPr>
                  <w:bCs/>
                  <w:lang w:val="en-AU"/>
                </w:rPr>
                <w:t>每期</w:t>
              </w:r>
              <w:r>
                <w:rPr>
                  <w:rFonts w:hint="eastAsia"/>
                  <w:bCs/>
                  <w:lang w:val="en-AU"/>
                </w:rPr>
                <w:t>，</w:t>
              </w:r>
              <w:r>
                <w:rPr>
                  <w:bCs/>
                  <w:lang w:val="en-AU"/>
                </w:rPr>
                <w:t>不包含退票金额</w:t>
              </w:r>
            </w:ins>
          </w:p>
          <w:p w:rsidR="007C1B07" w:rsidRPr="001764F3" w:rsidRDefault="007C1B07" w:rsidP="007C1B07">
            <w:pPr>
              <w:pStyle w:val="af"/>
              <w:numPr>
                <w:ilvl w:val="0"/>
                <w:numId w:val="45"/>
              </w:numPr>
              <w:adjustRightInd/>
              <w:spacing w:before="100" w:after="100" w:line="240" w:lineRule="auto"/>
              <w:ind w:right="0" w:firstLineChars="0"/>
              <w:rPr>
                <w:ins w:id="3481" w:author="Microsoft" w:date="2016-02-17T17:33:00Z"/>
                <w:rFonts w:ascii="宋体" w:hAnsi="宋体"/>
                <w:bCs/>
                <w:iCs/>
              </w:rPr>
            </w:pPr>
            <w:ins w:id="3482" w:author="Microsoft" w:date="2016-02-17T17:33:00Z">
              <w:r w:rsidRPr="001764F3">
                <w:rPr>
                  <w:rFonts w:hint="eastAsia"/>
                  <w:bCs/>
                  <w:lang w:val="en-AU"/>
                </w:rPr>
                <w:t>中奖金额：若已开奖，则显示此期的中奖总额，若未开奖，显示</w:t>
              </w:r>
              <w:r w:rsidRPr="001764F3">
                <w:rPr>
                  <w:rFonts w:hint="eastAsia"/>
                  <w:bCs/>
                  <w:lang w:val="en-AU"/>
                </w:rPr>
                <w:t>0</w:t>
              </w:r>
            </w:ins>
          </w:p>
        </w:tc>
      </w:tr>
      <w:tr w:rsidR="007C1B07" w:rsidRPr="00437F65" w:rsidTr="005E22FA">
        <w:trPr>
          <w:ins w:id="3483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84" w:author="Microsoft" w:date="2016-02-17T17:33:00Z"/>
              </w:rPr>
            </w:pPr>
            <w:ins w:id="3485" w:author="Microsoft" w:date="2016-02-17T17:33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ins w:id="3486" w:author="Microsoft" w:date="2016-02-17T17:33:00Z"/>
                <w:rFonts w:ascii="宋体" w:hAnsi="宋体"/>
                <w:bCs/>
                <w:iCs/>
              </w:rPr>
            </w:pPr>
            <w:ins w:id="3487" w:author="Microsoft" w:date="2016-02-17T17:33:00Z">
              <w:r w:rsidRPr="00437F65">
                <w:rPr>
                  <w:rFonts w:hint="eastAsia"/>
                </w:rPr>
                <w:t>无</w:t>
              </w:r>
            </w:ins>
          </w:p>
        </w:tc>
      </w:tr>
      <w:tr w:rsidR="007C1B07" w:rsidRPr="00437F65" w:rsidTr="005E22FA">
        <w:trPr>
          <w:ins w:id="3488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89" w:author="Microsoft" w:date="2016-02-17T17:33:00Z"/>
              </w:rPr>
            </w:pPr>
            <w:ins w:id="3490" w:author="Microsoft" w:date="2016-02-17T17:33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ins w:id="3491" w:author="Microsoft" w:date="2016-02-17T17:33:00Z"/>
              </w:rPr>
            </w:pPr>
            <w:ins w:id="3492" w:author="Microsoft" w:date="2016-02-17T17:33:00Z">
              <w:r w:rsidRPr="00437F65">
                <w:rPr>
                  <w:rFonts w:hint="eastAsia"/>
                </w:rPr>
                <w:t>无</w:t>
              </w:r>
            </w:ins>
          </w:p>
        </w:tc>
      </w:tr>
      <w:tr w:rsidR="007C1B07" w:rsidRPr="00437F65" w:rsidTr="005E22FA">
        <w:trPr>
          <w:ins w:id="3493" w:author="Microsoft" w:date="2016-02-17T17:33:00Z"/>
        </w:trPr>
        <w:tc>
          <w:tcPr>
            <w:tcW w:w="791" w:type="pct"/>
            <w:shd w:val="clear" w:color="auto" w:fill="D9D9D9" w:themeFill="background1" w:themeFillShade="D9"/>
            <w:vAlign w:val="center"/>
          </w:tcPr>
          <w:p w:rsidR="007C1B07" w:rsidRPr="00437F65" w:rsidRDefault="007C1B07" w:rsidP="00C62D3A">
            <w:pPr>
              <w:rPr>
                <w:ins w:id="3494" w:author="Microsoft" w:date="2016-02-17T17:33:00Z"/>
              </w:rPr>
            </w:pPr>
            <w:ins w:id="3495" w:author="Microsoft" w:date="2016-02-17T17:33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209" w:type="pct"/>
            <w:gridSpan w:val="3"/>
            <w:vAlign w:val="center"/>
          </w:tcPr>
          <w:p w:rsidR="007C1B07" w:rsidRPr="00437F65" w:rsidRDefault="007C1B07" w:rsidP="00C62D3A">
            <w:pPr>
              <w:rPr>
                <w:ins w:id="3496" w:author="Microsoft" w:date="2016-02-17T17:33:00Z"/>
              </w:rPr>
            </w:pPr>
            <w:ins w:id="3497" w:author="Microsoft" w:date="2016-02-17T17:33:00Z">
              <w:r w:rsidRPr="00437F65">
                <w:rPr>
                  <w:rFonts w:hint="eastAsia"/>
                </w:rPr>
                <w:t>无</w:t>
              </w:r>
            </w:ins>
          </w:p>
        </w:tc>
      </w:tr>
    </w:tbl>
    <w:p w:rsidR="007C1B07" w:rsidRPr="00C62D3A" w:rsidRDefault="007C1B07">
      <w:pPr>
        <w:rPr>
          <w:ins w:id="3498" w:author="Microsoft" w:date="2016-02-17T17:33:00Z"/>
        </w:rPr>
        <w:pPrChange w:id="3499" w:author="Microsoft" w:date="2016-02-17T17:33:00Z">
          <w:pPr>
            <w:pStyle w:val="3"/>
          </w:pPr>
        </w:pPrChange>
      </w:pPr>
    </w:p>
    <w:p w:rsidR="007C1B07" w:rsidRDefault="007C1B07" w:rsidP="007C1B07">
      <w:pPr>
        <w:pStyle w:val="4"/>
        <w:ind w:left="0"/>
        <w:rPr>
          <w:ins w:id="3500" w:author="Microsoft" w:date="2016-02-17T17:52:00Z"/>
        </w:rPr>
      </w:pPr>
      <w:bookmarkStart w:id="3501" w:name="_Toc450144046"/>
      <w:ins w:id="3502" w:author="Microsoft" w:date="2016-02-17T17:52:00Z">
        <w:r>
          <w:rPr>
            <w:rFonts w:hint="eastAsia"/>
          </w:rPr>
          <w:t>游戏</w:t>
        </w:r>
        <w:r>
          <w:t>期次详情信息</w:t>
        </w:r>
        <w:bookmarkEnd w:id="3501"/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3503" w:author="Microsoft" w:date="2016-02-18T10:06:00Z"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344"/>
        <w:gridCol w:w="2433"/>
        <w:gridCol w:w="1806"/>
        <w:gridCol w:w="2912"/>
        <w:tblGridChange w:id="3504">
          <w:tblGrid>
            <w:gridCol w:w="1344"/>
            <w:gridCol w:w="2433"/>
            <w:gridCol w:w="1806"/>
            <w:gridCol w:w="2912"/>
          </w:tblGrid>
        </w:tblGridChange>
      </w:tblGrid>
      <w:tr w:rsidR="007C1B07" w:rsidRPr="00437F65" w:rsidTr="00263484">
        <w:trPr>
          <w:ins w:id="3505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506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07" w:author="Microsoft" w:date="2016-02-17T17:53:00Z"/>
              </w:rPr>
            </w:pPr>
            <w:ins w:id="3508" w:author="Microsoft" w:date="2016-02-17T17:53:00Z">
              <w:r w:rsidRPr="00437F65">
                <w:rPr>
                  <w:rFonts w:hint="eastAsia"/>
                </w:rPr>
                <w:t>功能编号</w:t>
              </w:r>
            </w:ins>
          </w:p>
        </w:tc>
        <w:tc>
          <w:tcPr>
            <w:tcW w:w="1432" w:type="pct"/>
            <w:vAlign w:val="center"/>
            <w:tcPrChange w:id="3509" w:author="Microsoft" w:date="2016-02-18T10:06:00Z">
              <w:tcPr>
                <w:tcW w:w="1432" w:type="pct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10" w:author="Microsoft" w:date="2016-02-17T17:53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vAlign w:val="center"/>
            <w:tcPrChange w:id="3511" w:author="Microsoft" w:date="2016-02-18T10:06:00Z">
              <w:tcPr>
                <w:tcW w:w="1063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12" w:author="Microsoft" w:date="2016-02-17T17:53:00Z"/>
              </w:rPr>
            </w:pPr>
            <w:ins w:id="3513" w:author="Microsoft" w:date="2016-02-17T17:53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vAlign w:val="center"/>
            <w:tcPrChange w:id="3514" w:author="Microsoft" w:date="2016-02-18T10:06:00Z">
              <w:tcPr>
                <w:tcW w:w="1714" w:type="pct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15" w:author="Microsoft" w:date="2016-02-17T17:53:00Z"/>
              </w:rPr>
            </w:pPr>
            <w:ins w:id="3516" w:author="Microsoft" w:date="2016-02-17T17:53:00Z">
              <w:r w:rsidRPr="00437F65">
                <w:rPr>
                  <w:rFonts w:hint="eastAsia"/>
                </w:rPr>
                <w:t>游戏监控</w:t>
              </w:r>
            </w:ins>
          </w:p>
        </w:tc>
      </w:tr>
      <w:tr w:rsidR="007C1B07" w:rsidRPr="00437F65" w:rsidTr="00263484">
        <w:trPr>
          <w:ins w:id="3517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518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19" w:author="Microsoft" w:date="2016-02-17T17:53:00Z"/>
              </w:rPr>
            </w:pPr>
            <w:ins w:id="3520" w:author="Microsoft" w:date="2016-02-17T17:53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432" w:type="pct"/>
            <w:vAlign w:val="center"/>
            <w:tcPrChange w:id="3521" w:author="Microsoft" w:date="2016-02-18T10:06:00Z">
              <w:tcPr>
                <w:tcW w:w="1432" w:type="pct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22" w:author="Microsoft" w:date="2016-02-17T17:53:00Z"/>
              </w:rPr>
            </w:pPr>
            <w:ins w:id="3523" w:author="Microsoft" w:date="2016-02-17T17:53:00Z">
              <w:r>
                <w:rPr>
                  <w:rFonts w:hint="eastAsia"/>
                </w:rPr>
                <w:t>游戏期次信息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vAlign w:val="center"/>
            <w:tcPrChange w:id="3524" w:author="Microsoft" w:date="2016-02-18T10:06:00Z">
              <w:tcPr>
                <w:tcW w:w="1063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25" w:author="Microsoft" w:date="2016-02-17T17:53:00Z"/>
                <w:iCs/>
              </w:rPr>
            </w:pPr>
            <w:ins w:id="3526" w:author="Microsoft" w:date="2016-02-17T17:53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vAlign w:val="center"/>
            <w:tcPrChange w:id="3527" w:author="Microsoft" w:date="2016-02-18T10:06:00Z">
              <w:tcPr>
                <w:tcW w:w="1714" w:type="pct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28" w:author="Microsoft" w:date="2016-02-17T17:53:00Z"/>
                <w:iCs/>
              </w:rPr>
            </w:pPr>
          </w:p>
        </w:tc>
      </w:tr>
      <w:tr w:rsidR="007C1B07" w:rsidRPr="00437F65" w:rsidTr="00263484">
        <w:trPr>
          <w:ins w:id="3529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530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31" w:author="Microsoft" w:date="2016-02-17T17:53:00Z"/>
              </w:rPr>
            </w:pPr>
            <w:ins w:id="3532" w:author="Microsoft" w:date="2016-02-17T17:53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209" w:type="pct"/>
            <w:gridSpan w:val="3"/>
            <w:vAlign w:val="center"/>
            <w:tcPrChange w:id="3533" w:author="Microsoft" w:date="2016-02-18T10:06:00Z">
              <w:tcPr>
                <w:tcW w:w="4209" w:type="pct"/>
                <w:gridSpan w:val="3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34" w:author="Microsoft" w:date="2016-02-17T17:53:00Z"/>
                <w:lang w:val="en-AU"/>
              </w:rPr>
            </w:pPr>
            <w:ins w:id="3535" w:author="Microsoft" w:date="2016-02-17T17:53:00Z">
              <w:r>
                <w:rPr>
                  <w:rFonts w:hint="eastAsia"/>
                  <w:lang w:val="en-AU"/>
                </w:rPr>
                <w:t>用户在期次列表上选择某一个游戏期，进入查看期次的详情</w:t>
              </w:r>
            </w:ins>
          </w:p>
        </w:tc>
      </w:tr>
      <w:tr w:rsidR="007C1B07" w:rsidRPr="00437F65" w:rsidTr="00263484">
        <w:trPr>
          <w:ins w:id="3536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537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38" w:author="Microsoft" w:date="2016-02-17T17:53:00Z"/>
              </w:rPr>
            </w:pPr>
            <w:ins w:id="3539" w:author="Microsoft" w:date="2016-02-17T17:53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4209" w:type="pct"/>
            <w:gridSpan w:val="3"/>
            <w:vAlign w:val="center"/>
            <w:tcPrChange w:id="3540" w:author="Microsoft" w:date="2016-02-18T10:06:00Z">
              <w:tcPr>
                <w:tcW w:w="4209" w:type="pct"/>
                <w:gridSpan w:val="3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41" w:author="Microsoft" w:date="2016-02-17T17:53:00Z"/>
                <w:rFonts w:ascii="宋体" w:hAnsi="宋体"/>
                <w:bCs/>
                <w:iCs/>
              </w:rPr>
            </w:pPr>
            <w:ins w:id="3542" w:author="Microsoft" w:date="2016-02-17T17:53:00Z">
              <w:r>
                <w:rPr>
                  <w:rFonts w:ascii="宋体" w:hAnsi="宋体" w:hint="eastAsia"/>
                  <w:bCs/>
                  <w:iCs/>
                </w:rPr>
                <w:t>在期次列表中选择一个游戏期次，在弹出框中显示期次的详情信息</w:t>
              </w:r>
            </w:ins>
          </w:p>
        </w:tc>
      </w:tr>
      <w:tr w:rsidR="007C1B07" w:rsidRPr="00437F65" w:rsidTr="00263484">
        <w:trPr>
          <w:ins w:id="3543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544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45" w:author="Microsoft" w:date="2016-02-17T17:53:00Z"/>
              </w:rPr>
            </w:pPr>
            <w:ins w:id="3546" w:author="Microsoft" w:date="2016-02-17T17:53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209" w:type="pct"/>
            <w:gridSpan w:val="3"/>
            <w:vAlign w:val="center"/>
            <w:tcPrChange w:id="3547" w:author="Microsoft" w:date="2016-02-18T10:06:00Z">
              <w:tcPr>
                <w:tcW w:w="4209" w:type="pct"/>
                <w:gridSpan w:val="3"/>
                <w:vAlign w:val="center"/>
              </w:tcPr>
            </w:tcPrChange>
          </w:tcPr>
          <w:p w:rsidR="007C1B07" w:rsidRDefault="007C1B07" w:rsidP="00C62D3A">
            <w:pPr>
              <w:rPr>
                <w:ins w:id="3548" w:author="Microsoft" w:date="2016-02-17T17:53:00Z"/>
                <w:bCs/>
                <w:lang w:val="en-AU"/>
              </w:rPr>
            </w:pPr>
            <w:ins w:id="3549" w:author="Microsoft" w:date="2016-02-17T17:53:00Z">
              <w:r>
                <w:rPr>
                  <w:rFonts w:hint="eastAsia"/>
                  <w:bCs/>
                  <w:lang w:val="en-AU"/>
                </w:rPr>
                <w:t>期号</w:t>
              </w:r>
              <w:r>
                <w:rPr>
                  <w:bCs/>
                  <w:lang w:val="en-AU"/>
                </w:rPr>
                <w:t>，开始时间，结束时间</w:t>
              </w:r>
              <w:r>
                <w:rPr>
                  <w:rFonts w:hint="eastAsia"/>
                  <w:bCs/>
                  <w:lang w:val="en-AU"/>
                </w:rPr>
                <w:t>，期结</w:t>
              </w:r>
              <w:r>
                <w:rPr>
                  <w:bCs/>
                  <w:lang w:val="en-AU"/>
                </w:rPr>
                <w:t>时间</w:t>
              </w:r>
            </w:ins>
          </w:p>
          <w:p w:rsidR="007C1B07" w:rsidRDefault="007C1B07" w:rsidP="00C62D3A">
            <w:pPr>
              <w:rPr>
                <w:ins w:id="3550" w:author="Microsoft" w:date="2016-02-17T17:53:00Z"/>
                <w:bCs/>
                <w:lang w:val="en-AU"/>
              </w:rPr>
            </w:pPr>
            <w:ins w:id="3551" w:author="Microsoft" w:date="2016-02-17T17:53:00Z">
              <w:r>
                <w:rPr>
                  <w:rFonts w:hint="eastAsia"/>
                  <w:bCs/>
                  <w:lang w:val="en-AU"/>
                </w:rPr>
                <w:t>交易类数据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6"/>
              </w:numPr>
              <w:adjustRightInd/>
              <w:spacing w:before="100" w:after="100" w:line="240" w:lineRule="auto"/>
              <w:ind w:right="0" w:firstLineChars="0"/>
              <w:rPr>
                <w:ins w:id="3552" w:author="Microsoft" w:date="2016-02-17T17:53:00Z"/>
                <w:bCs/>
                <w:lang w:val="en-AU"/>
              </w:rPr>
            </w:pPr>
            <w:ins w:id="3553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销售金额（元）：与期次列表中的数据相同，包含游戏未来期销售。</w:t>
              </w:r>
              <w:r>
                <w:rPr>
                  <w:rFonts w:hint="eastAsia"/>
                  <w:bCs/>
                  <w:lang w:val="en-AU"/>
                </w:rPr>
                <w:t>（不包含</w:t>
              </w:r>
              <w:r>
                <w:rPr>
                  <w:bCs/>
                  <w:lang w:val="en-AU"/>
                </w:rPr>
                <w:t>退票金额）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6"/>
              </w:numPr>
              <w:adjustRightInd/>
              <w:spacing w:before="100" w:after="100" w:line="240" w:lineRule="auto"/>
              <w:ind w:right="0" w:firstLineChars="0"/>
              <w:rPr>
                <w:ins w:id="3554" w:author="Microsoft" w:date="2016-02-17T17:53:00Z"/>
                <w:bCs/>
                <w:lang w:val="en-AU"/>
              </w:rPr>
            </w:pPr>
            <w:ins w:id="3555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销售票数（张）：与销售金额对应的销售票数。</w:t>
              </w:r>
              <w:r>
                <w:rPr>
                  <w:rFonts w:hint="eastAsia"/>
                  <w:bCs/>
                  <w:lang w:val="en-AU"/>
                </w:rPr>
                <w:t>（不包含退票）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6"/>
              </w:numPr>
              <w:adjustRightInd/>
              <w:spacing w:before="100" w:after="100" w:line="240" w:lineRule="auto"/>
              <w:ind w:right="0" w:firstLineChars="0"/>
              <w:rPr>
                <w:ins w:id="3556" w:author="Microsoft" w:date="2016-02-17T17:53:00Z"/>
                <w:bCs/>
                <w:lang w:val="en-AU"/>
              </w:rPr>
            </w:pPr>
            <w:ins w:id="3557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退票金额（元）：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6"/>
              </w:numPr>
              <w:adjustRightInd/>
              <w:spacing w:before="100" w:after="100" w:line="240" w:lineRule="auto"/>
              <w:ind w:right="0" w:firstLineChars="0"/>
              <w:rPr>
                <w:ins w:id="3558" w:author="Microsoft" w:date="2016-02-17T17:53:00Z"/>
                <w:bCs/>
                <w:lang w:val="en-AU"/>
              </w:rPr>
            </w:pPr>
            <w:ins w:id="3559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退票票数（张）：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6"/>
              </w:numPr>
              <w:adjustRightInd/>
              <w:spacing w:before="100" w:after="100" w:line="240" w:lineRule="auto"/>
              <w:ind w:right="0" w:firstLineChars="0"/>
              <w:rPr>
                <w:ins w:id="3560" w:author="Microsoft" w:date="2016-02-17T17:53:00Z"/>
                <w:bCs/>
                <w:lang w:val="en-AU"/>
              </w:rPr>
            </w:pPr>
            <w:ins w:id="3561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是否启用风险控制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6"/>
              </w:numPr>
              <w:adjustRightInd/>
              <w:spacing w:before="100" w:after="100" w:line="240" w:lineRule="auto"/>
              <w:ind w:right="0" w:firstLineChars="0"/>
              <w:rPr>
                <w:ins w:id="3562" w:author="Microsoft" w:date="2016-02-17T17:53:00Z"/>
                <w:bCs/>
                <w:lang w:val="en-AU"/>
              </w:rPr>
            </w:pPr>
            <w:ins w:id="3563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风险控制拒绝金额（元）：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6"/>
              </w:numPr>
              <w:adjustRightInd/>
              <w:spacing w:before="100" w:after="100" w:line="240" w:lineRule="auto"/>
              <w:ind w:right="0" w:firstLineChars="0"/>
              <w:rPr>
                <w:ins w:id="3564" w:author="Microsoft" w:date="2016-02-17T17:53:00Z"/>
                <w:bCs/>
                <w:lang w:val="en-AU"/>
              </w:rPr>
            </w:pPr>
            <w:ins w:id="3565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lastRenderedPageBreak/>
                <w:t>风险控制拒绝次数（次）</w:t>
              </w:r>
            </w:ins>
          </w:p>
          <w:p w:rsidR="007C1B07" w:rsidRDefault="007C1B07" w:rsidP="00C62D3A">
            <w:pPr>
              <w:rPr>
                <w:ins w:id="3566" w:author="Microsoft" w:date="2016-02-17T17:53:00Z"/>
                <w:bCs/>
                <w:lang w:val="en-AU"/>
              </w:rPr>
            </w:pPr>
            <w:ins w:id="3567" w:author="Microsoft" w:date="2016-02-17T17:53:00Z">
              <w:r>
                <w:rPr>
                  <w:rFonts w:hint="eastAsia"/>
                  <w:bCs/>
                  <w:lang w:val="en-AU"/>
                </w:rPr>
                <w:t>开奖数据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7"/>
              </w:numPr>
              <w:adjustRightInd/>
              <w:spacing w:before="100" w:after="100" w:line="240" w:lineRule="auto"/>
              <w:ind w:right="0" w:firstLineChars="0"/>
              <w:rPr>
                <w:ins w:id="3568" w:author="Microsoft" w:date="2016-02-17T17:53:00Z"/>
                <w:rFonts w:ascii="宋体" w:hAnsi="宋体"/>
                <w:bCs/>
                <w:iCs/>
              </w:rPr>
            </w:pPr>
            <w:ins w:id="3569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销售额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  <w:r>
                <w:rPr>
                  <w:rFonts w:ascii="宋体" w:hAnsi="宋体"/>
                  <w:bCs/>
                  <w:iCs/>
                </w:rPr>
                <w:t>不包含退票金额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7"/>
              </w:numPr>
              <w:adjustRightInd/>
              <w:spacing w:before="100" w:after="100" w:line="240" w:lineRule="auto"/>
              <w:ind w:right="0" w:firstLineChars="0"/>
              <w:rPr>
                <w:ins w:id="3570" w:author="Microsoft" w:date="2016-02-17T17:53:00Z"/>
                <w:bCs/>
              </w:rPr>
            </w:pPr>
            <w:ins w:id="3571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期初奖池金额、</w:t>
              </w:r>
              <w:r>
                <w:rPr>
                  <w:rFonts w:ascii="宋体" w:hAnsi="宋体" w:hint="eastAsia"/>
                  <w:bCs/>
                  <w:iCs/>
                </w:rPr>
                <w:t>录入</w:t>
              </w:r>
              <w:r>
                <w:rPr>
                  <w:rFonts w:ascii="宋体" w:hAnsi="宋体"/>
                  <w:bCs/>
                  <w:iCs/>
                </w:rPr>
                <w:t>人</w:t>
              </w:r>
              <w:r w:rsidRPr="00AD4C70">
                <w:rPr>
                  <w:rFonts w:ascii="宋体" w:hAnsi="宋体" w:hint="eastAsia"/>
                  <w:bCs/>
                  <w:iCs/>
                </w:rPr>
                <w:t>1、</w:t>
              </w:r>
              <w:r>
                <w:rPr>
                  <w:rFonts w:ascii="宋体" w:hAnsi="宋体" w:hint="eastAsia"/>
                  <w:bCs/>
                  <w:iCs/>
                </w:rPr>
                <w:t>录入</w:t>
              </w:r>
              <w:r>
                <w:rPr>
                  <w:rFonts w:ascii="宋体" w:hAnsi="宋体"/>
                  <w:bCs/>
                  <w:iCs/>
                </w:rPr>
                <w:t>人</w:t>
              </w:r>
              <w:r w:rsidRPr="00AD4C70">
                <w:rPr>
                  <w:rFonts w:ascii="宋体" w:hAnsi="宋体" w:hint="eastAsia"/>
                  <w:bCs/>
                  <w:iCs/>
                </w:rPr>
                <w:t>2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7"/>
              </w:numPr>
              <w:adjustRightInd/>
              <w:spacing w:before="100" w:after="100" w:line="240" w:lineRule="auto"/>
              <w:ind w:right="0" w:firstLineChars="0"/>
              <w:rPr>
                <w:ins w:id="3572" w:author="Microsoft" w:date="2016-02-17T17:53:00Z"/>
                <w:bCs/>
                <w:lang w:val="en-AU"/>
              </w:rPr>
            </w:pPr>
            <w:ins w:id="3573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开奖号码：仅用数字显示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7"/>
              </w:numPr>
              <w:adjustRightInd/>
              <w:spacing w:before="100" w:after="100" w:line="240" w:lineRule="auto"/>
              <w:ind w:right="0" w:firstLineChars="0"/>
              <w:rPr>
                <w:ins w:id="3574" w:author="Microsoft" w:date="2016-02-17T17:53:00Z"/>
                <w:bCs/>
                <w:lang w:val="en-AU"/>
              </w:rPr>
            </w:pPr>
            <w:ins w:id="3575" w:author="Microsoft" w:date="2016-02-17T17:53:00Z">
              <w:r w:rsidRPr="00AD4C70">
                <w:rPr>
                  <w:rFonts w:hint="eastAsia"/>
                  <w:bCs/>
                  <w:lang w:val="en-AU"/>
                </w:rPr>
                <w:t>奖级、奖金、注数列表：用列表形式展示当期的中奖结果。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7"/>
              </w:numPr>
              <w:adjustRightInd/>
              <w:spacing w:before="100" w:after="100" w:line="240" w:lineRule="auto"/>
              <w:ind w:right="0" w:firstLineChars="0"/>
              <w:rPr>
                <w:ins w:id="3576" w:author="Microsoft" w:date="2016-02-17T17:53:00Z"/>
                <w:rFonts w:ascii="宋体" w:hAnsi="宋体"/>
                <w:bCs/>
                <w:iCs/>
              </w:rPr>
            </w:pPr>
            <w:ins w:id="3577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期末奖池余额</w:t>
              </w:r>
            </w:ins>
          </w:p>
          <w:p w:rsidR="007C1B07" w:rsidRDefault="007C1B07" w:rsidP="00C62D3A">
            <w:pPr>
              <w:rPr>
                <w:ins w:id="3578" w:author="Microsoft" w:date="2016-02-17T17:53:00Z"/>
                <w:bCs/>
                <w:lang w:val="en-AU"/>
              </w:rPr>
            </w:pPr>
            <w:ins w:id="3579" w:author="Microsoft" w:date="2016-02-17T17:53:00Z">
              <w:r>
                <w:rPr>
                  <w:rFonts w:hint="eastAsia"/>
                  <w:bCs/>
                  <w:lang w:val="en-AU"/>
                </w:rPr>
                <w:t>销售站高等奖中奖数据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8"/>
              </w:numPr>
              <w:adjustRightInd/>
              <w:spacing w:before="100" w:after="100" w:line="240" w:lineRule="auto"/>
              <w:ind w:right="0" w:firstLineChars="0"/>
              <w:rPr>
                <w:ins w:id="3580" w:author="Microsoft" w:date="2016-02-17T17:53:00Z"/>
                <w:rFonts w:ascii="宋体" w:hAnsi="宋体"/>
                <w:bCs/>
                <w:iCs/>
              </w:rPr>
            </w:pPr>
            <w:ins w:id="3581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奖级名称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8"/>
              </w:numPr>
              <w:adjustRightInd/>
              <w:spacing w:before="100" w:after="100" w:line="240" w:lineRule="auto"/>
              <w:ind w:right="0" w:firstLineChars="0"/>
              <w:rPr>
                <w:ins w:id="3582" w:author="Microsoft" w:date="2016-02-17T17:53:00Z"/>
                <w:rFonts w:ascii="宋体" w:hAnsi="宋体"/>
                <w:bCs/>
                <w:iCs/>
              </w:rPr>
            </w:pPr>
            <w:ins w:id="3583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中奖注数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8"/>
              </w:numPr>
              <w:adjustRightInd/>
              <w:spacing w:before="100" w:after="100" w:line="240" w:lineRule="auto"/>
              <w:ind w:right="0" w:firstLineChars="0"/>
              <w:rPr>
                <w:ins w:id="3584" w:author="Microsoft" w:date="2016-02-17T17:53:00Z"/>
                <w:rFonts w:ascii="宋体" w:hAnsi="宋体"/>
                <w:bCs/>
                <w:iCs/>
              </w:rPr>
            </w:pPr>
            <w:ins w:id="3585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销售站编号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8"/>
              </w:numPr>
              <w:adjustRightInd/>
              <w:spacing w:before="100" w:after="100" w:line="240" w:lineRule="auto"/>
              <w:ind w:right="0" w:firstLineChars="0"/>
              <w:rPr>
                <w:ins w:id="3586" w:author="Microsoft" w:date="2016-02-17T17:53:00Z"/>
                <w:rFonts w:ascii="宋体" w:hAnsi="宋体"/>
                <w:bCs/>
                <w:iCs/>
              </w:rPr>
            </w:pPr>
            <w:ins w:id="3587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销售站名称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8"/>
              </w:numPr>
              <w:adjustRightInd/>
              <w:spacing w:before="100" w:after="100" w:line="240" w:lineRule="auto"/>
              <w:ind w:right="0" w:firstLineChars="0"/>
              <w:rPr>
                <w:ins w:id="3588" w:author="Microsoft" w:date="2016-02-17T17:53:00Z"/>
                <w:rFonts w:ascii="宋体" w:hAnsi="宋体"/>
                <w:bCs/>
                <w:iCs/>
              </w:rPr>
            </w:pPr>
            <w:ins w:id="3589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销售站地址</w:t>
              </w:r>
            </w:ins>
          </w:p>
          <w:p w:rsidR="007C1B07" w:rsidRPr="00AD4C70" w:rsidRDefault="007C1B07" w:rsidP="007C1B07">
            <w:pPr>
              <w:pStyle w:val="af"/>
              <w:numPr>
                <w:ilvl w:val="0"/>
                <w:numId w:val="48"/>
              </w:numPr>
              <w:adjustRightInd/>
              <w:spacing w:before="100" w:after="100" w:line="240" w:lineRule="auto"/>
              <w:ind w:right="0" w:firstLineChars="0"/>
              <w:rPr>
                <w:ins w:id="3590" w:author="Microsoft" w:date="2016-02-17T17:53:00Z"/>
                <w:bCs/>
                <w:lang w:val="en-AU"/>
              </w:rPr>
            </w:pPr>
            <w:ins w:id="3591" w:author="Microsoft" w:date="2016-02-17T17:53:00Z">
              <w:r w:rsidRPr="00AD4C70">
                <w:rPr>
                  <w:rFonts w:ascii="宋体" w:hAnsi="宋体" w:hint="eastAsia"/>
                  <w:bCs/>
                  <w:iCs/>
                </w:rPr>
                <w:t>销售站中奖注数</w:t>
              </w:r>
            </w:ins>
          </w:p>
        </w:tc>
      </w:tr>
      <w:tr w:rsidR="007C1B07" w:rsidRPr="00437F65" w:rsidTr="00263484">
        <w:trPr>
          <w:ins w:id="3592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593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94" w:author="Microsoft" w:date="2016-02-17T17:53:00Z"/>
              </w:rPr>
            </w:pPr>
            <w:ins w:id="3595" w:author="Microsoft" w:date="2016-02-17T17:53:00Z">
              <w:r w:rsidRPr="00437F65">
                <w:rPr>
                  <w:rFonts w:hint="eastAsia"/>
                </w:rPr>
                <w:lastRenderedPageBreak/>
                <w:t>异常情况</w:t>
              </w:r>
            </w:ins>
          </w:p>
        </w:tc>
        <w:tc>
          <w:tcPr>
            <w:tcW w:w="4209" w:type="pct"/>
            <w:gridSpan w:val="3"/>
            <w:vAlign w:val="center"/>
            <w:tcPrChange w:id="3596" w:author="Microsoft" w:date="2016-02-18T10:06:00Z">
              <w:tcPr>
                <w:tcW w:w="4209" w:type="pct"/>
                <w:gridSpan w:val="3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597" w:author="Microsoft" w:date="2016-02-17T17:53:00Z"/>
                <w:rFonts w:ascii="宋体" w:hAnsi="宋体"/>
                <w:bCs/>
                <w:iCs/>
              </w:rPr>
            </w:pPr>
            <w:ins w:id="3598" w:author="Microsoft" w:date="2016-02-17T17:53:00Z">
              <w:r w:rsidRPr="00437F65">
                <w:rPr>
                  <w:rFonts w:hint="eastAsia"/>
                </w:rPr>
                <w:t>无</w:t>
              </w:r>
            </w:ins>
          </w:p>
        </w:tc>
      </w:tr>
      <w:tr w:rsidR="007C1B07" w:rsidRPr="00437F65" w:rsidTr="00263484">
        <w:trPr>
          <w:ins w:id="3599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600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601" w:author="Microsoft" w:date="2016-02-17T17:53:00Z"/>
              </w:rPr>
            </w:pPr>
            <w:ins w:id="3602" w:author="Microsoft" w:date="2016-02-17T17:53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209" w:type="pct"/>
            <w:gridSpan w:val="3"/>
            <w:vAlign w:val="center"/>
            <w:tcPrChange w:id="3603" w:author="Microsoft" w:date="2016-02-18T10:06:00Z">
              <w:tcPr>
                <w:tcW w:w="4209" w:type="pct"/>
                <w:gridSpan w:val="3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604" w:author="Microsoft" w:date="2016-02-17T17:53:00Z"/>
              </w:rPr>
            </w:pPr>
            <w:ins w:id="3605" w:author="Microsoft" w:date="2016-02-17T17:53:00Z">
              <w:r>
                <w:rPr>
                  <w:rFonts w:hint="eastAsia"/>
                </w:rPr>
                <w:t>只有期结状态的可以查询详情</w:t>
              </w:r>
            </w:ins>
          </w:p>
        </w:tc>
      </w:tr>
      <w:tr w:rsidR="007C1B07" w:rsidRPr="00437F65" w:rsidTr="00263484">
        <w:trPr>
          <w:ins w:id="3606" w:author="Microsoft" w:date="2016-02-17T17:53:00Z"/>
        </w:trPr>
        <w:tc>
          <w:tcPr>
            <w:tcW w:w="791" w:type="pct"/>
            <w:shd w:val="clear" w:color="auto" w:fill="D9D9D9" w:themeFill="background1" w:themeFillShade="D9"/>
            <w:vAlign w:val="center"/>
            <w:tcPrChange w:id="3607" w:author="Microsoft" w:date="2016-02-18T10:06:00Z">
              <w:tcPr>
                <w:tcW w:w="791" w:type="pct"/>
                <w:shd w:val="clear" w:color="auto" w:fill="EEECE1" w:themeFill="background2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608" w:author="Microsoft" w:date="2016-02-17T17:53:00Z"/>
              </w:rPr>
            </w:pPr>
            <w:ins w:id="3609" w:author="Microsoft" w:date="2016-02-17T17:53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209" w:type="pct"/>
            <w:gridSpan w:val="3"/>
            <w:vAlign w:val="center"/>
            <w:tcPrChange w:id="3610" w:author="Microsoft" w:date="2016-02-18T10:06:00Z">
              <w:tcPr>
                <w:tcW w:w="4209" w:type="pct"/>
                <w:gridSpan w:val="3"/>
                <w:vAlign w:val="center"/>
              </w:tcPr>
            </w:tcPrChange>
          </w:tcPr>
          <w:p w:rsidR="007C1B07" w:rsidRPr="00437F65" w:rsidRDefault="007C1B07" w:rsidP="00C62D3A">
            <w:pPr>
              <w:rPr>
                <w:ins w:id="3611" w:author="Microsoft" w:date="2016-02-17T17:53:00Z"/>
              </w:rPr>
            </w:pPr>
            <w:ins w:id="3612" w:author="Microsoft" w:date="2016-02-17T17:53:00Z">
              <w:r w:rsidRPr="00437F65">
                <w:rPr>
                  <w:rFonts w:hint="eastAsia"/>
                </w:rPr>
                <w:t>无</w:t>
              </w:r>
            </w:ins>
          </w:p>
        </w:tc>
      </w:tr>
    </w:tbl>
    <w:p w:rsidR="007C1B07" w:rsidRPr="00C62D3A" w:rsidRDefault="007C1B07">
      <w:pPr>
        <w:rPr>
          <w:ins w:id="3613" w:author="Microsoft" w:date="2016-02-17T17:52:00Z"/>
        </w:rPr>
        <w:pPrChange w:id="3614" w:author="Microsoft" w:date="2016-02-17T17:52:00Z">
          <w:pPr>
            <w:pStyle w:val="4"/>
          </w:pPr>
        </w:pPrChange>
      </w:pPr>
    </w:p>
    <w:p w:rsidR="00810317" w:rsidRDefault="0006746E">
      <w:pPr>
        <w:pStyle w:val="3"/>
        <w:rPr>
          <w:ins w:id="3615" w:author="Microsoft" w:date="2016-02-17T15:45:00Z"/>
        </w:rPr>
      </w:pPr>
      <w:bookmarkStart w:id="3616" w:name="_Toc450144047"/>
      <w:ins w:id="3617" w:author="Microsoft" w:date="2016-07-25T12:36:00Z">
        <w:r>
          <w:rPr>
            <w:rFonts w:hint="eastAsia"/>
          </w:rPr>
          <w:t xml:space="preserve">  </w:t>
        </w:r>
      </w:ins>
      <w:ins w:id="3618" w:author="Microsoft" w:date="2016-02-17T15:45:00Z">
        <w:r w:rsidR="00810317">
          <w:rPr>
            <w:rFonts w:hint="eastAsia"/>
          </w:rPr>
          <w:t>终端机</w:t>
        </w:r>
        <w:r w:rsidR="00810317">
          <w:t>上线监控</w:t>
        </w:r>
        <w:bookmarkEnd w:id="3616"/>
      </w:ins>
    </w:p>
    <w:p w:rsidR="00810317" w:rsidRPr="00810317" w:rsidRDefault="00810317" w:rsidP="007805A6">
      <w:pPr>
        <w:rPr>
          <w:ins w:id="3619" w:author="Microsoft" w:date="2016-02-17T15:45:00Z"/>
        </w:rPr>
      </w:pPr>
    </w:p>
    <w:p w:rsidR="00D22BB2" w:rsidRDefault="00D22BB2" w:rsidP="006F0052">
      <w:pPr>
        <w:pStyle w:val="4"/>
        <w:ind w:left="0"/>
        <w:rPr>
          <w:ins w:id="3620" w:author="Microsoft" w:date="2016-02-18T09:43:00Z"/>
        </w:rPr>
      </w:pPr>
      <w:bookmarkStart w:id="3621" w:name="_Toc450144048"/>
      <w:ins w:id="3622" w:author="Microsoft" w:date="2016-02-18T09:43:00Z">
        <w:r>
          <w:rPr>
            <w:rFonts w:hint="eastAsia"/>
          </w:rPr>
          <w:t>终端机</w:t>
        </w:r>
        <w:r>
          <w:t>上线数量监控</w:t>
        </w:r>
        <w:bookmarkEnd w:id="3621"/>
      </w:ins>
    </w:p>
    <w:p w:rsidR="00D22BB2" w:rsidRDefault="00D22BB2" w:rsidP="006F0052">
      <w:pPr>
        <w:rPr>
          <w:ins w:id="3623" w:author="Microsoft" w:date="2016-02-18T09:43:00Z"/>
        </w:rPr>
      </w:pPr>
      <w:ins w:id="3624" w:author="Microsoft" w:date="2016-02-18T09:43:00Z">
        <w:r w:rsidRPr="00C62D3A">
          <w:rPr>
            <w:noProof/>
            <w:lang w:bidi="km-KH"/>
          </w:rPr>
          <w:drawing>
            <wp:inline distT="0" distB="0" distL="0" distR="0" wp14:anchorId="3BDD3352" wp14:editId="3006B053">
              <wp:extent cx="5400675" cy="3144271"/>
              <wp:effectExtent l="0" t="0" r="0" b="0"/>
              <wp:docPr id="92" name="图片 9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2"/>
                      <pic:cNvPicPr>
                        <a:picLocks noChangeAspect="1" noChangeArrowheads="1"/>
                      </pic:cNvPicPr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00675" cy="314427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ins>
    </w:p>
    <w:p w:rsidR="00D22BB2" w:rsidRDefault="00D22BB2" w:rsidP="00D22BB2">
      <w:pPr>
        <w:rPr>
          <w:ins w:id="3625" w:author="Microsoft" w:date="2016-02-18T09:43:00Z"/>
        </w:rPr>
      </w:pPr>
    </w:p>
    <w:tbl>
      <w:tblPr>
        <w:tblpPr w:leftFromText="180" w:rightFromText="180" w:vertAnchor="text" w:tblpY="27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3626" w:author="Microsoft" w:date="2016-02-18T10:05:00Z">
          <w:tblPr>
            <w:tblpPr w:leftFromText="180" w:rightFromText="180" w:vertAnchor="text" w:tblpY="275"/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344"/>
        <w:gridCol w:w="2433"/>
        <w:gridCol w:w="1806"/>
        <w:gridCol w:w="2912"/>
        <w:tblGridChange w:id="3627">
          <w:tblGrid>
            <w:gridCol w:w="1344"/>
            <w:gridCol w:w="2433"/>
            <w:gridCol w:w="1806"/>
            <w:gridCol w:w="2912"/>
          </w:tblGrid>
        </w:tblGridChange>
      </w:tblGrid>
      <w:tr w:rsidR="00D22BB2" w:rsidRPr="00437F65" w:rsidTr="00263484">
        <w:trPr>
          <w:cantSplit/>
          <w:ins w:id="3628" w:author="Microsoft" w:date="2016-02-18T09:43:00Z"/>
          <w:trPrChange w:id="3629" w:author="Microsoft" w:date="2016-02-18T10:05:00Z">
            <w:trPr>
              <w:cantSplit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630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31" w:author="Microsoft" w:date="2016-02-18T09:43:00Z"/>
              </w:rPr>
            </w:pPr>
            <w:bookmarkStart w:id="3632" w:name="OLE_LINK4"/>
            <w:bookmarkStart w:id="3633" w:name="OLE_LINK5"/>
            <w:ins w:id="3634" w:author="Microsoft" w:date="2016-02-18T09:43:00Z">
              <w:r w:rsidRPr="00437F65">
                <w:rPr>
                  <w:rFonts w:hint="eastAsia"/>
                </w:rPr>
                <w:lastRenderedPageBreak/>
                <w:t>功能点编号</w:t>
              </w:r>
            </w:ins>
          </w:p>
        </w:tc>
        <w:tc>
          <w:tcPr>
            <w:tcW w:w="1432" w:type="pct"/>
            <w:tcPrChange w:id="3635" w:author="Microsoft" w:date="2016-02-18T10:05:00Z">
              <w:tcPr>
                <w:tcW w:w="1432" w:type="pct"/>
              </w:tcPr>
            </w:tcPrChange>
          </w:tcPr>
          <w:p w:rsidR="00D22BB2" w:rsidRPr="00437F65" w:rsidRDefault="00D22BB2" w:rsidP="00C62D3A">
            <w:pPr>
              <w:rPr>
                <w:ins w:id="3636" w:author="Microsoft" w:date="2016-02-18T09:43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tcPrChange w:id="3637" w:author="Microsoft" w:date="2016-02-18T10:05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38" w:author="Microsoft" w:date="2016-02-18T09:43:00Z"/>
              </w:rPr>
            </w:pPr>
            <w:ins w:id="3639" w:author="Microsoft" w:date="2016-02-18T09:43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3" w:type="pct"/>
            <w:tcPrChange w:id="3640" w:author="Microsoft" w:date="2016-02-18T10:05:00Z">
              <w:tcPr>
                <w:tcW w:w="1713" w:type="pct"/>
              </w:tcPr>
            </w:tcPrChange>
          </w:tcPr>
          <w:p w:rsidR="00D22BB2" w:rsidRPr="00437F65" w:rsidRDefault="00D22BB2" w:rsidP="00C62D3A">
            <w:pPr>
              <w:rPr>
                <w:ins w:id="3641" w:author="Microsoft" w:date="2016-02-18T09:43:00Z"/>
                <w:iCs/>
              </w:rPr>
            </w:pPr>
            <w:ins w:id="3642" w:author="Microsoft" w:date="2016-02-18T09:43:00Z">
              <w:r>
                <w:rPr>
                  <w:rFonts w:hint="eastAsia"/>
                  <w:iCs/>
                </w:rPr>
                <w:t>区域监控</w:t>
              </w:r>
            </w:ins>
          </w:p>
        </w:tc>
      </w:tr>
      <w:tr w:rsidR="00D22BB2" w:rsidRPr="00437F65" w:rsidTr="00263484">
        <w:trPr>
          <w:cantSplit/>
          <w:ins w:id="3643" w:author="Microsoft" w:date="2016-02-18T09:43:00Z"/>
          <w:trPrChange w:id="3644" w:author="Microsoft" w:date="2016-02-18T10:05:00Z">
            <w:trPr>
              <w:cantSplit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645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46" w:author="Microsoft" w:date="2016-02-18T09:43:00Z"/>
              </w:rPr>
            </w:pPr>
            <w:ins w:id="3647" w:author="Microsoft" w:date="2016-02-18T09:43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432" w:type="pct"/>
            <w:tcPrChange w:id="3648" w:author="Microsoft" w:date="2016-02-18T10:05:00Z">
              <w:tcPr>
                <w:tcW w:w="1432" w:type="pct"/>
              </w:tcPr>
            </w:tcPrChange>
          </w:tcPr>
          <w:p w:rsidR="00D22BB2" w:rsidRPr="00437F65" w:rsidRDefault="00D22BB2" w:rsidP="00C62D3A">
            <w:pPr>
              <w:rPr>
                <w:ins w:id="3649" w:author="Microsoft" w:date="2016-02-18T09:43:00Z"/>
                <w:iCs/>
              </w:rPr>
            </w:pPr>
            <w:ins w:id="3650" w:author="Microsoft" w:date="2016-02-18T09:43:00Z">
              <w:r>
                <w:rPr>
                  <w:rFonts w:hint="eastAsia"/>
                  <w:iCs/>
                </w:rPr>
                <w:t>终端机上线数量监控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tcPrChange w:id="3651" w:author="Microsoft" w:date="2016-02-18T10:05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52" w:author="Microsoft" w:date="2016-02-18T09:43:00Z"/>
                <w:iCs/>
              </w:rPr>
            </w:pPr>
            <w:ins w:id="3653" w:author="Microsoft" w:date="2016-02-18T09:43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3" w:type="pct"/>
            <w:tcPrChange w:id="3654" w:author="Microsoft" w:date="2016-02-18T10:05:00Z">
              <w:tcPr>
                <w:tcW w:w="1713" w:type="pct"/>
              </w:tcPr>
            </w:tcPrChange>
          </w:tcPr>
          <w:p w:rsidR="00D22BB2" w:rsidRPr="00437F65" w:rsidRDefault="00D22BB2" w:rsidP="00C62D3A">
            <w:pPr>
              <w:rPr>
                <w:ins w:id="3655" w:author="Microsoft" w:date="2016-02-18T09:43:00Z"/>
                <w:iCs/>
              </w:rPr>
            </w:pPr>
          </w:p>
        </w:tc>
      </w:tr>
      <w:tr w:rsidR="00D22BB2" w:rsidRPr="00437F65" w:rsidTr="00263484">
        <w:trPr>
          <w:trHeight w:val="390"/>
          <w:ins w:id="3656" w:author="Microsoft" w:date="2016-02-18T09:43:00Z"/>
          <w:trPrChange w:id="3657" w:author="Microsoft" w:date="2016-02-18T10:05:00Z">
            <w:trPr>
              <w:trHeight w:val="39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658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59" w:author="Microsoft" w:date="2016-02-18T09:43:00Z"/>
              </w:rPr>
            </w:pPr>
            <w:ins w:id="3660" w:author="Microsoft" w:date="2016-02-18T09:43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209" w:type="pct"/>
            <w:gridSpan w:val="3"/>
            <w:tcPrChange w:id="3661" w:author="Microsoft" w:date="2016-02-18T10:05:00Z">
              <w:tcPr>
                <w:tcW w:w="4209" w:type="pct"/>
                <w:gridSpan w:val="3"/>
              </w:tcPr>
            </w:tcPrChange>
          </w:tcPr>
          <w:p w:rsidR="00D22BB2" w:rsidRDefault="00D22BB2" w:rsidP="00C62D3A">
            <w:pPr>
              <w:rPr>
                <w:ins w:id="3662" w:author="Microsoft" w:date="2016-02-18T09:43:00Z"/>
              </w:rPr>
            </w:pPr>
            <w:ins w:id="3663" w:author="Microsoft" w:date="2016-02-18T09:43:00Z">
              <w:r>
                <w:rPr>
                  <w:rFonts w:hint="eastAsia"/>
                </w:rPr>
                <w:t>显示各个区域当前终端机上线数。</w:t>
              </w:r>
            </w:ins>
          </w:p>
          <w:p w:rsidR="00D22BB2" w:rsidRPr="00D52B82" w:rsidRDefault="00D22BB2" w:rsidP="00C62D3A">
            <w:pPr>
              <w:rPr>
                <w:ins w:id="3664" w:author="Microsoft" w:date="2016-02-18T09:43:00Z"/>
              </w:rPr>
            </w:pPr>
            <w:ins w:id="3665" w:author="Microsoft" w:date="2016-02-18T09:43:00Z">
              <w:r>
                <w:rPr>
                  <w:rFonts w:hint="eastAsia"/>
                </w:rPr>
                <w:t>以柱状图形式展示</w:t>
              </w:r>
              <w:r>
                <w:rPr>
                  <w:rFonts w:hint="eastAsia"/>
                </w:rPr>
                <w:t>&lt;</w:t>
              </w:r>
            </w:ins>
            <w:r w:rsidR="005B62B1">
              <w:rPr>
                <w:rFonts w:hint="eastAsia"/>
              </w:rPr>
              <w:t>各个机构</w:t>
            </w:r>
            <w:r w:rsidR="005B62B1">
              <w:t>部门</w:t>
            </w:r>
            <w:ins w:id="3666" w:author="Microsoft" w:date="2016-02-18T09:43:00Z">
              <w:r>
                <w:t>&gt;</w:t>
              </w:r>
              <w:r>
                <w:rPr>
                  <w:rFonts w:hint="eastAsia"/>
                </w:rPr>
                <w:t>，当日终端机上线情况。由于选用控件已经确定，数据展现形式请参看截图。</w:t>
              </w:r>
            </w:ins>
          </w:p>
        </w:tc>
      </w:tr>
      <w:tr w:rsidR="00D22BB2" w:rsidRPr="00437F65" w:rsidTr="00263484">
        <w:trPr>
          <w:trHeight w:val="420"/>
          <w:ins w:id="3667" w:author="Microsoft" w:date="2016-02-18T09:43:00Z"/>
          <w:trPrChange w:id="3668" w:author="Microsoft" w:date="2016-02-18T10:05:00Z">
            <w:trPr>
              <w:trHeight w:val="42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669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70" w:author="Microsoft" w:date="2016-02-18T09:43:00Z"/>
              </w:rPr>
            </w:pPr>
            <w:ins w:id="3671" w:author="Microsoft" w:date="2016-02-18T09:43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4209" w:type="pct"/>
            <w:gridSpan w:val="3"/>
            <w:tcPrChange w:id="3672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D52B82" w:rsidRDefault="00D22BB2" w:rsidP="00C62D3A">
            <w:pPr>
              <w:rPr>
                <w:ins w:id="3673" w:author="Microsoft" w:date="2016-02-18T09:43:00Z"/>
              </w:rPr>
            </w:pPr>
            <w:ins w:id="3674" w:author="Microsoft" w:date="2016-02-18T09:43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RPr="006E47B4" w:rsidTr="00263484">
        <w:trPr>
          <w:trHeight w:val="420"/>
          <w:ins w:id="3675" w:author="Microsoft" w:date="2016-02-18T09:43:00Z"/>
          <w:trPrChange w:id="3676" w:author="Microsoft" w:date="2016-02-18T10:05:00Z">
            <w:trPr>
              <w:trHeight w:val="42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677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78" w:author="Microsoft" w:date="2016-02-18T09:43:00Z"/>
              </w:rPr>
            </w:pPr>
            <w:ins w:id="3679" w:author="Microsoft" w:date="2016-02-18T09:43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209" w:type="pct"/>
            <w:gridSpan w:val="3"/>
            <w:tcPrChange w:id="3680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6B7CD9" w:rsidRDefault="00D22BB2" w:rsidP="00C62D3A">
            <w:pPr>
              <w:rPr>
                <w:ins w:id="3681" w:author="Microsoft" w:date="2016-02-18T09:43:00Z"/>
                <w:rFonts w:ascii="宋体" w:hAnsi="宋体"/>
                <w:bCs/>
                <w:iCs/>
              </w:rPr>
            </w:pPr>
            <w:ins w:id="3682" w:author="Microsoft" w:date="2016-02-18T09:43:00Z">
              <w:r w:rsidRPr="006B7CD9">
                <w:rPr>
                  <w:rFonts w:ascii="宋体" w:hAnsi="宋体" w:hint="eastAsia"/>
                  <w:bCs/>
                  <w:iCs/>
                </w:rPr>
                <w:t>监控数据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D22BB2" w:rsidRPr="00625133" w:rsidRDefault="00D22BB2" w:rsidP="00D22BB2">
            <w:pPr>
              <w:pStyle w:val="af"/>
              <w:numPr>
                <w:ilvl w:val="0"/>
                <w:numId w:val="49"/>
              </w:numPr>
              <w:adjustRightInd/>
              <w:spacing w:before="100" w:after="100" w:line="240" w:lineRule="auto"/>
              <w:ind w:right="0" w:firstLineChars="0"/>
              <w:rPr>
                <w:ins w:id="3683" w:author="Microsoft" w:date="2016-02-18T09:43:00Z"/>
                <w:rFonts w:ascii="宋体" w:hAnsi="宋体"/>
                <w:bCs/>
                <w:iCs/>
              </w:rPr>
            </w:pPr>
            <w:ins w:id="3684" w:author="Microsoft" w:date="2016-02-18T09:43:00Z">
              <w:r w:rsidRPr="00625133">
                <w:rPr>
                  <w:rFonts w:ascii="宋体" w:hAnsi="宋体" w:hint="eastAsia"/>
                  <w:bCs/>
                  <w:iCs/>
                </w:rPr>
                <w:t>横轴</w:t>
              </w:r>
              <w:r w:rsidRPr="00625133">
                <w:rPr>
                  <w:rFonts w:ascii="宋体" w:hAnsi="宋体"/>
                  <w:bCs/>
                  <w:iCs/>
                </w:rPr>
                <w:t>：</w:t>
              </w:r>
            </w:ins>
            <w:r w:rsidR="005B62B1">
              <w:rPr>
                <w:rFonts w:ascii="宋体" w:hAnsi="宋体" w:hint="eastAsia"/>
                <w:bCs/>
                <w:iCs/>
              </w:rPr>
              <w:t>各个</w:t>
            </w:r>
            <w:r w:rsidR="005B62B1">
              <w:rPr>
                <w:rFonts w:ascii="宋体" w:hAnsi="宋体"/>
                <w:bCs/>
                <w:iCs/>
              </w:rPr>
              <w:t>机构</w:t>
            </w:r>
          </w:p>
          <w:p w:rsidR="00D22BB2" w:rsidRPr="00625133" w:rsidRDefault="00D22BB2" w:rsidP="00D22BB2">
            <w:pPr>
              <w:pStyle w:val="af"/>
              <w:numPr>
                <w:ilvl w:val="0"/>
                <w:numId w:val="49"/>
              </w:numPr>
              <w:adjustRightInd/>
              <w:spacing w:before="100" w:after="100" w:line="240" w:lineRule="auto"/>
              <w:ind w:right="0" w:firstLineChars="0"/>
              <w:rPr>
                <w:ins w:id="3685" w:author="Microsoft" w:date="2016-02-18T09:43:00Z"/>
                <w:rFonts w:ascii="宋体" w:hAnsi="宋体"/>
                <w:bCs/>
                <w:iCs/>
              </w:rPr>
            </w:pPr>
            <w:ins w:id="3686" w:author="Microsoft" w:date="2016-02-18T09:43:00Z">
              <w:r w:rsidRPr="00625133">
                <w:rPr>
                  <w:rFonts w:ascii="宋体" w:hAnsi="宋体" w:hint="eastAsia"/>
                  <w:bCs/>
                  <w:iCs/>
                </w:rPr>
                <w:t>纵轴</w:t>
              </w:r>
              <w:r w:rsidRPr="00625133">
                <w:rPr>
                  <w:rFonts w:ascii="宋体" w:hAnsi="宋体"/>
                  <w:bCs/>
                  <w:iCs/>
                </w:rPr>
                <w:t>：</w:t>
              </w:r>
              <w:r w:rsidRPr="00625133">
                <w:rPr>
                  <w:rFonts w:ascii="宋体" w:hAnsi="宋体" w:hint="eastAsia"/>
                  <w:bCs/>
                  <w:iCs/>
                </w:rPr>
                <w:t>表示终端</w:t>
              </w:r>
              <w:r w:rsidRPr="00625133">
                <w:rPr>
                  <w:rFonts w:ascii="宋体" w:hAnsi="宋体"/>
                  <w:bCs/>
                  <w:iCs/>
                </w:rPr>
                <w:t>机</w:t>
              </w:r>
              <w:r w:rsidRPr="00625133">
                <w:rPr>
                  <w:rFonts w:ascii="宋体" w:hAnsi="宋体" w:hint="eastAsia"/>
                  <w:bCs/>
                  <w:iCs/>
                </w:rPr>
                <w:t>数量</w:t>
              </w:r>
            </w:ins>
          </w:p>
          <w:p w:rsidR="00D22BB2" w:rsidRPr="00182404" w:rsidRDefault="00D22BB2" w:rsidP="00D22BB2">
            <w:pPr>
              <w:pStyle w:val="af"/>
              <w:numPr>
                <w:ilvl w:val="0"/>
                <w:numId w:val="49"/>
              </w:numPr>
              <w:adjustRightInd/>
              <w:spacing w:before="100" w:after="100" w:line="240" w:lineRule="auto"/>
              <w:ind w:right="0" w:firstLineChars="0"/>
              <w:rPr>
                <w:ins w:id="3687" w:author="Microsoft" w:date="2016-02-18T09:43:00Z"/>
                <w:rFonts w:ascii="宋体" w:hAnsi="宋体"/>
                <w:bCs/>
                <w:iCs/>
              </w:rPr>
            </w:pPr>
            <w:ins w:id="3688" w:author="Microsoft" w:date="2016-02-18T09:43:00Z">
              <w:r w:rsidRPr="00625133">
                <w:rPr>
                  <w:rFonts w:ascii="宋体" w:hAnsi="宋体" w:hint="eastAsia"/>
                  <w:bCs/>
                  <w:iCs/>
                </w:rPr>
                <w:t>数据</w:t>
              </w:r>
              <w:r w:rsidRPr="00625133">
                <w:rPr>
                  <w:rFonts w:ascii="宋体" w:hAnsi="宋体"/>
                  <w:bCs/>
                  <w:iCs/>
                </w:rPr>
                <w:t>：总量、</w:t>
              </w:r>
              <w:r w:rsidRPr="00625133">
                <w:rPr>
                  <w:rFonts w:ascii="宋体" w:hAnsi="宋体" w:hint="eastAsia"/>
                  <w:bCs/>
                  <w:iCs/>
                </w:rPr>
                <w:t>当前被销售员</w:t>
              </w:r>
              <w:r w:rsidRPr="00625133">
                <w:rPr>
                  <w:rFonts w:ascii="宋体" w:hAnsi="宋体"/>
                  <w:bCs/>
                  <w:iCs/>
                </w:rPr>
                <w:t>登录的</w:t>
              </w:r>
              <w:r w:rsidRPr="00625133">
                <w:rPr>
                  <w:rFonts w:ascii="宋体" w:hAnsi="宋体" w:hint="eastAsia"/>
                  <w:bCs/>
                  <w:iCs/>
                </w:rPr>
                <w:t>终端机</w:t>
              </w:r>
              <w:r w:rsidRPr="00625133">
                <w:rPr>
                  <w:rFonts w:ascii="宋体" w:hAnsi="宋体"/>
                  <w:bCs/>
                  <w:iCs/>
                </w:rPr>
                <w:t>数</w:t>
              </w:r>
              <w:r w:rsidRPr="00625133">
                <w:rPr>
                  <w:rFonts w:ascii="宋体" w:hAnsi="宋体" w:hint="eastAsia"/>
                  <w:bCs/>
                  <w:iCs/>
                </w:rPr>
                <w:t>量</w:t>
              </w:r>
            </w:ins>
          </w:p>
        </w:tc>
      </w:tr>
      <w:tr w:rsidR="00D22BB2" w:rsidRPr="00437F65" w:rsidTr="00263484">
        <w:trPr>
          <w:ins w:id="3689" w:author="Microsoft" w:date="2016-02-18T09:43:00Z"/>
        </w:trPr>
        <w:tc>
          <w:tcPr>
            <w:tcW w:w="791" w:type="pct"/>
            <w:shd w:val="clear" w:color="auto" w:fill="D9D9D9" w:themeFill="background1" w:themeFillShade="D9"/>
            <w:tcPrChange w:id="3690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91" w:author="Microsoft" w:date="2016-02-18T09:43:00Z"/>
              </w:rPr>
            </w:pPr>
            <w:ins w:id="3692" w:author="Microsoft" w:date="2016-02-18T09:43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4209" w:type="pct"/>
            <w:gridSpan w:val="3"/>
            <w:tcPrChange w:id="3693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694" w:author="Microsoft" w:date="2016-02-18T09:43:00Z"/>
              </w:rPr>
            </w:pPr>
            <w:ins w:id="3695" w:author="Microsoft" w:date="2016-02-18T09:43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RPr="00437F65" w:rsidTr="00263484">
        <w:trPr>
          <w:ins w:id="3696" w:author="Microsoft" w:date="2016-02-18T09:43:00Z"/>
        </w:trPr>
        <w:tc>
          <w:tcPr>
            <w:tcW w:w="791" w:type="pct"/>
            <w:shd w:val="clear" w:color="auto" w:fill="D9D9D9" w:themeFill="background1" w:themeFillShade="D9"/>
            <w:tcPrChange w:id="3697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698" w:author="Microsoft" w:date="2016-02-18T09:43:00Z"/>
              </w:rPr>
            </w:pPr>
            <w:ins w:id="3699" w:author="Microsoft" w:date="2016-02-18T09:43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209" w:type="pct"/>
            <w:gridSpan w:val="3"/>
            <w:tcPrChange w:id="3700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701" w:author="Microsoft" w:date="2016-02-18T09:43:00Z"/>
                <w:rFonts w:ascii="宋体" w:hAnsi="宋体"/>
                <w:bCs/>
                <w:iCs/>
              </w:rPr>
            </w:pPr>
            <w:ins w:id="3702" w:author="Microsoft" w:date="2016-02-18T09:43:00Z">
              <w:r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D22BB2" w:rsidRPr="00437F65" w:rsidTr="00263484">
        <w:trPr>
          <w:ins w:id="3703" w:author="Microsoft" w:date="2016-02-18T09:43:00Z"/>
        </w:trPr>
        <w:tc>
          <w:tcPr>
            <w:tcW w:w="791" w:type="pct"/>
            <w:shd w:val="clear" w:color="auto" w:fill="D9D9D9" w:themeFill="background1" w:themeFillShade="D9"/>
            <w:tcPrChange w:id="3704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05" w:author="Microsoft" w:date="2016-02-18T09:43:00Z"/>
              </w:rPr>
            </w:pPr>
            <w:ins w:id="3706" w:author="Microsoft" w:date="2016-02-18T09:43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209" w:type="pct"/>
            <w:gridSpan w:val="3"/>
            <w:tcPrChange w:id="3707" w:author="Microsoft" w:date="2016-02-18T10:05:00Z">
              <w:tcPr>
                <w:tcW w:w="4209" w:type="pct"/>
                <w:gridSpan w:val="3"/>
              </w:tcPr>
            </w:tcPrChange>
          </w:tcPr>
          <w:p w:rsidR="00D22BB2" w:rsidRDefault="00D22BB2" w:rsidP="00C62D3A">
            <w:pPr>
              <w:rPr>
                <w:ins w:id="3708" w:author="Microsoft" w:date="2016-02-18T09:43:00Z"/>
              </w:rPr>
            </w:pPr>
            <w:ins w:id="3709" w:author="Microsoft" w:date="2016-02-18T09:43:00Z">
              <w:r>
                <w:rPr>
                  <w:rFonts w:hint="eastAsia"/>
                </w:rPr>
                <w:t>控件自有特性：</w:t>
              </w:r>
            </w:ins>
          </w:p>
          <w:p w:rsidR="00D22BB2" w:rsidRDefault="00D22BB2" w:rsidP="00C62D3A">
            <w:pPr>
              <w:rPr>
                <w:ins w:id="3710" w:author="Microsoft" w:date="2016-02-18T09:43:00Z"/>
              </w:rPr>
            </w:pPr>
            <w:ins w:id="3711" w:author="Microsoft" w:date="2016-02-18T09:43:00Z">
              <w:r>
                <w:rPr>
                  <w:rFonts w:hint="eastAsia"/>
                </w:rPr>
                <w:t>鼠标悬停于图形上时，显示图形名称及数值。</w:t>
              </w:r>
            </w:ins>
          </w:p>
          <w:p w:rsidR="00D22BB2" w:rsidRDefault="00D22BB2" w:rsidP="00C62D3A">
            <w:pPr>
              <w:rPr>
                <w:ins w:id="3712" w:author="Microsoft" w:date="2016-02-18T09:43:00Z"/>
              </w:rPr>
            </w:pPr>
            <w:ins w:id="3713" w:author="Microsoft" w:date="2016-02-18T09:43:00Z">
              <w:r>
                <w:rPr>
                  <w:rFonts w:hint="eastAsia"/>
                </w:rPr>
                <w:t>鼠标点击图示区中的项目，隐藏或显示此项数据。</w:t>
              </w:r>
            </w:ins>
          </w:p>
          <w:p w:rsidR="00D22BB2" w:rsidRPr="00437F65" w:rsidRDefault="00D22BB2" w:rsidP="00C62D3A">
            <w:pPr>
              <w:rPr>
                <w:ins w:id="3714" w:author="Microsoft" w:date="2016-02-18T09:43:00Z"/>
              </w:rPr>
            </w:pPr>
            <w:ins w:id="3715" w:author="Microsoft" w:date="2016-02-18T09:43:00Z">
              <w:r>
                <w:rPr>
                  <w:rFonts w:hint="eastAsia"/>
                </w:rPr>
                <w:t>终端机</w:t>
              </w:r>
              <w:r>
                <w:t>上线数量：</w:t>
              </w:r>
              <w:r>
                <w:rPr>
                  <w:rFonts w:hint="eastAsia"/>
                </w:rPr>
                <w:t>已经</w:t>
              </w:r>
              <w:r>
                <w:t>连接，且已经登录的；</w:t>
              </w:r>
            </w:ins>
          </w:p>
        </w:tc>
      </w:tr>
      <w:bookmarkEnd w:id="3632"/>
      <w:bookmarkEnd w:id="3633"/>
    </w:tbl>
    <w:p w:rsidR="00D22BB2" w:rsidRPr="00C62D3A" w:rsidRDefault="00D22BB2">
      <w:pPr>
        <w:rPr>
          <w:ins w:id="3716" w:author="Microsoft" w:date="2016-02-18T09:43:00Z"/>
        </w:rPr>
        <w:pPrChange w:id="3717" w:author="Microsoft" w:date="2016-02-18T09:43:00Z">
          <w:pPr>
            <w:pStyle w:val="3"/>
          </w:pPr>
        </w:pPrChange>
      </w:pPr>
    </w:p>
    <w:p w:rsidR="00D22BB2" w:rsidRPr="00C62D3A" w:rsidRDefault="00D22BB2">
      <w:pPr>
        <w:rPr>
          <w:ins w:id="3718" w:author="Microsoft" w:date="2016-02-18T09:43:00Z"/>
        </w:rPr>
        <w:pPrChange w:id="3719" w:author="Microsoft" w:date="2016-02-18T09:43:00Z">
          <w:pPr>
            <w:pStyle w:val="3"/>
          </w:pPr>
        </w:pPrChange>
      </w:pPr>
    </w:p>
    <w:p w:rsidR="00D22BB2" w:rsidRDefault="00D22BB2" w:rsidP="00D22BB2">
      <w:pPr>
        <w:pStyle w:val="4"/>
        <w:ind w:left="-142"/>
        <w:rPr>
          <w:ins w:id="3720" w:author="Microsoft" w:date="2016-02-18T09:44:00Z"/>
        </w:rPr>
      </w:pPr>
      <w:bookmarkStart w:id="3721" w:name="_Toc450144049"/>
      <w:ins w:id="3722" w:author="Microsoft" w:date="2016-02-18T09:44:00Z">
        <w:r>
          <w:rPr>
            <w:rFonts w:hint="eastAsia"/>
          </w:rPr>
          <w:t>当前</w:t>
        </w:r>
        <w:r>
          <w:t>终端机</w:t>
        </w:r>
        <w:r>
          <w:rPr>
            <w:rFonts w:hint="eastAsia"/>
          </w:rPr>
          <w:t>上线</w:t>
        </w:r>
        <w:r>
          <w:t>占比</w:t>
        </w:r>
        <w:bookmarkEnd w:id="3721"/>
      </w:ins>
    </w:p>
    <w:p w:rsidR="00D22BB2" w:rsidRDefault="00D22BB2">
      <w:pPr>
        <w:rPr>
          <w:ins w:id="3723" w:author="Microsoft" w:date="2016-02-18T09:45:00Z"/>
        </w:rPr>
        <w:pPrChange w:id="3724" w:author="Microsoft" w:date="2016-02-18T09:44:00Z">
          <w:pPr>
            <w:pStyle w:val="4"/>
            <w:ind w:left="-142"/>
          </w:pPr>
        </w:pPrChange>
      </w:pPr>
      <w:ins w:id="3725" w:author="Microsoft" w:date="2016-02-18T09:44:00Z">
        <w:r w:rsidRPr="00664EA7">
          <w:rPr>
            <w:noProof/>
            <w:lang w:bidi="km-KH"/>
          </w:rPr>
          <w:drawing>
            <wp:inline distT="0" distB="0" distL="0" distR="0" wp14:anchorId="0BA72A56" wp14:editId="270FD1FA">
              <wp:extent cx="5114925" cy="3648075"/>
              <wp:effectExtent l="0" t="0" r="9525" b="9525"/>
              <wp:docPr id="8" name="图片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4925" cy="36480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tbl>
      <w:tblPr>
        <w:tblpPr w:leftFromText="180" w:rightFromText="180" w:vertAnchor="text" w:tblpY="27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3726" w:author="Microsoft" w:date="2016-02-18T10:05:00Z">
          <w:tblPr>
            <w:tblpPr w:leftFromText="180" w:rightFromText="180" w:vertAnchor="text" w:tblpY="275"/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344"/>
        <w:gridCol w:w="2433"/>
        <w:gridCol w:w="1806"/>
        <w:gridCol w:w="2912"/>
        <w:tblGridChange w:id="3727">
          <w:tblGrid>
            <w:gridCol w:w="1344"/>
            <w:gridCol w:w="2433"/>
            <w:gridCol w:w="1806"/>
            <w:gridCol w:w="2912"/>
          </w:tblGrid>
        </w:tblGridChange>
      </w:tblGrid>
      <w:tr w:rsidR="00D22BB2" w:rsidRPr="00437F65" w:rsidTr="00263484">
        <w:trPr>
          <w:cantSplit/>
          <w:ins w:id="3728" w:author="Microsoft" w:date="2016-02-18T09:45:00Z"/>
          <w:trPrChange w:id="3729" w:author="Microsoft" w:date="2016-02-18T10:05:00Z">
            <w:trPr>
              <w:cantSplit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730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31" w:author="Microsoft" w:date="2016-02-18T09:45:00Z"/>
              </w:rPr>
            </w:pPr>
            <w:ins w:id="3732" w:author="Microsoft" w:date="2016-02-18T09:45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1432" w:type="pct"/>
            <w:tcPrChange w:id="3733" w:author="Microsoft" w:date="2016-02-18T10:05:00Z">
              <w:tcPr>
                <w:tcW w:w="1432" w:type="pct"/>
              </w:tcPr>
            </w:tcPrChange>
          </w:tcPr>
          <w:p w:rsidR="00D22BB2" w:rsidRPr="00437F65" w:rsidRDefault="00D22BB2" w:rsidP="00C62D3A">
            <w:pPr>
              <w:rPr>
                <w:ins w:id="3734" w:author="Microsoft" w:date="2016-02-18T09:45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tcPrChange w:id="3735" w:author="Microsoft" w:date="2016-02-18T10:05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36" w:author="Microsoft" w:date="2016-02-18T09:45:00Z"/>
              </w:rPr>
            </w:pPr>
            <w:ins w:id="3737" w:author="Microsoft" w:date="2016-02-18T09:45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tcPrChange w:id="3738" w:author="Microsoft" w:date="2016-02-18T10:05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3739" w:author="Microsoft" w:date="2016-02-18T09:45:00Z"/>
                <w:iCs/>
              </w:rPr>
            </w:pPr>
          </w:p>
        </w:tc>
      </w:tr>
      <w:tr w:rsidR="00D22BB2" w:rsidRPr="00437F65" w:rsidTr="00263484">
        <w:trPr>
          <w:cantSplit/>
          <w:ins w:id="3740" w:author="Microsoft" w:date="2016-02-18T09:45:00Z"/>
          <w:trPrChange w:id="3741" w:author="Microsoft" w:date="2016-02-18T10:05:00Z">
            <w:trPr>
              <w:cantSplit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742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43" w:author="Microsoft" w:date="2016-02-18T09:45:00Z"/>
              </w:rPr>
            </w:pPr>
            <w:ins w:id="3744" w:author="Microsoft" w:date="2016-02-18T09:45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432" w:type="pct"/>
            <w:tcPrChange w:id="3745" w:author="Microsoft" w:date="2016-02-18T10:05:00Z">
              <w:tcPr>
                <w:tcW w:w="1432" w:type="pct"/>
              </w:tcPr>
            </w:tcPrChange>
          </w:tcPr>
          <w:p w:rsidR="00D22BB2" w:rsidRPr="00437F65" w:rsidRDefault="00D22BB2" w:rsidP="00C62D3A">
            <w:pPr>
              <w:rPr>
                <w:ins w:id="3746" w:author="Microsoft" w:date="2016-02-18T09:45:00Z"/>
                <w:iCs/>
              </w:rPr>
            </w:pPr>
            <w:ins w:id="3747" w:author="Microsoft" w:date="2016-02-18T09:45:00Z">
              <w:r>
                <w:rPr>
                  <w:rFonts w:hint="eastAsia"/>
                  <w:iCs/>
                </w:rPr>
                <w:t>当前上线占比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tcPrChange w:id="3748" w:author="Microsoft" w:date="2016-02-18T10:05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49" w:author="Microsoft" w:date="2016-02-18T09:45:00Z"/>
                <w:iCs/>
              </w:rPr>
            </w:pPr>
            <w:ins w:id="3750" w:author="Microsoft" w:date="2016-02-18T09:45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tcPrChange w:id="3751" w:author="Microsoft" w:date="2016-02-18T10:05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3752" w:author="Microsoft" w:date="2016-02-18T09:45:00Z"/>
                <w:iCs/>
              </w:rPr>
            </w:pPr>
          </w:p>
        </w:tc>
      </w:tr>
      <w:tr w:rsidR="00D22BB2" w:rsidRPr="00437F65" w:rsidTr="00263484">
        <w:trPr>
          <w:trHeight w:val="390"/>
          <w:ins w:id="3753" w:author="Microsoft" w:date="2016-02-18T09:45:00Z"/>
          <w:trPrChange w:id="3754" w:author="Microsoft" w:date="2016-02-18T10:05:00Z">
            <w:trPr>
              <w:trHeight w:val="39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755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56" w:author="Microsoft" w:date="2016-02-18T09:45:00Z"/>
              </w:rPr>
            </w:pPr>
            <w:ins w:id="3757" w:author="Microsoft" w:date="2016-02-18T09:45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209" w:type="pct"/>
            <w:gridSpan w:val="3"/>
            <w:tcPrChange w:id="3758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D52B82" w:rsidRDefault="00D22BB2" w:rsidP="00C62D3A">
            <w:pPr>
              <w:rPr>
                <w:ins w:id="3759" w:author="Microsoft" w:date="2016-02-18T09:45:00Z"/>
              </w:rPr>
            </w:pPr>
            <w:ins w:id="3760" w:author="Microsoft" w:date="2016-02-18T09:45:00Z">
              <w:r>
                <w:rPr>
                  <w:rFonts w:hint="eastAsia"/>
                </w:rPr>
                <w:t>用饼图</w:t>
              </w:r>
              <w:r>
                <w:t>形式</w:t>
              </w:r>
              <w:r>
                <w:rPr>
                  <w:rFonts w:hint="eastAsia"/>
                </w:rPr>
                <w:t>展示</w:t>
              </w:r>
              <w:r>
                <w:t>当前终端机上线占比，</w:t>
              </w:r>
              <w:r>
                <w:rPr>
                  <w:rFonts w:hint="eastAsia"/>
                </w:rPr>
                <w:t>&lt;</w:t>
              </w:r>
              <w:r>
                <w:rPr>
                  <w:rFonts w:hint="eastAsia"/>
                </w:rPr>
                <w:t>总数</w:t>
              </w:r>
              <w:r>
                <w:rPr>
                  <w:rFonts w:hint="eastAsia"/>
                </w:rPr>
                <w:t>&gt;</w:t>
              </w:r>
              <w:r>
                <w:rPr>
                  <w:rFonts w:hint="eastAsia"/>
                </w:rPr>
                <w:t>、</w:t>
              </w:r>
              <w:r>
                <w:t>&lt;</w:t>
              </w:r>
              <w:r>
                <w:rPr>
                  <w:rFonts w:hint="eastAsia"/>
                </w:rPr>
                <w:t>未上线</w:t>
              </w:r>
              <w:r>
                <w:t>数</w:t>
              </w:r>
              <w:r>
                <w:t>&gt;</w:t>
              </w:r>
              <w:r>
                <w:rPr>
                  <w:rFonts w:hint="eastAsia"/>
                </w:rPr>
                <w:t>、</w:t>
              </w:r>
              <w:r>
                <w:t>&lt;</w:t>
              </w:r>
              <w:r>
                <w:rPr>
                  <w:rFonts w:hint="eastAsia"/>
                </w:rPr>
                <w:t>上线数</w:t>
              </w:r>
              <w:r>
                <w:t>&gt;</w:t>
              </w:r>
              <w:r>
                <w:rPr>
                  <w:rFonts w:hint="eastAsia"/>
                </w:rPr>
                <w:t>、</w:t>
              </w:r>
              <w:r>
                <w:rPr>
                  <w:rFonts w:hint="eastAsia"/>
                </w:rPr>
                <w:t>&lt;</w:t>
              </w:r>
              <w:r>
                <w:rPr>
                  <w:rFonts w:hint="eastAsia"/>
                </w:rPr>
                <w:lastRenderedPageBreak/>
                <w:t>百分比</w:t>
              </w:r>
              <w:r>
                <w:rPr>
                  <w:rFonts w:hint="eastAsia"/>
                </w:rPr>
                <w:t>&gt;</w:t>
              </w:r>
            </w:ins>
          </w:p>
        </w:tc>
      </w:tr>
      <w:tr w:rsidR="00D22BB2" w:rsidRPr="00437F65" w:rsidTr="00263484">
        <w:trPr>
          <w:trHeight w:val="420"/>
          <w:ins w:id="3761" w:author="Microsoft" w:date="2016-02-18T09:45:00Z"/>
          <w:trPrChange w:id="3762" w:author="Microsoft" w:date="2016-02-18T10:05:00Z">
            <w:trPr>
              <w:trHeight w:val="42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763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64" w:author="Microsoft" w:date="2016-02-18T09:45:00Z"/>
              </w:rPr>
            </w:pPr>
            <w:ins w:id="3765" w:author="Microsoft" w:date="2016-02-18T09:45:00Z">
              <w:r w:rsidRPr="00437F65">
                <w:rPr>
                  <w:rFonts w:hint="eastAsia"/>
                </w:rPr>
                <w:lastRenderedPageBreak/>
                <w:t>输入</w:t>
              </w:r>
            </w:ins>
          </w:p>
        </w:tc>
        <w:tc>
          <w:tcPr>
            <w:tcW w:w="4209" w:type="pct"/>
            <w:gridSpan w:val="3"/>
            <w:tcPrChange w:id="3766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D52B82" w:rsidRDefault="00D22BB2" w:rsidP="00C62D3A">
            <w:pPr>
              <w:rPr>
                <w:ins w:id="3767" w:author="Microsoft" w:date="2016-02-18T09:45:00Z"/>
              </w:rPr>
            </w:pPr>
            <w:ins w:id="3768" w:author="Microsoft" w:date="2016-02-18T09:45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RPr="006E47B4" w:rsidTr="00263484">
        <w:trPr>
          <w:trHeight w:val="420"/>
          <w:ins w:id="3769" w:author="Microsoft" w:date="2016-02-18T09:45:00Z"/>
          <w:trPrChange w:id="3770" w:author="Microsoft" w:date="2016-02-18T10:05:00Z">
            <w:trPr>
              <w:trHeight w:val="42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771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72" w:author="Microsoft" w:date="2016-02-18T09:45:00Z"/>
              </w:rPr>
            </w:pPr>
            <w:ins w:id="3773" w:author="Microsoft" w:date="2016-02-18T09:45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209" w:type="pct"/>
            <w:gridSpan w:val="3"/>
            <w:tcPrChange w:id="3774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6B7CD9" w:rsidRDefault="00D22BB2" w:rsidP="00C62D3A">
            <w:pPr>
              <w:rPr>
                <w:ins w:id="3775" w:author="Microsoft" w:date="2016-02-18T09:45:00Z"/>
                <w:rFonts w:ascii="宋体" w:hAnsi="宋体"/>
                <w:bCs/>
                <w:iCs/>
              </w:rPr>
            </w:pPr>
            <w:ins w:id="3776" w:author="Microsoft" w:date="2016-02-18T09:45:00Z">
              <w:r w:rsidRPr="006B7CD9">
                <w:rPr>
                  <w:rFonts w:ascii="宋体" w:hAnsi="宋体" w:hint="eastAsia"/>
                  <w:bCs/>
                  <w:iCs/>
                </w:rPr>
                <w:t>监控数据</w:t>
              </w:r>
            </w:ins>
          </w:p>
          <w:p w:rsidR="00D22BB2" w:rsidRPr="00625133" w:rsidRDefault="00D22BB2" w:rsidP="00D22BB2">
            <w:pPr>
              <w:pStyle w:val="af"/>
              <w:numPr>
                <w:ilvl w:val="0"/>
                <w:numId w:val="50"/>
              </w:numPr>
              <w:adjustRightInd/>
              <w:spacing w:before="100" w:after="100" w:line="240" w:lineRule="auto"/>
              <w:ind w:right="0" w:firstLineChars="0"/>
              <w:rPr>
                <w:ins w:id="3777" w:author="Microsoft" w:date="2016-02-18T09:45:00Z"/>
                <w:rFonts w:ascii="宋体" w:hAnsi="宋体"/>
                <w:bCs/>
                <w:iCs/>
              </w:rPr>
            </w:pPr>
            <w:ins w:id="3778" w:author="Microsoft" w:date="2016-02-18T09:45:00Z">
              <w:r>
                <w:rPr>
                  <w:rFonts w:ascii="宋体" w:hAnsi="宋体" w:hint="eastAsia"/>
                  <w:bCs/>
                  <w:iCs/>
                </w:rPr>
                <w:t>总数</w:t>
              </w:r>
            </w:ins>
          </w:p>
          <w:p w:rsidR="00D22BB2" w:rsidRDefault="00D22BB2" w:rsidP="00D22BB2">
            <w:pPr>
              <w:pStyle w:val="af"/>
              <w:numPr>
                <w:ilvl w:val="0"/>
                <w:numId w:val="50"/>
              </w:numPr>
              <w:adjustRightInd/>
              <w:spacing w:before="100" w:after="100" w:line="240" w:lineRule="auto"/>
              <w:ind w:right="0" w:firstLineChars="0"/>
              <w:rPr>
                <w:ins w:id="3779" w:author="Microsoft" w:date="2016-02-18T09:45:00Z"/>
                <w:rFonts w:ascii="宋体" w:hAnsi="宋体"/>
                <w:bCs/>
                <w:iCs/>
              </w:rPr>
            </w:pPr>
            <w:ins w:id="3780" w:author="Microsoft" w:date="2016-02-18T09:45:00Z">
              <w:r w:rsidRPr="00625133">
                <w:rPr>
                  <w:rFonts w:ascii="宋体" w:hAnsi="宋体" w:hint="eastAsia"/>
                  <w:bCs/>
                  <w:iCs/>
                </w:rPr>
                <w:t>上线数（登录数）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  <w:r w:rsidRPr="00182404">
                <w:rPr>
                  <w:rFonts w:ascii="宋体" w:hAnsi="宋体" w:hint="eastAsia"/>
                </w:rPr>
                <w:t>已经</w:t>
              </w:r>
              <w:r w:rsidRPr="00182404">
                <w:rPr>
                  <w:rFonts w:ascii="宋体" w:hAnsi="宋体"/>
                </w:rPr>
                <w:t>连接，且已经</w:t>
              </w:r>
              <w:r w:rsidRPr="00182404">
                <w:rPr>
                  <w:rFonts w:ascii="宋体" w:hAnsi="宋体" w:hint="eastAsia"/>
                </w:rPr>
                <w:t>登录</w:t>
              </w:r>
              <w:r w:rsidRPr="00182404">
                <w:rPr>
                  <w:rFonts w:ascii="宋体" w:hAnsi="宋体"/>
                </w:rPr>
                <w:t>的</w:t>
              </w:r>
              <w:r w:rsidRPr="00182404">
                <w:rPr>
                  <w:rFonts w:ascii="宋体" w:hAnsi="宋体" w:hint="eastAsia"/>
                </w:rPr>
                <w:t>终端</w:t>
              </w:r>
              <w:r w:rsidRPr="00182404">
                <w:rPr>
                  <w:rFonts w:ascii="宋体" w:hAnsi="宋体"/>
                  <w:bCs/>
                  <w:iCs/>
                </w:rPr>
                <w:t xml:space="preserve"> </w:t>
              </w:r>
            </w:ins>
          </w:p>
          <w:p w:rsidR="00D22BB2" w:rsidRPr="00625133" w:rsidRDefault="00D22BB2" w:rsidP="00D22BB2">
            <w:pPr>
              <w:pStyle w:val="af"/>
              <w:numPr>
                <w:ilvl w:val="0"/>
                <w:numId w:val="50"/>
              </w:numPr>
              <w:adjustRightInd/>
              <w:spacing w:before="100" w:after="100" w:line="240" w:lineRule="auto"/>
              <w:ind w:right="0" w:firstLineChars="0"/>
              <w:rPr>
                <w:ins w:id="3781" w:author="Microsoft" w:date="2016-02-18T09:45:00Z"/>
                <w:rFonts w:ascii="宋体" w:hAnsi="宋体"/>
                <w:bCs/>
                <w:iCs/>
              </w:rPr>
            </w:pPr>
            <w:ins w:id="3782" w:author="Microsoft" w:date="2016-02-18T09:45:00Z">
              <w:r>
                <w:rPr>
                  <w:rFonts w:ascii="宋体" w:hAnsi="宋体" w:hint="eastAsia"/>
                  <w:bCs/>
                  <w:iCs/>
                </w:rPr>
                <w:t>未上线</w:t>
              </w:r>
              <w:r>
                <w:rPr>
                  <w:rFonts w:ascii="宋体" w:hAnsi="宋体"/>
                  <w:bCs/>
                  <w:iCs/>
                </w:rPr>
                <w:t>数</w:t>
              </w:r>
            </w:ins>
          </w:p>
        </w:tc>
      </w:tr>
      <w:tr w:rsidR="00D22BB2" w:rsidRPr="00437F65" w:rsidTr="00263484">
        <w:trPr>
          <w:ins w:id="3783" w:author="Microsoft" w:date="2016-02-18T09:45:00Z"/>
        </w:trPr>
        <w:tc>
          <w:tcPr>
            <w:tcW w:w="791" w:type="pct"/>
            <w:shd w:val="clear" w:color="auto" w:fill="D9D9D9" w:themeFill="background1" w:themeFillShade="D9"/>
            <w:tcPrChange w:id="3784" w:author="Microsoft" w:date="2016-02-18T10:05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85" w:author="Microsoft" w:date="2016-02-18T09:45:00Z"/>
              </w:rPr>
            </w:pPr>
            <w:ins w:id="3786" w:author="Microsoft" w:date="2016-02-18T09:45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4209" w:type="pct"/>
            <w:gridSpan w:val="3"/>
            <w:tcPrChange w:id="3787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788" w:author="Microsoft" w:date="2016-02-18T09:45:00Z"/>
              </w:rPr>
            </w:pPr>
            <w:ins w:id="3789" w:author="Microsoft" w:date="2016-02-18T09:45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RPr="00437F65" w:rsidTr="00263484">
        <w:trPr>
          <w:ins w:id="3790" w:author="Microsoft" w:date="2016-02-18T09:45:00Z"/>
        </w:trPr>
        <w:tc>
          <w:tcPr>
            <w:tcW w:w="791" w:type="pct"/>
            <w:tcBorders>
              <w:bottom w:val="single" w:sz="4" w:space="0" w:color="auto"/>
            </w:tcBorders>
            <w:shd w:val="clear" w:color="auto" w:fill="D9D9D9" w:themeFill="background1" w:themeFillShade="D9"/>
            <w:tcPrChange w:id="3791" w:author="Microsoft" w:date="2016-02-18T10:05:00Z">
              <w:tcPr>
                <w:tcW w:w="791" w:type="pct"/>
                <w:tcBorders>
                  <w:bottom w:val="single" w:sz="4" w:space="0" w:color="auto"/>
                </w:tcBorders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92" w:author="Microsoft" w:date="2016-02-18T09:45:00Z"/>
              </w:rPr>
            </w:pPr>
            <w:ins w:id="3793" w:author="Microsoft" w:date="2016-02-18T09:45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209" w:type="pct"/>
            <w:gridSpan w:val="3"/>
            <w:tcPrChange w:id="3794" w:author="Microsoft" w:date="2016-02-18T10:05:00Z">
              <w:tcPr>
                <w:tcW w:w="4209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795" w:author="Microsoft" w:date="2016-02-18T09:45:00Z"/>
                <w:rFonts w:ascii="宋体" w:hAnsi="宋体"/>
                <w:bCs/>
                <w:iCs/>
              </w:rPr>
            </w:pPr>
            <w:ins w:id="3796" w:author="Microsoft" w:date="2016-02-18T09:45:00Z">
              <w:r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D22BB2" w:rsidRPr="00437F65" w:rsidTr="00263484">
        <w:trPr>
          <w:ins w:id="3797" w:author="Microsoft" w:date="2016-02-18T09:45:00Z"/>
        </w:trPr>
        <w:tc>
          <w:tcPr>
            <w:tcW w:w="791" w:type="pct"/>
            <w:tcBorders>
              <w:bottom w:val="single" w:sz="4" w:space="0" w:color="auto"/>
            </w:tcBorders>
            <w:shd w:val="clear" w:color="auto" w:fill="D9D9D9" w:themeFill="background1" w:themeFillShade="D9"/>
            <w:tcPrChange w:id="3798" w:author="Microsoft" w:date="2016-02-18T10:05:00Z">
              <w:tcPr>
                <w:tcW w:w="791" w:type="pct"/>
                <w:tcBorders>
                  <w:bottom w:val="single" w:sz="4" w:space="0" w:color="auto"/>
                </w:tcBorders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799" w:author="Microsoft" w:date="2016-02-18T09:45:00Z"/>
              </w:rPr>
            </w:pPr>
            <w:ins w:id="3800" w:author="Microsoft" w:date="2016-02-18T09:45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209" w:type="pct"/>
            <w:gridSpan w:val="3"/>
            <w:tcBorders>
              <w:bottom w:val="single" w:sz="4" w:space="0" w:color="auto"/>
            </w:tcBorders>
            <w:tcPrChange w:id="3801" w:author="Microsoft" w:date="2016-02-18T10:05:00Z">
              <w:tcPr>
                <w:tcW w:w="4209" w:type="pct"/>
                <w:gridSpan w:val="3"/>
                <w:tcBorders>
                  <w:bottom w:val="single" w:sz="4" w:space="0" w:color="auto"/>
                </w:tcBorders>
              </w:tcPr>
            </w:tcPrChange>
          </w:tcPr>
          <w:p w:rsidR="00D22BB2" w:rsidRPr="00437F65" w:rsidRDefault="00D22BB2" w:rsidP="00C62D3A">
            <w:pPr>
              <w:rPr>
                <w:ins w:id="3802" w:author="Microsoft" w:date="2016-02-18T09:45:00Z"/>
              </w:rPr>
            </w:pPr>
            <w:ins w:id="3803" w:author="Microsoft" w:date="2016-02-18T09:45:00Z">
              <w:r>
                <w:rPr>
                  <w:rFonts w:hint="eastAsia"/>
                </w:rPr>
                <w:t>无</w:t>
              </w:r>
            </w:ins>
          </w:p>
        </w:tc>
      </w:tr>
    </w:tbl>
    <w:p w:rsidR="00D22BB2" w:rsidRPr="00C62D3A" w:rsidRDefault="00D22BB2">
      <w:pPr>
        <w:rPr>
          <w:ins w:id="3804" w:author="Microsoft" w:date="2016-02-18T09:44:00Z"/>
        </w:rPr>
        <w:pPrChange w:id="3805" w:author="Microsoft" w:date="2016-02-18T09:44:00Z">
          <w:pPr>
            <w:pStyle w:val="4"/>
            <w:ind w:left="-142"/>
          </w:pPr>
        </w:pPrChange>
      </w:pPr>
    </w:p>
    <w:p w:rsidR="00D22BB2" w:rsidRPr="00C62D3A" w:rsidRDefault="00D22BB2">
      <w:pPr>
        <w:rPr>
          <w:ins w:id="3806" w:author="Microsoft" w:date="2016-02-18T09:44:00Z"/>
        </w:rPr>
        <w:pPrChange w:id="3807" w:author="Microsoft" w:date="2016-02-18T09:44:00Z">
          <w:pPr>
            <w:pStyle w:val="4"/>
          </w:pPr>
        </w:pPrChange>
      </w:pPr>
    </w:p>
    <w:p w:rsidR="00D22BB2" w:rsidRDefault="00D22BB2">
      <w:pPr>
        <w:pStyle w:val="4"/>
        <w:ind w:left="0"/>
        <w:rPr>
          <w:ins w:id="3808" w:author="Microsoft" w:date="2016-02-18T09:45:00Z"/>
        </w:rPr>
        <w:pPrChange w:id="3809" w:author="Microsoft" w:date="2016-02-18T09:45:00Z">
          <w:pPr>
            <w:pStyle w:val="4"/>
          </w:pPr>
        </w:pPrChange>
      </w:pPr>
      <w:bookmarkStart w:id="3810" w:name="_Toc450144050"/>
      <w:ins w:id="3811" w:author="Microsoft" w:date="2016-02-18T09:45:00Z">
        <w:r>
          <w:rPr>
            <w:rFonts w:hint="eastAsia"/>
          </w:rPr>
          <w:t>上线率</w:t>
        </w:r>
        <w:r>
          <w:t>曲线图</w:t>
        </w:r>
        <w:bookmarkEnd w:id="3810"/>
      </w:ins>
    </w:p>
    <w:p w:rsidR="00D22BB2" w:rsidRDefault="00D22BB2">
      <w:pPr>
        <w:rPr>
          <w:ins w:id="3812" w:author="Microsoft" w:date="2016-02-18T09:45:00Z"/>
        </w:rPr>
        <w:pPrChange w:id="3813" w:author="Microsoft" w:date="2016-02-18T09:45:00Z">
          <w:pPr>
            <w:pStyle w:val="4"/>
          </w:pPr>
        </w:pPrChange>
      </w:pPr>
      <w:ins w:id="3814" w:author="Microsoft" w:date="2016-02-18T09:45:00Z">
        <w:r w:rsidRPr="00664EA7">
          <w:rPr>
            <w:noProof/>
            <w:lang w:bidi="km-KH"/>
          </w:rPr>
          <w:drawing>
            <wp:inline distT="0" distB="0" distL="0" distR="0" wp14:anchorId="24F72828" wp14:editId="38CC532F">
              <wp:extent cx="5400675" cy="3027526"/>
              <wp:effectExtent l="0" t="0" r="0" b="1905"/>
              <wp:docPr id="20" name="图片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675" cy="30275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tbl>
      <w:tblPr>
        <w:tblpPr w:leftFromText="180" w:rightFromText="180" w:vertAnchor="text" w:tblpY="27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3815" w:author="Microsoft" w:date="2016-02-18T10:06:00Z">
          <w:tblPr>
            <w:tblpPr w:leftFromText="180" w:rightFromText="180" w:vertAnchor="text" w:tblpY="275"/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344"/>
        <w:gridCol w:w="2433"/>
        <w:gridCol w:w="1806"/>
        <w:gridCol w:w="2912"/>
        <w:tblGridChange w:id="3816">
          <w:tblGrid>
            <w:gridCol w:w="1344"/>
            <w:gridCol w:w="2433"/>
            <w:gridCol w:w="1806"/>
            <w:gridCol w:w="2912"/>
          </w:tblGrid>
        </w:tblGridChange>
      </w:tblGrid>
      <w:tr w:rsidR="00D22BB2" w:rsidRPr="00437F65" w:rsidTr="00263484">
        <w:trPr>
          <w:cantSplit/>
          <w:ins w:id="3817" w:author="Microsoft" w:date="2016-02-18T09:45:00Z"/>
          <w:trPrChange w:id="3818" w:author="Microsoft" w:date="2016-02-18T10:06:00Z">
            <w:trPr>
              <w:cantSplit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819" w:author="Microsoft" w:date="2016-02-18T10:06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20" w:author="Microsoft" w:date="2016-02-18T09:45:00Z"/>
              </w:rPr>
            </w:pPr>
            <w:ins w:id="3821" w:author="Microsoft" w:date="2016-02-18T09:45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1432" w:type="pct"/>
            <w:tcPrChange w:id="3822" w:author="Microsoft" w:date="2016-02-18T10:06:00Z">
              <w:tcPr>
                <w:tcW w:w="1432" w:type="pct"/>
              </w:tcPr>
            </w:tcPrChange>
          </w:tcPr>
          <w:p w:rsidR="00D22BB2" w:rsidRPr="00437F65" w:rsidRDefault="00D22BB2" w:rsidP="00C62D3A">
            <w:pPr>
              <w:rPr>
                <w:ins w:id="3823" w:author="Microsoft" w:date="2016-02-18T09:45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tcPrChange w:id="3824" w:author="Microsoft" w:date="2016-02-18T10:06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25" w:author="Microsoft" w:date="2016-02-18T09:45:00Z"/>
              </w:rPr>
            </w:pPr>
            <w:ins w:id="3826" w:author="Microsoft" w:date="2016-02-18T09:45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tcPrChange w:id="3827" w:author="Microsoft" w:date="2016-02-18T10:06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3828" w:author="Microsoft" w:date="2016-02-18T09:45:00Z"/>
                <w:iCs/>
              </w:rPr>
            </w:pPr>
          </w:p>
        </w:tc>
      </w:tr>
      <w:tr w:rsidR="00D22BB2" w:rsidRPr="00437F65" w:rsidTr="00263484">
        <w:trPr>
          <w:cantSplit/>
          <w:ins w:id="3829" w:author="Microsoft" w:date="2016-02-18T09:45:00Z"/>
          <w:trPrChange w:id="3830" w:author="Microsoft" w:date="2016-02-18T10:06:00Z">
            <w:trPr>
              <w:cantSplit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831" w:author="Microsoft" w:date="2016-02-18T10:06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32" w:author="Microsoft" w:date="2016-02-18T09:45:00Z"/>
              </w:rPr>
            </w:pPr>
            <w:ins w:id="3833" w:author="Microsoft" w:date="2016-02-18T09:45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432" w:type="pct"/>
            <w:tcPrChange w:id="3834" w:author="Microsoft" w:date="2016-02-18T10:06:00Z">
              <w:tcPr>
                <w:tcW w:w="1432" w:type="pct"/>
              </w:tcPr>
            </w:tcPrChange>
          </w:tcPr>
          <w:p w:rsidR="00D22BB2" w:rsidRPr="00437F65" w:rsidRDefault="00D22BB2" w:rsidP="00C62D3A">
            <w:pPr>
              <w:rPr>
                <w:ins w:id="3835" w:author="Microsoft" w:date="2016-02-18T09:45:00Z"/>
                <w:iCs/>
              </w:rPr>
            </w:pPr>
            <w:ins w:id="3836" w:author="Microsoft" w:date="2016-02-18T09:45:00Z">
              <w:r>
                <w:rPr>
                  <w:rFonts w:hint="eastAsia"/>
                  <w:iCs/>
                </w:rPr>
                <w:t>上线率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tcPrChange w:id="3837" w:author="Microsoft" w:date="2016-02-18T10:06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38" w:author="Microsoft" w:date="2016-02-18T09:45:00Z"/>
                <w:iCs/>
              </w:rPr>
            </w:pPr>
            <w:ins w:id="3839" w:author="Microsoft" w:date="2016-02-18T09:45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tcPrChange w:id="3840" w:author="Microsoft" w:date="2016-02-18T10:06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3841" w:author="Microsoft" w:date="2016-02-18T09:45:00Z"/>
                <w:iCs/>
              </w:rPr>
            </w:pPr>
          </w:p>
        </w:tc>
      </w:tr>
      <w:tr w:rsidR="00D22BB2" w:rsidRPr="00437F65" w:rsidTr="00263484">
        <w:trPr>
          <w:trHeight w:val="390"/>
          <w:ins w:id="3842" w:author="Microsoft" w:date="2016-02-18T09:45:00Z"/>
          <w:trPrChange w:id="3843" w:author="Microsoft" w:date="2016-02-18T10:06:00Z">
            <w:trPr>
              <w:trHeight w:val="39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844" w:author="Microsoft" w:date="2016-02-18T10:06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45" w:author="Microsoft" w:date="2016-02-18T09:45:00Z"/>
              </w:rPr>
            </w:pPr>
            <w:ins w:id="3846" w:author="Microsoft" w:date="2016-02-18T09:45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209" w:type="pct"/>
            <w:gridSpan w:val="3"/>
            <w:tcPrChange w:id="3847" w:author="Microsoft" w:date="2016-02-18T10:06:00Z">
              <w:tcPr>
                <w:tcW w:w="4209" w:type="pct"/>
                <w:gridSpan w:val="3"/>
              </w:tcPr>
            </w:tcPrChange>
          </w:tcPr>
          <w:p w:rsidR="00D22BB2" w:rsidRPr="00D52B82" w:rsidRDefault="00D22BB2" w:rsidP="00C62D3A">
            <w:pPr>
              <w:rPr>
                <w:ins w:id="3848" w:author="Microsoft" w:date="2016-02-18T09:45:00Z"/>
              </w:rPr>
            </w:pPr>
            <w:ins w:id="3849" w:author="Microsoft" w:date="2016-02-18T09:45:00Z">
              <w:r>
                <w:rPr>
                  <w:rFonts w:hint="eastAsia"/>
                </w:rPr>
                <w:t>用折线图方式</w:t>
              </w:r>
              <w:r>
                <w:t>展现</w:t>
              </w:r>
              <w:r>
                <w:rPr>
                  <w:rFonts w:hint="eastAsia"/>
                </w:rPr>
                <w:t>当日</w:t>
              </w:r>
              <w:r>
                <w:t>终端机上线曲线</w:t>
              </w:r>
              <w:r>
                <w:rPr>
                  <w:rFonts w:hint="eastAsia"/>
                </w:rPr>
                <w:t>。</w:t>
              </w:r>
            </w:ins>
          </w:p>
        </w:tc>
      </w:tr>
      <w:tr w:rsidR="00D22BB2" w:rsidRPr="00437F65" w:rsidTr="00263484">
        <w:trPr>
          <w:trHeight w:val="420"/>
          <w:ins w:id="3850" w:author="Microsoft" w:date="2016-02-18T09:45:00Z"/>
          <w:trPrChange w:id="3851" w:author="Microsoft" w:date="2016-02-18T10:06:00Z">
            <w:trPr>
              <w:trHeight w:val="42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852" w:author="Microsoft" w:date="2016-02-18T10:06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53" w:author="Microsoft" w:date="2016-02-18T09:45:00Z"/>
              </w:rPr>
            </w:pPr>
            <w:ins w:id="3854" w:author="Microsoft" w:date="2016-02-18T09:45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4209" w:type="pct"/>
            <w:gridSpan w:val="3"/>
            <w:tcPrChange w:id="3855" w:author="Microsoft" w:date="2016-02-18T10:06:00Z">
              <w:tcPr>
                <w:tcW w:w="4209" w:type="pct"/>
                <w:gridSpan w:val="3"/>
              </w:tcPr>
            </w:tcPrChange>
          </w:tcPr>
          <w:p w:rsidR="00D22BB2" w:rsidRPr="00D52B82" w:rsidRDefault="00D22BB2" w:rsidP="00C62D3A">
            <w:pPr>
              <w:rPr>
                <w:ins w:id="3856" w:author="Microsoft" w:date="2016-02-18T09:45:00Z"/>
              </w:rPr>
            </w:pPr>
            <w:ins w:id="3857" w:author="Microsoft" w:date="2016-02-18T09:45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RPr="006E47B4" w:rsidTr="00263484">
        <w:trPr>
          <w:trHeight w:val="420"/>
          <w:ins w:id="3858" w:author="Microsoft" w:date="2016-02-18T09:45:00Z"/>
          <w:trPrChange w:id="3859" w:author="Microsoft" w:date="2016-02-18T10:06:00Z">
            <w:trPr>
              <w:trHeight w:val="420"/>
            </w:trPr>
          </w:trPrChange>
        </w:trPr>
        <w:tc>
          <w:tcPr>
            <w:tcW w:w="791" w:type="pct"/>
            <w:shd w:val="clear" w:color="auto" w:fill="D9D9D9" w:themeFill="background1" w:themeFillShade="D9"/>
            <w:tcPrChange w:id="3860" w:author="Microsoft" w:date="2016-02-18T10:06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61" w:author="Microsoft" w:date="2016-02-18T09:45:00Z"/>
              </w:rPr>
            </w:pPr>
            <w:ins w:id="3862" w:author="Microsoft" w:date="2016-02-18T09:45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209" w:type="pct"/>
            <w:gridSpan w:val="3"/>
            <w:tcPrChange w:id="3863" w:author="Microsoft" w:date="2016-02-18T10:06:00Z">
              <w:tcPr>
                <w:tcW w:w="4209" w:type="pct"/>
                <w:gridSpan w:val="3"/>
              </w:tcPr>
            </w:tcPrChange>
          </w:tcPr>
          <w:p w:rsidR="00D22BB2" w:rsidRPr="006B7CD9" w:rsidRDefault="00D22BB2" w:rsidP="00C62D3A">
            <w:pPr>
              <w:rPr>
                <w:ins w:id="3864" w:author="Microsoft" w:date="2016-02-18T09:45:00Z"/>
                <w:rFonts w:ascii="宋体" w:hAnsi="宋体"/>
                <w:bCs/>
                <w:iCs/>
              </w:rPr>
            </w:pPr>
            <w:ins w:id="3865" w:author="Microsoft" w:date="2016-02-18T09:45:00Z">
              <w:r w:rsidRPr="006B7CD9">
                <w:rPr>
                  <w:rFonts w:ascii="宋体" w:hAnsi="宋体" w:hint="eastAsia"/>
                  <w:bCs/>
                  <w:iCs/>
                </w:rPr>
                <w:t>监控数据</w:t>
              </w:r>
            </w:ins>
          </w:p>
          <w:p w:rsidR="00D22BB2" w:rsidRPr="00EA7128" w:rsidRDefault="00D22BB2" w:rsidP="00D22BB2">
            <w:pPr>
              <w:pStyle w:val="af"/>
              <w:numPr>
                <w:ilvl w:val="0"/>
                <w:numId w:val="51"/>
              </w:numPr>
              <w:adjustRightInd/>
              <w:spacing w:before="100" w:after="100" w:line="240" w:lineRule="auto"/>
              <w:ind w:right="0" w:firstLineChars="0"/>
              <w:rPr>
                <w:ins w:id="3866" w:author="Microsoft" w:date="2016-02-18T09:45:00Z"/>
                <w:rFonts w:ascii="宋体" w:hAnsi="宋体"/>
                <w:bCs/>
                <w:iCs/>
              </w:rPr>
            </w:pPr>
            <w:ins w:id="3867" w:author="Microsoft" w:date="2016-02-18T09:45:00Z">
              <w:r w:rsidRPr="00EA7128">
                <w:rPr>
                  <w:rFonts w:ascii="宋体" w:hAnsi="宋体" w:hint="eastAsia"/>
                  <w:bCs/>
                  <w:iCs/>
                </w:rPr>
                <w:t>横轴</w:t>
              </w:r>
              <w:r w:rsidRPr="00EA7128">
                <w:rPr>
                  <w:rFonts w:ascii="宋体" w:hAnsi="宋体"/>
                  <w:bCs/>
                  <w:iCs/>
                </w:rPr>
                <w:t>：</w:t>
              </w:r>
              <w:r w:rsidRPr="00EA7128">
                <w:rPr>
                  <w:rFonts w:ascii="宋体" w:hAnsi="宋体" w:hint="eastAsia"/>
                  <w:bCs/>
                  <w:iCs/>
                </w:rPr>
                <w:t>从8点</w:t>
              </w:r>
              <w:r w:rsidRPr="00EA7128">
                <w:rPr>
                  <w:rFonts w:ascii="宋体" w:hAnsi="宋体"/>
                  <w:bCs/>
                  <w:iCs/>
                </w:rPr>
                <w:t>-22</w:t>
              </w:r>
              <w:r w:rsidRPr="00EA7128">
                <w:rPr>
                  <w:rFonts w:ascii="宋体" w:hAnsi="宋体" w:hint="eastAsia"/>
                  <w:bCs/>
                  <w:iCs/>
                </w:rPr>
                <w:t>点</w:t>
              </w:r>
              <w:r w:rsidRPr="00EA7128">
                <w:rPr>
                  <w:rFonts w:ascii="宋体" w:hAnsi="宋体"/>
                  <w:bCs/>
                  <w:iCs/>
                </w:rPr>
                <w:t>整点</w:t>
              </w:r>
              <w:r w:rsidRPr="00EA7128">
                <w:rPr>
                  <w:rFonts w:ascii="宋体" w:hAnsi="宋体" w:hint="eastAsia"/>
                  <w:bCs/>
                  <w:iCs/>
                </w:rPr>
                <w:t>时刻</w:t>
              </w:r>
            </w:ins>
          </w:p>
          <w:p w:rsidR="00D22BB2" w:rsidRPr="00EA7128" w:rsidRDefault="00D22BB2" w:rsidP="00D22BB2">
            <w:pPr>
              <w:pStyle w:val="af"/>
              <w:numPr>
                <w:ilvl w:val="0"/>
                <w:numId w:val="51"/>
              </w:numPr>
              <w:adjustRightInd/>
              <w:spacing w:before="100" w:after="100" w:line="240" w:lineRule="auto"/>
              <w:ind w:right="0" w:firstLineChars="0"/>
              <w:rPr>
                <w:ins w:id="3868" w:author="Microsoft" w:date="2016-02-18T09:45:00Z"/>
                <w:rFonts w:ascii="宋体" w:hAnsi="宋体"/>
                <w:bCs/>
                <w:iCs/>
              </w:rPr>
            </w:pPr>
            <w:ins w:id="3869" w:author="Microsoft" w:date="2016-02-18T09:45:00Z">
              <w:r w:rsidRPr="00EA7128">
                <w:rPr>
                  <w:rFonts w:ascii="宋体" w:hAnsi="宋体" w:hint="eastAsia"/>
                  <w:bCs/>
                  <w:iCs/>
                </w:rPr>
                <w:t>纵轴</w:t>
              </w:r>
              <w:r w:rsidRPr="00EA7128">
                <w:rPr>
                  <w:rFonts w:ascii="宋体" w:hAnsi="宋体"/>
                  <w:bCs/>
                  <w:iCs/>
                </w:rPr>
                <w:t>：百分比</w:t>
              </w:r>
            </w:ins>
          </w:p>
          <w:p w:rsidR="00D22BB2" w:rsidRPr="00EA7128" w:rsidRDefault="00D22BB2" w:rsidP="00D22BB2">
            <w:pPr>
              <w:pStyle w:val="af"/>
              <w:numPr>
                <w:ilvl w:val="0"/>
                <w:numId w:val="51"/>
              </w:numPr>
              <w:adjustRightInd/>
              <w:spacing w:before="100" w:after="100" w:line="240" w:lineRule="auto"/>
              <w:ind w:right="0" w:firstLineChars="0"/>
              <w:rPr>
                <w:ins w:id="3870" w:author="Microsoft" w:date="2016-02-18T09:45:00Z"/>
                <w:rFonts w:ascii="宋体" w:hAnsi="宋体"/>
                <w:bCs/>
                <w:iCs/>
              </w:rPr>
            </w:pPr>
            <w:ins w:id="3871" w:author="Microsoft" w:date="2016-02-18T09:45:00Z">
              <w:r w:rsidRPr="00EA7128">
                <w:rPr>
                  <w:rFonts w:ascii="宋体" w:hAnsi="宋体" w:hint="eastAsia"/>
                  <w:bCs/>
                  <w:iCs/>
                </w:rPr>
                <w:t>数据</w:t>
              </w:r>
              <w:r w:rsidRPr="00EA7128">
                <w:rPr>
                  <w:rFonts w:ascii="宋体" w:hAnsi="宋体"/>
                  <w:bCs/>
                  <w:iCs/>
                </w:rPr>
                <w:t>：</w:t>
              </w:r>
              <w:r w:rsidRPr="00EA7128">
                <w:rPr>
                  <w:rFonts w:ascii="宋体" w:hAnsi="宋体" w:hint="eastAsia"/>
                  <w:bCs/>
                  <w:iCs/>
                </w:rPr>
                <w:t>每10分钟</w:t>
              </w:r>
              <w:r w:rsidRPr="00EA7128">
                <w:rPr>
                  <w:rFonts w:ascii="宋体" w:hAnsi="宋体"/>
                  <w:bCs/>
                  <w:iCs/>
                </w:rPr>
                <w:t>一个数据</w:t>
              </w:r>
              <w:r w:rsidRPr="00EA7128">
                <w:rPr>
                  <w:rFonts w:ascii="宋体" w:hAnsi="宋体" w:hint="eastAsia"/>
                  <w:bCs/>
                  <w:iCs/>
                </w:rPr>
                <w:t>点</w:t>
              </w:r>
              <w:r w:rsidRPr="00EA7128">
                <w:rPr>
                  <w:rFonts w:ascii="宋体" w:hAnsi="宋体"/>
                  <w:bCs/>
                  <w:iCs/>
                </w:rPr>
                <w:t>，</w:t>
              </w:r>
              <w:r w:rsidRPr="00EA7128">
                <w:rPr>
                  <w:rFonts w:ascii="宋体" w:hAnsi="宋体" w:hint="eastAsia"/>
                  <w:bCs/>
                  <w:iCs/>
                </w:rPr>
                <w:t>记录</w:t>
              </w:r>
              <w:r w:rsidRPr="00EA7128">
                <w:rPr>
                  <w:rFonts w:ascii="宋体" w:hAnsi="宋体"/>
                  <w:bCs/>
                  <w:iCs/>
                </w:rPr>
                <w:t>当时</w:t>
              </w:r>
              <w:r w:rsidRPr="00EA7128">
                <w:rPr>
                  <w:rFonts w:ascii="宋体" w:hAnsi="宋体" w:hint="eastAsia"/>
                  <w:bCs/>
                  <w:iCs/>
                </w:rPr>
                <w:t>上线率</w:t>
              </w:r>
              <w:r w:rsidRPr="00EA7128">
                <w:rPr>
                  <w:rFonts w:ascii="宋体" w:hAnsi="宋体"/>
                  <w:bCs/>
                  <w:iCs/>
                </w:rPr>
                <w:t>百分比</w:t>
              </w:r>
            </w:ins>
          </w:p>
        </w:tc>
      </w:tr>
      <w:tr w:rsidR="00D22BB2" w:rsidRPr="00437F65" w:rsidTr="00263484">
        <w:trPr>
          <w:ins w:id="3872" w:author="Microsoft" w:date="2016-02-18T09:45:00Z"/>
        </w:trPr>
        <w:tc>
          <w:tcPr>
            <w:tcW w:w="791" w:type="pct"/>
            <w:shd w:val="clear" w:color="auto" w:fill="D9D9D9" w:themeFill="background1" w:themeFillShade="D9"/>
            <w:tcPrChange w:id="3873" w:author="Microsoft" w:date="2016-02-18T10:06:00Z">
              <w:tcPr>
                <w:tcW w:w="791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74" w:author="Microsoft" w:date="2016-02-18T09:45:00Z"/>
              </w:rPr>
            </w:pPr>
            <w:ins w:id="3875" w:author="Microsoft" w:date="2016-02-18T09:45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4209" w:type="pct"/>
            <w:gridSpan w:val="3"/>
            <w:tcPrChange w:id="3876" w:author="Microsoft" w:date="2016-02-18T10:06:00Z">
              <w:tcPr>
                <w:tcW w:w="4209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877" w:author="Microsoft" w:date="2016-02-18T09:45:00Z"/>
              </w:rPr>
            </w:pPr>
            <w:ins w:id="3878" w:author="Microsoft" w:date="2016-02-18T09:45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RPr="00437F65" w:rsidTr="00263484">
        <w:trPr>
          <w:ins w:id="3879" w:author="Microsoft" w:date="2016-02-18T09:45:00Z"/>
        </w:trPr>
        <w:tc>
          <w:tcPr>
            <w:tcW w:w="791" w:type="pct"/>
            <w:tcBorders>
              <w:bottom w:val="single" w:sz="4" w:space="0" w:color="auto"/>
            </w:tcBorders>
            <w:shd w:val="clear" w:color="auto" w:fill="D9D9D9" w:themeFill="background1" w:themeFillShade="D9"/>
            <w:tcPrChange w:id="3880" w:author="Microsoft" w:date="2016-02-18T10:06:00Z">
              <w:tcPr>
                <w:tcW w:w="791" w:type="pct"/>
                <w:tcBorders>
                  <w:bottom w:val="single" w:sz="4" w:space="0" w:color="auto"/>
                </w:tcBorders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81" w:author="Microsoft" w:date="2016-02-18T09:45:00Z"/>
              </w:rPr>
            </w:pPr>
            <w:ins w:id="3882" w:author="Microsoft" w:date="2016-02-18T09:45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209" w:type="pct"/>
            <w:gridSpan w:val="3"/>
            <w:tcPrChange w:id="3883" w:author="Microsoft" w:date="2016-02-18T10:06:00Z">
              <w:tcPr>
                <w:tcW w:w="4209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884" w:author="Microsoft" w:date="2016-02-18T09:45:00Z"/>
                <w:rFonts w:ascii="宋体" w:hAnsi="宋体"/>
                <w:bCs/>
                <w:iCs/>
              </w:rPr>
            </w:pPr>
            <w:ins w:id="3885" w:author="Microsoft" w:date="2016-02-18T09:45:00Z">
              <w:r>
                <w:rPr>
                  <w:rFonts w:ascii="宋体" w:hAnsi="宋体" w:hint="eastAsia"/>
                  <w:bCs/>
                  <w:iCs/>
                </w:rPr>
                <w:t>10分钟</w:t>
              </w:r>
              <w:r>
                <w:rPr>
                  <w:rFonts w:ascii="宋体" w:hAnsi="宋体"/>
                  <w:bCs/>
                  <w:iCs/>
                </w:rPr>
                <w:t>一个数据点</w:t>
              </w:r>
            </w:ins>
          </w:p>
        </w:tc>
      </w:tr>
      <w:tr w:rsidR="00D22BB2" w:rsidRPr="00437F65" w:rsidTr="00263484">
        <w:trPr>
          <w:ins w:id="3886" w:author="Microsoft" w:date="2016-02-18T09:45:00Z"/>
        </w:trPr>
        <w:tc>
          <w:tcPr>
            <w:tcW w:w="791" w:type="pct"/>
            <w:tcBorders>
              <w:bottom w:val="single" w:sz="4" w:space="0" w:color="auto"/>
            </w:tcBorders>
            <w:shd w:val="clear" w:color="auto" w:fill="D9D9D9" w:themeFill="background1" w:themeFillShade="D9"/>
            <w:tcPrChange w:id="3887" w:author="Microsoft" w:date="2016-02-18T10:06:00Z">
              <w:tcPr>
                <w:tcW w:w="791" w:type="pct"/>
                <w:tcBorders>
                  <w:bottom w:val="single" w:sz="4" w:space="0" w:color="auto"/>
                </w:tcBorders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888" w:author="Microsoft" w:date="2016-02-18T09:45:00Z"/>
              </w:rPr>
            </w:pPr>
            <w:ins w:id="3889" w:author="Microsoft" w:date="2016-02-18T09:45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209" w:type="pct"/>
            <w:gridSpan w:val="3"/>
            <w:tcBorders>
              <w:bottom w:val="single" w:sz="4" w:space="0" w:color="auto"/>
            </w:tcBorders>
            <w:tcPrChange w:id="3890" w:author="Microsoft" w:date="2016-02-18T10:06:00Z">
              <w:tcPr>
                <w:tcW w:w="4209" w:type="pct"/>
                <w:gridSpan w:val="3"/>
                <w:tcBorders>
                  <w:bottom w:val="single" w:sz="4" w:space="0" w:color="auto"/>
                </w:tcBorders>
              </w:tcPr>
            </w:tcPrChange>
          </w:tcPr>
          <w:p w:rsidR="00D22BB2" w:rsidRPr="00437F65" w:rsidRDefault="00D22BB2" w:rsidP="00C62D3A">
            <w:pPr>
              <w:rPr>
                <w:ins w:id="3891" w:author="Microsoft" w:date="2016-02-18T09:45:00Z"/>
              </w:rPr>
            </w:pPr>
            <w:ins w:id="3892" w:author="Microsoft" w:date="2016-02-18T09:45:00Z">
              <w:r>
                <w:rPr>
                  <w:rFonts w:hint="eastAsia"/>
                </w:rPr>
                <w:t>无</w:t>
              </w:r>
            </w:ins>
          </w:p>
        </w:tc>
      </w:tr>
    </w:tbl>
    <w:p w:rsidR="00D22BB2" w:rsidRPr="00C62D3A" w:rsidRDefault="00D22BB2">
      <w:pPr>
        <w:rPr>
          <w:ins w:id="3893" w:author="Microsoft" w:date="2016-02-18T09:45:00Z"/>
        </w:rPr>
        <w:pPrChange w:id="3894" w:author="Microsoft" w:date="2016-02-18T09:45:00Z">
          <w:pPr>
            <w:pStyle w:val="4"/>
          </w:pPr>
        </w:pPrChange>
      </w:pPr>
    </w:p>
    <w:p w:rsidR="00810317" w:rsidRDefault="00810317">
      <w:pPr>
        <w:pStyle w:val="3"/>
        <w:rPr>
          <w:ins w:id="3895" w:author="Microsoft" w:date="2016-02-17T15:45:00Z"/>
        </w:rPr>
      </w:pPr>
      <w:bookmarkStart w:id="3896" w:name="_Toc450144051"/>
      <w:ins w:id="3897" w:author="Microsoft" w:date="2016-02-17T15:45:00Z">
        <w:r>
          <w:rPr>
            <w:rFonts w:hint="eastAsia"/>
          </w:rPr>
          <w:lastRenderedPageBreak/>
          <w:t>事件</w:t>
        </w:r>
        <w:r>
          <w:t>监控台</w:t>
        </w:r>
        <w:bookmarkEnd w:id="3896"/>
      </w:ins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6"/>
        <w:gridCol w:w="3363"/>
        <w:gridCol w:w="3296"/>
      </w:tblGrid>
      <w:tr w:rsidR="00D22BB2" w:rsidTr="00D22BB2">
        <w:trPr>
          <w:ins w:id="3898" w:author="Microsoft" w:date="2016-02-18T09:51:00Z"/>
        </w:trPr>
        <w:tc>
          <w:tcPr>
            <w:tcW w:w="1836" w:type="dxa"/>
            <w:shd w:val="clear" w:color="auto" w:fill="B8CCE4" w:themeFill="accent1" w:themeFillTint="66"/>
          </w:tcPr>
          <w:p w:rsidR="00D22BB2" w:rsidRDefault="00D22BB2" w:rsidP="00C62D3A">
            <w:pPr>
              <w:rPr>
                <w:ins w:id="3899" w:author="Microsoft" w:date="2016-02-18T09:51:00Z"/>
              </w:rPr>
            </w:pPr>
            <w:ins w:id="3900" w:author="Microsoft" w:date="2016-02-18T09:51:00Z">
              <w:r>
                <w:rPr>
                  <w:rFonts w:hint="eastAsia"/>
                </w:rPr>
                <w:t>级别</w:t>
              </w:r>
            </w:ins>
          </w:p>
        </w:tc>
        <w:tc>
          <w:tcPr>
            <w:tcW w:w="3363" w:type="dxa"/>
            <w:shd w:val="clear" w:color="auto" w:fill="B8CCE4" w:themeFill="accent1" w:themeFillTint="66"/>
          </w:tcPr>
          <w:p w:rsidR="00D22BB2" w:rsidRDefault="00D22BB2" w:rsidP="00C62D3A">
            <w:pPr>
              <w:rPr>
                <w:ins w:id="3901" w:author="Microsoft" w:date="2016-02-18T09:51:00Z"/>
              </w:rPr>
            </w:pPr>
            <w:ins w:id="3902" w:author="Microsoft" w:date="2016-02-18T09:51:00Z">
              <w:r>
                <w:rPr>
                  <w:rFonts w:hint="eastAsia"/>
                </w:rPr>
                <w:t>配色方案</w:t>
              </w:r>
            </w:ins>
          </w:p>
        </w:tc>
        <w:tc>
          <w:tcPr>
            <w:tcW w:w="3296" w:type="dxa"/>
            <w:shd w:val="clear" w:color="auto" w:fill="B8CCE4" w:themeFill="accent1" w:themeFillTint="66"/>
          </w:tcPr>
          <w:p w:rsidR="00D22BB2" w:rsidRDefault="00D22BB2" w:rsidP="00C62D3A">
            <w:pPr>
              <w:rPr>
                <w:ins w:id="3903" w:author="Microsoft" w:date="2016-02-18T09:51:00Z"/>
              </w:rPr>
            </w:pPr>
            <w:ins w:id="3904" w:author="Microsoft" w:date="2016-02-18T09:51:00Z">
              <w:r>
                <w:rPr>
                  <w:rFonts w:hint="eastAsia"/>
                </w:rPr>
                <w:t>声音</w:t>
              </w:r>
              <w:r>
                <w:t>提示</w:t>
              </w:r>
            </w:ins>
          </w:p>
        </w:tc>
      </w:tr>
      <w:tr w:rsidR="00D22BB2" w:rsidTr="00D22BB2">
        <w:trPr>
          <w:ins w:id="3905" w:author="Microsoft" w:date="2016-02-18T09:51:00Z"/>
        </w:trPr>
        <w:tc>
          <w:tcPr>
            <w:tcW w:w="1836" w:type="dxa"/>
          </w:tcPr>
          <w:p w:rsidR="00D22BB2" w:rsidRDefault="00D22BB2" w:rsidP="00C62D3A">
            <w:pPr>
              <w:rPr>
                <w:ins w:id="3906" w:author="Microsoft" w:date="2016-02-18T09:51:00Z"/>
              </w:rPr>
            </w:pPr>
            <w:ins w:id="3907" w:author="Microsoft" w:date="2016-02-18T09:51:00Z">
              <w:r>
                <w:rPr>
                  <w:rFonts w:hint="eastAsia"/>
                </w:rPr>
                <w:t>致命</w:t>
              </w:r>
            </w:ins>
          </w:p>
          <w:p w:rsidR="00D22BB2" w:rsidRDefault="00D22BB2" w:rsidP="00C62D3A">
            <w:pPr>
              <w:rPr>
                <w:ins w:id="3908" w:author="Microsoft" w:date="2016-02-18T09:51:00Z"/>
              </w:rPr>
            </w:pPr>
            <w:ins w:id="3909" w:author="Microsoft" w:date="2016-02-18T09:51:00Z">
              <w:r>
                <w:rPr>
                  <w:rFonts w:hint="eastAsia"/>
                </w:rPr>
                <w:t>错误</w:t>
              </w:r>
            </w:ins>
          </w:p>
        </w:tc>
        <w:tc>
          <w:tcPr>
            <w:tcW w:w="3363" w:type="dxa"/>
          </w:tcPr>
          <w:p w:rsidR="00D22BB2" w:rsidRDefault="00D22BB2" w:rsidP="00C62D3A">
            <w:pPr>
              <w:rPr>
                <w:ins w:id="3910" w:author="Microsoft" w:date="2016-02-18T09:51:00Z"/>
              </w:rPr>
            </w:pPr>
            <w:ins w:id="3911" w:author="Microsoft" w:date="2016-02-18T09:51:00Z">
              <w:r w:rsidRPr="00980350">
                <w:rPr>
                  <w:rFonts w:hint="eastAsia"/>
                </w:rPr>
                <w:t>白底</w:t>
              </w:r>
              <w:r>
                <w:rPr>
                  <w:rFonts w:hint="eastAsia"/>
                </w:rPr>
                <w:t>红字</w:t>
              </w:r>
            </w:ins>
          </w:p>
        </w:tc>
        <w:tc>
          <w:tcPr>
            <w:tcW w:w="3296" w:type="dxa"/>
          </w:tcPr>
          <w:p w:rsidR="00D22BB2" w:rsidRPr="00980350" w:rsidRDefault="00D22BB2" w:rsidP="00C62D3A">
            <w:pPr>
              <w:rPr>
                <w:ins w:id="3912" w:author="Microsoft" w:date="2016-02-18T09:51:00Z"/>
              </w:rPr>
            </w:pPr>
            <w:ins w:id="3913" w:author="Microsoft" w:date="2016-02-18T09:51:00Z">
              <w:r>
                <w:rPr>
                  <w:rFonts w:hint="eastAsia"/>
                </w:rPr>
                <w:t>急促</w:t>
              </w:r>
            </w:ins>
          </w:p>
        </w:tc>
      </w:tr>
      <w:tr w:rsidR="00D22BB2" w:rsidTr="00D22BB2">
        <w:trPr>
          <w:ins w:id="3914" w:author="Microsoft" w:date="2016-02-18T09:51:00Z"/>
        </w:trPr>
        <w:tc>
          <w:tcPr>
            <w:tcW w:w="1836" w:type="dxa"/>
          </w:tcPr>
          <w:p w:rsidR="00D22BB2" w:rsidRDefault="00D22BB2" w:rsidP="00C62D3A">
            <w:pPr>
              <w:rPr>
                <w:ins w:id="3915" w:author="Microsoft" w:date="2016-02-18T09:51:00Z"/>
              </w:rPr>
            </w:pPr>
            <w:ins w:id="3916" w:author="Microsoft" w:date="2016-02-18T09:51:00Z">
              <w:r>
                <w:rPr>
                  <w:rFonts w:hint="eastAsia"/>
                </w:rPr>
                <w:t>告警</w:t>
              </w:r>
            </w:ins>
          </w:p>
        </w:tc>
        <w:tc>
          <w:tcPr>
            <w:tcW w:w="3363" w:type="dxa"/>
          </w:tcPr>
          <w:p w:rsidR="00D22BB2" w:rsidRDefault="00D22BB2" w:rsidP="00C62D3A">
            <w:pPr>
              <w:rPr>
                <w:ins w:id="3917" w:author="Microsoft" w:date="2016-02-18T09:51:00Z"/>
              </w:rPr>
            </w:pPr>
            <w:ins w:id="3918" w:author="Microsoft" w:date="2016-02-18T09:51:00Z">
              <w:r w:rsidRPr="00980350">
                <w:rPr>
                  <w:rFonts w:hint="eastAsia"/>
                </w:rPr>
                <w:t>白底</w:t>
              </w:r>
              <w:r>
                <w:rPr>
                  <w:rFonts w:hint="eastAsia"/>
                </w:rPr>
                <w:t>橙字</w:t>
              </w:r>
            </w:ins>
          </w:p>
        </w:tc>
        <w:tc>
          <w:tcPr>
            <w:tcW w:w="3296" w:type="dxa"/>
          </w:tcPr>
          <w:p w:rsidR="00D22BB2" w:rsidRPr="00980350" w:rsidRDefault="00D22BB2" w:rsidP="00C62D3A">
            <w:pPr>
              <w:rPr>
                <w:ins w:id="3919" w:author="Microsoft" w:date="2016-02-18T09:51:00Z"/>
              </w:rPr>
            </w:pPr>
            <w:ins w:id="3920" w:author="Microsoft" w:date="2016-02-18T09:51:00Z">
              <w:r>
                <w:rPr>
                  <w:rFonts w:hint="eastAsia"/>
                </w:rPr>
                <w:t>平缓</w:t>
              </w:r>
            </w:ins>
          </w:p>
        </w:tc>
      </w:tr>
      <w:tr w:rsidR="00D22BB2" w:rsidTr="00D22BB2">
        <w:trPr>
          <w:ins w:id="3921" w:author="Microsoft" w:date="2016-02-18T09:51:00Z"/>
        </w:trPr>
        <w:tc>
          <w:tcPr>
            <w:tcW w:w="1836" w:type="dxa"/>
          </w:tcPr>
          <w:p w:rsidR="00D22BB2" w:rsidRDefault="00D22BB2" w:rsidP="00C62D3A">
            <w:pPr>
              <w:rPr>
                <w:ins w:id="3922" w:author="Microsoft" w:date="2016-02-18T09:51:00Z"/>
              </w:rPr>
            </w:pPr>
            <w:ins w:id="3923" w:author="Microsoft" w:date="2016-02-18T09:51:00Z">
              <w:r>
                <w:rPr>
                  <w:rFonts w:hint="eastAsia"/>
                </w:rPr>
                <w:t>提示</w:t>
              </w:r>
            </w:ins>
          </w:p>
        </w:tc>
        <w:tc>
          <w:tcPr>
            <w:tcW w:w="3363" w:type="dxa"/>
          </w:tcPr>
          <w:p w:rsidR="00D22BB2" w:rsidRDefault="00D22BB2" w:rsidP="00C62D3A">
            <w:pPr>
              <w:rPr>
                <w:ins w:id="3924" w:author="Microsoft" w:date="2016-02-18T09:51:00Z"/>
              </w:rPr>
            </w:pPr>
            <w:ins w:id="3925" w:author="Microsoft" w:date="2016-02-18T09:51:00Z">
              <w:r>
                <w:rPr>
                  <w:rFonts w:hint="eastAsia"/>
                </w:rPr>
                <w:t>白底黑字</w:t>
              </w:r>
            </w:ins>
          </w:p>
        </w:tc>
        <w:tc>
          <w:tcPr>
            <w:tcW w:w="3296" w:type="dxa"/>
          </w:tcPr>
          <w:p w:rsidR="00D22BB2" w:rsidRDefault="00D22BB2" w:rsidP="00C62D3A">
            <w:pPr>
              <w:rPr>
                <w:ins w:id="3926" w:author="Microsoft" w:date="2016-02-18T09:51:00Z"/>
              </w:rPr>
            </w:pPr>
            <w:ins w:id="3927" w:author="Microsoft" w:date="2016-02-18T09:51:00Z">
              <w:r>
                <w:rPr>
                  <w:rFonts w:hint="eastAsia"/>
                </w:rPr>
                <w:t>无</w:t>
              </w:r>
            </w:ins>
          </w:p>
        </w:tc>
      </w:tr>
    </w:tbl>
    <w:p w:rsidR="00D22BB2" w:rsidRDefault="00D22BB2">
      <w:pPr>
        <w:pStyle w:val="af1"/>
        <w:rPr>
          <w:ins w:id="3928" w:author="Microsoft" w:date="2016-02-18T09:53:00Z"/>
        </w:rPr>
      </w:pPr>
      <w:ins w:id="3929" w:author="Microsoft" w:date="2016-02-18T09:53:00Z">
        <w:r>
          <w:rPr>
            <w:rFonts w:hint="eastAsia"/>
          </w:rPr>
          <w:t>消息</w:t>
        </w:r>
        <w:r>
          <w:t>内容参看</w:t>
        </w:r>
        <w:r>
          <w:rPr>
            <w:rFonts w:hint="eastAsia"/>
          </w:rPr>
          <w:t>&lt;</w:t>
        </w:r>
        <w:r w:rsidRPr="00627F12">
          <w:rPr>
            <w:rFonts w:hint="eastAsia"/>
          </w:rPr>
          <w:t>告警级别</w:t>
        </w:r>
        <w:r>
          <w:rPr>
            <w:rFonts w:hint="eastAsia"/>
          </w:rPr>
          <w:t>_1.0.1</w:t>
        </w:r>
        <w:r w:rsidRPr="00627F12">
          <w:t>.xlsx</w:t>
        </w:r>
        <w:r>
          <w:t>&gt;</w:t>
        </w:r>
      </w:ins>
    </w:p>
    <w:p w:rsidR="00810317" w:rsidRPr="00D22BB2" w:rsidRDefault="00810317" w:rsidP="007805A6">
      <w:pPr>
        <w:rPr>
          <w:ins w:id="3930" w:author="Microsoft" w:date="2016-02-17T15:45:00Z"/>
        </w:rPr>
      </w:pPr>
    </w:p>
    <w:p w:rsidR="00D22BB2" w:rsidRDefault="00D22BB2" w:rsidP="006F0052">
      <w:pPr>
        <w:pStyle w:val="4"/>
        <w:ind w:left="0"/>
        <w:rPr>
          <w:ins w:id="3931" w:author="Microsoft" w:date="2016-02-18T09:53:00Z"/>
        </w:rPr>
      </w:pPr>
      <w:bookmarkStart w:id="3932" w:name="_Toc450144052"/>
      <w:ins w:id="3933" w:author="Microsoft" w:date="2016-02-18T09:53:00Z">
        <w:r>
          <w:rPr>
            <w:rFonts w:hint="eastAsia"/>
          </w:rPr>
          <w:t>事件</w:t>
        </w:r>
        <w:r>
          <w:t>控制台</w:t>
        </w:r>
        <w:bookmarkEnd w:id="3932"/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3934" w:author="Microsoft" w:date="2016-02-18T10:07:00Z"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482"/>
        <w:gridCol w:w="2295"/>
        <w:gridCol w:w="1806"/>
        <w:gridCol w:w="2912"/>
        <w:tblGridChange w:id="3935">
          <w:tblGrid>
            <w:gridCol w:w="1482"/>
            <w:gridCol w:w="2295"/>
            <w:gridCol w:w="1806"/>
            <w:gridCol w:w="2912"/>
          </w:tblGrid>
        </w:tblGridChange>
      </w:tblGrid>
      <w:tr w:rsidR="00D22BB2" w:rsidRPr="00437F65" w:rsidTr="00263484">
        <w:trPr>
          <w:cantSplit/>
          <w:ins w:id="3936" w:author="Microsoft" w:date="2016-02-18T09:53:00Z"/>
          <w:trPrChange w:id="3937" w:author="Microsoft" w:date="2016-02-18T10:07:00Z">
            <w:trPr>
              <w:cantSplit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3938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39" w:author="Microsoft" w:date="2016-02-18T09:53:00Z"/>
              </w:rPr>
            </w:pPr>
            <w:ins w:id="3940" w:author="Microsoft" w:date="2016-02-18T09:53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1351" w:type="pct"/>
            <w:tcPrChange w:id="3941" w:author="Microsoft" w:date="2016-02-18T10:07:00Z">
              <w:tcPr>
                <w:tcW w:w="1351" w:type="pct"/>
              </w:tcPr>
            </w:tcPrChange>
          </w:tcPr>
          <w:p w:rsidR="00D22BB2" w:rsidRPr="00437F65" w:rsidRDefault="00D22BB2" w:rsidP="00C62D3A">
            <w:pPr>
              <w:rPr>
                <w:ins w:id="3942" w:author="Microsoft" w:date="2016-02-18T09:53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tcPrChange w:id="3943" w:author="Microsoft" w:date="2016-02-18T10:07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44" w:author="Microsoft" w:date="2016-02-18T09:53:00Z"/>
              </w:rPr>
            </w:pPr>
            <w:ins w:id="3945" w:author="Microsoft" w:date="2016-02-18T09:53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tcPrChange w:id="3946" w:author="Microsoft" w:date="2016-02-18T10:07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3947" w:author="Microsoft" w:date="2016-02-18T09:53:00Z"/>
                <w:iCs/>
              </w:rPr>
            </w:pPr>
            <w:ins w:id="3948" w:author="Microsoft" w:date="2016-02-18T09:53:00Z">
              <w:r w:rsidRPr="00437F65">
                <w:rPr>
                  <w:rFonts w:hint="eastAsia"/>
                </w:rPr>
                <w:t>事件控制台</w:t>
              </w:r>
            </w:ins>
          </w:p>
        </w:tc>
      </w:tr>
      <w:tr w:rsidR="00D22BB2" w:rsidRPr="00437F65" w:rsidTr="00263484">
        <w:trPr>
          <w:cantSplit/>
          <w:ins w:id="3949" w:author="Microsoft" w:date="2016-02-18T09:53:00Z"/>
          <w:trPrChange w:id="3950" w:author="Microsoft" w:date="2016-02-18T10:07:00Z">
            <w:trPr>
              <w:cantSplit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3951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52" w:author="Microsoft" w:date="2016-02-18T09:53:00Z"/>
              </w:rPr>
            </w:pPr>
            <w:ins w:id="3953" w:author="Microsoft" w:date="2016-02-18T09:53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351" w:type="pct"/>
            <w:tcPrChange w:id="3954" w:author="Microsoft" w:date="2016-02-18T10:07:00Z">
              <w:tcPr>
                <w:tcW w:w="1351" w:type="pct"/>
              </w:tcPr>
            </w:tcPrChange>
          </w:tcPr>
          <w:p w:rsidR="00D22BB2" w:rsidRPr="00437F65" w:rsidRDefault="00D22BB2" w:rsidP="00C62D3A">
            <w:pPr>
              <w:rPr>
                <w:ins w:id="3955" w:author="Microsoft" w:date="2016-02-18T09:53:00Z"/>
                <w:iCs/>
              </w:rPr>
            </w:pPr>
            <w:ins w:id="3956" w:author="Microsoft" w:date="2016-02-18T09:53:00Z">
              <w:r>
                <w:rPr>
                  <w:rFonts w:hint="eastAsia"/>
                </w:rPr>
                <w:t>事件控制台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tcPrChange w:id="3957" w:author="Microsoft" w:date="2016-02-18T10:07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58" w:author="Microsoft" w:date="2016-02-18T09:53:00Z"/>
                <w:iCs/>
              </w:rPr>
            </w:pPr>
            <w:ins w:id="3959" w:author="Microsoft" w:date="2016-02-18T09:53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tcPrChange w:id="3960" w:author="Microsoft" w:date="2016-02-18T10:07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3961" w:author="Microsoft" w:date="2016-02-18T09:53:00Z"/>
                <w:iCs/>
              </w:rPr>
            </w:pPr>
          </w:p>
        </w:tc>
      </w:tr>
      <w:tr w:rsidR="00D22BB2" w:rsidRPr="00437F65" w:rsidTr="00263484">
        <w:trPr>
          <w:trHeight w:val="390"/>
          <w:ins w:id="3962" w:author="Microsoft" w:date="2016-02-18T09:53:00Z"/>
          <w:trPrChange w:id="3963" w:author="Microsoft" w:date="2016-02-18T10:07:00Z">
            <w:trPr>
              <w:trHeight w:val="390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3964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65" w:author="Microsoft" w:date="2016-02-18T09:53:00Z"/>
              </w:rPr>
            </w:pPr>
            <w:ins w:id="3966" w:author="Microsoft" w:date="2016-02-18T09:53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128" w:type="pct"/>
            <w:gridSpan w:val="3"/>
            <w:tcPrChange w:id="3967" w:author="Microsoft" w:date="2016-02-18T10:07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968" w:author="Microsoft" w:date="2016-02-18T09:53:00Z"/>
                <w:lang w:val="en-AU"/>
              </w:rPr>
            </w:pPr>
            <w:ins w:id="3969" w:author="Microsoft" w:date="2016-02-18T09:53:00Z">
              <w:r w:rsidRPr="00437F65">
                <w:rPr>
                  <w:rFonts w:hint="eastAsia"/>
                  <w:lang w:val="en-AU"/>
                </w:rPr>
                <w:t>任何系统状态变化、系统参数配置的修改、授权申请以及系统错误等都应实时反映在事件控制台；</w:t>
              </w:r>
            </w:ins>
          </w:p>
        </w:tc>
      </w:tr>
      <w:tr w:rsidR="00D22BB2" w:rsidRPr="00437F65" w:rsidTr="00263484">
        <w:trPr>
          <w:trHeight w:val="412"/>
          <w:ins w:id="3970" w:author="Microsoft" w:date="2016-02-18T09:53:00Z"/>
          <w:trPrChange w:id="3971" w:author="Microsoft" w:date="2016-02-18T10:07:00Z">
            <w:trPr>
              <w:trHeight w:val="412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3972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73" w:author="Microsoft" w:date="2016-02-18T09:53:00Z"/>
              </w:rPr>
            </w:pPr>
            <w:ins w:id="3974" w:author="Microsoft" w:date="2016-02-18T09:53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4128" w:type="pct"/>
            <w:gridSpan w:val="3"/>
            <w:tcPrChange w:id="3975" w:author="Microsoft" w:date="2016-02-18T10:07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976" w:author="Microsoft" w:date="2016-02-18T09:53:00Z"/>
                <w:rFonts w:ascii="宋体" w:hAnsi="宋体"/>
                <w:bCs/>
                <w:iCs/>
              </w:rPr>
            </w:pPr>
            <w:ins w:id="3977" w:author="Microsoft" w:date="2016-02-18T09:53:00Z">
              <w:r w:rsidRPr="00437F65">
                <w:rPr>
                  <w:rFonts w:ascii="宋体" w:hAnsi="宋体" w:hint="eastAsia"/>
                  <w:bCs/>
                  <w:iCs/>
                </w:rPr>
                <w:t>各类业务操作和系统内部变化</w:t>
              </w:r>
            </w:ins>
          </w:p>
        </w:tc>
      </w:tr>
      <w:tr w:rsidR="00D22BB2" w:rsidRPr="00437F65" w:rsidTr="00263484">
        <w:trPr>
          <w:trHeight w:val="537"/>
          <w:ins w:id="3978" w:author="Microsoft" w:date="2016-02-18T09:53:00Z"/>
          <w:trPrChange w:id="3979" w:author="Microsoft" w:date="2016-02-18T10:07:00Z">
            <w:trPr>
              <w:trHeight w:val="537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3980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81" w:author="Microsoft" w:date="2016-02-18T09:53:00Z"/>
              </w:rPr>
            </w:pPr>
            <w:ins w:id="3982" w:author="Microsoft" w:date="2016-02-18T09:53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128" w:type="pct"/>
            <w:gridSpan w:val="3"/>
            <w:tcPrChange w:id="3983" w:author="Microsoft" w:date="2016-02-18T10:07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3984" w:author="Microsoft" w:date="2016-02-18T09:53:00Z"/>
                <w:rFonts w:ascii="宋体" w:hAnsi="宋体"/>
                <w:bCs/>
                <w:iCs/>
              </w:rPr>
            </w:pPr>
            <w:ins w:id="3985" w:author="Microsoft" w:date="2016-02-18T09:53:00Z">
              <w:r w:rsidRPr="00437F65">
                <w:rPr>
                  <w:rFonts w:ascii="宋体" w:hAnsi="宋体" w:hint="eastAsia"/>
                  <w:bCs/>
                  <w:iCs/>
                </w:rPr>
                <w:t>事件控制台一旦打开便开始记录各类事件，新的事件自动添加到事件列表的最前排，并能够刷新。每个事件包含以下内容：</w:t>
              </w:r>
            </w:ins>
          </w:p>
          <w:p w:rsidR="00D22BB2" w:rsidRPr="00EA7128" w:rsidRDefault="00D22BB2" w:rsidP="00D22BB2">
            <w:pPr>
              <w:pStyle w:val="af"/>
              <w:numPr>
                <w:ilvl w:val="0"/>
                <w:numId w:val="52"/>
              </w:numPr>
              <w:adjustRightInd/>
              <w:spacing w:before="100" w:after="100" w:line="240" w:lineRule="auto"/>
              <w:ind w:right="0" w:firstLineChars="0"/>
              <w:rPr>
                <w:ins w:id="3986" w:author="Microsoft" w:date="2016-02-18T09:53:00Z"/>
                <w:rFonts w:ascii="宋体" w:hAnsi="宋体"/>
                <w:iCs/>
              </w:rPr>
            </w:pPr>
            <w:ins w:id="3987" w:author="Microsoft" w:date="2016-02-18T09:53:00Z">
              <w:r w:rsidRPr="00EA7128">
                <w:rPr>
                  <w:rFonts w:ascii="宋体" w:hAnsi="宋体" w:hint="eastAsia"/>
                  <w:iCs/>
                </w:rPr>
                <w:t>时间：该事件发生的准确时间，精确到秒</w:t>
              </w:r>
            </w:ins>
          </w:p>
          <w:p w:rsidR="00D22BB2" w:rsidRPr="00EA7128" w:rsidRDefault="00D22BB2" w:rsidP="00D22BB2">
            <w:pPr>
              <w:pStyle w:val="af"/>
              <w:numPr>
                <w:ilvl w:val="0"/>
                <w:numId w:val="52"/>
              </w:numPr>
              <w:adjustRightInd/>
              <w:spacing w:before="100" w:after="100" w:line="240" w:lineRule="auto"/>
              <w:ind w:right="0" w:firstLineChars="0"/>
              <w:rPr>
                <w:ins w:id="3988" w:author="Microsoft" w:date="2016-02-18T09:53:00Z"/>
                <w:rFonts w:ascii="宋体" w:hAnsi="宋体"/>
                <w:iCs/>
              </w:rPr>
            </w:pPr>
            <w:ins w:id="3989" w:author="Microsoft" w:date="2016-02-18T09:53:00Z">
              <w:r w:rsidRPr="00EA7128">
                <w:rPr>
                  <w:rFonts w:ascii="宋体" w:hAnsi="宋体" w:hint="eastAsia"/>
                  <w:iCs/>
                </w:rPr>
                <w:t>级别：</w:t>
              </w:r>
              <w:r w:rsidRPr="00EA7128" w:rsidDel="003364B0">
                <w:rPr>
                  <w:rFonts w:ascii="宋体" w:hAnsi="宋体" w:hint="eastAsia"/>
                  <w:iCs/>
                </w:rPr>
                <w:t xml:space="preserve"> </w:t>
              </w:r>
              <w:r w:rsidRPr="00EA7128">
                <w:rPr>
                  <w:rFonts w:ascii="宋体" w:hAnsi="宋体" w:hint="eastAsia"/>
                  <w:iCs/>
                </w:rPr>
                <w:t>致命、</w:t>
              </w:r>
              <w:r w:rsidRPr="00EA7128">
                <w:rPr>
                  <w:rFonts w:ascii="宋体" w:hAnsi="宋体"/>
                  <w:iCs/>
                </w:rPr>
                <w:t>错误</w:t>
              </w:r>
              <w:r w:rsidRPr="00EA7128">
                <w:rPr>
                  <w:rFonts w:ascii="宋体" w:hAnsi="宋体" w:hint="eastAsia"/>
                  <w:iCs/>
                </w:rPr>
                <w:t>、</w:t>
              </w:r>
              <w:r w:rsidRPr="00EA7128">
                <w:rPr>
                  <w:rFonts w:ascii="宋体" w:hAnsi="宋体"/>
                  <w:iCs/>
                </w:rPr>
                <w:t>告警</w:t>
              </w:r>
              <w:r w:rsidRPr="00EA7128">
                <w:rPr>
                  <w:rFonts w:ascii="宋体" w:hAnsi="宋体" w:hint="eastAsia"/>
                  <w:iCs/>
                </w:rPr>
                <w:t>、</w:t>
              </w:r>
              <w:r w:rsidRPr="00EA7128">
                <w:rPr>
                  <w:rFonts w:ascii="宋体" w:hAnsi="宋体"/>
                  <w:iCs/>
                </w:rPr>
                <w:t>提示</w:t>
              </w:r>
            </w:ins>
          </w:p>
          <w:p w:rsidR="00D22BB2" w:rsidRPr="00EA7128" w:rsidRDefault="00D22BB2" w:rsidP="00D22BB2">
            <w:pPr>
              <w:pStyle w:val="af"/>
              <w:numPr>
                <w:ilvl w:val="0"/>
                <w:numId w:val="52"/>
              </w:numPr>
              <w:adjustRightInd/>
              <w:spacing w:before="100" w:after="100" w:line="240" w:lineRule="auto"/>
              <w:ind w:right="0" w:firstLineChars="0"/>
              <w:rPr>
                <w:ins w:id="3990" w:author="Microsoft" w:date="2016-02-18T09:53:00Z"/>
                <w:rFonts w:ascii="宋体" w:hAnsi="宋体"/>
                <w:iCs/>
              </w:rPr>
            </w:pPr>
            <w:ins w:id="3991" w:author="Microsoft" w:date="2016-02-18T09:53:00Z">
              <w:r w:rsidRPr="00EA7128">
                <w:rPr>
                  <w:rFonts w:ascii="宋体" w:hAnsi="宋体" w:hint="eastAsia"/>
                  <w:iCs/>
                </w:rPr>
                <w:t>业务</w:t>
              </w:r>
              <w:r w:rsidRPr="00EA7128">
                <w:rPr>
                  <w:rFonts w:ascii="宋体" w:hAnsi="宋体"/>
                  <w:iCs/>
                </w:rPr>
                <w:t>类型：</w:t>
              </w:r>
              <w:r w:rsidRPr="00EA7128">
                <w:rPr>
                  <w:rFonts w:ascii="宋体" w:hAnsi="宋体" w:hint="eastAsia"/>
                  <w:iCs/>
                </w:rPr>
                <w:t>系统</w:t>
              </w:r>
              <w:r w:rsidRPr="00EA7128">
                <w:rPr>
                  <w:rFonts w:ascii="宋体" w:hAnsi="宋体"/>
                  <w:iCs/>
                </w:rPr>
                <w:t>、业务、游戏、交易</w:t>
              </w:r>
            </w:ins>
          </w:p>
          <w:p w:rsidR="00D22BB2" w:rsidRPr="00EA7128" w:rsidRDefault="00D22BB2" w:rsidP="00D22BB2">
            <w:pPr>
              <w:pStyle w:val="af"/>
              <w:numPr>
                <w:ilvl w:val="0"/>
                <w:numId w:val="52"/>
              </w:numPr>
              <w:adjustRightInd/>
              <w:spacing w:before="100" w:after="100" w:line="240" w:lineRule="auto"/>
              <w:ind w:right="0" w:firstLineChars="0"/>
              <w:rPr>
                <w:ins w:id="3992" w:author="Microsoft" w:date="2016-02-18T09:53:00Z"/>
                <w:rFonts w:ascii="宋体" w:hAnsi="宋体"/>
                <w:iCs/>
              </w:rPr>
            </w:pPr>
            <w:ins w:id="3993" w:author="Microsoft" w:date="2016-02-18T09:53:00Z">
              <w:r w:rsidRPr="00EA7128">
                <w:rPr>
                  <w:rFonts w:ascii="宋体" w:hAnsi="宋体" w:hint="eastAsia"/>
                  <w:iCs/>
                </w:rPr>
                <w:t>IP地址：</w:t>
              </w:r>
            </w:ins>
          </w:p>
          <w:p w:rsidR="00D22BB2" w:rsidRPr="00EA7128" w:rsidDel="00DB37E4" w:rsidRDefault="00D22BB2" w:rsidP="00D22BB2">
            <w:pPr>
              <w:pStyle w:val="af"/>
              <w:numPr>
                <w:ilvl w:val="0"/>
                <w:numId w:val="52"/>
              </w:numPr>
              <w:adjustRightInd/>
              <w:spacing w:before="100" w:after="100" w:line="240" w:lineRule="auto"/>
              <w:ind w:right="0" w:firstLineChars="0"/>
              <w:rPr>
                <w:ins w:id="3994" w:author="Microsoft" w:date="2016-02-18T09:53:00Z"/>
                <w:rFonts w:ascii="宋体" w:hAnsi="宋体"/>
                <w:bCs/>
                <w:iCs/>
              </w:rPr>
            </w:pPr>
            <w:ins w:id="3995" w:author="Microsoft" w:date="2016-02-18T09:53:00Z">
              <w:r w:rsidRPr="00EA7128">
                <w:rPr>
                  <w:rFonts w:ascii="宋体" w:hAnsi="宋体" w:hint="eastAsia"/>
                  <w:iCs/>
                </w:rPr>
                <w:t>事件描述：</w:t>
              </w:r>
              <w:r w:rsidRPr="00EA7128">
                <w:rPr>
                  <w:rFonts w:ascii="宋体" w:hAnsi="宋体" w:hint="eastAsia"/>
                  <w:bCs/>
                  <w:iCs/>
                </w:rPr>
                <w:t>事件的具体内容</w:t>
              </w:r>
            </w:ins>
          </w:p>
        </w:tc>
      </w:tr>
      <w:tr w:rsidR="00D22BB2" w:rsidRPr="00437F65" w:rsidTr="00263484">
        <w:trPr>
          <w:ins w:id="3996" w:author="Microsoft" w:date="2016-02-18T09:53:00Z"/>
        </w:trPr>
        <w:tc>
          <w:tcPr>
            <w:tcW w:w="872" w:type="pct"/>
            <w:shd w:val="clear" w:color="auto" w:fill="D9D9D9" w:themeFill="background1" w:themeFillShade="D9"/>
            <w:tcPrChange w:id="3997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3998" w:author="Microsoft" w:date="2016-02-18T09:53:00Z"/>
              </w:rPr>
            </w:pPr>
            <w:ins w:id="3999" w:author="Microsoft" w:date="2016-02-18T09:53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4128" w:type="pct"/>
            <w:gridSpan w:val="3"/>
            <w:tcPrChange w:id="4000" w:author="Microsoft" w:date="2016-02-18T10:07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001" w:author="Microsoft" w:date="2016-02-18T09:53:00Z"/>
              </w:rPr>
            </w:pPr>
            <w:ins w:id="4002" w:author="Microsoft" w:date="2016-02-18T09:53:00Z">
              <w:r w:rsidRPr="00437F65">
                <w:rPr>
                  <w:rFonts w:hint="eastAsia"/>
                </w:rPr>
                <w:t>无</w:t>
              </w:r>
            </w:ins>
          </w:p>
        </w:tc>
      </w:tr>
      <w:tr w:rsidR="00D22BB2" w:rsidRPr="00886393" w:rsidTr="00263484">
        <w:trPr>
          <w:ins w:id="4003" w:author="Microsoft" w:date="2016-02-18T09:53:00Z"/>
        </w:trPr>
        <w:tc>
          <w:tcPr>
            <w:tcW w:w="872" w:type="pct"/>
            <w:shd w:val="clear" w:color="auto" w:fill="D9D9D9" w:themeFill="background1" w:themeFillShade="D9"/>
            <w:tcPrChange w:id="4004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005" w:author="Microsoft" w:date="2016-02-18T09:53:00Z"/>
              </w:rPr>
            </w:pPr>
            <w:ins w:id="4006" w:author="Microsoft" w:date="2016-02-18T09:53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128" w:type="pct"/>
            <w:gridSpan w:val="3"/>
            <w:tcPrChange w:id="4007" w:author="Microsoft" w:date="2016-02-18T10:07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008" w:author="Microsoft" w:date="2016-02-18T09:53:00Z"/>
                <w:rFonts w:ascii="宋体" w:hAnsi="宋体"/>
                <w:bCs/>
                <w:iCs/>
              </w:rPr>
            </w:pPr>
            <w:ins w:id="4009" w:author="Microsoft" w:date="2016-02-18T09:53:00Z">
              <w:r w:rsidRPr="00886393">
                <w:rPr>
                  <w:rFonts w:ascii="宋体" w:hAnsi="宋体" w:hint="eastAsia"/>
                  <w:bCs/>
                  <w:iCs/>
                </w:rPr>
                <w:t>事件控制台</w:t>
              </w:r>
              <w:r>
                <w:rPr>
                  <w:rFonts w:ascii="宋体" w:hAnsi="宋体" w:hint="eastAsia"/>
                  <w:bCs/>
                  <w:iCs/>
                </w:rPr>
                <w:t>页面</w:t>
              </w:r>
              <w:r w:rsidRPr="00886393">
                <w:rPr>
                  <w:rFonts w:ascii="宋体" w:hAnsi="宋体" w:hint="eastAsia"/>
                  <w:bCs/>
                  <w:iCs/>
                </w:rPr>
                <w:t>保持最多200条数据。超过200条数据后，新接收数据时，</w:t>
              </w:r>
              <w:r>
                <w:rPr>
                  <w:rFonts w:ascii="宋体" w:hAnsi="宋体" w:hint="eastAsia"/>
                  <w:bCs/>
                  <w:iCs/>
                </w:rPr>
                <w:t>页面</w:t>
              </w:r>
              <w:r w:rsidRPr="00886393">
                <w:rPr>
                  <w:rFonts w:ascii="宋体" w:hAnsi="宋体" w:hint="eastAsia"/>
                  <w:bCs/>
                  <w:iCs/>
                </w:rPr>
                <w:t>清除等量旧数据，保持200条数据。</w:t>
              </w:r>
              <w:r>
                <w:rPr>
                  <w:rFonts w:ascii="宋体" w:hAnsi="宋体" w:hint="eastAsia"/>
                  <w:bCs/>
                  <w:iCs/>
                </w:rPr>
                <w:t>。</w:t>
              </w:r>
            </w:ins>
          </w:p>
        </w:tc>
      </w:tr>
      <w:tr w:rsidR="00D22BB2" w:rsidRPr="00437F65" w:rsidTr="00263484">
        <w:trPr>
          <w:ins w:id="4010" w:author="Microsoft" w:date="2016-02-18T09:53:00Z"/>
        </w:trPr>
        <w:tc>
          <w:tcPr>
            <w:tcW w:w="872" w:type="pct"/>
            <w:shd w:val="clear" w:color="auto" w:fill="D9D9D9" w:themeFill="background1" w:themeFillShade="D9"/>
            <w:tcPrChange w:id="4011" w:author="Microsoft" w:date="2016-02-18T10:07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012" w:author="Microsoft" w:date="2016-02-18T09:53:00Z"/>
              </w:rPr>
            </w:pPr>
            <w:ins w:id="4013" w:author="Microsoft" w:date="2016-02-18T09:53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128" w:type="pct"/>
            <w:gridSpan w:val="3"/>
            <w:tcPrChange w:id="4014" w:author="Microsoft" w:date="2016-02-18T10:07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015" w:author="Microsoft" w:date="2016-02-18T09:53:00Z"/>
              </w:rPr>
            </w:pPr>
            <w:ins w:id="4016" w:author="Microsoft" w:date="2016-02-18T09:53:00Z">
              <w:r w:rsidRPr="00437F65">
                <w:rPr>
                  <w:rFonts w:hint="eastAsia"/>
                </w:rPr>
                <w:t>无</w:t>
              </w:r>
            </w:ins>
          </w:p>
        </w:tc>
      </w:tr>
    </w:tbl>
    <w:p w:rsidR="00D22BB2" w:rsidRPr="00C62D3A" w:rsidRDefault="00D22BB2">
      <w:pPr>
        <w:rPr>
          <w:ins w:id="4017" w:author="Microsoft" w:date="2016-02-18T09:53:00Z"/>
        </w:rPr>
        <w:pPrChange w:id="4018" w:author="Microsoft" w:date="2016-02-18T09:53:00Z">
          <w:pPr>
            <w:pStyle w:val="3"/>
          </w:pPr>
        </w:pPrChange>
      </w:pPr>
    </w:p>
    <w:p w:rsidR="00D22BB2" w:rsidRDefault="00932174" w:rsidP="00D22BB2">
      <w:pPr>
        <w:pStyle w:val="4"/>
        <w:ind w:left="0"/>
        <w:rPr>
          <w:ins w:id="4019" w:author="Microsoft" w:date="2016-02-18T09:55:00Z"/>
        </w:rPr>
      </w:pPr>
      <w:del w:id="4020" w:author="Microsoft" w:date="2016-04-06T16:32:00Z">
        <w:r w:rsidDel="005843C4">
          <w:rPr>
            <w:rFonts w:hint="eastAsia"/>
          </w:rPr>
          <w:delText>恢复</w:delText>
        </w:r>
      </w:del>
      <w:bookmarkStart w:id="4021" w:name="_Toc450144053"/>
      <w:ins w:id="4022" w:author="Microsoft" w:date="2016-02-18T09:55:00Z">
        <w:r w:rsidR="00D22BB2">
          <w:rPr>
            <w:rFonts w:hint="eastAsia"/>
          </w:rPr>
          <w:t>结算</w:t>
        </w:r>
        <w:r w:rsidR="00D22BB2">
          <w:t>日志</w:t>
        </w:r>
        <w:bookmarkEnd w:id="4021"/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4023" w:author="Microsoft" w:date="2016-02-18T10:08:00Z"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482"/>
        <w:gridCol w:w="2295"/>
        <w:gridCol w:w="1806"/>
        <w:gridCol w:w="2912"/>
        <w:tblGridChange w:id="4024">
          <w:tblGrid>
            <w:gridCol w:w="1482"/>
            <w:gridCol w:w="2295"/>
            <w:gridCol w:w="1806"/>
            <w:gridCol w:w="2912"/>
          </w:tblGrid>
        </w:tblGridChange>
      </w:tblGrid>
      <w:tr w:rsidR="00D22BB2" w:rsidTr="00263484">
        <w:trPr>
          <w:cantSplit/>
          <w:ins w:id="4025" w:author="Microsoft" w:date="2016-02-18T09:56:00Z"/>
          <w:trPrChange w:id="4026" w:author="Microsoft" w:date="2016-02-18T10:08:00Z">
            <w:trPr>
              <w:cantSplit/>
            </w:trPr>
          </w:trPrChange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27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28" w:author="Microsoft" w:date="2016-02-18T09:56:00Z"/>
              </w:rPr>
            </w:pPr>
            <w:ins w:id="4029" w:author="Microsoft" w:date="2016-02-18T09:56:00Z">
              <w:r>
                <w:rPr>
                  <w:rFonts w:hint="eastAsia"/>
                </w:rPr>
                <w:t>功能点编号</w:t>
              </w:r>
            </w:ins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030" w:author="Microsoft" w:date="2016-02-18T10:08:00Z">
              <w:tcPr>
                <w:tcW w:w="135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22BB2" w:rsidRDefault="00D22BB2" w:rsidP="00C62D3A">
            <w:pPr>
              <w:rPr>
                <w:ins w:id="4031" w:author="Microsoft" w:date="2016-02-18T09:56:00Z"/>
                <w:iCs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32" w:author="Microsoft" w:date="2016-02-18T10:08:00Z">
              <w:tcPr>
                <w:tcW w:w="106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33" w:author="Microsoft" w:date="2016-02-18T09:56:00Z"/>
              </w:rPr>
            </w:pPr>
            <w:ins w:id="4034" w:author="Microsoft" w:date="2016-02-18T09:56:00Z">
              <w:r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035" w:author="Microsoft" w:date="2016-02-18T10:08:00Z">
              <w:tcPr>
                <w:tcW w:w="171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:rsidR="00D22BB2" w:rsidRDefault="00D22BB2" w:rsidP="00C62D3A">
            <w:pPr>
              <w:rPr>
                <w:ins w:id="4036" w:author="Microsoft" w:date="2016-02-18T09:56:00Z"/>
                <w:iCs/>
              </w:rPr>
            </w:pPr>
            <w:ins w:id="4037" w:author="Microsoft" w:date="2016-02-18T09:56:00Z">
              <w:r>
                <w:rPr>
                  <w:rFonts w:hint="eastAsia"/>
                </w:rPr>
                <w:t>事件控制台</w:t>
              </w:r>
            </w:ins>
          </w:p>
        </w:tc>
      </w:tr>
      <w:tr w:rsidR="00D22BB2" w:rsidTr="00263484">
        <w:trPr>
          <w:cantSplit/>
          <w:ins w:id="4038" w:author="Microsoft" w:date="2016-02-18T09:56:00Z"/>
          <w:trPrChange w:id="4039" w:author="Microsoft" w:date="2016-02-18T10:08:00Z">
            <w:trPr>
              <w:cantSplit/>
            </w:trPr>
          </w:trPrChange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40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41" w:author="Microsoft" w:date="2016-02-18T09:56:00Z"/>
              </w:rPr>
            </w:pPr>
            <w:ins w:id="4042" w:author="Microsoft" w:date="2016-02-18T09:56:00Z">
              <w:r>
                <w:rPr>
                  <w:rFonts w:hint="eastAsia"/>
                </w:rPr>
                <w:t>功能点名称</w:t>
              </w:r>
            </w:ins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043" w:author="Microsoft" w:date="2016-02-18T10:08:00Z">
              <w:tcPr>
                <w:tcW w:w="1351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:rsidR="00D22BB2" w:rsidRDefault="00D22BB2" w:rsidP="00C62D3A">
            <w:pPr>
              <w:rPr>
                <w:ins w:id="4044" w:author="Microsoft" w:date="2016-02-18T09:56:00Z"/>
                <w:iCs/>
              </w:rPr>
            </w:pPr>
            <w:ins w:id="4045" w:author="Microsoft" w:date="2016-02-18T09:56:00Z">
              <w:r>
                <w:rPr>
                  <w:rFonts w:hint="eastAsia"/>
                </w:rPr>
                <w:t>结算日志</w:t>
              </w:r>
            </w:ins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46" w:author="Microsoft" w:date="2016-02-18T10:08:00Z">
              <w:tcPr>
                <w:tcW w:w="1063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47" w:author="Microsoft" w:date="2016-02-18T09:56:00Z"/>
                <w:iCs/>
              </w:rPr>
            </w:pPr>
            <w:ins w:id="4048" w:author="Microsoft" w:date="2016-02-18T09:56:00Z">
              <w:r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049" w:author="Microsoft" w:date="2016-02-18T10:08:00Z">
              <w:tcPr>
                <w:tcW w:w="171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22BB2" w:rsidRDefault="00D22BB2" w:rsidP="00C62D3A">
            <w:pPr>
              <w:rPr>
                <w:ins w:id="4050" w:author="Microsoft" w:date="2016-02-18T09:56:00Z"/>
                <w:iCs/>
              </w:rPr>
            </w:pPr>
          </w:p>
        </w:tc>
      </w:tr>
      <w:tr w:rsidR="00D22BB2" w:rsidTr="00263484">
        <w:trPr>
          <w:trHeight w:val="390"/>
          <w:ins w:id="4051" w:author="Microsoft" w:date="2016-02-18T09:56:00Z"/>
          <w:trPrChange w:id="4052" w:author="Microsoft" w:date="2016-02-18T10:08:00Z">
            <w:trPr>
              <w:trHeight w:val="390"/>
            </w:trPr>
          </w:trPrChange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53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54" w:author="Microsoft" w:date="2016-02-18T09:56:00Z"/>
              </w:rPr>
            </w:pPr>
            <w:ins w:id="4055" w:author="Microsoft" w:date="2016-02-18T09:56:00Z">
              <w:r>
                <w:rPr>
                  <w:rFonts w:hint="eastAsia"/>
                </w:rPr>
                <w:t>功能描述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056" w:author="Microsoft" w:date="2016-02-18T10:08:00Z">
              <w:tcPr>
                <w:tcW w:w="4128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:rsidR="00D22BB2" w:rsidRDefault="00D22BB2" w:rsidP="00C62D3A">
            <w:pPr>
              <w:rPr>
                <w:ins w:id="4057" w:author="Microsoft" w:date="2016-02-18T09:56:00Z"/>
                <w:lang w:val="en-AU"/>
              </w:rPr>
            </w:pPr>
            <w:ins w:id="4058" w:author="Microsoft" w:date="2016-02-18T09:56:00Z">
              <w:r>
                <w:rPr>
                  <w:rFonts w:hint="eastAsia"/>
                  <w:lang w:val="en-AU"/>
                </w:rPr>
                <w:t>日结算：每天系统运行完毕后，系统自动生成日志</w:t>
              </w:r>
            </w:ins>
          </w:p>
          <w:p w:rsidR="00D22BB2" w:rsidRDefault="00D22BB2" w:rsidP="00C62D3A">
            <w:pPr>
              <w:rPr>
                <w:ins w:id="4059" w:author="Microsoft" w:date="2016-02-18T09:56:00Z"/>
                <w:lang w:val="en-AU"/>
              </w:rPr>
            </w:pPr>
            <w:ins w:id="4060" w:author="Microsoft" w:date="2016-02-18T09:56:00Z">
              <w:r>
                <w:rPr>
                  <w:rFonts w:hint="eastAsia"/>
                  <w:lang w:val="en-AU"/>
                </w:rPr>
                <w:t>期结算：每个游戏开奖算奖结束后，系统自动生成日志</w:t>
              </w:r>
            </w:ins>
          </w:p>
        </w:tc>
      </w:tr>
      <w:tr w:rsidR="00D22BB2" w:rsidTr="00263484">
        <w:trPr>
          <w:trHeight w:val="462"/>
          <w:ins w:id="4061" w:author="Microsoft" w:date="2016-02-18T09:56:00Z"/>
          <w:trPrChange w:id="4062" w:author="Microsoft" w:date="2016-02-18T10:08:00Z">
            <w:trPr>
              <w:trHeight w:val="462"/>
            </w:trPr>
          </w:trPrChange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63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64" w:author="Microsoft" w:date="2016-02-18T09:56:00Z"/>
              </w:rPr>
            </w:pPr>
            <w:ins w:id="4065" w:author="Microsoft" w:date="2016-02-18T09:56:00Z">
              <w:r>
                <w:rPr>
                  <w:rFonts w:hint="eastAsia"/>
                </w:rPr>
                <w:t>输入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066" w:author="Microsoft" w:date="2016-02-18T10:08:00Z">
              <w:tcPr>
                <w:tcW w:w="4128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:rsidR="00D22BB2" w:rsidRDefault="00797687" w:rsidP="00C62D3A">
            <w:pPr>
              <w:ind w:firstLineChars="100" w:firstLine="210"/>
              <w:rPr>
                <w:ins w:id="4067" w:author="Microsoft" w:date="2016-02-18T09:56:00Z"/>
                <w:rFonts w:ascii="宋体" w:hAnsi="宋体"/>
                <w:bCs/>
                <w:iCs/>
              </w:rPr>
            </w:pPr>
            <w:ins w:id="4068" w:author="Microsoft" w:date="2016-04-07T11:22:00Z">
              <w:r>
                <w:rPr>
                  <w:rFonts w:ascii="宋体" w:hAnsi="宋体" w:hint="eastAsia"/>
                  <w:bCs/>
                  <w:iCs/>
                </w:rPr>
                <w:t>查询条件</w:t>
              </w:r>
              <w:r>
                <w:rPr>
                  <w:rFonts w:ascii="宋体" w:hAnsi="宋体"/>
                  <w:bCs/>
                  <w:iCs/>
                </w:rPr>
                <w:t>：</w:t>
              </w:r>
              <w:r>
                <w:rPr>
                  <w:rFonts w:ascii="宋体" w:hAnsi="宋体" w:hint="eastAsia"/>
                  <w:bCs/>
                  <w:iCs/>
                </w:rPr>
                <w:t>日期</w:t>
              </w:r>
              <w:r>
                <w:rPr>
                  <w:rFonts w:ascii="宋体" w:hAnsi="宋体"/>
                  <w:bCs/>
                  <w:iCs/>
                </w:rPr>
                <w:t>：查询</w:t>
              </w:r>
              <w:r>
                <w:rPr>
                  <w:rFonts w:ascii="宋体" w:hAnsi="宋体" w:hint="eastAsia"/>
                  <w:bCs/>
                  <w:iCs/>
                </w:rPr>
                <w:t>系统日志</w:t>
              </w:r>
              <w:r>
                <w:rPr>
                  <w:rFonts w:ascii="宋体" w:hAnsi="宋体"/>
                  <w:bCs/>
                  <w:iCs/>
                </w:rPr>
                <w:t>的</w:t>
              </w:r>
              <w:r>
                <w:rPr>
                  <w:rFonts w:ascii="宋体" w:hAnsi="宋体" w:hint="eastAsia"/>
                  <w:bCs/>
                  <w:iCs/>
                </w:rPr>
                <w:t>具体</w:t>
              </w:r>
              <w:r>
                <w:rPr>
                  <w:rFonts w:ascii="宋体" w:hAnsi="宋体"/>
                  <w:bCs/>
                  <w:iCs/>
                </w:rPr>
                <w:t>时间；</w:t>
              </w:r>
            </w:ins>
          </w:p>
        </w:tc>
      </w:tr>
      <w:tr w:rsidR="00D22BB2" w:rsidTr="00263484">
        <w:trPr>
          <w:trHeight w:val="915"/>
          <w:ins w:id="4069" w:author="Microsoft" w:date="2016-02-18T09:56:00Z"/>
          <w:trPrChange w:id="4070" w:author="Microsoft" w:date="2016-02-18T10:08:00Z">
            <w:trPr>
              <w:trHeight w:val="915"/>
            </w:trPr>
          </w:trPrChange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71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72" w:author="Microsoft" w:date="2016-02-18T09:56:00Z"/>
              </w:rPr>
            </w:pPr>
            <w:ins w:id="4073" w:author="Microsoft" w:date="2016-02-18T09:56:00Z">
              <w:r>
                <w:rPr>
                  <w:rFonts w:hint="eastAsia"/>
                </w:rPr>
                <w:t>输出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074" w:author="Microsoft" w:date="2016-02-18T10:08:00Z">
              <w:tcPr>
                <w:tcW w:w="4128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:rsidR="00D22BB2" w:rsidRDefault="00D22BB2" w:rsidP="00C62D3A">
            <w:pPr>
              <w:ind w:firstLineChars="100" w:firstLine="210"/>
              <w:rPr>
                <w:ins w:id="4075" w:author="Microsoft" w:date="2016-02-18T09:56:00Z"/>
                <w:rFonts w:ascii="宋体" w:hAnsi="宋体"/>
                <w:bCs/>
                <w:iCs/>
              </w:rPr>
            </w:pPr>
            <w:ins w:id="4076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日志列表：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077" w:author="Microsoft" w:date="2016-02-18T09:56:00Z"/>
                <w:rFonts w:ascii="宋体" w:hAnsi="宋体"/>
                <w:bCs/>
                <w:iCs/>
              </w:rPr>
            </w:pPr>
            <w:ins w:id="4078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序号：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079" w:author="Microsoft" w:date="2016-02-18T09:56:00Z"/>
                <w:rFonts w:ascii="宋体" w:hAnsi="宋体"/>
                <w:bCs/>
                <w:iCs/>
              </w:rPr>
            </w:pPr>
            <w:ins w:id="4080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日志类型：日结、期结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081" w:author="Microsoft" w:date="2016-02-18T09:56:00Z"/>
                <w:rFonts w:ascii="宋体" w:hAnsi="宋体"/>
                <w:bCs/>
                <w:iCs/>
              </w:rPr>
            </w:pPr>
            <w:ins w:id="4082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生成日志时间：年月日 时分秒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083" w:author="Microsoft" w:date="2016-02-18T09:56:00Z"/>
                <w:rFonts w:ascii="宋体" w:hAnsi="宋体"/>
                <w:bCs/>
                <w:iCs/>
              </w:rPr>
            </w:pPr>
            <w:ins w:id="4084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描述：所执行</w:t>
              </w:r>
              <w:r>
                <w:rPr>
                  <w:rFonts w:ascii="宋体" w:hAnsi="宋体"/>
                  <w:bCs/>
                  <w:iCs/>
                </w:rPr>
                <w:t>的任务内容说明</w:t>
              </w:r>
            </w:ins>
          </w:p>
        </w:tc>
      </w:tr>
      <w:tr w:rsidR="00D22BB2" w:rsidTr="00263484">
        <w:trPr>
          <w:ins w:id="4085" w:author="Microsoft" w:date="2016-02-18T09:56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86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87" w:author="Microsoft" w:date="2016-02-18T09:56:00Z"/>
              </w:rPr>
            </w:pPr>
            <w:ins w:id="4088" w:author="Microsoft" w:date="2016-02-18T09:56:00Z">
              <w:r>
                <w:rPr>
                  <w:rFonts w:hint="eastAsia"/>
                </w:rPr>
                <w:lastRenderedPageBreak/>
                <w:t>异常情况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089" w:author="Microsoft" w:date="2016-02-18T10:08:00Z">
              <w:tcPr>
                <w:tcW w:w="4128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:rsidR="00D22BB2" w:rsidRDefault="00D22BB2" w:rsidP="00C62D3A">
            <w:pPr>
              <w:rPr>
                <w:ins w:id="4090" w:author="Microsoft" w:date="2016-02-18T09:56:00Z"/>
              </w:rPr>
            </w:pPr>
            <w:ins w:id="4091" w:author="Microsoft" w:date="2016-02-18T09:56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Tr="00263484">
        <w:trPr>
          <w:ins w:id="4092" w:author="Microsoft" w:date="2016-02-18T09:56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093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094" w:author="Microsoft" w:date="2016-02-18T09:56:00Z"/>
              </w:rPr>
            </w:pPr>
            <w:ins w:id="4095" w:author="Microsoft" w:date="2016-02-18T09:56:00Z">
              <w:r>
                <w:rPr>
                  <w:rFonts w:hint="eastAsia"/>
                </w:rPr>
                <w:t>约束条件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096" w:author="Microsoft" w:date="2016-02-18T10:08:00Z">
              <w:tcPr>
                <w:tcW w:w="4128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:rsidR="00D22BB2" w:rsidRDefault="00D22BB2" w:rsidP="00C62D3A">
            <w:pPr>
              <w:rPr>
                <w:ins w:id="4097" w:author="Microsoft" w:date="2016-02-18T09:56:00Z"/>
                <w:rFonts w:ascii="宋体" w:hAnsi="宋体"/>
                <w:bCs/>
                <w:iCs/>
              </w:rPr>
            </w:pPr>
            <w:ins w:id="4098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D22BB2" w:rsidTr="00263484">
        <w:trPr>
          <w:ins w:id="4099" w:author="Microsoft" w:date="2016-02-18T09:56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4100" w:author="Microsoft" w:date="2016-02-18T10:08:00Z">
              <w:tcPr>
                <w:tcW w:w="872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EECE1" w:themeFill="background2"/>
                <w:hideMark/>
              </w:tcPr>
            </w:tcPrChange>
          </w:tcPr>
          <w:p w:rsidR="00D22BB2" w:rsidRDefault="00D22BB2" w:rsidP="00C62D3A">
            <w:pPr>
              <w:rPr>
                <w:ins w:id="4101" w:author="Microsoft" w:date="2016-02-18T09:56:00Z"/>
              </w:rPr>
            </w:pPr>
            <w:ins w:id="4102" w:author="Microsoft" w:date="2016-02-18T09:56:00Z">
              <w:r>
                <w:rPr>
                  <w:rFonts w:hint="eastAsia"/>
                </w:rPr>
                <w:t>其它说明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103" w:author="Microsoft" w:date="2016-02-18T10:08:00Z">
              <w:tcPr>
                <w:tcW w:w="4128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:rsidR="00D22BB2" w:rsidRDefault="00D22BB2" w:rsidP="00C62D3A">
            <w:pPr>
              <w:rPr>
                <w:ins w:id="4104" w:author="Microsoft" w:date="2016-02-18T09:56:00Z"/>
              </w:rPr>
            </w:pPr>
          </w:p>
        </w:tc>
      </w:tr>
    </w:tbl>
    <w:p w:rsidR="00D22BB2" w:rsidRPr="00C62D3A" w:rsidRDefault="00D22BB2">
      <w:pPr>
        <w:ind w:left="0"/>
        <w:rPr>
          <w:ins w:id="4105" w:author="Microsoft" w:date="2016-02-18T09:55:00Z"/>
        </w:rPr>
        <w:pPrChange w:id="4106" w:author="Microsoft" w:date="2016-02-18T09:55:00Z">
          <w:pPr>
            <w:pStyle w:val="4"/>
          </w:pPr>
        </w:pPrChange>
      </w:pPr>
    </w:p>
    <w:p w:rsidR="00D22BB2" w:rsidRDefault="00D22BB2" w:rsidP="00D22BB2">
      <w:pPr>
        <w:pStyle w:val="4"/>
        <w:ind w:left="0"/>
        <w:rPr>
          <w:ins w:id="4107" w:author="Microsoft" w:date="2016-02-18T09:56:00Z"/>
        </w:rPr>
      </w:pPr>
      <w:bookmarkStart w:id="4108" w:name="_Toc450144054"/>
      <w:ins w:id="4109" w:author="Microsoft" w:date="2016-02-18T09:56:00Z">
        <w:r>
          <w:rPr>
            <w:rFonts w:hint="eastAsia"/>
          </w:rPr>
          <w:t>上传</w:t>
        </w:r>
        <w:r>
          <w:t>日志</w:t>
        </w:r>
        <w:bookmarkEnd w:id="4108"/>
      </w:ins>
    </w:p>
    <w:p w:rsidR="00D22BB2" w:rsidRDefault="00D22BB2" w:rsidP="00D22BB2">
      <w:pPr>
        <w:rPr>
          <w:ins w:id="4110" w:author="Microsoft" w:date="2016-02-18T09:56:00Z"/>
        </w:rPr>
      </w:pPr>
      <w:ins w:id="4111" w:author="Microsoft" w:date="2016-02-18T09:56:00Z">
        <w:r>
          <w:rPr>
            <w:rFonts w:hint="eastAsia"/>
          </w:rPr>
          <w:t>日志</w:t>
        </w:r>
        <w:r>
          <w:t>列表：</w:t>
        </w:r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4112" w:author="Microsoft" w:date="2016-02-18T10:08:00Z"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482"/>
        <w:gridCol w:w="2295"/>
        <w:gridCol w:w="1806"/>
        <w:gridCol w:w="2912"/>
        <w:tblGridChange w:id="4113">
          <w:tblGrid>
            <w:gridCol w:w="1482"/>
            <w:gridCol w:w="2295"/>
            <w:gridCol w:w="1806"/>
            <w:gridCol w:w="2912"/>
          </w:tblGrid>
        </w:tblGridChange>
      </w:tblGrid>
      <w:tr w:rsidR="00D22BB2" w:rsidRPr="00437F65" w:rsidTr="00263484">
        <w:trPr>
          <w:cantSplit/>
          <w:ins w:id="4114" w:author="Microsoft" w:date="2016-02-18T09:56:00Z"/>
          <w:trPrChange w:id="4115" w:author="Microsoft" w:date="2016-02-18T10:08:00Z">
            <w:trPr>
              <w:cantSplit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116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17" w:author="Microsoft" w:date="2016-02-18T09:56:00Z"/>
              </w:rPr>
            </w:pPr>
            <w:ins w:id="4118" w:author="Microsoft" w:date="2016-02-18T09:56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1351" w:type="pct"/>
            <w:tcPrChange w:id="4119" w:author="Microsoft" w:date="2016-02-18T10:08:00Z">
              <w:tcPr>
                <w:tcW w:w="1351" w:type="pct"/>
              </w:tcPr>
            </w:tcPrChange>
          </w:tcPr>
          <w:p w:rsidR="00D22BB2" w:rsidRPr="00437F65" w:rsidRDefault="00D22BB2" w:rsidP="00C62D3A">
            <w:pPr>
              <w:rPr>
                <w:ins w:id="4120" w:author="Microsoft" w:date="2016-02-18T09:56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tcPrChange w:id="4121" w:author="Microsoft" w:date="2016-02-18T10:08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22" w:author="Microsoft" w:date="2016-02-18T09:56:00Z"/>
              </w:rPr>
            </w:pPr>
            <w:ins w:id="4123" w:author="Microsoft" w:date="2016-02-18T09:56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tcPrChange w:id="4124" w:author="Microsoft" w:date="2016-02-18T10:08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4125" w:author="Microsoft" w:date="2016-02-18T09:56:00Z"/>
                <w:iCs/>
              </w:rPr>
            </w:pPr>
            <w:ins w:id="4126" w:author="Microsoft" w:date="2016-02-18T09:56:00Z">
              <w:r w:rsidRPr="00437F65">
                <w:rPr>
                  <w:rFonts w:hint="eastAsia"/>
                </w:rPr>
                <w:t>事件控制台</w:t>
              </w:r>
            </w:ins>
          </w:p>
        </w:tc>
      </w:tr>
      <w:tr w:rsidR="00D22BB2" w:rsidRPr="00437F65" w:rsidTr="00263484">
        <w:trPr>
          <w:cantSplit/>
          <w:ins w:id="4127" w:author="Microsoft" w:date="2016-02-18T09:56:00Z"/>
          <w:trPrChange w:id="4128" w:author="Microsoft" w:date="2016-02-18T10:08:00Z">
            <w:trPr>
              <w:cantSplit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129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30" w:author="Microsoft" w:date="2016-02-18T09:56:00Z"/>
              </w:rPr>
            </w:pPr>
            <w:ins w:id="4131" w:author="Microsoft" w:date="2016-02-18T09:56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351" w:type="pct"/>
            <w:tcPrChange w:id="4132" w:author="Microsoft" w:date="2016-02-18T10:08:00Z">
              <w:tcPr>
                <w:tcW w:w="1351" w:type="pct"/>
              </w:tcPr>
            </w:tcPrChange>
          </w:tcPr>
          <w:p w:rsidR="00D22BB2" w:rsidRPr="00437F65" w:rsidRDefault="00D22BB2" w:rsidP="00C62D3A">
            <w:pPr>
              <w:rPr>
                <w:ins w:id="4133" w:author="Microsoft" w:date="2016-02-18T09:56:00Z"/>
                <w:iCs/>
              </w:rPr>
            </w:pPr>
            <w:ins w:id="4134" w:author="Microsoft" w:date="2016-02-18T09:56:00Z">
              <w:r>
                <w:rPr>
                  <w:rFonts w:hint="eastAsia"/>
                </w:rPr>
                <w:t>日志</w:t>
              </w:r>
              <w:r>
                <w:t>上传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tcPrChange w:id="4135" w:author="Microsoft" w:date="2016-02-18T10:08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36" w:author="Microsoft" w:date="2016-02-18T09:56:00Z"/>
                <w:iCs/>
              </w:rPr>
            </w:pPr>
            <w:ins w:id="4137" w:author="Microsoft" w:date="2016-02-18T09:56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tcPrChange w:id="4138" w:author="Microsoft" w:date="2016-02-18T10:08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4139" w:author="Microsoft" w:date="2016-02-18T09:56:00Z"/>
                <w:iCs/>
              </w:rPr>
            </w:pPr>
          </w:p>
        </w:tc>
      </w:tr>
      <w:tr w:rsidR="00D22BB2" w:rsidRPr="00437F65" w:rsidTr="00263484">
        <w:trPr>
          <w:trHeight w:val="390"/>
          <w:ins w:id="4140" w:author="Microsoft" w:date="2016-02-18T09:56:00Z"/>
          <w:trPrChange w:id="4141" w:author="Microsoft" w:date="2016-02-18T10:08:00Z">
            <w:trPr>
              <w:trHeight w:val="390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142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43" w:author="Microsoft" w:date="2016-02-18T09:56:00Z"/>
              </w:rPr>
            </w:pPr>
            <w:ins w:id="4144" w:author="Microsoft" w:date="2016-02-18T09:56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128" w:type="pct"/>
            <w:gridSpan w:val="3"/>
            <w:tcPrChange w:id="4145" w:author="Microsoft" w:date="2016-02-18T10:08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146" w:author="Microsoft" w:date="2016-02-18T09:56:00Z"/>
                <w:lang w:val="en-AU"/>
              </w:rPr>
            </w:pPr>
            <w:ins w:id="4147" w:author="Microsoft" w:date="2016-02-18T09:56:00Z">
              <w:r>
                <w:rPr>
                  <w:rFonts w:hint="eastAsia"/>
                  <w:lang w:val="en-AU"/>
                </w:rPr>
                <w:t>终端机</w:t>
              </w:r>
              <w:r>
                <w:rPr>
                  <w:lang w:val="en-AU"/>
                </w:rPr>
                <w:t>日志上传</w:t>
              </w:r>
              <w:r>
                <w:rPr>
                  <w:rFonts w:hint="eastAsia"/>
                  <w:lang w:val="en-AU"/>
                </w:rPr>
                <w:t>列表</w:t>
              </w:r>
            </w:ins>
          </w:p>
        </w:tc>
      </w:tr>
      <w:tr w:rsidR="00D22BB2" w:rsidRPr="00437F65" w:rsidTr="00263484">
        <w:trPr>
          <w:trHeight w:val="462"/>
          <w:ins w:id="4148" w:author="Microsoft" w:date="2016-02-18T09:56:00Z"/>
          <w:trPrChange w:id="4149" w:author="Microsoft" w:date="2016-02-18T10:08:00Z">
            <w:trPr>
              <w:trHeight w:val="462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150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51" w:author="Microsoft" w:date="2016-02-18T09:56:00Z"/>
              </w:rPr>
            </w:pPr>
            <w:ins w:id="4152" w:author="Microsoft" w:date="2016-02-18T09:56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4128" w:type="pct"/>
            <w:gridSpan w:val="3"/>
            <w:tcPrChange w:id="4153" w:author="Microsoft" w:date="2016-02-18T10:08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ind w:firstLineChars="100" w:firstLine="210"/>
              <w:rPr>
                <w:ins w:id="4154" w:author="Microsoft" w:date="2016-02-18T09:56:00Z"/>
                <w:rFonts w:ascii="宋体" w:hAnsi="宋体"/>
                <w:bCs/>
                <w:iCs/>
              </w:rPr>
            </w:pPr>
            <w:ins w:id="4155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D22BB2" w:rsidRPr="00437F65" w:rsidTr="00263484">
        <w:trPr>
          <w:trHeight w:val="915"/>
          <w:ins w:id="4156" w:author="Microsoft" w:date="2016-02-18T09:56:00Z"/>
          <w:trPrChange w:id="4157" w:author="Microsoft" w:date="2016-02-18T10:08:00Z">
            <w:trPr>
              <w:trHeight w:val="915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158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59" w:author="Microsoft" w:date="2016-02-18T09:56:00Z"/>
              </w:rPr>
            </w:pPr>
            <w:ins w:id="4160" w:author="Microsoft" w:date="2016-02-18T09:56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128" w:type="pct"/>
            <w:gridSpan w:val="3"/>
            <w:tcPrChange w:id="4161" w:author="Microsoft" w:date="2016-02-18T10:08:00Z">
              <w:tcPr>
                <w:tcW w:w="4128" w:type="pct"/>
                <w:gridSpan w:val="3"/>
              </w:tcPr>
            </w:tcPrChange>
          </w:tcPr>
          <w:p w:rsidR="00D22BB2" w:rsidRDefault="00D22BB2" w:rsidP="00C62D3A">
            <w:pPr>
              <w:rPr>
                <w:ins w:id="4162" w:author="Microsoft" w:date="2016-02-18T09:56:00Z"/>
                <w:rFonts w:ascii="宋体" w:hAnsi="宋体"/>
                <w:bCs/>
                <w:iCs/>
              </w:rPr>
            </w:pPr>
            <w:ins w:id="4163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日志</w:t>
              </w:r>
              <w:r>
                <w:rPr>
                  <w:rFonts w:ascii="宋体" w:hAnsi="宋体"/>
                  <w:bCs/>
                  <w:iCs/>
                </w:rPr>
                <w:t>列表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164" w:author="Microsoft" w:date="2016-02-18T09:56:00Z"/>
                <w:rFonts w:ascii="宋体" w:hAnsi="宋体"/>
                <w:bCs/>
                <w:iCs/>
              </w:rPr>
            </w:pPr>
            <w:ins w:id="4165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序号</w:t>
              </w:r>
              <w:r>
                <w:rPr>
                  <w:rFonts w:ascii="宋体" w:hAnsi="宋体"/>
                  <w:bCs/>
                  <w:iCs/>
                </w:rPr>
                <w:t>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166" w:author="Microsoft" w:date="2016-02-18T09:56:00Z"/>
                <w:rFonts w:ascii="宋体" w:hAnsi="宋体"/>
                <w:bCs/>
                <w:iCs/>
              </w:rPr>
            </w:pPr>
            <w:ins w:id="4167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申请</w:t>
              </w:r>
              <w:r>
                <w:rPr>
                  <w:rFonts w:ascii="宋体" w:hAnsi="宋体"/>
                  <w:bCs/>
                  <w:iCs/>
                </w:rPr>
                <w:t>日期：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168" w:author="Microsoft" w:date="2016-02-18T09:56:00Z"/>
                <w:rFonts w:ascii="宋体" w:hAnsi="宋体"/>
                <w:bCs/>
                <w:iCs/>
              </w:rPr>
            </w:pPr>
            <w:ins w:id="4169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终端</w:t>
              </w:r>
              <w:r>
                <w:rPr>
                  <w:rFonts w:ascii="宋体" w:hAnsi="宋体"/>
                  <w:bCs/>
                  <w:iCs/>
                </w:rPr>
                <w:t>编码：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170" w:author="Microsoft" w:date="2016-02-18T09:56:00Z"/>
                <w:rFonts w:ascii="宋体" w:hAnsi="宋体"/>
                <w:bCs/>
                <w:iCs/>
              </w:rPr>
            </w:pPr>
            <w:ins w:id="4171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申请类型</w:t>
              </w:r>
              <w:r>
                <w:rPr>
                  <w:rFonts w:ascii="宋体" w:hAnsi="宋体"/>
                  <w:bCs/>
                  <w:iCs/>
                </w:rPr>
                <w:t>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172" w:author="Microsoft" w:date="2016-02-18T09:56:00Z"/>
                <w:rFonts w:ascii="宋体" w:hAnsi="宋体"/>
                <w:bCs/>
                <w:iCs/>
              </w:rPr>
            </w:pPr>
            <w:ins w:id="4173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扩展</w:t>
              </w:r>
              <w:r>
                <w:rPr>
                  <w:rFonts w:ascii="宋体" w:hAnsi="宋体"/>
                  <w:bCs/>
                  <w:iCs/>
                </w:rPr>
                <w:t>参数：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174" w:author="Microsoft" w:date="2016-02-18T09:56:00Z"/>
                <w:rFonts w:ascii="宋体" w:hAnsi="宋体"/>
                <w:bCs/>
                <w:iCs/>
              </w:rPr>
            </w:pPr>
            <w:ins w:id="4175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当前</w:t>
              </w:r>
              <w:r>
                <w:rPr>
                  <w:rFonts w:ascii="宋体" w:hAnsi="宋体"/>
                  <w:bCs/>
                  <w:iCs/>
                </w:rPr>
                <w:t>状态：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176" w:author="Microsoft" w:date="2016-02-18T09:56:00Z"/>
                <w:rFonts w:ascii="宋体" w:hAnsi="宋体"/>
                <w:bCs/>
                <w:iCs/>
              </w:rPr>
            </w:pPr>
            <w:ins w:id="4177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完成</w:t>
              </w:r>
              <w:r>
                <w:rPr>
                  <w:rFonts w:ascii="宋体" w:hAnsi="宋体"/>
                  <w:bCs/>
                  <w:iCs/>
                </w:rPr>
                <w:t>时间：</w:t>
              </w:r>
            </w:ins>
          </w:p>
          <w:p w:rsidR="00D22BB2" w:rsidRPr="00EA7128" w:rsidDel="00DB37E4" w:rsidRDefault="00D22BB2" w:rsidP="00C62D3A">
            <w:pPr>
              <w:ind w:firstLineChars="100" w:firstLine="210"/>
              <w:rPr>
                <w:ins w:id="4178" w:author="Microsoft" w:date="2016-02-18T09:56:00Z"/>
                <w:rFonts w:ascii="宋体" w:hAnsi="宋体"/>
                <w:bCs/>
                <w:iCs/>
              </w:rPr>
            </w:pPr>
            <w:ins w:id="4179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文件</w:t>
              </w:r>
              <w:r>
                <w:rPr>
                  <w:rFonts w:ascii="宋体" w:hAnsi="宋体"/>
                  <w:bCs/>
                  <w:iCs/>
                </w:rPr>
                <w:t>名称：</w:t>
              </w:r>
            </w:ins>
          </w:p>
        </w:tc>
      </w:tr>
      <w:tr w:rsidR="00D22BB2" w:rsidRPr="00437F65" w:rsidTr="00263484">
        <w:trPr>
          <w:ins w:id="4180" w:author="Microsoft" w:date="2016-02-18T09:56:00Z"/>
        </w:trPr>
        <w:tc>
          <w:tcPr>
            <w:tcW w:w="872" w:type="pct"/>
            <w:shd w:val="clear" w:color="auto" w:fill="D9D9D9" w:themeFill="background1" w:themeFillShade="D9"/>
            <w:tcPrChange w:id="4181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82" w:author="Microsoft" w:date="2016-02-18T09:56:00Z"/>
              </w:rPr>
            </w:pPr>
            <w:ins w:id="4183" w:author="Microsoft" w:date="2016-02-18T09:56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4128" w:type="pct"/>
            <w:gridSpan w:val="3"/>
            <w:tcPrChange w:id="4184" w:author="Microsoft" w:date="2016-02-18T10:08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185" w:author="Microsoft" w:date="2016-02-18T09:56:00Z"/>
              </w:rPr>
            </w:pPr>
            <w:ins w:id="4186" w:author="Microsoft" w:date="2016-02-18T09:56:00Z">
              <w:r>
                <w:rPr>
                  <w:rFonts w:hint="eastAsia"/>
                </w:rPr>
                <w:t>无</w:t>
              </w:r>
            </w:ins>
          </w:p>
        </w:tc>
      </w:tr>
      <w:tr w:rsidR="00D22BB2" w:rsidRPr="00437F65" w:rsidTr="00263484">
        <w:trPr>
          <w:ins w:id="4187" w:author="Microsoft" w:date="2016-02-18T09:56:00Z"/>
        </w:trPr>
        <w:tc>
          <w:tcPr>
            <w:tcW w:w="872" w:type="pct"/>
            <w:shd w:val="clear" w:color="auto" w:fill="D9D9D9" w:themeFill="background1" w:themeFillShade="D9"/>
            <w:tcPrChange w:id="4188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89" w:author="Microsoft" w:date="2016-02-18T09:56:00Z"/>
              </w:rPr>
            </w:pPr>
            <w:ins w:id="4190" w:author="Microsoft" w:date="2016-02-18T09:56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128" w:type="pct"/>
            <w:gridSpan w:val="3"/>
            <w:tcPrChange w:id="4191" w:author="Microsoft" w:date="2016-02-18T10:08:00Z">
              <w:tcPr>
                <w:tcW w:w="4128" w:type="pct"/>
                <w:gridSpan w:val="3"/>
              </w:tcPr>
            </w:tcPrChange>
          </w:tcPr>
          <w:p w:rsidR="00D22BB2" w:rsidRDefault="00D22BB2" w:rsidP="00C62D3A">
            <w:pPr>
              <w:rPr>
                <w:ins w:id="4192" w:author="Microsoft" w:date="2016-02-18T09:56:00Z"/>
                <w:rFonts w:ascii="宋体" w:hAnsi="宋体"/>
                <w:bCs/>
                <w:iCs/>
              </w:rPr>
            </w:pPr>
            <w:ins w:id="4193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日志</w:t>
              </w:r>
              <w:r>
                <w:rPr>
                  <w:rFonts w:ascii="宋体" w:hAnsi="宋体"/>
                  <w:bCs/>
                  <w:iCs/>
                </w:rPr>
                <w:t>上传</w:t>
              </w:r>
              <w:r>
                <w:rPr>
                  <w:rFonts w:ascii="宋体" w:hAnsi="宋体" w:hint="eastAsia"/>
                  <w:bCs/>
                  <w:iCs/>
                </w:rPr>
                <w:t>设定4种</w:t>
              </w:r>
              <w:r>
                <w:rPr>
                  <w:rFonts w:ascii="宋体" w:hAnsi="宋体"/>
                  <w:bCs/>
                  <w:iCs/>
                </w:rPr>
                <w:t>状态</w:t>
              </w:r>
              <w:r>
                <w:rPr>
                  <w:rFonts w:ascii="宋体" w:hAnsi="宋体" w:hint="eastAsia"/>
                  <w:bCs/>
                  <w:iCs/>
                </w:rPr>
                <w:t>值</w:t>
              </w:r>
              <w:r>
                <w:rPr>
                  <w:rFonts w:ascii="宋体" w:hAnsi="宋体"/>
                  <w:bCs/>
                  <w:iCs/>
                </w:rPr>
                <w:t>：</w:t>
              </w:r>
            </w:ins>
          </w:p>
          <w:p w:rsidR="00D22BB2" w:rsidRPr="00437F65" w:rsidRDefault="00D22BB2" w:rsidP="00C62D3A">
            <w:pPr>
              <w:rPr>
                <w:ins w:id="4194" w:author="Microsoft" w:date="2016-02-18T09:56:00Z"/>
                <w:rFonts w:ascii="宋体" w:hAnsi="宋体"/>
                <w:bCs/>
                <w:iCs/>
              </w:rPr>
            </w:pPr>
            <w:ins w:id="4195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-</w:t>
              </w:r>
              <w:r>
                <w:rPr>
                  <w:rFonts w:ascii="宋体" w:hAnsi="宋体"/>
                  <w:bCs/>
                  <w:iCs/>
                </w:rPr>
                <w:t>1</w:t>
              </w:r>
              <w:r>
                <w:rPr>
                  <w:rFonts w:ascii="宋体" w:hAnsi="宋体" w:hint="eastAsia"/>
                  <w:bCs/>
                  <w:iCs/>
                </w:rPr>
                <w:t>失败 1</w:t>
              </w:r>
              <w:r>
                <w:rPr>
                  <w:rFonts w:ascii="宋体" w:hAnsi="宋体"/>
                  <w:bCs/>
                  <w:iCs/>
                </w:rPr>
                <w:t>-待处理</w:t>
              </w:r>
              <w:r>
                <w:rPr>
                  <w:rFonts w:ascii="宋体" w:hAnsi="宋体" w:hint="eastAsia"/>
                  <w:bCs/>
                  <w:iCs/>
                </w:rPr>
                <w:t xml:space="preserve"> 2</w:t>
              </w:r>
              <w:r>
                <w:rPr>
                  <w:rFonts w:ascii="宋体" w:hAnsi="宋体"/>
                  <w:bCs/>
                  <w:iCs/>
                </w:rPr>
                <w:t>-</w:t>
              </w:r>
              <w:r>
                <w:rPr>
                  <w:rFonts w:ascii="宋体" w:hAnsi="宋体" w:hint="eastAsia"/>
                  <w:bCs/>
                  <w:iCs/>
                </w:rPr>
                <w:t>已完成 3</w:t>
              </w:r>
              <w:r>
                <w:rPr>
                  <w:rFonts w:ascii="宋体" w:hAnsi="宋体"/>
                  <w:bCs/>
                  <w:iCs/>
                </w:rPr>
                <w:t>-</w:t>
              </w:r>
              <w:r>
                <w:rPr>
                  <w:rFonts w:ascii="宋体" w:hAnsi="宋体" w:hint="eastAsia"/>
                  <w:bCs/>
                  <w:iCs/>
                </w:rPr>
                <w:t>部分</w:t>
              </w:r>
              <w:r>
                <w:rPr>
                  <w:rFonts w:ascii="宋体" w:hAnsi="宋体"/>
                  <w:bCs/>
                  <w:iCs/>
                </w:rPr>
                <w:t>处理成功</w:t>
              </w:r>
            </w:ins>
          </w:p>
        </w:tc>
      </w:tr>
      <w:tr w:rsidR="00D22BB2" w:rsidRPr="00437F65" w:rsidTr="00263484">
        <w:trPr>
          <w:ins w:id="4196" w:author="Microsoft" w:date="2016-02-18T09:56:00Z"/>
        </w:trPr>
        <w:tc>
          <w:tcPr>
            <w:tcW w:w="872" w:type="pct"/>
            <w:shd w:val="clear" w:color="auto" w:fill="D9D9D9" w:themeFill="background1" w:themeFillShade="D9"/>
            <w:tcPrChange w:id="4197" w:author="Microsoft" w:date="2016-02-18T10:08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198" w:author="Microsoft" w:date="2016-02-18T09:56:00Z"/>
              </w:rPr>
            </w:pPr>
            <w:ins w:id="4199" w:author="Microsoft" w:date="2016-02-18T09:56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128" w:type="pct"/>
            <w:gridSpan w:val="3"/>
            <w:tcPrChange w:id="4200" w:author="Microsoft" w:date="2016-02-18T10:08:00Z">
              <w:tcPr>
                <w:tcW w:w="4128" w:type="pct"/>
                <w:gridSpan w:val="3"/>
              </w:tcPr>
            </w:tcPrChange>
          </w:tcPr>
          <w:p w:rsidR="00D22BB2" w:rsidRPr="00DA6BA2" w:rsidRDefault="00D22BB2" w:rsidP="00C62D3A">
            <w:pPr>
              <w:rPr>
                <w:ins w:id="4201" w:author="Microsoft" w:date="2016-02-18T09:56:00Z"/>
                <w:rFonts w:ascii="宋体" w:hAnsi="宋体"/>
              </w:rPr>
            </w:pPr>
            <w:ins w:id="4202" w:author="Microsoft" w:date="2016-02-18T09:56:00Z">
              <w:r>
                <w:t>ftp</w:t>
              </w:r>
              <w:r>
                <w:rPr>
                  <w:rFonts w:ascii="宋体" w:hAnsi="宋体" w:hint="eastAsia"/>
                </w:rPr>
                <w:t>上传文件时在固定目录下（建立当前日的文件夹，如果不存在则建立）</w:t>
              </w:r>
            </w:ins>
          </w:p>
        </w:tc>
      </w:tr>
    </w:tbl>
    <w:p w:rsidR="00D22BB2" w:rsidRDefault="00D22BB2" w:rsidP="00D22BB2">
      <w:pPr>
        <w:rPr>
          <w:ins w:id="4203" w:author="Microsoft" w:date="2016-02-18T09:56:00Z"/>
        </w:rPr>
      </w:pPr>
      <w:ins w:id="4204" w:author="Microsoft" w:date="2016-02-18T09:56:00Z">
        <w:r>
          <w:rPr>
            <w:rFonts w:hint="eastAsia"/>
          </w:rPr>
          <w:t>添加</w:t>
        </w:r>
        <w:r>
          <w:t>日志上传：</w:t>
        </w:r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4205" w:author="Microsoft" w:date="2016-02-18T10:09:00Z"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482"/>
        <w:gridCol w:w="2295"/>
        <w:gridCol w:w="1806"/>
        <w:gridCol w:w="2912"/>
        <w:tblGridChange w:id="4206">
          <w:tblGrid>
            <w:gridCol w:w="1482"/>
            <w:gridCol w:w="2295"/>
            <w:gridCol w:w="1806"/>
            <w:gridCol w:w="2912"/>
          </w:tblGrid>
        </w:tblGridChange>
      </w:tblGrid>
      <w:tr w:rsidR="00D22BB2" w:rsidRPr="00437F65" w:rsidTr="00263484">
        <w:trPr>
          <w:cantSplit/>
          <w:ins w:id="4207" w:author="Microsoft" w:date="2016-02-18T09:56:00Z"/>
          <w:trPrChange w:id="4208" w:author="Microsoft" w:date="2016-02-18T10:09:00Z">
            <w:trPr>
              <w:cantSplit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209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10" w:author="Microsoft" w:date="2016-02-18T09:56:00Z"/>
              </w:rPr>
            </w:pPr>
            <w:ins w:id="4211" w:author="Microsoft" w:date="2016-02-18T09:56:00Z">
              <w:r w:rsidRPr="00437F65">
                <w:rPr>
                  <w:rFonts w:hint="eastAsia"/>
                </w:rPr>
                <w:t>功能点编号</w:t>
              </w:r>
            </w:ins>
          </w:p>
        </w:tc>
        <w:tc>
          <w:tcPr>
            <w:tcW w:w="1351" w:type="pct"/>
            <w:tcPrChange w:id="4212" w:author="Microsoft" w:date="2016-02-18T10:09:00Z">
              <w:tcPr>
                <w:tcW w:w="1351" w:type="pct"/>
              </w:tcPr>
            </w:tcPrChange>
          </w:tcPr>
          <w:p w:rsidR="00D22BB2" w:rsidRPr="00437F65" w:rsidRDefault="00D22BB2" w:rsidP="00C62D3A">
            <w:pPr>
              <w:rPr>
                <w:ins w:id="4213" w:author="Microsoft" w:date="2016-02-18T09:56:00Z"/>
                <w:iCs/>
              </w:rPr>
            </w:pPr>
          </w:p>
        </w:tc>
        <w:tc>
          <w:tcPr>
            <w:tcW w:w="1063" w:type="pct"/>
            <w:shd w:val="clear" w:color="auto" w:fill="D9D9D9" w:themeFill="background1" w:themeFillShade="D9"/>
            <w:tcPrChange w:id="4214" w:author="Microsoft" w:date="2016-02-18T10:09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15" w:author="Microsoft" w:date="2016-02-18T09:56:00Z"/>
              </w:rPr>
            </w:pPr>
            <w:ins w:id="4216" w:author="Microsoft" w:date="2016-02-18T09:56:00Z">
              <w:r w:rsidRPr="00437F65"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tcPrChange w:id="4217" w:author="Microsoft" w:date="2016-02-18T10:09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4218" w:author="Microsoft" w:date="2016-02-18T09:56:00Z"/>
                <w:iCs/>
              </w:rPr>
            </w:pPr>
            <w:ins w:id="4219" w:author="Microsoft" w:date="2016-02-18T09:56:00Z">
              <w:r w:rsidRPr="00437F65">
                <w:rPr>
                  <w:rFonts w:hint="eastAsia"/>
                </w:rPr>
                <w:t>事件控制台</w:t>
              </w:r>
            </w:ins>
          </w:p>
        </w:tc>
      </w:tr>
      <w:tr w:rsidR="00D22BB2" w:rsidRPr="00437F65" w:rsidTr="00263484">
        <w:trPr>
          <w:cantSplit/>
          <w:ins w:id="4220" w:author="Microsoft" w:date="2016-02-18T09:56:00Z"/>
          <w:trPrChange w:id="4221" w:author="Microsoft" w:date="2016-02-18T10:09:00Z">
            <w:trPr>
              <w:cantSplit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222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23" w:author="Microsoft" w:date="2016-02-18T09:56:00Z"/>
              </w:rPr>
            </w:pPr>
            <w:ins w:id="4224" w:author="Microsoft" w:date="2016-02-18T09:56:00Z">
              <w:r w:rsidRPr="00437F65">
                <w:rPr>
                  <w:rFonts w:hint="eastAsia"/>
                </w:rPr>
                <w:t>功能点名称</w:t>
              </w:r>
            </w:ins>
          </w:p>
        </w:tc>
        <w:tc>
          <w:tcPr>
            <w:tcW w:w="1351" w:type="pct"/>
            <w:tcPrChange w:id="4225" w:author="Microsoft" w:date="2016-02-18T10:09:00Z">
              <w:tcPr>
                <w:tcW w:w="1351" w:type="pct"/>
              </w:tcPr>
            </w:tcPrChange>
          </w:tcPr>
          <w:p w:rsidR="00D22BB2" w:rsidRPr="00437F65" w:rsidRDefault="00D22BB2" w:rsidP="00C62D3A">
            <w:pPr>
              <w:rPr>
                <w:ins w:id="4226" w:author="Microsoft" w:date="2016-02-18T09:56:00Z"/>
                <w:iCs/>
              </w:rPr>
            </w:pPr>
            <w:ins w:id="4227" w:author="Microsoft" w:date="2016-02-18T09:56:00Z">
              <w:r>
                <w:rPr>
                  <w:rFonts w:hint="eastAsia"/>
                </w:rPr>
                <w:t>日志</w:t>
              </w:r>
              <w:r>
                <w:t>上传</w:t>
              </w:r>
            </w:ins>
          </w:p>
        </w:tc>
        <w:tc>
          <w:tcPr>
            <w:tcW w:w="1063" w:type="pct"/>
            <w:shd w:val="clear" w:color="auto" w:fill="D9D9D9" w:themeFill="background1" w:themeFillShade="D9"/>
            <w:tcPrChange w:id="4228" w:author="Microsoft" w:date="2016-02-18T10:09:00Z">
              <w:tcPr>
                <w:tcW w:w="1063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29" w:author="Microsoft" w:date="2016-02-18T09:56:00Z"/>
                <w:iCs/>
              </w:rPr>
            </w:pPr>
            <w:ins w:id="4230" w:author="Microsoft" w:date="2016-02-18T09:56:00Z">
              <w:r w:rsidRPr="00437F65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tcPrChange w:id="4231" w:author="Microsoft" w:date="2016-02-18T10:09:00Z">
              <w:tcPr>
                <w:tcW w:w="1714" w:type="pct"/>
              </w:tcPr>
            </w:tcPrChange>
          </w:tcPr>
          <w:p w:rsidR="00D22BB2" w:rsidRPr="00437F65" w:rsidRDefault="00D22BB2" w:rsidP="00C62D3A">
            <w:pPr>
              <w:rPr>
                <w:ins w:id="4232" w:author="Microsoft" w:date="2016-02-18T09:56:00Z"/>
                <w:iCs/>
              </w:rPr>
            </w:pPr>
          </w:p>
        </w:tc>
      </w:tr>
      <w:tr w:rsidR="00D22BB2" w:rsidRPr="00437F65" w:rsidTr="00263484">
        <w:trPr>
          <w:trHeight w:val="390"/>
          <w:ins w:id="4233" w:author="Microsoft" w:date="2016-02-18T09:56:00Z"/>
          <w:trPrChange w:id="4234" w:author="Microsoft" w:date="2016-02-18T10:09:00Z">
            <w:trPr>
              <w:trHeight w:val="390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235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36" w:author="Microsoft" w:date="2016-02-18T09:56:00Z"/>
              </w:rPr>
            </w:pPr>
            <w:ins w:id="4237" w:author="Microsoft" w:date="2016-02-18T09:56:00Z">
              <w:r w:rsidRPr="00437F65">
                <w:rPr>
                  <w:rFonts w:hint="eastAsia"/>
                </w:rPr>
                <w:t>功能描述</w:t>
              </w:r>
            </w:ins>
          </w:p>
        </w:tc>
        <w:tc>
          <w:tcPr>
            <w:tcW w:w="4128" w:type="pct"/>
            <w:gridSpan w:val="3"/>
            <w:tcPrChange w:id="4238" w:author="Microsoft" w:date="2016-02-18T10:09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239" w:author="Microsoft" w:date="2016-02-18T09:56:00Z"/>
                <w:lang w:val="en-AU"/>
              </w:rPr>
            </w:pPr>
            <w:ins w:id="4240" w:author="Microsoft" w:date="2016-02-18T09:56:00Z">
              <w:r>
                <w:rPr>
                  <w:rFonts w:hint="eastAsia"/>
                  <w:lang w:val="en-AU"/>
                </w:rPr>
                <w:t>终端机</w:t>
              </w:r>
              <w:r>
                <w:rPr>
                  <w:lang w:val="en-AU"/>
                </w:rPr>
                <w:t>日志上传</w:t>
              </w:r>
            </w:ins>
          </w:p>
        </w:tc>
      </w:tr>
      <w:tr w:rsidR="00D22BB2" w:rsidRPr="00437F65" w:rsidTr="00263484">
        <w:trPr>
          <w:trHeight w:val="462"/>
          <w:ins w:id="4241" w:author="Microsoft" w:date="2016-02-18T09:56:00Z"/>
          <w:trPrChange w:id="4242" w:author="Microsoft" w:date="2016-02-18T10:09:00Z">
            <w:trPr>
              <w:trHeight w:val="462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243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44" w:author="Microsoft" w:date="2016-02-18T09:56:00Z"/>
              </w:rPr>
            </w:pPr>
            <w:ins w:id="4245" w:author="Microsoft" w:date="2016-02-18T09:56:00Z">
              <w:r w:rsidRPr="00437F65">
                <w:rPr>
                  <w:rFonts w:hint="eastAsia"/>
                </w:rPr>
                <w:t>输入</w:t>
              </w:r>
            </w:ins>
          </w:p>
        </w:tc>
        <w:tc>
          <w:tcPr>
            <w:tcW w:w="4128" w:type="pct"/>
            <w:gridSpan w:val="3"/>
            <w:tcPrChange w:id="4246" w:author="Microsoft" w:date="2016-02-18T10:09:00Z">
              <w:tcPr>
                <w:tcW w:w="4128" w:type="pct"/>
                <w:gridSpan w:val="3"/>
              </w:tcPr>
            </w:tcPrChange>
          </w:tcPr>
          <w:p w:rsidR="00D22BB2" w:rsidRDefault="00D22BB2" w:rsidP="00C62D3A">
            <w:pPr>
              <w:rPr>
                <w:ins w:id="4247" w:author="Microsoft" w:date="2016-02-18T09:56:00Z"/>
                <w:rFonts w:ascii="宋体" w:hAnsi="宋体"/>
                <w:bCs/>
                <w:iCs/>
              </w:rPr>
            </w:pPr>
            <w:ins w:id="4248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增加上传</w:t>
              </w:r>
              <w:r>
                <w:rPr>
                  <w:rFonts w:ascii="宋体" w:hAnsi="宋体"/>
                  <w:bCs/>
                  <w:iCs/>
                </w:rPr>
                <w:t>日志：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249" w:author="Microsoft" w:date="2016-02-18T09:56:00Z"/>
                <w:rFonts w:ascii="宋体" w:hAnsi="宋体"/>
                <w:bCs/>
                <w:iCs/>
              </w:rPr>
            </w:pPr>
            <w:ins w:id="4250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终端</w:t>
              </w:r>
              <w:r>
                <w:rPr>
                  <w:rFonts w:ascii="宋体" w:hAnsi="宋体"/>
                  <w:bCs/>
                  <w:iCs/>
                </w:rPr>
                <w:t>编码：</w:t>
              </w:r>
              <w:r>
                <w:rPr>
                  <w:rFonts w:ascii="宋体" w:hAnsi="宋体" w:hint="eastAsia"/>
                  <w:bCs/>
                  <w:iCs/>
                </w:rPr>
                <w:t>文本</w:t>
              </w:r>
              <w:r>
                <w:rPr>
                  <w:rFonts w:ascii="宋体" w:hAnsi="宋体"/>
                  <w:bCs/>
                  <w:iCs/>
                </w:rPr>
                <w:t>框</w:t>
              </w:r>
            </w:ins>
          </w:p>
          <w:p w:rsidR="00D22BB2" w:rsidRDefault="00D22BB2" w:rsidP="00C62D3A">
            <w:pPr>
              <w:ind w:firstLineChars="100" w:firstLine="210"/>
              <w:rPr>
                <w:ins w:id="4251" w:author="Microsoft" w:date="2016-02-18T09:56:00Z"/>
                <w:rFonts w:ascii="宋体" w:hAnsi="宋体"/>
                <w:bCs/>
                <w:iCs/>
              </w:rPr>
            </w:pPr>
            <w:ins w:id="4252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申请</w:t>
              </w:r>
              <w:r>
                <w:rPr>
                  <w:rFonts w:ascii="宋体" w:hAnsi="宋体"/>
                  <w:bCs/>
                  <w:iCs/>
                </w:rPr>
                <w:t>类型：</w:t>
              </w:r>
              <w:r>
                <w:rPr>
                  <w:rFonts w:ascii="宋体" w:hAnsi="宋体" w:hint="eastAsia"/>
                  <w:bCs/>
                  <w:iCs/>
                </w:rPr>
                <w:t>下拉</w:t>
              </w:r>
              <w:r>
                <w:rPr>
                  <w:rFonts w:ascii="宋体" w:hAnsi="宋体"/>
                  <w:bCs/>
                  <w:iCs/>
                </w:rPr>
                <w:t>框</w:t>
              </w:r>
              <w:r>
                <w:rPr>
                  <w:rFonts w:ascii="宋体" w:hAnsi="宋体" w:hint="eastAsia"/>
                  <w:bCs/>
                  <w:iCs/>
                </w:rPr>
                <w:t>（</w:t>
              </w:r>
              <w:r w:rsidRPr="00E17B88">
                <w:rPr>
                  <w:rFonts w:ascii="宋体" w:hAnsi="宋体"/>
                  <w:bCs/>
                  <w:iCs/>
                </w:rPr>
                <w:t>term-server</w:t>
              </w:r>
              <w:r>
                <w:rPr>
                  <w:rFonts w:ascii="宋体" w:hAnsi="宋体" w:hint="eastAsia"/>
                  <w:bCs/>
                  <w:iCs/>
                </w:rPr>
                <w:t>、</w:t>
              </w:r>
              <w:r w:rsidRPr="00E17B88">
                <w:rPr>
                  <w:rFonts w:ascii="宋体" w:hAnsi="宋体"/>
                  <w:bCs/>
                  <w:iCs/>
                </w:rPr>
                <w:t>term-gui</w:t>
              </w:r>
              <w:r>
                <w:rPr>
                  <w:rFonts w:ascii="宋体" w:hAnsi="宋体" w:hint="eastAsia"/>
                  <w:bCs/>
                  <w:iCs/>
                </w:rPr>
                <w:t>、</w:t>
              </w:r>
              <w:r w:rsidRPr="00E17B88">
                <w:rPr>
                  <w:rFonts w:ascii="宋体" w:hAnsi="宋体" w:hint="eastAsia"/>
                  <w:bCs/>
                  <w:iCs/>
                </w:rPr>
                <w:t>指定目录单个文件</w:t>
              </w:r>
              <w:r>
                <w:rPr>
                  <w:rFonts w:ascii="宋体" w:hAnsi="宋体" w:hint="eastAsia"/>
                  <w:bCs/>
                  <w:iCs/>
                </w:rPr>
                <w:t>、</w:t>
              </w:r>
              <w:r w:rsidRPr="00E17B88">
                <w:rPr>
                  <w:rFonts w:ascii="宋体" w:hAnsi="宋体" w:hint="eastAsia"/>
                  <w:bCs/>
                  <w:iCs/>
                </w:rPr>
                <w:t>指定目录下所有文件</w:t>
              </w:r>
              <w:r>
                <w:rPr>
                  <w:rFonts w:ascii="宋体" w:hAnsi="宋体"/>
                  <w:bCs/>
                  <w:iCs/>
                </w:rPr>
                <w:t>）</w:t>
              </w:r>
            </w:ins>
          </w:p>
          <w:p w:rsidR="00D22BB2" w:rsidRPr="00437F65" w:rsidRDefault="00D22BB2" w:rsidP="00C62D3A">
            <w:pPr>
              <w:ind w:firstLineChars="100" w:firstLine="210"/>
              <w:rPr>
                <w:ins w:id="4253" w:author="Microsoft" w:date="2016-02-18T09:56:00Z"/>
                <w:rFonts w:ascii="宋体" w:hAnsi="宋体"/>
                <w:bCs/>
                <w:iCs/>
              </w:rPr>
            </w:pPr>
            <w:ins w:id="4254" w:author="Microsoft" w:date="2016-02-18T09:56:00Z">
              <w:r>
                <w:rPr>
                  <w:rFonts w:ascii="宋体" w:hAnsi="宋体" w:hint="eastAsia"/>
                  <w:bCs/>
                  <w:iCs/>
                </w:rPr>
                <w:t>扩展</w:t>
              </w:r>
              <w:r>
                <w:rPr>
                  <w:rFonts w:ascii="宋体" w:hAnsi="宋体"/>
                  <w:bCs/>
                  <w:iCs/>
                </w:rPr>
                <w:t>参数：</w:t>
              </w:r>
              <w:r>
                <w:rPr>
                  <w:rFonts w:ascii="宋体" w:hAnsi="宋体" w:hint="eastAsia"/>
                  <w:bCs/>
                  <w:iCs/>
                </w:rPr>
                <w:t>文本</w:t>
              </w:r>
              <w:r>
                <w:rPr>
                  <w:rFonts w:ascii="宋体" w:hAnsi="宋体"/>
                  <w:bCs/>
                  <w:iCs/>
                </w:rPr>
                <w:t>框</w:t>
              </w:r>
            </w:ins>
          </w:p>
        </w:tc>
      </w:tr>
      <w:tr w:rsidR="00D22BB2" w:rsidRPr="00437F65" w:rsidTr="00263484">
        <w:trPr>
          <w:trHeight w:val="915"/>
          <w:ins w:id="4255" w:author="Microsoft" w:date="2016-02-18T09:56:00Z"/>
          <w:trPrChange w:id="4256" w:author="Microsoft" w:date="2016-02-18T10:09:00Z">
            <w:trPr>
              <w:trHeight w:val="915"/>
            </w:trPr>
          </w:trPrChange>
        </w:trPr>
        <w:tc>
          <w:tcPr>
            <w:tcW w:w="872" w:type="pct"/>
            <w:shd w:val="clear" w:color="auto" w:fill="D9D9D9" w:themeFill="background1" w:themeFillShade="D9"/>
            <w:tcPrChange w:id="4257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58" w:author="Microsoft" w:date="2016-02-18T09:56:00Z"/>
              </w:rPr>
            </w:pPr>
            <w:ins w:id="4259" w:author="Microsoft" w:date="2016-02-18T09:56:00Z">
              <w:r w:rsidRPr="00437F65">
                <w:rPr>
                  <w:rFonts w:hint="eastAsia"/>
                </w:rPr>
                <w:t>输出</w:t>
              </w:r>
            </w:ins>
          </w:p>
        </w:tc>
        <w:tc>
          <w:tcPr>
            <w:tcW w:w="4128" w:type="pct"/>
            <w:gridSpan w:val="3"/>
            <w:tcPrChange w:id="4260" w:author="Microsoft" w:date="2016-02-18T10:09:00Z">
              <w:tcPr>
                <w:tcW w:w="4128" w:type="pct"/>
                <w:gridSpan w:val="3"/>
              </w:tcPr>
            </w:tcPrChange>
          </w:tcPr>
          <w:p w:rsidR="00D22BB2" w:rsidRPr="00EA7128" w:rsidDel="00DB37E4" w:rsidRDefault="00D22BB2" w:rsidP="00C62D3A">
            <w:pPr>
              <w:rPr>
                <w:ins w:id="4261" w:author="Microsoft" w:date="2016-02-18T09:56:00Z"/>
                <w:rFonts w:ascii="宋体" w:hAnsi="宋体"/>
                <w:bCs/>
                <w:iCs/>
              </w:rPr>
            </w:pPr>
          </w:p>
        </w:tc>
      </w:tr>
      <w:tr w:rsidR="00D22BB2" w:rsidRPr="00437F65" w:rsidTr="00263484">
        <w:trPr>
          <w:ins w:id="4262" w:author="Microsoft" w:date="2016-02-18T09:56:00Z"/>
        </w:trPr>
        <w:tc>
          <w:tcPr>
            <w:tcW w:w="872" w:type="pct"/>
            <w:shd w:val="clear" w:color="auto" w:fill="D9D9D9" w:themeFill="background1" w:themeFillShade="D9"/>
            <w:tcPrChange w:id="4263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64" w:author="Microsoft" w:date="2016-02-18T09:56:00Z"/>
              </w:rPr>
            </w:pPr>
            <w:ins w:id="4265" w:author="Microsoft" w:date="2016-02-18T09:56:00Z">
              <w:r w:rsidRPr="00437F65">
                <w:rPr>
                  <w:rFonts w:hint="eastAsia"/>
                </w:rPr>
                <w:t>异常情况</w:t>
              </w:r>
            </w:ins>
          </w:p>
        </w:tc>
        <w:tc>
          <w:tcPr>
            <w:tcW w:w="4128" w:type="pct"/>
            <w:gridSpan w:val="3"/>
            <w:tcPrChange w:id="4266" w:author="Microsoft" w:date="2016-02-18T10:09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267" w:author="Microsoft" w:date="2016-02-18T09:56:00Z"/>
              </w:rPr>
            </w:pPr>
            <w:ins w:id="4268" w:author="Microsoft" w:date="2016-02-18T09:56:00Z">
              <w:r w:rsidRPr="00437F65">
                <w:rPr>
                  <w:rFonts w:hint="eastAsia"/>
                </w:rPr>
                <w:t>无</w:t>
              </w:r>
            </w:ins>
          </w:p>
        </w:tc>
      </w:tr>
      <w:tr w:rsidR="00D22BB2" w:rsidRPr="00437F65" w:rsidTr="00263484">
        <w:trPr>
          <w:ins w:id="4269" w:author="Microsoft" w:date="2016-02-18T09:56:00Z"/>
        </w:trPr>
        <w:tc>
          <w:tcPr>
            <w:tcW w:w="872" w:type="pct"/>
            <w:shd w:val="clear" w:color="auto" w:fill="D9D9D9" w:themeFill="background1" w:themeFillShade="D9"/>
            <w:tcPrChange w:id="4270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71" w:author="Microsoft" w:date="2016-02-18T09:56:00Z"/>
              </w:rPr>
            </w:pPr>
            <w:ins w:id="4272" w:author="Microsoft" w:date="2016-02-18T09:56:00Z">
              <w:r w:rsidRPr="00437F65">
                <w:rPr>
                  <w:rFonts w:hint="eastAsia"/>
                </w:rPr>
                <w:t>约束条件</w:t>
              </w:r>
            </w:ins>
          </w:p>
        </w:tc>
        <w:tc>
          <w:tcPr>
            <w:tcW w:w="4128" w:type="pct"/>
            <w:gridSpan w:val="3"/>
            <w:tcPrChange w:id="4273" w:author="Microsoft" w:date="2016-02-18T10:09:00Z">
              <w:tcPr>
                <w:tcW w:w="4128" w:type="pct"/>
                <w:gridSpan w:val="3"/>
              </w:tcPr>
            </w:tcPrChange>
          </w:tcPr>
          <w:p w:rsidR="00D22BB2" w:rsidRPr="00437F65" w:rsidRDefault="00D22BB2" w:rsidP="00C62D3A">
            <w:pPr>
              <w:rPr>
                <w:ins w:id="4274" w:author="Microsoft" w:date="2016-02-18T09:56:00Z"/>
                <w:rFonts w:ascii="宋体" w:hAnsi="宋体"/>
                <w:bCs/>
                <w:iCs/>
              </w:rPr>
            </w:pPr>
            <w:ins w:id="4275" w:author="Microsoft" w:date="2016-02-18T09:56:00Z">
              <w:r w:rsidRPr="00437F65"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D22BB2" w:rsidRPr="00437F65" w:rsidTr="00263484">
        <w:trPr>
          <w:ins w:id="4276" w:author="Microsoft" w:date="2016-02-18T09:56:00Z"/>
        </w:trPr>
        <w:tc>
          <w:tcPr>
            <w:tcW w:w="872" w:type="pct"/>
            <w:shd w:val="clear" w:color="auto" w:fill="D9D9D9" w:themeFill="background1" w:themeFillShade="D9"/>
            <w:tcPrChange w:id="4277" w:author="Microsoft" w:date="2016-02-18T10:09:00Z">
              <w:tcPr>
                <w:tcW w:w="872" w:type="pct"/>
                <w:shd w:val="clear" w:color="auto" w:fill="EEECE1" w:themeFill="background2"/>
              </w:tcPr>
            </w:tcPrChange>
          </w:tcPr>
          <w:p w:rsidR="00D22BB2" w:rsidRPr="00437F65" w:rsidRDefault="00D22BB2" w:rsidP="00C62D3A">
            <w:pPr>
              <w:rPr>
                <w:ins w:id="4278" w:author="Microsoft" w:date="2016-02-18T09:56:00Z"/>
              </w:rPr>
            </w:pPr>
            <w:ins w:id="4279" w:author="Microsoft" w:date="2016-02-18T09:56:00Z">
              <w:r w:rsidRPr="00437F65">
                <w:rPr>
                  <w:rFonts w:hint="eastAsia"/>
                </w:rPr>
                <w:t>其它说明</w:t>
              </w:r>
            </w:ins>
          </w:p>
        </w:tc>
        <w:tc>
          <w:tcPr>
            <w:tcW w:w="4128" w:type="pct"/>
            <w:gridSpan w:val="3"/>
            <w:tcPrChange w:id="4280" w:author="Microsoft" w:date="2016-02-18T10:09:00Z">
              <w:tcPr>
                <w:tcW w:w="4128" w:type="pct"/>
                <w:gridSpan w:val="3"/>
              </w:tcPr>
            </w:tcPrChange>
          </w:tcPr>
          <w:p w:rsidR="00D22BB2" w:rsidRDefault="00D22BB2" w:rsidP="00C62D3A">
            <w:pPr>
              <w:rPr>
                <w:ins w:id="4281" w:author="Microsoft" w:date="2016-02-18T09:56:00Z"/>
                <w:rFonts w:ascii="宋体" w:hAnsi="宋体"/>
              </w:rPr>
            </w:pPr>
            <w:ins w:id="4282" w:author="Microsoft" w:date="2016-02-18T09:56:00Z">
              <w:r>
                <w:t>ftp</w:t>
              </w:r>
              <w:r>
                <w:rPr>
                  <w:rFonts w:ascii="宋体" w:hAnsi="宋体" w:hint="eastAsia"/>
                </w:rPr>
                <w:t>上传文件时在固定目录下（建立当前日的文件夹，如果不存在则建立）</w:t>
              </w:r>
            </w:ins>
          </w:p>
          <w:p w:rsidR="00D22BB2" w:rsidRDefault="00D22BB2" w:rsidP="00C62D3A">
            <w:pPr>
              <w:rPr>
                <w:ins w:id="4283" w:author="Microsoft" w:date="2016-02-18T09:56:00Z"/>
              </w:rPr>
            </w:pPr>
            <w:ins w:id="4284" w:author="Microsoft" w:date="2016-02-18T09:56:00Z">
              <w:r>
                <w:rPr>
                  <w:rFonts w:hint="eastAsia"/>
                </w:rPr>
                <w:t>其中新增时候的下拉框要根据不同选择，下面参数录入也不同具体如下：</w:t>
              </w:r>
            </w:ins>
          </w:p>
          <w:p w:rsidR="00D22BB2" w:rsidRDefault="00D22BB2" w:rsidP="00C62D3A">
            <w:pPr>
              <w:rPr>
                <w:ins w:id="4285" w:author="Microsoft" w:date="2016-02-18T09:56:00Z"/>
              </w:rPr>
            </w:pPr>
            <w:ins w:id="4286" w:author="Microsoft" w:date="2016-02-18T09:56:00Z">
              <w:r>
                <w:rPr>
                  <w:rFonts w:hint="eastAsia"/>
                </w:rPr>
                <w:t>枚举：</w:t>
              </w:r>
            </w:ins>
          </w:p>
          <w:p w:rsidR="00D22BB2" w:rsidRDefault="00D22BB2" w:rsidP="00C62D3A">
            <w:pPr>
              <w:rPr>
                <w:ins w:id="4287" w:author="Microsoft" w:date="2016-02-18T09:56:00Z"/>
              </w:rPr>
            </w:pPr>
            <w:ins w:id="4288" w:author="Microsoft" w:date="2016-02-18T09:56:00Z">
              <w:r>
                <w:rPr>
                  <w:rFonts w:hint="eastAsia"/>
                </w:rPr>
                <w:lastRenderedPageBreak/>
                <w:t xml:space="preserve">1 term-server </w:t>
              </w:r>
              <w:r>
                <w:rPr>
                  <w:rFonts w:hint="eastAsia"/>
                </w:rPr>
                <w:t>日志</w:t>
              </w:r>
              <w:r>
                <w:rPr>
                  <w:rFonts w:hint="eastAsia"/>
                </w:rPr>
                <w:t>====</w:t>
              </w:r>
              <w:r>
                <w:rPr>
                  <w:rFonts w:hint="eastAsia"/>
                </w:rPr>
                <w:t>表示收集终端</w:t>
              </w:r>
              <w:r>
                <w:rPr>
                  <w:rFonts w:hint="eastAsia"/>
                </w:rPr>
                <w:t>server</w:t>
              </w:r>
              <w:r>
                <w:rPr>
                  <w:rFonts w:hint="eastAsia"/>
                </w:rPr>
                <w:t>指定日期日志</w:t>
              </w:r>
            </w:ins>
          </w:p>
          <w:p w:rsidR="00D22BB2" w:rsidRDefault="00D22BB2" w:rsidP="00C62D3A">
            <w:pPr>
              <w:rPr>
                <w:ins w:id="4289" w:author="Microsoft" w:date="2016-02-18T09:56:00Z"/>
              </w:rPr>
            </w:pPr>
            <w:ins w:id="4290" w:author="Microsoft" w:date="2016-02-18T09:56:00Z">
              <w:r>
                <w:rPr>
                  <w:rFonts w:hint="eastAsia"/>
                </w:rPr>
                <w:t xml:space="preserve">2 term-gui </w:t>
              </w:r>
              <w:r>
                <w:rPr>
                  <w:rFonts w:hint="eastAsia"/>
                </w:rPr>
                <w:t>日志</w:t>
              </w:r>
              <w:r>
                <w:rPr>
                  <w:rFonts w:hint="eastAsia"/>
                </w:rPr>
                <w:t>=====</w:t>
              </w:r>
              <w:r>
                <w:rPr>
                  <w:rFonts w:hint="eastAsia"/>
                </w:rPr>
                <w:t>表示收集终端</w:t>
              </w:r>
              <w:r>
                <w:rPr>
                  <w:rFonts w:hint="eastAsia"/>
                </w:rPr>
                <w:t>gui</w:t>
              </w:r>
              <w:r>
                <w:rPr>
                  <w:rFonts w:hint="eastAsia"/>
                </w:rPr>
                <w:t>指定日期日志</w:t>
              </w:r>
            </w:ins>
          </w:p>
          <w:p w:rsidR="00D22BB2" w:rsidRDefault="00D22BB2" w:rsidP="00C62D3A">
            <w:pPr>
              <w:rPr>
                <w:ins w:id="4291" w:author="Microsoft" w:date="2016-02-18T09:56:00Z"/>
              </w:rPr>
            </w:pPr>
            <w:ins w:id="4292" w:author="Microsoft" w:date="2016-02-18T09:56:00Z">
              <w:r>
                <w:rPr>
                  <w:rFonts w:hint="eastAsia"/>
                </w:rPr>
                <w:t>3</w:t>
              </w:r>
              <w:r>
                <w:t xml:space="preserve"> </w:t>
              </w:r>
              <w:r>
                <w:rPr>
                  <w:rFonts w:hint="eastAsia"/>
                </w:rPr>
                <w:t>term-download</w:t>
              </w:r>
              <w:r>
                <w:rPr>
                  <w:rFonts w:hint="eastAsia"/>
                </w:rPr>
                <w:t>日志</w:t>
              </w:r>
              <w:r>
                <w:rPr>
                  <w:rFonts w:hint="eastAsia"/>
                </w:rPr>
                <w:t>=======</w:t>
              </w:r>
              <w:r>
                <w:rPr>
                  <w:rFonts w:hint="eastAsia"/>
                </w:rPr>
                <w:t>表示收集</w:t>
              </w:r>
              <w:r>
                <w:t>终端</w:t>
              </w:r>
              <w:r>
                <w:rPr>
                  <w:rFonts w:hint="eastAsia"/>
                </w:rPr>
                <w:t>指定</w:t>
              </w:r>
              <w:r>
                <w:t>日期的</w:t>
              </w:r>
              <w:r>
                <w:rPr>
                  <w:rFonts w:hint="eastAsia"/>
                </w:rPr>
                <w:t>下载日志</w:t>
              </w:r>
            </w:ins>
          </w:p>
          <w:p w:rsidR="00D22BB2" w:rsidRDefault="00D22BB2" w:rsidP="00C62D3A">
            <w:pPr>
              <w:rPr>
                <w:ins w:id="4293" w:author="Microsoft" w:date="2016-02-18T09:56:00Z"/>
              </w:rPr>
            </w:pPr>
            <w:ins w:id="4294" w:author="Microsoft" w:date="2016-02-18T09:56:00Z">
              <w:r>
                <w:t>4</w:t>
              </w:r>
              <w:r>
                <w:rPr>
                  <w:rFonts w:hint="eastAsia"/>
                </w:rPr>
                <w:t>指定目录单个文件</w:t>
              </w:r>
              <w:r>
                <w:rPr>
                  <w:rFonts w:hint="eastAsia"/>
                </w:rPr>
                <w:t>=======</w:t>
              </w:r>
              <w:r>
                <w:rPr>
                  <w:rFonts w:hint="eastAsia"/>
                </w:rPr>
                <w:t>获取指定位置的终端文件</w:t>
              </w:r>
            </w:ins>
          </w:p>
          <w:p w:rsidR="00D22BB2" w:rsidRDefault="00D22BB2" w:rsidP="00C62D3A">
            <w:pPr>
              <w:rPr>
                <w:ins w:id="4295" w:author="Microsoft" w:date="2016-02-18T09:56:00Z"/>
              </w:rPr>
            </w:pPr>
            <w:ins w:id="4296" w:author="Microsoft" w:date="2016-02-18T09:56:00Z">
              <w:r>
                <w:t>5</w:t>
              </w:r>
              <w:r>
                <w:rPr>
                  <w:rFonts w:hint="eastAsia"/>
                </w:rPr>
                <w:t>指定目录下所有文件</w:t>
              </w:r>
              <w:r>
                <w:rPr>
                  <w:rFonts w:hint="eastAsia"/>
                </w:rPr>
                <w:t>========</w:t>
              </w:r>
              <w:r>
                <w:rPr>
                  <w:rFonts w:hint="eastAsia"/>
                </w:rPr>
                <w:t>表示获取指定位置整个目录</w:t>
              </w:r>
            </w:ins>
          </w:p>
          <w:p w:rsidR="00D22BB2" w:rsidRDefault="00D22BB2" w:rsidP="00C62D3A">
            <w:pPr>
              <w:rPr>
                <w:ins w:id="4297" w:author="Microsoft" w:date="2016-02-18T09:56:00Z"/>
              </w:rPr>
            </w:pPr>
            <w:ins w:id="4298" w:author="Microsoft" w:date="2016-02-18T09:56:00Z">
              <w:r>
                <w:rPr>
                  <w:rFonts w:hint="eastAsia"/>
                </w:rPr>
                <w:t>根据如上枚举的不同，填入不同值。</w:t>
              </w:r>
            </w:ins>
          </w:p>
          <w:p w:rsidR="00D22BB2" w:rsidRDefault="00D22BB2" w:rsidP="00C62D3A">
            <w:pPr>
              <w:rPr>
                <w:ins w:id="4299" w:author="Microsoft" w:date="2016-02-18T09:56:00Z"/>
              </w:rPr>
            </w:pPr>
            <w:ins w:id="4300" w:author="Microsoft" w:date="2016-02-18T09:56:00Z"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当</w:t>
              </w:r>
              <w:r>
                <w:rPr>
                  <w:rFonts w:hint="eastAsia"/>
                </w:rPr>
                <w:t xml:space="preserve">type =1 </w:t>
              </w:r>
              <w:r>
                <w:rPr>
                  <w:rFonts w:hint="eastAsia"/>
                </w:rPr>
                <w:t>或</w:t>
              </w:r>
              <w:r>
                <w:rPr>
                  <w:rFonts w:hint="eastAsia"/>
                </w:rPr>
                <w:t xml:space="preserve"> 2</w:t>
              </w:r>
              <w:r>
                <w:rPr>
                  <w:rFonts w:hint="eastAsia"/>
                </w:rPr>
                <w:t>是，这里输入一个日期格式</w:t>
              </w:r>
              <w:r>
                <w:rPr>
                  <w:rFonts w:hint="eastAsia"/>
                </w:rPr>
                <w:t>20110102</w:t>
              </w:r>
              <w:r>
                <w:rPr>
                  <w:rFonts w:hint="eastAsia"/>
                </w:rPr>
                <w:t>表示请求指定时间日志。</w:t>
              </w:r>
            </w:ins>
          </w:p>
          <w:p w:rsidR="00D22BB2" w:rsidRDefault="00D22BB2" w:rsidP="00C62D3A">
            <w:pPr>
              <w:rPr>
                <w:ins w:id="4301" w:author="Microsoft" w:date="2016-02-18T09:56:00Z"/>
              </w:rPr>
            </w:pPr>
            <w:ins w:id="4302" w:author="Microsoft" w:date="2016-02-18T09:56:00Z"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当</w:t>
              </w:r>
              <w:r>
                <w:t>type=3</w:t>
              </w:r>
              <w:r>
                <w:rPr>
                  <w:rFonts w:hint="eastAsia"/>
                </w:rPr>
                <w:t>，</w:t>
              </w:r>
              <w:r>
                <w:t>输入一个指定日期格式，</w:t>
              </w:r>
              <w:r>
                <w:rPr>
                  <w:rFonts w:hint="eastAsia"/>
                </w:rPr>
                <w:t>表示请求</w:t>
              </w:r>
              <w:r>
                <w:t>指定时间</w:t>
              </w:r>
              <w:r>
                <w:rPr>
                  <w:rFonts w:hint="eastAsia"/>
                </w:rPr>
                <w:t>日志</w:t>
              </w:r>
              <w:r>
                <w:t>。</w:t>
              </w:r>
            </w:ins>
          </w:p>
          <w:p w:rsidR="00D22BB2" w:rsidRDefault="00D22BB2" w:rsidP="00C62D3A">
            <w:pPr>
              <w:rPr>
                <w:ins w:id="4303" w:author="Microsoft" w:date="2016-02-18T09:56:00Z"/>
              </w:rPr>
            </w:pPr>
            <w:ins w:id="4304" w:author="Microsoft" w:date="2016-02-18T09:56:00Z"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如果是</w:t>
              </w:r>
              <w:r>
                <w:t>4</w:t>
              </w:r>
              <w:r>
                <w:rPr>
                  <w:rFonts w:hint="eastAsia"/>
                </w:rPr>
                <w:t xml:space="preserve"> </w:t>
              </w:r>
              <w:r>
                <w:rPr>
                  <w:rFonts w:hint="eastAsia"/>
                </w:rPr>
                <w:t>则指定文件是一个文件路径</w:t>
              </w:r>
              <w:r>
                <w:rPr>
                  <w:rFonts w:hint="eastAsia"/>
                </w:rPr>
                <w:t>,</w:t>
              </w:r>
              <w:r>
                <w:rPr>
                  <w:rFonts w:hint="eastAsia"/>
                </w:rPr>
                <w:t>如果“</w:t>
              </w:r>
              <w:r>
                <w:rPr>
                  <w:rFonts w:hint="eastAsia"/>
                </w:rPr>
                <w:t>/app/sbin/xx.sh</w:t>
              </w:r>
              <w:r>
                <w:rPr>
                  <w:rFonts w:hint="eastAsia"/>
                </w:rPr>
                <w:t>”表示获取指定文</w:t>
              </w:r>
            </w:ins>
          </w:p>
          <w:p w:rsidR="00D22BB2" w:rsidRDefault="00D22BB2" w:rsidP="00C62D3A">
            <w:pPr>
              <w:rPr>
                <w:ins w:id="4305" w:author="Microsoft" w:date="2016-02-18T09:56:00Z"/>
              </w:rPr>
            </w:pPr>
            <w:ins w:id="4306" w:author="Microsoft" w:date="2016-02-18T09:56:00Z">
              <w:r>
                <w:rPr>
                  <w:rFonts w:hint="eastAsia"/>
                </w:rPr>
                <w:t>件。</w:t>
              </w:r>
            </w:ins>
          </w:p>
          <w:p w:rsidR="00D22BB2" w:rsidRPr="00437F65" w:rsidRDefault="00D22BB2" w:rsidP="00C62D3A">
            <w:pPr>
              <w:rPr>
                <w:ins w:id="4307" w:author="Microsoft" w:date="2016-02-18T09:56:00Z"/>
              </w:rPr>
            </w:pPr>
            <w:ins w:id="4308" w:author="Microsoft" w:date="2016-02-18T09:56:00Z">
              <w:r>
                <w:rPr>
                  <w:rFonts w:hint="eastAsia"/>
                </w:rPr>
                <w:t>如果是</w:t>
              </w:r>
              <w:r>
                <w:t>5</w:t>
              </w:r>
              <w:r>
                <w:rPr>
                  <w:rFonts w:hint="eastAsia"/>
                </w:rPr>
                <w:t>，则</w:t>
              </w:r>
              <w:r>
                <w:rPr>
                  <w:rFonts w:hint="eastAsia"/>
                </w:rPr>
                <w:t>para1</w:t>
              </w:r>
              <w:r>
                <w:rPr>
                  <w:rFonts w:hint="eastAsia"/>
                </w:rPr>
                <w:t>是路径</w:t>
              </w:r>
              <w:r>
                <w:rPr>
                  <w:rFonts w:hint="eastAsia"/>
                </w:rPr>
                <w:t>/app/sbin/,</w:t>
              </w:r>
              <w:r>
                <w:rPr>
                  <w:rFonts w:hint="eastAsia"/>
                </w:rPr>
                <w:t>以”</w:t>
              </w:r>
              <w:r>
                <w:rPr>
                  <w:rFonts w:hint="eastAsia"/>
                </w:rPr>
                <w:t>/</w:t>
              </w:r>
              <w:r>
                <w:rPr>
                  <w:rFonts w:hint="eastAsia"/>
                </w:rPr>
                <w:t>”开始以”</w:t>
              </w:r>
              <w:r>
                <w:rPr>
                  <w:rFonts w:hint="eastAsia"/>
                </w:rPr>
                <w:t>/</w:t>
              </w:r>
              <w:r>
                <w:rPr>
                  <w:rFonts w:hint="eastAsia"/>
                </w:rPr>
                <w:t>”结束的路径。</w:t>
              </w:r>
            </w:ins>
          </w:p>
        </w:tc>
      </w:tr>
    </w:tbl>
    <w:p w:rsidR="00D22BB2" w:rsidRPr="00C62D3A" w:rsidRDefault="00D22BB2" w:rsidP="00664EA7">
      <w:pPr>
        <w:ind w:left="0"/>
        <w:rPr>
          <w:ins w:id="4309" w:author="Microsoft" w:date="2016-02-18T09:55:00Z"/>
        </w:rPr>
      </w:pPr>
    </w:p>
    <w:p w:rsidR="006C1897" w:rsidRDefault="006C1897">
      <w:pPr>
        <w:pStyle w:val="3"/>
        <w:rPr>
          <w:ins w:id="4310" w:author="Microsoft" w:date="2016-07-25T13:30:00Z"/>
        </w:rPr>
      </w:pPr>
      <w:bookmarkStart w:id="4311" w:name="_Toc450144055"/>
      <w:ins w:id="4312" w:author="Microsoft" w:date="2016-07-25T13:30:00Z">
        <w:r>
          <w:t>终端机在线时长</w:t>
        </w:r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2295"/>
        <w:gridCol w:w="1806"/>
        <w:gridCol w:w="2912"/>
      </w:tblGrid>
      <w:tr w:rsidR="006C1897" w:rsidTr="003222E5">
        <w:trPr>
          <w:cantSplit/>
          <w:ins w:id="4313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314" w:author="Microsoft" w:date="2016-07-25T13:30:00Z"/>
              </w:rPr>
            </w:pPr>
            <w:ins w:id="4315" w:author="Microsoft" w:date="2016-07-25T13:30:00Z">
              <w:r>
                <w:rPr>
                  <w:rFonts w:hint="eastAsia"/>
                </w:rPr>
                <w:t>功能点编号</w:t>
              </w:r>
            </w:ins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6C1897" w:rsidP="003222E5">
            <w:pPr>
              <w:rPr>
                <w:ins w:id="4316" w:author="Microsoft" w:date="2016-07-25T13:30:00Z"/>
                <w:iCs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317" w:author="Microsoft" w:date="2016-07-25T13:30:00Z"/>
              </w:rPr>
            </w:pPr>
            <w:ins w:id="4318" w:author="Microsoft" w:date="2016-07-25T13:30:00Z">
              <w:r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897" w:rsidRDefault="006C1897" w:rsidP="003222E5">
            <w:pPr>
              <w:rPr>
                <w:ins w:id="4319" w:author="Microsoft" w:date="2016-07-25T13:30:00Z"/>
                <w:iCs/>
              </w:rPr>
            </w:pPr>
            <w:ins w:id="4320" w:author="Microsoft" w:date="2016-07-25T13:30:00Z">
              <w:r>
                <w:rPr>
                  <w:rFonts w:hint="eastAsia"/>
                </w:rPr>
                <w:t>事件控制台</w:t>
              </w:r>
            </w:ins>
          </w:p>
        </w:tc>
      </w:tr>
      <w:tr w:rsidR="006C1897" w:rsidTr="003222E5">
        <w:trPr>
          <w:cantSplit/>
          <w:ins w:id="4321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322" w:author="Microsoft" w:date="2016-07-25T13:30:00Z"/>
              </w:rPr>
            </w:pPr>
            <w:ins w:id="4323" w:author="Microsoft" w:date="2016-07-25T13:30:00Z">
              <w:r>
                <w:rPr>
                  <w:rFonts w:hint="eastAsia"/>
                </w:rPr>
                <w:t>功能点名称</w:t>
              </w:r>
            </w:ins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897" w:rsidRDefault="006C1897" w:rsidP="003222E5">
            <w:pPr>
              <w:rPr>
                <w:ins w:id="4324" w:author="Microsoft" w:date="2016-07-25T13:30:00Z"/>
                <w:iCs/>
              </w:rPr>
            </w:pPr>
            <w:ins w:id="4325" w:author="Microsoft" w:date="2016-07-25T13:31:00Z">
              <w:r>
                <w:rPr>
                  <w:iCs/>
                </w:rPr>
                <w:t>终端机在线时长管理</w:t>
              </w:r>
            </w:ins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326" w:author="Microsoft" w:date="2016-07-25T13:30:00Z"/>
                <w:iCs/>
              </w:rPr>
            </w:pPr>
            <w:ins w:id="4327" w:author="Microsoft" w:date="2016-07-25T13:30:00Z">
              <w:r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6C1897" w:rsidP="003222E5">
            <w:pPr>
              <w:rPr>
                <w:ins w:id="4328" w:author="Microsoft" w:date="2016-07-25T13:30:00Z"/>
                <w:iCs/>
              </w:rPr>
            </w:pPr>
          </w:p>
        </w:tc>
      </w:tr>
      <w:tr w:rsidR="006C1897" w:rsidTr="00664EA7">
        <w:trPr>
          <w:trHeight w:val="390"/>
          <w:ins w:id="4329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330" w:author="Microsoft" w:date="2016-07-25T13:30:00Z"/>
              </w:rPr>
            </w:pPr>
            <w:ins w:id="4331" w:author="Microsoft" w:date="2016-07-25T13:30:00Z">
              <w:r>
                <w:rPr>
                  <w:rFonts w:hint="eastAsia"/>
                </w:rPr>
                <w:t>功能描述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0B54A9" w:rsidP="003222E5">
            <w:pPr>
              <w:rPr>
                <w:ins w:id="4332" w:author="Microsoft" w:date="2016-07-25T13:30:00Z"/>
                <w:lang w:val="en-AU"/>
              </w:rPr>
            </w:pPr>
            <w:ins w:id="4333" w:author="Microsoft" w:date="2016-07-25T14:31:00Z">
              <w:r>
                <w:rPr>
                  <w:lang w:val="en-AU"/>
                </w:rPr>
                <w:t>每天终端机在线时间长达</w:t>
              </w:r>
              <w:r>
                <w:rPr>
                  <w:rFonts w:hint="eastAsia"/>
                  <w:lang w:val="en-AU"/>
                </w:rPr>
                <w:t>4</w:t>
              </w:r>
              <w:r>
                <w:rPr>
                  <w:rFonts w:hint="eastAsia"/>
                  <w:lang w:val="en-AU"/>
                </w:rPr>
                <w:t>小时以上的，给予奖励，同时掌握所有终端机的在线情况；</w:t>
              </w:r>
            </w:ins>
            <w:ins w:id="4334" w:author="Microsoft" w:date="2016-08-02T16:23:00Z">
              <w:r w:rsidR="0001563F">
                <w:rPr>
                  <w:rFonts w:hint="eastAsia"/>
                  <w:lang w:val="en-AU"/>
                </w:rPr>
                <w:t>0</w:t>
              </w:r>
              <w:r w:rsidR="0001563F">
                <w:rPr>
                  <w:rFonts w:hint="eastAsia"/>
                  <w:lang w:val="en-AU"/>
                </w:rPr>
                <w:t>即代表未开机；</w:t>
              </w:r>
            </w:ins>
          </w:p>
        </w:tc>
      </w:tr>
      <w:tr w:rsidR="006C1897" w:rsidTr="00664EA7">
        <w:trPr>
          <w:trHeight w:val="462"/>
          <w:ins w:id="4335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336" w:author="Microsoft" w:date="2016-07-25T13:30:00Z"/>
              </w:rPr>
            </w:pPr>
            <w:ins w:id="4337" w:author="Microsoft" w:date="2016-07-25T13:30:00Z">
              <w:r>
                <w:rPr>
                  <w:rFonts w:hint="eastAsia"/>
                </w:rPr>
                <w:t>输入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0B54A9" w:rsidP="00664EA7">
            <w:pPr>
              <w:ind w:firstLineChars="100" w:firstLine="210"/>
              <w:rPr>
                <w:ins w:id="4338" w:author="Microsoft" w:date="2016-08-02T14:11:00Z"/>
                <w:rFonts w:ascii="宋体" w:hAnsi="宋体"/>
                <w:bCs/>
                <w:iCs/>
              </w:rPr>
            </w:pPr>
            <w:ins w:id="4339" w:author="Microsoft" w:date="2016-07-25T14:31:00Z">
              <w:r>
                <w:rPr>
                  <w:rFonts w:ascii="宋体" w:hAnsi="宋体"/>
                  <w:bCs/>
                  <w:iCs/>
                </w:rPr>
                <w:t>查询条件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6167A0" w:rsidRDefault="006167A0" w:rsidP="00664EA7">
            <w:pPr>
              <w:ind w:firstLineChars="100" w:firstLine="210"/>
              <w:rPr>
                <w:ins w:id="4340" w:author="Microsoft" w:date="2016-08-22T15:00:00Z"/>
                <w:rFonts w:ascii="宋体" w:hAnsi="宋体"/>
                <w:bCs/>
                <w:iCs/>
              </w:rPr>
            </w:pPr>
            <w:ins w:id="4341" w:author="Microsoft" w:date="2016-08-02T14:11:00Z">
              <w:r>
                <w:rPr>
                  <w:rFonts w:ascii="宋体" w:hAnsi="宋体"/>
                  <w:bCs/>
                  <w:iCs/>
                </w:rPr>
                <w:t>部门</w:t>
              </w:r>
              <w:r>
                <w:rPr>
                  <w:rFonts w:ascii="宋体" w:hAnsi="宋体" w:hint="eastAsia"/>
                  <w:bCs/>
                  <w:iCs/>
                </w:rPr>
                <w:t>：下拉选择</w:t>
              </w:r>
            </w:ins>
          </w:p>
          <w:p w:rsidR="00664EA7" w:rsidRDefault="00664EA7" w:rsidP="00664EA7">
            <w:pPr>
              <w:ind w:firstLineChars="100" w:firstLine="210"/>
              <w:rPr>
                <w:ins w:id="4342" w:author="Microsoft" w:date="2016-07-25T14:31:00Z"/>
                <w:rFonts w:ascii="宋体" w:hAnsi="宋体"/>
                <w:bCs/>
                <w:iCs/>
              </w:rPr>
            </w:pPr>
            <w:ins w:id="4343" w:author="Microsoft" w:date="2016-08-22T15:00:00Z">
              <w:r>
                <w:rPr>
                  <w:rFonts w:ascii="宋体" w:hAnsi="宋体"/>
                  <w:bCs/>
                  <w:iCs/>
                </w:rPr>
                <w:t>站点编号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  <w:r>
                <w:rPr>
                  <w:rFonts w:ascii="宋体" w:hAnsi="宋体"/>
                  <w:bCs/>
                  <w:iCs/>
                </w:rPr>
                <w:t>输入框</w:t>
              </w:r>
            </w:ins>
          </w:p>
          <w:p w:rsidR="000B54A9" w:rsidRDefault="0001563F" w:rsidP="00664EA7">
            <w:pPr>
              <w:ind w:firstLineChars="100" w:firstLine="210"/>
              <w:rPr>
                <w:ins w:id="4344" w:author="Microsoft" w:date="2016-07-25T14:32:00Z"/>
                <w:rFonts w:ascii="宋体" w:hAnsi="宋体"/>
                <w:bCs/>
                <w:iCs/>
              </w:rPr>
            </w:pPr>
            <w:ins w:id="4345" w:author="Microsoft" w:date="2016-08-02T16:22:00Z">
              <w:r>
                <w:rPr>
                  <w:rFonts w:ascii="宋体" w:hAnsi="宋体"/>
                  <w:bCs/>
                  <w:iCs/>
                </w:rPr>
                <w:t>起止</w:t>
              </w:r>
            </w:ins>
            <w:ins w:id="4346" w:author="Microsoft" w:date="2016-07-25T14:32:00Z">
              <w:r w:rsidR="000B54A9">
                <w:rPr>
                  <w:rFonts w:ascii="宋体" w:hAnsi="宋体"/>
                  <w:bCs/>
                  <w:iCs/>
                </w:rPr>
                <w:t>日期</w:t>
              </w:r>
              <w:r w:rsidR="000B54A9">
                <w:rPr>
                  <w:rFonts w:ascii="宋体" w:hAnsi="宋体" w:hint="eastAsia"/>
                  <w:bCs/>
                  <w:iCs/>
                </w:rPr>
                <w:t>：年月日</w:t>
              </w:r>
            </w:ins>
            <w:ins w:id="4347" w:author="Microsoft" w:date="2016-08-02T16:22:00Z">
              <w:r>
                <w:rPr>
                  <w:rFonts w:ascii="宋体" w:hAnsi="宋体" w:hint="eastAsia"/>
                  <w:bCs/>
                  <w:iCs/>
                </w:rPr>
                <w:t>-年月日</w:t>
              </w:r>
            </w:ins>
          </w:p>
          <w:p w:rsidR="000B54A9" w:rsidRDefault="000B54A9" w:rsidP="00664EA7">
            <w:pPr>
              <w:ind w:firstLineChars="100" w:firstLine="210"/>
              <w:rPr>
                <w:ins w:id="4348" w:author="Microsoft" w:date="2016-07-25T13:30:00Z"/>
                <w:rFonts w:ascii="宋体" w:hAnsi="宋体"/>
                <w:bCs/>
                <w:iCs/>
              </w:rPr>
            </w:pPr>
            <w:ins w:id="4349" w:author="Microsoft" w:date="2016-07-25T14:32:00Z">
              <w:r>
                <w:rPr>
                  <w:rFonts w:ascii="宋体" w:hAnsi="宋体" w:hint="eastAsia"/>
                  <w:bCs/>
                  <w:iCs/>
                </w:rPr>
                <w:t>在线时长：下拉选项：</w:t>
              </w:r>
            </w:ins>
            <w:ins w:id="4350" w:author="Microsoft" w:date="2016-08-02T16:22:00Z">
              <w:r w:rsidR="0001563F">
                <w:rPr>
                  <w:rFonts w:ascii="宋体" w:hAnsi="宋体"/>
                  <w:bCs/>
                  <w:iCs/>
                </w:rPr>
                <w:t>0</w:t>
              </w:r>
              <w:r w:rsidR="0001563F">
                <w:rPr>
                  <w:rFonts w:ascii="宋体" w:hAnsi="宋体" w:hint="eastAsia"/>
                  <w:bCs/>
                  <w:iCs/>
                </w:rPr>
                <w:t>-</w:t>
              </w:r>
              <w:r w:rsidR="0001563F">
                <w:rPr>
                  <w:rFonts w:ascii="宋体" w:hAnsi="宋体"/>
                  <w:bCs/>
                  <w:iCs/>
                </w:rPr>
                <w:t>8小时</w:t>
              </w:r>
              <w:r w:rsidR="0001563F">
                <w:rPr>
                  <w:rFonts w:ascii="宋体" w:hAnsi="宋体" w:hint="eastAsia"/>
                  <w:bCs/>
                  <w:iCs/>
                </w:rPr>
                <w:t>，</w:t>
              </w:r>
              <w:r w:rsidR="0001563F">
                <w:rPr>
                  <w:rFonts w:ascii="宋体" w:hAnsi="宋体"/>
                  <w:bCs/>
                  <w:iCs/>
                </w:rPr>
                <w:t>每小时为一个选项</w:t>
              </w:r>
              <w:r w:rsidR="0001563F">
                <w:rPr>
                  <w:rFonts w:ascii="宋体" w:hAnsi="宋体" w:hint="eastAsia"/>
                  <w:bCs/>
                  <w:iCs/>
                </w:rPr>
                <w:t>；</w:t>
              </w:r>
            </w:ins>
            <w:ins w:id="4351" w:author="Microsoft" w:date="2016-08-02T16:23:00Z">
              <w:r w:rsidR="0001563F">
                <w:rPr>
                  <w:rFonts w:ascii="宋体" w:hAnsi="宋体" w:hint="eastAsia"/>
                  <w:bCs/>
                  <w:iCs/>
                </w:rPr>
                <w:t>0代表未开机；</w:t>
              </w:r>
            </w:ins>
            <w:ins w:id="4352" w:author="Microsoft" w:date="2016-08-02T16:22:00Z">
              <w:r w:rsidR="0001563F">
                <w:rPr>
                  <w:rFonts w:ascii="宋体" w:hAnsi="宋体"/>
                  <w:bCs/>
                  <w:iCs/>
                </w:rPr>
                <w:t xml:space="preserve"> </w:t>
              </w:r>
            </w:ins>
          </w:p>
        </w:tc>
      </w:tr>
      <w:tr w:rsidR="006C1897" w:rsidTr="00664EA7">
        <w:trPr>
          <w:trHeight w:val="915"/>
          <w:ins w:id="4353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354" w:author="Microsoft" w:date="2016-07-25T13:30:00Z"/>
              </w:rPr>
            </w:pPr>
            <w:ins w:id="4355" w:author="Microsoft" w:date="2016-07-25T13:30:00Z">
              <w:r>
                <w:rPr>
                  <w:rFonts w:hint="eastAsia"/>
                </w:rPr>
                <w:t>输出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EA7" w:rsidRDefault="00664EA7" w:rsidP="00664EA7">
            <w:pPr>
              <w:ind w:firstLineChars="100" w:firstLine="210"/>
              <w:rPr>
                <w:ins w:id="4356" w:author="Microsoft" w:date="2016-08-22T15:00:00Z"/>
                <w:rFonts w:ascii="宋体" w:hAnsi="宋体"/>
                <w:bCs/>
                <w:iCs/>
              </w:rPr>
            </w:pPr>
            <w:ins w:id="4357" w:author="Microsoft" w:date="2016-08-22T15:00:00Z">
              <w:r>
                <w:rPr>
                  <w:rFonts w:ascii="宋体" w:hAnsi="宋体"/>
                  <w:bCs/>
                  <w:iCs/>
                </w:rPr>
                <w:t>日期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6C1897" w:rsidRDefault="000B54A9" w:rsidP="00664EA7">
            <w:pPr>
              <w:ind w:firstLineChars="100" w:firstLine="210"/>
              <w:rPr>
                <w:ins w:id="4358" w:author="Microsoft" w:date="2016-07-25T14:34:00Z"/>
                <w:rFonts w:ascii="宋体" w:hAnsi="宋体"/>
                <w:bCs/>
                <w:iCs/>
              </w:rPr>
            </w:pPr>
            <w:ins w:id="4359" w:author="Microsoft" w:date="2016-07-25T14:34:00Z">
              <w:r>
                <w:rPr>
                  <w:rFonts w:ascii="宋体" w:hAnsi="宋体" w:hint="eastAsia"/>
                  <w:bCs/>
                  <w:iCs/>
                </w:rPr>
                <w:t>站点编码：</w:t>
              </w:r>
            </w:ins>
          </w:p>
          <w:p w:rsidR="000B54A9" w:rsidRDefault="000B54A9" w:rsidP="00664EA7">
            <w:pPr>
              <w:ind w:firstLineChars="100" w:firstLine="210"/>
              <w:rPr>
                <w:ins w:id="4360" w:author="Microsoft" w:date="2016-08-12T13:46:00Z"/>
                <w:rFonts w:ascii="宋体" w:hAnsi="宋体"/>
                <w:bCs/>
                <w:iCs/>
              </w:rPr>
            </w:pPr>
            <w:ins w:id="4361" w:author="Microsoft" w:date="2016-07-25T14:34:00Z">
              <w:r>
                <w:rPr>
                  <w:rFonts w:ascii="宋体" w:hAnsi="宋体"/>
                  <w:bCs/>
                  <w:iCs/>
                </w:rPr>
                <w:t>站点名称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6421C4" w:rsidRDefault="006421C4" w:rsidP="00664EA7">
            <w:pPr>
              <w:ind w:firstLineChars="100" w:firstLine="210"/>
              <w:rPr>
                <w:ins w:id="4362" w:author="Microsoft" w:date="2016-07-25T14:34:00Z"/>
                <w:rFonts w:ascii="宋体" w:hAnsi="宋体"/>
                <w:bCs/>
                <w:iCs/>
              </w:rPr>
            </w:pPr>
            <w:ins w:id="4363" w:author="Microsoft" w:date="2016-08-12T13:46:00Z">
              <w:r>
                <w:rPr>
                  <w:rFonts w:ascii="宋体" w:hAnsi="宋体"/>
                  <w:bCs/>
                  <w:iCs/>
                </w:rPr>
                <w:t>终端机编号：</w:t>
              </w:r>
            </w:ins>
          </w:p>
          <w:p w:rsidR="000B54A9" w:rsidRDefault="000B54A9" w:rsidP="00664EA7">
            <w:pPr>
              <w:ind w:firstLineChars="100" w:firstLine="210"/>
              <w:rPr>
                <w:ins w:id="4364" w:author="Microsoft" w:date="2016-07-25T14:34:00Z"/>
                <w:rFonts w:ascii="宋体" w:hAnsi="宋体"/>
                <w:bCs/>
                <w:iCs/>
              </w:rPr>
            </w:pPr>
            <w:ins w:id="4365" w:author="Microsoft" w:date="2016-07-25T14:34:00Z">
              <w:r>
                <w:rPr>
                  <w:rFonts w:ascii="宋体" w:hAnsi="宋体"/>
                  <w:bCs/>
                  <w:iCs/>
                </w:rPr>
                <w:t>联系电话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0B54A9" w:rsidRDefault="000B54A9" w:rsidP="00664EA7">
            <w:pPr>
              <w:ind w:firstLineChars="100" w:firstLine="210"/>
              <w:rPr>
                <w:ins w:id="4366" w:author="Microsoft" w:date="2016-07-25T14:34:00Z"/>
                <w:rFonts w:ascii="宋体" w:hAnsi="宋体"/>
                <w:bCs/>
                <w:iCs/>
              </w:rPr>
            </w:pPr>
            <w:ins w:id="4367" w:author="Microsoft" w:date="2016-07-25T14:34:00Z">
              <w:r>
                <w:rPr>
                  <w:rFonts w:ascii="宋体" w:hAnsi="宋体"/>
                  <w:bCs/>
                  <w:iCs/>
                </w:rPr>
                <w:t>所属分公司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0B54A9" w:rsidRDefault="000B54A9" w:rsidP="00664EA7">
            <w:pPr>
              <w:ind w:firstLineChars="100" w:firstLine="210"/>
              <w:rPr>
                <w:ins w:id="4368" w:author="Microsoft" w:date="2016-07-25T14:34:00Z"/>
                <w:rFonts w:ascii="宋体" w:hAnsi="宋体"/>
                <w:bCs/>
                <w:iCs/>
              </w:rPr>
            </w:pPr>
            <w:ins w:id="4369" w:author="Microsoft" w:date="2016-07-25T14:34:00Z">
              <w:r>
                <w:rPr>
                  <w:rFonts w:ascii="宋体" w:hAnsi="宋体"/>
                  <w:bCs/>
                  <w:iCs/>
                </w:rPr>
                <w:t>管辖市场管理员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0B54A9" w:rsidRDefault="000B54A9" w:rsidP="00664EA7">
            <w:pPr>
              <w:ind w:firstLineChars="100" w:firstLine="210"/>
              <w:rPr>
                <w:ins w:id="4370" w:author="Microsoft" w:date="2016-07-25T13:30:00Z"/>
                <w:rFonts w:ascii="宋体" w:hAnsi="宋体"/>
                <w:bCs/>
                <w:iCs/>
              </w:rPr>
            </w:pPr>
            <w:ins w:id="4371" w:author="Microsoft" w:date="2016-07-25T14:34:00Z">
              <w:r>
                <w:rPr>
                  <w:rFonts w:ascii="宋体" w:hAnsi="宋体"/>
                  <w:bCs/>
                  <w:iCs/>
                </w:rPr>
                <w:t>在线时长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</w:tc>
      </w:tr>
      <w:tr w:rsidR="006C1897" w:rsidTr="003222E5">
        <w:trPr>
          <w:ins w:id="4372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373" w:author="Microsoft" w:date="2016-07-25T13:30:00Z"/>
              </w:rPr>
            </w:pPr>
            <w:ins w:id="4374" w:author="Microsoft" w:date="2016-07-25T13:30:00Z">
              <w:r>
                <w:rPr>
                  <w:rFonts w:hint="eastAsia"/>
                </w:rPr>
                <w:t>异常情况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897" w:rsidRDefault="006C1897" w:rsidP="003222E5">
            <w:pPr>
              <w:rPr>
                <w:ins w:id="4375" w:author="Microsoft" w:date="2016-07-25T13:30:00Z"/>
              </w:rPr>
            </w:pPr>
            <w:ins w:id="4376" w:author="Microsoft" w:date="2016-07-25T13:30:00Z">
              <w:r>
                <w:rPr>
                  <w:rFonts w:hint="eastAsia"/>
                </w:rPr>
                <w:t>无</w:t>
              </w:r>
            </w:ins>
          </w:p>
        </w:tc>
      </w:tr>
      <w:tr w:rsidR="006C1897" w:rsidTr="003222E5">
        <w:trPr>
          <w:ins w:id="4377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378" w:author="Microsoft" w:date="2016-07-25T13:30:00Z"/>
              </w:rPr>
            </w:pPr>
            <w:ins w:id="4379" w:author="Microsoft" w:date="2016-07-25T13:30:00Z">
              <w:r>
                <w:rPr>
                  <w:rFonts w:hint="eastAsia"/>
                </w:rPr>
                <w:t>约束条件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897" w:rsidRDefault="006C1897" w:rsidP="003222E5">
            <w:pPr>
              <w:rPr>
                <w:ins w:id="4380" w:author="Microsoft" w:date="2016-07-25T13:30:00Z"/>
                <w:rFonts w:ascii="宋体" w:hAnsi="宋体"/>
                <w:bCs/>
                <w:iCs/>
              </w:rPr>
            </w:pPr>
            <w:ins w:id="4381" w:author="Microsoft" w:date="2016-07-25T13:30:00Z">
              <w:r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6C1897" w:rsidTr="003222E5">
        <w:trPr>
          <w:ins w:id="4382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383" w:author="Microsoft" w:date="2016-07-25T13:30:00Z"/>
              </w:rPr>
            </w:pPr>
            <w:ins w:id="4384" w:author="Microsoft" w:date="2016-07-25T13:30:00Z">
              <w:r>
                <w:rPr>
                  <w:rFonts w:hint="eastAsia"/>
                </w:rPr>
                <w:t>其它说明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0B54A9" w:rsidP="003222E5">
            <w:pPr>
              <w:rPr>
                <w:ins w:id="4385" w:author="Microsoft" w:date="2016-08-22T15:01:00Z"/>
              </w:rPr>
            </w:pPr>
            <w:ins w:id="4386" w:author="Microsoft" w:date="2016-07-25T14:35:00Z">
              <w:r>
                <w:t>列表按在线时长倒叙排序</w:t>
              </w:r>
              <w:r>
                <w:rPr>
                  <w:rFonts w:hint="eastAsia"/>
                </w:rPr>
                <w:t>；</w:t>
              </w:r>
              <w:r>
                <w:t>在线状态</w:t>
              </w:r>
            </w:ins>
            <w:ins w:id="4387" w:author="Microsoft" w:date="2016-07-25T14:36:00Z">
              <w:r>
                <w:t>优先显示</w:t>
              </w:r>
              <w:r>
                <w:rPr>
                  <w:rFonts w:hint="eastAsia"/>
                </w:rPr>
                <w:t>；</w:t>
              </w:r>
            </w:ins>
          </w:p>
          <w:p w:rsidR="00664EA7" w:rsidRDefault="00664EA7" w:rsidP="003222E5">
            <w:pPr>
              <w:rPr>
                <w:ins w:id="4388" w:author="Microsoft" w:date="2016-07-25T13:30:00Z"/>
              </w:rPr>
            </w:pPr>
            <w:ins w:id="4389" w:author="Microsoft" w:date="2016-08-22T15:01:00Z">
              <w:r>
                <w:t>查询该</w:t>
              </w:r>
            </w:ins>
            <w:ins w:id="4390" w:author="Microsoft" w:date="2016-08-22T15:02:00Z">
              <w:r w:rsidR="00B5082D">
                <w:t>时间</w:t>
              </w:r>
            </w:ins>
            <w:ins w:id="4391" w:author="Microsoft" w:date="2016-08-22T15:01:00Z">
              <w:r>
                <w:t>段内的每个站点每天的在线时间</w:t>
              </w:r>
            </w:ins>
            <w:ins w:id="4392" w:author="Microsoft" w:date="2016-08-22T15:02:00Z">
              <w:r w:rsidR="00B5082D">
                <w:rPr>
                  <w:rFonts w:hint="eastAsia"/>
                </w:rPr>
                <w:t>，每天一条记录；</w:t>
              </w:r>
            </w:ins>
          </w:p>
        </w:tc>
      </w:tr>
    </w:tbl>
    <w:p w:rsidR="006C1897" w:rsidRPr="00664EA7" w:rsidRDefault="002E2BFF" w:rsidP="00664EA7">
      <w:pPr>
        <w:rPr>
          <w:ins w:id="4393" w:author="Microsoft" w:date="2016-07-25T13:30:00Z"/>
        </w:rPr>
      </w:pPr>
      <w:ins w:id="4394" w:author="Microsoft" w:date="2016-08-02T13:28:00Z">
        <w:r>
          <w:rPr>
            <w:rFonts w:hint="eastAsia"/>
          </w:rPr>
          <w:t xml:space="preserve"> </w:t>
        </w:r>
      </w:ins>
    </w:p>
    <w:p w:rsidR="006C1897" w:rsidRDefault="006C1897">
      <w:pPr>
        <w:pStyle w:val="3"/>
        <w:rPr>
          <w:ins w:id="4395" w:author="Microsoft" w:date="2016-07-25T13:30:00Z"/>
        </w:rPr>
      </w:pPr>
      <w:ins w:id="4396" w:author="Microsoft" w:date="2016-07-25T13:30:00Z">
        <w:r>
          <w:t>巡检</w:t>
        </w:r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2295"/>
        <w:gridCol w:w="1806"/>
        <w:gridCol w:w="2912"/>
      </w:tblGrid>
      <w:tr w:rsidR="006C1897" w:rsidTr="003222E5">
        <w:trPr>
          <w:cantSplit/>
          <w:ins w:id="4397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398" w:author="Microsoft" w:date="2016-07-25T13:30:00Z"/>
              </w:rPr>
            </w:pPr>
            <w:ins w:id="4399" w:author="Microsoft" w:date="2016-07-25T13:30:00Z">
              <w:r>
                <w:rPr>
                  <w:rFonts w:hint="eastAsia"/>
                </w:rPr>
                <w:t>功能点编号</w:t>
              </w:r>
            </w:ins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6C1897" w:rsidP="003222E5">
            <w:pPr>
              <w:rPr>
                <w:ins w:id="4400" w:author="Microsoft" w:date="2016-07-25T13:30:00Z"/>
                <w:iCs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401" w:author="Microsoft" w:date="2016-07-25T13:30:00Z"/>
              </w:rPr>
            </w:pPr>
            <w:ins w:id="4402" w:author="Microsoft" w:date="2016-07-25T13:30:00Z">
              <w:r>
                <w:rPr>
                  <w:rFonts w:hint="eastAsia"/>
                </w:rPr>
                <w:t>功能</w:t>
              </w:r>
            </w:ins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897" w:rsidRDefault="006C1897" w:rsidP="003222E5">
            <w:pPr>
              <w:rPr>
                <w:ins w:id="4403" w:author="Microsoft" w:date="2016-07-25T13:30:00Z"/>
                <w:iCs/>
              </w:rPr>
            </w:pPr>
            <w:ins w:id="4404" w:author="Microsoft" w:date="2016-07-25T13:30:00Z">
              <w:r>
                <w:rPr>
                  <w:rFonts w:hint="eastAsia"/>
                </w:rPr>
                <w:t>事件控制台</w:t>
              </w:r>
            </w:ins>
          </w:p>
        </w:tc>
      </w:tr>
      <w:tr w:rsidR="006C1897" w:rsidTr="003222E5">
        <w:trPr>
          <w:cantSplit/>
          <w:ins w:id="4405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406" w:author="Microsoft" w:date="2016-07-25T13:30:00Z"/>
              </w:rPr>
            </w:pPr>
            <w:ins w:id="4407" w:author="Microsoft" w:date="2016-07-25T13:30:00Z">
              <w:r>
                <w:rPr>
                  <w:rFonts w:hint="eastAsia"/>
                </w:rPr>
                <w:lastRenderedPageBreak/>
                <w:t>功能点名称</w:t>
              </w:r>
            </w:ins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897" w:rsidRDefault="000B54A9" w:rsidP="003222E5">
            <w:pPr>
              <w:rPr>
                <w:ins w:id="4408" w:author="Microsoft" w:date="2016-07-25T13:30:00Z"/>
                <w:iCs/>
              </w:rPr>
            </w:pPr>
            <w:ins w:id="4409" w:author="Microsoft" w:date="2016-07-25T14:37:00Z">
              <w:r>
                <w:rPr>
                  <w:iCs/>
                </w:rPr>
                <w:t>巡检信息查询</w:t>
              </w:r>
            </w:ins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410" w:author="Microsoft" w:date="2016-07-25T13:30:00Z"/>
                <w:iCs/>
              </w:rPr>
            </w:pPr>
            <w:ins w:id="4411" w:author="Microsoft" w:date="2016-07-25T13:30:00Z">
              <w:r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1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6C1897" w:rsidP="003222E5">
            <w:pPr>
              <w:rPr>
                <w:ins w:id="4412" w:author="Microsoft" w:date="2016-07-25T13:30:00Z"/>
                <w:iCs/>
              </w:rPr>
            </w:pPr>
          </w:p>
        </w:tc>
      </w:tr>
      <w:tr w:rsidR="006C1897" w:rsidTr="00664EA7">
        <w:trPr>
          <w:trHeight w:val="390"/>
          <w:ins w:id="4413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414" w:author="Microsoft" w:date="2016-07-25T13:30:00Z"/>
              </w:rPr>
            </w:pPr>
            <w:ins w:id="4415" w:author="Microsoft" w:date="2016-07-25T13:30:00Z">
              <w:r>
                <w:rPr>
                  <w:rFonts w:hint="eastAsia"/>
                </w:rPr>
                <w:t>功能描述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0B54A9" w:rsidP="003222E5">
            <w:pPr>
              <w:rPr>
                <w:ins w:id="4416" w:author="Microsoft" w:date="2016-07-25T13:30:00Z"/>
                <w:lang w:val="en-AU"/>
              </w:rPr>
            </w:pPr>
            <w:ins w:id="4417" w:author="Microsoft" w:date="2016-07-25T14:37:00Z">
              <w:r>
                <w:rPr>
                  <w:lang w:val="en-AU"/>
                </w:rPr>
                <w:t>检查每天巡检的信息</w:t>
              </w:r>
              <w:r>
                <w:rPr>
                  <w:rFonts w:hint="eastAsia"/>
                  <w:lang w:val="en-AU"/>
                </w:rPr>
                <w:t>；</w:t>
              </w:r>
            </w:ins>
          </w:p>
        </w:tc>
      </w:tr>
      <w:tr w:rsidR="006C1897" w:rsidTr="00664EA7">
        <w:trPr>
          <w:trHeight w:val="462"/>
          <w:ins w:id="4418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419" w:author="Microsoft" w:date="2016-07-25T13:30:00Z"/>
              </w:rPr>
            </w:pPr>
            <w:ins w:id="4420" w:author="Microsoft" w:date="2016-07-25T13:30:00Z">
              <w:r>
                <w:rPr>
                  <w:rFonts w:hint="eastAsia"/>
                </w:rPr>
                <w:t>输入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54A9" w:rsidRDefault="000B54A9" w:rsidP="00664EA7">
            <w:pPr>
              <w:ind w:left="0"/>
              <w:rPr>
                <w:ins w:id="4421" w:author="Microsoft" w:date="2016-08-02T14:11:00Z"/>
                <w:rFonts w:ascii="宋体" w:hAnsi="宋体"/>
                <w:bCs/>
                <w:iCs/>
              </w:rPr>
            </w:pPr>
            <w:ins w:id="4422" w:author="Microsoft" w:date="2016-07-25T14:39:00Z">
              <w:r>
                <w:rPr>
                  <w:rFonts w:ascii="宋体" w:hAnsi="宋体"/>
                  <w:bCs/>
                  <w:iCs/>
                </w:rPr>
                <w:t>查询条件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6167A0" w:rsidRDefault="006167A0" w:rsidP="00664EA7">
            <w:pPr>
              <w:ind w:left="0"/>
              <w:rPr>
                <w:ins w:id="4423" w:author="Microsoft" w:date="2016-07-25T14:39:00Z"/>
                <w:rFonts w:ascii="宋体" w:hAnsi="宋体"/>
                <w:bCs/>
                <w:iCs/>
              </w:rPr>
            </w:pPr>
            <w:ins w:id="4424" w:author="Microsoft" w:date="2016-08-02T14:11:00Z">
              <w:r>
                <w:rPr>
                  <w:rFonts w:ascii="宋体" w:hAnsi="宋体"/>
                  <w:bCs/>
                  <w:iCs/>
                </w:rPr>
                <w:t>部门</w:t>
              </w:r>
              <w:r>
                <w:rPr>
                  <w:rFonts w:ascii="宋体" w:hAnsi="宋体" w:hint="eastAsia"/>
                  <w:bCs/>
                  <w:iCs/>
                </w:rPr>
                <w:t>：下拉选择</w:t>
              </w:r>
            </w:ins>
          </w:p>
          <w:p w:rsidR="000B54A9" w:rsidRDefault="00AE5D05" w:rsidP="00664EA7">
            <w:pPr>
              <w:ind w:left="0"/>
              <w:rPr>
                <w:ins w:id="4425" w:author="Microsoft" w:date="2016-07-25T14:49:00Z"/>
                <w:rFonts w:ascii="宋体" w:hAnsi="宋体"/>
                <w:bCs/>
                <w:iCs/>
              </w:rPr>
            </w:pPr>
            <w:ins w:id="4426" w:author="Microsoft" w:date="2016-07-25T14:50:00Z">
              <w:r>
                <w:rPr>
                  <w:rFonts w:ascii="宋体" w:hAnsi="宋体" w:hint="eastAsia"/>
                  <w:bCs/>
                  <w:iCs/>
                </w:rPr>
                <w:t>日期</w:t>
              </w:r>
            </w:ins>
            <w:ins w:id="4427" w:author="Microsoft" w:date="2016-07-25T14:39:00Z">
              <w:r w:rsidR="000B54A9">
                <w:rPr>
                  <w:rFonts w:ascii="宋体" w:hAnsi="宋体" w:hint="eastAsia"/>
                  <w:bCs/>
                  <w:iCs/>
                </w:rPr>
                <w:t>：</w:t>
              </w:r>
              <w:r w:rsidR="000B54A9">
                <w:rPr>
                  <w:rFonts w:ascii="宋体" w:hAnsi="宋体"/>
                  <w:bCs/>
                  <w:iCs/>
                </w:rPr>
                <w:t>年月日</w:t>
              </w:r>
            </w:ins>
          </w:p>
          <w:p w:rsidR="00AE5D05" w:rsidRDefault="00AE5D05" w:rsidP="00664EA7">
            <w:pPr>
              <w:ind w:left="0"/>
              <w:rPr>
                <w:ins w:id="4428" w:author="Microsoft" w:date="2016-07-25T13:30:00Z"/>
                <w:rFonts w:ascii="宋体" w:hAnsi="宋体"/>
                <w:bCs/>
                <w:iCs/>
              </w:rPr>
            </w:pPr>
            <w:ins w:id="4429" w:author="Microsoft" w:date="2016-07-25T14:50:00Z">
              <w:r>
                <w:rPr>
                  <w:rFonts w:ascii="宋体" w:hAnsi="宋体" w:hint="eastAsia"/>
                  <w:bCs/>
                  <w:iCs/>
                </w:rPr>
                <w:t>巡检人：市场管理员姓名</w:t>
              </w:r>
            </w:ins>
          </w:p>
        </w:tc>
      </w:tr>
      <w:tr w:rsidR="006C1897" w:rsidTr="00664EA7">
        <w:trPr>
          <w:trHeight w:val="915"/>
          <w:ins w:id="4430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431" w:author="Microsoft" w:date="2016-07-25T13:30:00Z"/>
              </w:rPr>
            </w:pPr>
            <w:ins w:id="4432" w:author="Microsoft" w:date="2016-07-25T13:30:00Z">
              <w:r>
                <w:rPr>
                  <w:rFonts w:hint="eastAsia"/>
                </w:rPr>
                <w:t>输出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0B54A9" w:rsidP="00664EA7">
            <w:pPr>
              <w:rPr>
                <w:ins w:id="4433" w:author="Microsoft" w:date="2016-07-25T14:40:00Z"/>
                <w:rFonts w:ascii="宋体" w:hAnsi="宋体"/>
                <w:bCs/>
                <w:iCs/>
              </w:rPr>
            </w:pPr>
            <w:ins w:id="4434" w:author="Microsoft" w:date="2016-07-25T14:40:00Z">
              <w:r>
                <w:rPr>
                  <w:rFonts w:ascii="宋体" w:hAnsi="宋体"/>
                  <w:bCs/>
                  <w:iCs/>
                </w:rPr>
                <w:t>站点编号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0B54A9" w:rsidRDefault="000B54A9" w:rsidP="00664EA7">
            <w:pPr>
              <w:rPr>
                <w:ins w:id="4435" w:author="Microsoft" w:date="2016-08-26T13:33:00Z"/>
                <w:rFonts w:ascii="宋体" w:hAnsi="宋体"/>
                <w:bCs/>
                <w:iCs/>
              </w:rPr>
            </w:pPr>
            <w:ins w:id="4436" w:author="Microsoft" w:date="2016-07-25T14:40:00Z">
              <w:r>
                <w:rPr>
                  <w:rFonts w:ascii="宋体" w:hAnsi="宋体"/>
                  <w:bCs/>
                  <w:iCs/>
                </w:rPr>
                <w:t>站点名称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4636EC" w:rsidRDefault="004636EC" w:rsidP="00664EA7">
            <w:pPr>
              <w:rPr>
                <w:ins w:id="4437" w:author="Microsoft" w:date="2016-07-25T14:40:00Z"/>
                <w:rFonts w:ascii="宋体" w:hAnsi="宋体" w:hint="eastAsia"/>
                <w:bCs/>
                <w:iCs/>
              </w:rPr>
            </w:pPr>
            <w:ins w:id="4438" w:author="Microsoft" w:date="2016-08-26T13:33:00Z">
              <w:r>
                <w:rPr>
                  <w:rFonts w:ascii="宋体" w:hAnsi="宋体"/>
                  <w:bCs/>
                  <w:iCs/>
                </w:rPr>
                <w:t>终端机编号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  <w:bookmarkStart w:id="4439" w:name="_GoBack"/>
            <w:bookmarkEnd w:id="4439"/>
          </w:p>
          <w:p w:rsidR="000B54A9" w:rsidRDefault="000B54A9" w:rsidP="00664EA7">
            <w:pPr>
              <w:rPr>
                <w:ins w:id="4440" w:author="Microsoft" w:date="2016-07-25T14:40:00Z"/>
                <w:rFonts w:ascii="宋体" w:hAnsi="宋体"/>
                <w:bCs/>
                <w:iCs/>
              </w:rPr>
            </w:pPr>
            <w:ins w:id="4441" w:author="Microsoft" w:date="2016-07-25T14:40:00Z">
              <w:r>
                <w:rPr>
                  <w:rFonts w:ascii="宋体" w:hAnsi="宋体"/>
                  <w:bCs/>
                  <w:iCs/>
                </w:rPr>
                <w:t>巡检时间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  <w:p w:rsidR="000B54A9" w:rsidRDefault="000B54A9" w:rsidP="00664EA7">
            <w:pPr>
              <w:rPr>
                <w:ins w:id="4442" w:author="Microsoft" w:date="2016-07-25T13:30:00Z"/>
                <w:rFonts w:ascii="宋体" w:hAnsi="宋体"/>
                <w:bCs/>
                <w:iCs/>
              </w:rPr>
            </w:pPr>
            <w:ins w:id="4443" w:author="Microsoft" w:date="2016-07-25T14:40:00Z">
              <w:r>
                <w:rPr>
                  <w:rFonts w:ascii="宋体" w:hAnsi="宋体"/>
                  <w:bCs/>
                  <w:iCs/>
                </w:rPr>
                <w:t>巡检人</w:t>
              </w:r>
              <w:r>
                <w:rPr>
                  <w:rFonts w:ascii="宋体" w:hAnsi="宋体" w:hint="eastAsia"/>
                  <w:bCs/>
                  <w:iCs/>
                </w:rPr>
                <w:t>：</w:t>
              </w:r>
            </w:ins>
          </w:p>
        </w:tc>
      </w:tr>
      <w:tr w:rsidR="006C1897" w:rsidTr="003222E5">
        <w:trPr>
          <w:ins w:id="4444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445" w:author="Microsoft" w:date="2016-07-25T13:30:00Z"/>
              </w:rPr>
            </w:pPr>
            <w:ins w:id="4446" w:author="Microsoft" w:date="2016-07-25T13:30:00Z">
              <w:r>
                <w:rPr>
                  <w:rFonts w:hint="eastAsia"/>
                </w:rPr>
                <w:t>异常情况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897" w:rsidRDefault="006C1897" w:rsidP="003222E5">
            <w:pPr>
              <w:rPr>
                <w:ins w:id="4447" w:author="Microsoft" w:date="2016-07-25T13:30:00Z"/>
              </w:rPr>
            </w:pPr>
            <w:ins w:id="4448" w:author="Microsoft" w:date="2016-07-25T13:30:00Z">
              <w:r>
                <w:rPr>
                  <w:rFonts w:hint="eastAsia"/>
                </w:rPr>
                <w:t>无</w:t>
              </w:r>
            </w:ins>
          </w:p>
        </w:tc>
      </w:tr>
      <w:tr w:rsidR="006C1897" w:rsidTr="003222E5">
        <w:trPr>
          <w:ins w:id="4449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450" w:author="Microsoft" w:date="2016-07-25T13:30:00Z"/>
              </w:rPr>
            </w:pPr>
            <w:ins w:id="4451" w:author="Microsoft" w:date="2016-07-25T13:30:00Z">
              <w:r>
                <w:rPr>
                  <w:rFonts w:hint="eastAsia"/>
                </w:rPr>
                <w:t>约束条件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897" w:rsidRDefault="006C1897" w:rsidP="003222E5">
            <w:pPr>
              <w:rPr>
                <w:ins w:id="4452" w:author="Microsoft" w:date="2016-07-25T13:30:00Z"/>
                <w:rFonts w:ascii="宋体" w:hAnsi="宋体"/>
                <w:bCs/>
                <w:iCs/>
              </w:rPr>
            </w:pPr>
            <w:ins w:id="4453" w:author="Microsoft" w:date="2016-07-25T13:30:00Z">
              <w:r>
                <w:rPr>
                  <w:rFonts w:ascii="宋体" w:hAnsi="宋体" w:hint="eastAsia"/>
                  <w:bCs/>
                  <w:iCs/>
                </w:rPr>
                <w:t>无</w:t>
              </w:r>
            </w:ins>
          </w:p>
        </w:tc>
      </w:tr>
      <w:tr w:rsidR="006C1897" w:rsidTr="003222E5">
        <w:trPr>
          <w:ins w:id="4454" w:author="Microsoft" w:date="2016-07-25T13:30:00Z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6C1897" w:rsidRDefault="006C1897" w:rsidP="003222E5">
            <w:pPr>
              <w:rPr>
                <w:ins w:id="4455" w:author="Microsoft" w:date="2016-07-25T13:30:00Z"/>
              </w:rPr>
            </w:pPr>
            <w:ins w:id="4456" w:author="Microsoft" w:date="2016-07-25T13:30:00Z">
              <w:r>
                <w:rPr>
                  <w:rFonts w:hint="eastAsia"/>
                </w:rPr>
                <w:t>其它说明</w:t>
              </w:r>
            </w:ins>
          </w:p>
        </w:tc>
        <w:tc>
          <w:tcPr>
            <w:tcW w:w="412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897" w:rsidRDefault="006C1897" w:rsidP="003222E5">
            <w:pPr>
              <w:rPr>
                <w:ins w:id="4457" w:author="Microsoft" w:date="2016-07-25T13:30:00Z"/>
              </w:rPr>
            </w:pPr>
          </w:p>
        </w:tc>
      </w:tr>
    </w:tbl>
    <w:p w:rsidR="006C1897" w:rsidRPr="00664EA7" w:rsidRDefault="006C1897" w:rsidP="00664EA7">
      <w:pPr>
        <w:rPr>
          <w:ins w:id="4458" w:author="Microsoft" w:date="2016-07-25T13:30:00Z"/>
        </w:rPr>
      </w:pPr>
    </w:p>
    <w:p w:rsidR="00487DFA" w:rsidRPr="00487DFA" w:rsidRDefault="006C1897" w:rsidP="002A126D">
      <w:pPr>
        <w:pStyle w:val="2"/>
      </w:pPr>
      <w:r>
        <w:rPr>
          <w:rFonts w:hint="eastAsia"/>
        </w:rPr>
        <w:t>销售报表</w:t>
      </w:r>
      <w:bookmarkEnd w:id="4311"/>
    </w:p>
    <w:p w:rsidR="004D2A43" w:rsidRPr="004D2A43" w:rsidRDefault="004D2A43" w:rsidP="00E51573">
      <w:pPr>
        <w:pStyle w:val="3"/>
      </w:pPr>
      <w:bookmarkStart w:id="4459" w:name="_Toc450144056"/>
      <w:r>
        <w:rPr>
          <w:rFonts w:hint="eastAsia"/>
        </w:rPr>
        <w:t>其他</w:t>
      </w:r>
      <w:r>
        <w:t>报表</w:t>
      </w:r>
      <w:bookmarkEnd w:id="4459"/>
    </w:p>
    <w:p w:rsidR="004D2A43" w:rsidRDefault="004D2A43" w:rsidP="00A90F92">
      <w:pPr>
        <w:pStyle w:val="4"/>
        <w:ind w:left="0"/>
      </w:pPr>
      <w:bookmarkStart w:id="4460" w:name="_Toc450144057"/>
      <w:r>
        <w:rPr>
          <w:rFonts w:hint="eastAsia"/>
        </w:rPr>
        <w:t>中奖</w:t>
      </w:r>
      <w:r>
        <w:t>统计表</w:t>
      </w:r>
      <w:bookmarkEnd w:id="44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8"/>
        <w:gridCol w:w="5547"/>
      </w:tblGrid>
      <w:tr w:rsidR="00E51573" w:rsidTr="00CD23A6">
        <w:tc>
          <w:tcPr>
            <w:tcW w:w="1735" w:type="pct"/>
            <w:shd w:val="clear" w:color="auto" w:fill="D9D9D9"/>
          </w:tcPr>
          <w:p w:rsidR="00E51573" w:rsidRDefault="00E51573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265" w:type="pct"/>
            <w:shd w:val="clear" w:color="auto" w:fill="D9D9D9"/>
          </w:tcPr>
          <w:p w:rsidR="00E51573" w:rsidRDefault="00E51573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页面</w:t>
            </w:r>
            <w:r>
              <w:rPr>
                <w:lang w:eastAsia="zh-CN"/>
              </w:rPr>
              <w:t>序号，</w:t>
            </w:r>
            <w:r>
              <w:rPr>
                <w:rFonts w:hint="eastAsia"/>
                <w:lang w:eastAsia="zh-CN"/>
              </w:rPr>
              <w:t>从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开始的自然数序列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期次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</w:t>
            </w:r>
            <w:r>
              <w:rPr>
                <w:lang w:eastAsia="zh-CN"/>
              </w:rPr>
              <w:t>查询的期次</w:t>
            </w:r>
            <w:ins w:id="4461" w:author="Microsoft" w:date="2016-07-08T16:17:00Z">
              <w:r w:rsidR="000B1C70">
                <w:rPr>
                  <w:rFonts w:hint="eastAsia"/>
                  <w:lang w:eastAsia="zh-CN"/>
                </w:rPr>
                <w:t>（多期票拆分到各个期次）</w:t>
              </w:r>
            </w:ins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销售额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总</w:t>
            </w:r>
            <w:r>
              <w:rPr>
                <w:lang w:eastAsia="zh-CN"/>
              </w:rPr>
              <w:t>销售额</w:t>
            </w:r>
            <w:r>
              <w:rPr>
                <w:rFonts w:hint="eastAsia"/>
                <w:lang w:eastAsia="zh-CN"/>
              </w:rPr>
              <w:t>不包含</w:t>
            </w:r>
            <w:r>
              <w:rPr>
                <w:lang w:eastAsia="zh-CN"/>
              </w:rPr>
              <w:t>退票</w:t>
            </w:r>
            <w:r>
              <w:rPr>
                <w:rFonts w:hint="eastAsia"/>
                <w:lang w:eastAsia="zh-CN"/>
              </w:rPr>
              <w:t>金额，</w:t>
            </w:r>
            <w:r>
              <w:rPr>
                <w:lang w:eastAsia="zh-CN"/>
              </w:rPr>
              <w:t>净销售额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高等奖中奖注</w:t>
            </w:r>
            <w:r>
              <w:rPr>
                <w:lang w:eastAsia="zh-CN"/>
              </w:rPr>
              <w:t>数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中奖的有效注数</w:t>
            </w:r>
          </w:p>
        </w:tc>
      </w:tr>
      <w:tr w:rsidR="00E51573" w:rsidTr="00CD23A6">
        <w:trPr>
          <w:trHeight w:val="637"/>
        </w:trPr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高等奖中奖金额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</w:t>
            </w:r>
            <w:r>
              <w:rPr>
                <w:lang w:eastAsia="zh-CN"/>
              </w:rPr>
              <w:t>金额</w:t>
            </w:r>
            <w:r>
              <w:rPr>
                <w:rFonts w:hint="eastAsia"/>
                <w:lang w:eastAsia="zh-CN"/>
              </w:rPr>
              <w:t>合计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等奖中奖注数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中奖的</w:t>
            </w:r>
            <w:r>
              <w:rPr>
                <w:rFonts w:hint="eastAsia"/>
                <w:lang w:eastAsia="zh-CN"/>
              </w:rPr>
              <w:t>有效</w:t>
            </w:r>
            <w:r>
              <w:rPr>
                <w:lang w:eastAsia="zh-CN"/>
              </w:rPr>
              <w:t>注数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低等奖</w:t>
            </w:r>
            <w:r>
              <w:rPr>
                <w:lang w:eastAsia="zh-CN"/>
              </w:rPr>
              <w:t>中奖</w:t>
            </w:r>
            <w:r>
              <w:rPr>
                <w:rFonts w:hint="eastAsia"/>
                <w:lang w:eastAsia="zh-CN"/>
              </w:rPr>
              <w:t>金额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等奖中奖金额合计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中奖</w:t>
            </w:r>
            <w:r>
              <w:rPr>
                <w:lang w:eastAsia="zh-CN"/>
              </w:rPr>
              <w:t>合计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等奖和高等奖中奖金额合计</w:t>
            </w:r>
          </w:p>
        </w:tc>
      </w:tr>
      <w:tr w:rsidR="00E51573" w:rsidTr="00CD23A6">
        <w:tc>
          <w:tcPr>
            <w:tcW w:w="173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实际中奖比率</w:t>
            </w:r>
          </w:p>
        </w:tc>
        <w:tc>
          <w:tcPr>
            <w:tcW w:w="3265" w:type="pct"/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中奖</w:t>
            </w:r>
            <w:r>
              <w:rPr>
                <w:lang w:eastAsia="zh-CN"/>
              </w:rPr>
              <w:t>合计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销售</w:t>
            </w:r>
            <w:r>
              <w:rPr>
                <w:lang w:eastAsia="zh-CN"/>
              </w:rPr>
              <w:t>额</w:t>
            </w:r>
          </w:p>
        </w:tc>
      </w:tr>
      <w:tr w:rsidR="00E51573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起始期次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开始查询的</w:t>
            </w:r>
            <w:r>
              <w:rPr>
                <w:lang w:eastAsia="zh-CN"/>
              </w:rPr>
              <w:t>期次</w:t>
            </w:r>
          </w:p>
        </w:tc>
      </w:tr>
      <w:tr w:rsidR="00E51573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终止期次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结束查询</w:t>
            </w:r>
            <w:r>
              <w:rPr>
                <w:lang w:eastAsia="zh-CN"/>
              </w:rPr>
              <w:t>的期次</w:t>
            </w:r>
          </w:p>
        </w:tc>
      </w:tr>
      <w:tr w:rsidR="00E51573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单位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瑞尔</w:t>
            </w:r>
          </w:p>
        </w:tc>
      </w:tr>
      <w:tr w:rsidR="00E51573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中奖</w:t>
            </w:r>
            <w:r>
              <w:rPr>
                <w:lang w:eastAsia="zh-CN"/>
              </w:rPr>
              <w:t>合计</w:t>
            </w:r>
            <w:r>
              <w:rPr>
                <w:lang w:eastAsia="zh-CN"/>
              </w:rPr>
              <w:t>=</w:t>
            </w:r>
            <w:r>
              <w:rPr>
                <w:rFonts w:hint="eastAsia"/>
                <w:lang w:eastAsia="zh-CN"/>
              </w:rPr>
              <w:t>高等奖</w:t>
            </w:r>
            <w:r>
              <w:rPr>
                <w:lang w:eastAsia="zh-CN"/>
              </w:rPr>
              <w:t>中奖金额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低等奖中奖金额</w:t>
            </w:r>
          </w:p>
          <w:p w:rsidR="00E51573" w:rsidRDefault="00E51573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中奖比率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中奖合计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销售</w:t>
            </w:r>
            <w:r>
              <w:rPr>
                <w:lang w:eastAsia="zh-CN"/>
              </w:rPr>
              <w:t>额</w:t>
            </w:r>
          </w:p>
        </w:tc>
      </w:tr>
    </w:tbl>
    <w:p w:rsidR="00E51573" w:rsidRDefault="00E51573" w:rsidP="00E51573">
      <w:pPr>
        <w:pStyle w:val="ad"/>
        <w:rPr>
          <w:lang w:eastAsia="zh-CN"/>
        </w:rPr>
      </w:pPr>
    </w:p>
    <w:p w:rsidR="00E51573" w:rsidRPr="00ED1944" w:rsidRDefault="00E51573" w:rsidP="00E51573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t>总计行</w:t>
      </w:r>
    </w:p>
    <w:p w:rsidR="00E51573" w:rsidRDefault="00E51573" w:rsidP="00E51573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依据用户输入的查询条件，计算查询条件所查出数据的总计值</w:t>
      </w:r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E51573" w:rsidRDefault="00E51573" w:rsidP="00E51573">
      <w:pPr>
        <w:pStyle w:val="ad"/>
        <w:rPr>
          <w:b/>
          <w:lang w:eastAsia="zh-CN"/>
        </w:rPr>
      </w:pPr>
    </w:p>
    <w:p w:rsidR="00E51573" w:rsidRPr="00044A04" w:rsidRDefault="00E51573" w:rsidP="00E51573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E51573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E51573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起止期次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E51573" w:rsidRDefault="00E51573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起始期次和结束期次（含结起止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期次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）</w:t>
            </w:r>
          </w:p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每期次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一条数据</w:t>
            </w:r>
          </w:p>
        </w:tc>
      </w:tr>
      <w:tr w:rsidR="00E51573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51573" w:rsidRPr="009A3BDA" w:rsidRDefault="00E51573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E51573" w:rsidRPr="009A3BDA" w:rsidRDefault="00E51573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4D2A43" w:rsidRPr="00E51573" w:rsidRDefault="004D2A43" w:rsidP="004D2A43"/>
    <w:p w:rsidR="004D2A43" w:rsidRDefault="004D2A43" w:rsidP="00A90F92">
      <w:pPr>
        <w:pStyle w:val="4"/>
        <w:ind w:left="0"/>
      </w:pPr>
      <w:bookmarkStart w:id="4462" w:name="_Toc450144058"/>
      <w:r>
        <w:rPr>
          <w:rFonts w:hint="eastAsia"/>
        </w:rPr>
        <w:t>兑奖</w:t>
      </w:r>
      <w:r>
        <w:t>统计表（</w:t>
      </w:r>
      <w:r>
        <w:rPr>
          <w:rFonts w:hint="eastAsia"/>
        </w:rPr>
        <w:t>按</w:t>
      </w:r>
      <w:r>
        <w:t>奖等统计）</w:t>
      </w:r>
      <w:bookmarkEnd w:id="446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8"/>
        <w:gridCol w:w="5547"/>
      </w:tblGrid>
      <w:tr w:rsidR="00CD23A6" w:rsidTr="00CD23A6">
        <w:tc>
          <w:tcPr>
            <w:tcW w:w="173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26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页面</w:t>
            </w:r>
            <w:r>
              <w:rPr>
                <w:lang w:eastAsia="zh-CN"/>
              </w:rPr>
              <w:t>序号，</w:t>
            </w:r>
            <w:r>
              <w:rPr>
                <w:rFonts w:hint="eastAsia"/>
                <w:lang w:eastAsia="zh-CN"/>
              </w:rPr>
              <w:t>从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开始的自然数序列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期次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日期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</w:t>
            </w:r>
            <w:r>
              <w:rPr>
                <w:lang w:eastAsia="zh-CN"/>
              </w:rPr>
              <w:t>天统计</w:t>
            </w:r>
            <w:r>
              <w:rPr>
                <w:rFonts w:hint="eastAsia"/>
                <w:lang w:eastAsia="zh-CN"/>
              </w:rPr>
              <w:t>时</w:t>
            </w:r>
            <w:r>
              <w:rPr>
                <w:lang w:eastAsia="zh-CN"/>
              </w:rPr>
              <w:t>显示</w:t>
            </w:r>
            <w:r>
              <w:rPr>
                <w:rFonts w:hint="eastAsia"/>
                <w:lang w:eastAsia="zh-CN"/>
              </w:rPr>
              <w:t>日期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总销售额不包含</w:t>
            </w:r>
            <w:r>
              <w:rPr>
                <w:lang w:eastAsia="zh-CN"/>
              </w:rPr>
              <w:t>退票金额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净销售额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高等奖兑奖注</w:t>
            </w:r>
            <w:r>
              <w:rPr>
                <w:lang w:eastAsia="zh-CN"/>
              </w:rPr>
              <w:t>数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中奖的有效注数</w:t>
            </w:r>
          </w:p>
        </w:tc>
      </w:tr>
      <w:tr w:rsidR="00CD23A6" w:rsidTr="00CD23A6">
        <w:trPr>
          <w:trHeight w:val="637"/>
        </w:trPr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高等奖兑奖金额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</w:t>
            </w:r>
            <w:r>
              <w:rPr>
                <w:lang w:eastAsia="zh-CN"/>
              </w:rPr>
              <w:t>金额</w:t>
            </w:r>
            <w:r>
              <w:rPr>
                <w:rFonts w:hint="eastAsia"/>
                <w:lang w:eastAsia="zh-CN"/>
              </w:rPr>
              <w:t>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低等奖兑</w:t>
            </w:r>
            <w:r>
              <w:rPr>
                <w:lang w:eastAsia="zh-CN"/>
              </w:rPr>
              <w:t>奖</w:t>
            </w:r>
            <w:r>
              <w:rPr>
                <w:rFonts w:hint="eastAsia"/>
                <w:lang w:eastAsia="zh-CN"/>
              </w:rPr>
              <w:t>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等奖中奖金额合计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兑奖</w:t>
            </w:r>
            <w:r>
              <w:rPr>
                <w:lang w:eastAsia="zh-CN"/>
              </w:rPr>
              <w:t>合计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等奖和高等奖中奖金额合计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起始期次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终止期次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结束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单位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瑞尔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兑奖</w:t>
            </w:r>
            <w:r>
              <w:rPr>
                <w:lang w:eastAsia="zh-CN"/>
              </w:rPr>
              <w:t>合计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高等奖兑奖金额</w:t>
            </w:r>
            <w:r>
              <w:rPr>
                <w:lang w:eastAsia="zh-CN"/>
              </w:rPr>
              <w:t>+</w:t>
            </w: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等奖兑奖金额</w:t>
            </w:r>
          </w:p>
        </w:tc>
      </w:tr>
    </w:tbl>
    <w:p w:rsidR="00AD178D" w:rsidRDefault="00AD178D" w:rsidP="00AD178D">
      <w:pPr>
        <w:pStyle w:val="ad"/>
        <w:rPr>
          <w:ins w:id="4463" w:author="Microsoft" w:date="2016-06-24T15:57:00Z"/>
          <w:lang w:eastAsia="zh-CN"/>
        </w:rPr>
      </w:pPr>
      <w:ins w:id="4464" w:author="Microsoft" w:date="2016-06-24T15:57:00Z">
        <w:r>
          <w:rPr>
            <w:lang w:eastAsia="zh-CN"/>
          </w:rPr>
          <w:t>多期票的销售额归到销售票的那一期</w:t>
        </w:r>
        <w:r>
          <w:rPr>
            <w:rFonts w:hint="eastAsia"/>
            <w:lang w:eastAsia="zh-CN"/>
          </w:rPr>
          <w:t>，</w:t>
        </w:r>
        <w:r>
          <w:rPr>
            <w:lang w:eastAsia="zh-CN"/>
          </w:rPr>
          <w:t>不对多期票的销售额进行拆分</w:t>
        </w:r>
        <w:r>
          <w:rPr>
            <w:rFonts w:hint="eastAsia"/>
            <w:lang w:eastAsia="zh-CN"/>
          </w:rPr>
          <w:t>；</w:t>
        </w:r>
      </w:ins>
    </w:p>
    <w:p w:rsidR="00CD23A6" w:rsidRDefault="00CD23A6" w:rsidP="00CD23A6">
      <w:pPr>
        <w:pStyle w:val="ad"/>
        <w:rPr>
          <w:lang w:eastAsia="zh-CN"/>
        </w:rPr>
      </w:pPr>
    </w:p>
    <w:p w:rsidR="00CD23A6" w:rsidRPr="00ED1944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lastRenderedPageBreak/>
        <w:t>总计行</w:t>
      </w:r>
    </w:p>
    <w:p w:rsidR="00CD23A6" w:rsidRDefault="00CD23A6" w:rsidP="00CD23A6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依据用户输入的查询条件，计算查询条件所查出数据的总计值</w:t>
      </w:r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CD23A6" w:rsidRDefault="00CD23A6" w:rsidP="00CD23A6">
      <w:pPr>
        <w:pStyle w:val="ad"/>
        <w:rPr>
          <w:b/>
          <w:lang w:eastAsia="zh-CN"/>
        </w:rPr>
      </w:pPr>
    </w:p>
    <w:p w:rsidR="00CD23A6" w:rsidRPr="00044A04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CD23A6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CD23A6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起止期次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起始期次和结束期次（含结起止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期次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）或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起止日期</w:t>
            </w:r>
          </w:p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每期次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一条数据</w:t>
            </w:r>
          </w:p>
        </w:tc>
      </w:tr>
      <w:tr w:rsidR="00CD23A6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Pr="009A3BDA" w:rsidRDefault="00CD23A6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A90F92" w:rsidRPr="00CD23A6" w:rsidRDefault="00A90F92" w:rsidP="00A90F92"/>
    <w:p w:rsidR="004D2A43" w:rsidRDefault="004D2A43" w:rsidP="00A90F92">
      <w:pPr>
        <w:pStyle w:val="4"/>
        <w:ind w:left="0"/>
      </w:pPr>
      <w:bookmarkStart w:id="4465" w:name="_Toc450144059"/>
      <w:r>
        <w:rPr>
          <w:rFonts w:hint="eastAsia"/>
        </w:rPr>
        <w:t>兑奖</w:t>
      </w:r>
      <w:r>
        <w:t>统计表（</w:t>
      </w:r>
      <w:r>
        <w:rPr>
          <w:rFonts w:hint="eastAsia"/>
        </w:rPr>
        <w:t>按</w:t>
      </w:r>
      <w:r>
        <w:t>奖金统计）</w:t>
      </w:r>
      <w:bookmarkEnd w:id="446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8"/>
        <w:gridCol w:w="5547"/>
      </w:tblGrid>
      <w:tr w:rsidR="00CD23A6" w:rsidTr="00CD23A6">
        <w:tc>
          <w:tcPr>
            <w:tcW w:w="173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26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页面</w:t>
            </w:r>
            <w:r>
              <w:rPr>
                <w:lang w:eastAsia="zh-CN"/>
              </w:rPr>
              <w:t>序号，</w:t>
            </w:r>
            <w:r>
              <w:rPr>
                <w:rFonts w:hint="eastAsia"/>
                <w:lang w:eastAsia="zh-CN"/>
              </w:rPr>
              <w:t>从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开始的自然数序列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期次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日期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按</w:t>
            </w:r>
            <w:r>
              <w:rPr>
                <w:lang w:eastAsia="zh-CN"/>
              </w:rPr>
              <w:t>天统计</w:t>
            </w:r>
            <w:r>
              <w:rPr>
                <w:rFonts w:hint="eastAsia"/>
                <w:lang w:eastAsia="zh-CN"/>
              </w:rPr>
              <w:t>时</w:t>
            </w:r>
            <w:r>
              <w:rPr>
                <w:lang w:eastAsia="zh-CN"/>
              </w:rPr>
              <w:t>显示</w:t>
            </w:r>
            <w:r>
              <w:rPr>
                <w:rFonts w:hint="eastAsia"/>
                <w:lang w:eastAsia="zh-CN"/>
              </w:rPr>
              <w:t>日期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总销售额不包含</w:t>
            </w:r>
            <w:r>
              <w:rPr>
                <w:lang w:eastAsia="zh-CN"/>
              </w:rPr>
              <w:t>退票金额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lang w:eastAsia="zh-CN"/>
              </w:rPr>
              <w:t>净销售额</w:t>
            </w:r>
          </w:p>
        </w:tc>
      </w:tr>
      <w:tr w:rsidR="00CD23A6" w:rsidTr="00CD23A6">
        <w:trPr>
          <w:trHeight w:val="637"/>
        </w:trPr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大额</w:t>
            </w:r>
            <w:r>
              <w:rPr>
                <w:lang w:eastAsia="zh-CN"/>
              </w:rPr>
              <w:t>兑奖张数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大额</w:t>
            </w:r>
            <w:r>
              <w:rPr>
                <w:lang w:eastAsia="zh-CN"/>
              </w:rPr>
              <w:t>兑奖</w:t>
            </w:r>
            <w:r>
              <w:rPr>
                <w:rFonts w:hint="eastAsia"/>
                <w:lang w:eastAsia="zh-CN"/>
              </w:rPr>
              <w:t>的彩票</w:t>
            </w:r>
            <w:r>
              <w:rPr>
                <w:lang w:eastAsia="zh-CN"/>
              </w:rPr>
              <w:t>张数</w:t>
            </w:r>
          </w:p>
        </w:tc>
      </w:tr>
      <w:tr w:rsidR="00CD23A6" w:rsidTr="00CD23A6">
        <w:trPr>
          <w:trHeight w:val="637"/>
        </w:trPr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大额</w:t>
            </w:r>
            <w:r>
              <w:rPr>
                <w:lang w:eastAsia="zh-CN"/>
              </w:rPr>
              <w:t>兑奖金额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大额兑奖的</w:t>
            </w:r>
            <w:r>
              <w:rPr>
                <w:lang w:eastAsia="zh-CN"/>
              </w:rPr>
              <w:t>奖金总额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小额</w:t>
            </w:r>
            <w:r>
              <w:rPr>
                <w:lang w:eastAsia="zh-CN"/>
              </w:rPr>
              <w:t>兑奖</w:t>
            </w:r>
            <w:r>
              <w:rPr>
                <w:rFonts w:hint="eastAsia"/>
                <w:lang w:eastAsia="zh-CN"/>
              </w:rPr>
              <w:t>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小额</w:t>
            </w:r>
            <w:r>
              <w:rPr>
                <w:lang w:eastAsia="zh-CN"/>
              </w:rPr>
              <w:t>兑奖金额合计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兑奖</w:t>
            </w:r>
            <w:r>
              <w:rPr>
                <w:lang w:eastAsia="zh-CN"/>
              </w:rPr>
              <w:t>合计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lang w:eastAsia="zh-CN"/>
              </w:rPr>
              <w:t>高等奖</w:t>
            </w:r>
            <w:r>
              <w:rPr>
                <w:rFonts w:hint="eastAsia"/>
                <w:lang w:eastAsia="zh-CN"/>
              </w:rPr>
              <w:t>、大额</w:t>
            </w:r>
            <w:r>
              <w:rPr>
                <w:lang w:eastAsia="zh-CN"/>
              </w:rPr>
              <w:t>和小额兑奖金额</w:t>
            </w:r>
            <w:r>
              <w:rPr>
                <w:rFonts w:hint="eastAsia"/>
                <w:lang w:eastAsia="zh-CN"/>
              </w:rPr>
              <w:t>合计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起始期次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终止期次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结束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单位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瑞尔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兑奖</w:t>
            </w:r>
            <w:r>
              <w:rPr>
                <w:lang w:eastAsia="zh-CN"/>
              </w:rPr>
              <w:t>合计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高额兑奖金额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大额对价格金额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小额兑奖金额</w:t>
            </w:r>
          </w:p>
        </w:tc>
      </w:tr>
    </w:tbl>
    <w:p w:rsidR="00CD23A6" w:rsidRDefault="00AD178D" w:rsidP="00CD23A6">
      <w:pPr>
        <w:pStyle w:val="ad"/>
        <w:rPr>
          <w:lang w:eastAsia="zh-CN"/>
        </w:rPr>
      </w:pPr>
      <w:ins w:id="4466" w:author="Microsoft" w:date="2016-06-24T15:56:00Z">
        <w:r>
          <w:rPr>
            <w:lang w:eastAsia="zh-CN"/>
          </w:rPr>
          <w:t>多期票的销售额归到销售票的那一期</w:t>
        </w:r>
        <w:r>
          <w:rPr>
            <w:rFonts w:hint="eastAsia"/>
            <w:lang w:eastAsia="zh-CN"/>
          </w:rPr>
          <w:t>，</w:t>
        </w:r>
        <w:r>
          <w:rPr>
            <w:lang w:eastAsia="zh-CN"/>
          </w:rPr>
          <w:t>不对多期票的销售额进行拆分</w:t>
        </w:r>
        <w:r>
          <w:rPr>
            <w:rFonts w:hint="eastAsia"/>
            <w:lang w:eastAsia="zh-CN"/>
          </w:rPr>
          <w:t>；</w:t>
        </w:r>
      </w:ins>
    </w:p>
    <w:p w:rsidR="00CD23A6" w:rsidRPr="00ED1944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t>总计行</w:t>
      </w:r>
    </w:p>
    <w:p w:rsidR="00CD23A6" w:rsidRDefault="00CD23A6" w:rsidP="00CD23A6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依据用户输入的查询条件，计算查询条件所查出数据的总计值</w:t>
      </w:r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CD23A6" w:rsidRDefault="00CD23A6" w:rsidP="00CD23A6">
      <w:pPr>
        <w:pStyle w:val="ad"/>
        <w:rPr>
          <w:b/>
          <w:lang w:eastAsia="zh-CN"/>
        </w:rPr>
      </w:pPr>
    </w:p>
    <w:p w:rsidR="00CD23A6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CD23A6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40825" w:rsidRDefault="00CD23A6" w:rsidP="00CD23A6">
            <w:pPr>
              <w:pStyle w:val="af"/>
              <w:widowControl/>
              <w:numPr>
                <w:ilvl w:val="0"/>
                <w:numId w:val="60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lastRenderedPageBreak/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CD23A6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起止期次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起始期次和结束期次（含结起止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期次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）或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起止日期</w:t>
            </w:r>
          </w:p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每期次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一条数据</w:t>
            </w:r>
          </w:p>
        </w:tc>
      </w:tr>
      <w:tr w:rsidR="00CD23A6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Pr="009A3BDA" w:rsidRDefault="00CD23A6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A90F92" w:rsidRPr="00CD23A6" w:rsidRDefault="00A90F92" w:rsidP="00A90F92"/>
    <w:p w:rsidR="004D2A43" w:rsidRDefault="004D2A43" w:rsidP="00A90F92">
      <w:pPr>
        <w:pStyle w:val="4"/>
        <w:ind w:left="0"/>
      </w:pPr>
      <w:bookmarkStart w:id="4467" w:name="_Toc450144060"/>
      <w:r>
        <w:rPr>
          <w:rFonts w:hint="eastAsia"/>
        </w:rPr>
        <w:t>弃奖</w:t>
      </w:r>
      <w:r>
        <w:t>统计表</w:t>
      </w:r>
      <w:bookmarkEnd w:id="44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48"/>
        <w:gridCol w:w="5547"/>
      </w:tblGrid>
      <w:tr w:rsidR="00CD23A6" w:rsidTr="00CD23A6">
        <w:tc>
          <w:tcPr>
            <w:tcW w:w="173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265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页面</w:t>
            </w:r>
            <w:r>
              <w:rPr>
                <w:lang w:eastAsia="zh-CN"/>
              </w:rPr>
              <w:t>序号，</w:t>
            </w:r>
            <w:r>
              <w:rPr>
                <w:rFonts w:hint="eastAsia"/>
                <w:lang w:eastAsia="zh-CN"/>
              </w:rPr>
              <w:t>从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开始的自然数序列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期次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</w:t>
            </w:r>
            <w:r>
              <w:rPr>
                <w:lang w:eastAsia="zh-CN"/>
              </w:rPr>
              <w:t>的期次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高等奖弃奖注</w:t>
            </w:r>
            <w:r>
              <w:rPr>
                <w:lang w:eastAsia="zh-CN"/>
              </w:rPr>
              <w:t>数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实际</w:t>
            </w:r>
            <w:r>
              <w:rPr>
                <w:lang w:eastAsia="zh-CN"/>
              </w:rPr>
              <w:t>中奖的有效注数</w:t>
            </w:r>
          </w:p>
        </w:tc>
      </w:tr>
      <w:tr w:rsidR="00CD23A6" w:rsidTr="00CD23A6">
        <w:trPr>
          <w:trHeight w:val="637"/>
        </w:trPr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高等奖弃奖金额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高等奖中奖</w:t>
            </w:r>
            <w:r>
              <w:rPr>
                <w:lang w:eastAsia="zh-CN"/>
              </w:rPr>
              <w:t>金额</w:t>
            </w:r>
            <w:r>
              <w:rPr>
                <w:rFonts w:hint="eastAsia"/>
                <w:lang w:eastAsia="zh-CN"/>
              </w:rPr>
              <w:t>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低等奖弃</w:t>
            </w:r>
            <w:r>
              <w:rPr>
                <w:lang w:eastAsia="zh-CN"/>
              </w:rPr>
              <w:t>奖</w:t>
            </w:r>
            <w:r>
              <w:rPr>
                <w:rFonts w:hint="eastAsia"/>
                <w:lang w:eastAsia="zh-CN"/>
              </w:rPr>
              <w:t>注数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低等奖实际</w:t>
            </w:r>
            <w:r>
              <w:rPr>
                <w:lang w:eastAsia="zh-CN"/>
              </w:rPr>
              <w:t>中奖的有效注数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等奖弃奖</w:t>
            </w:r>
            <w:r>
              <w:rPr>
                <w:rFonts w:hint="eastAsia"/>
                <w:lang w:eastAsia="zh-CN"/>
              </w:rPr>
              <w:t>金额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等奖中奖金额合计</w:t>
            </w:r>
          </w:p>
        </w:tc>
      </w:tr>
      <w:tr w:rsidR="00CD23A6" w:rsidTr="00CD23A6">
        <w:tc>
          <w:tcPr>
            <w:tcW w:w="1735" w:type="pct"/>
          </w:tcPr>
          <w:p w:rsidR="00CD23A6" w:rsidRDefault="00CD23A6">
            <w:pPr>
              <w:pStyle w:val="ad"/>
              <w:spacing w:before="240" w:after="0"/>
              <w:ind w:firstLineChars="100" w:firstLine="220"/>
              <w:rPr>
                <w:lang w:eastAsia="zh-CN"/>
              </w:rPr>
              <w:pPrChange w:id="4468" w:author="Microsoft" w:date="2016-06-27T13:07:00Z">
                <w:pPr>
                  <w:pStyle w:val="ad"/>
                  <w:spacing w:before="240" w:after="0"/>
                </w:pPr>
              </w:pPrChange>
            </w:pPr>
            <w:r>
              <w:rPr>
                <w:rFonts w:hint="eastAsia"/>
                <w:lang w:eastAsia="zh-CN"/>
              </w:rPr>
              <w:t>弃奖奖</w:t>
            </w:r>
            <w:r>
              <w:rPr>
                <w:lang w:eastAsia="zh-CN"/>
              </w:rPr>
              <w:t>合计</w:t>
            </w:r>
          </w:p>
        </w:tc>
        <w:tc>
          <w:tcPr>
            <w:tcW w:w="3265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  <w:r>
              <w:rPr>
                <w:lang w:eastAsia="zh-CN"/>
              </w:rPr>
              <w:t>等奖和高等奖中奖金额合计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起始期次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终止期次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结束</w:t>
            </w:r>
            <w:r>
              <w:rPr>
                <w:lang w:eastAsia="zh-CN"/>
              </w:rPr>
              <w:t>时间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单位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瑞尔</w:t>
            </w:r>
          </w:p>
        </w:tc>
      </w:tr>
      <w:tr w:rsidR="00CD23A6" w:rsidTr="00CD23A6">
        <w:tc>
          <w:tcPr>
            <w:tcW w:w="1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弃奖</w:t>
            </w:r>
            <w:r>
              <w:rPr>
                <w:lang w:eastAsia="zh-CN"/>
              </w:rPr>
              <w:t>合计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高等奖弃奖</w:t>
            </w:r>
            <w:r>
              <w:rPr>
                <w:rFonts w:hint="eastAsia"/>
                <w:lang w:eastAsia="zh-CN"/>
              </w:rPr>
              <w:t>金额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低等奖弃奖金额</w:t>
            </w:r>
          </w:p>
        </w:tc>
      </w:tr>
    </w:tbl>
    <w:p w:rsidR="00CD23A6" w:rsidRDefault="00837429" w:rsidP="00CD23A6">
      <w:pPr>
        <w:pStyle w:val="ad"/>
        <w:rPr>
          <w:lang w:eastAsia="zh-CN"/>
        </w:rPr>
      </w:pPr>
      <w:ins w:id="4469" w:author="Microsoft" w:date="2016-06-28T19:32:00Z">
        <w:r>
          <w:rPr>
            <w:rFonts w:hint="eastAsia"/>
            <w:lang w:val="en-US" w:eastAsia="zh-CN"/>
          </w:rPr>
          <w:t>单期票</w:t>
        </w:r>
      </w:ins>
      <w:ins w:id="4470" w:author="Microsoft" w:date="2016-06-28T17:22:00Z">
        <w:r w:rsidR="004069FD">
          <w:rPr>
            <w:rFonts w:hint="eastAsia"/>
            <w:lang w:eastAsia="zh-CN"/>
          </w:rPr>
          <w:t>是</w:t>
        </w:r>
      </w:ins>
      <w:ins w:id="4471" w:author="Microsoft" w:date="2016-06-28T19:32:00Z">
        <w:r>
          <w:rPr>
            <w:rFonts w:hint="eastAsia"/>
            <w:lang w:eastAsia="zh-CN"/>
          </w:rPr>
          <w:t>显示的其对应的</w:t>
        </w:r>
      </w:ins>
      <w:ins w:id="4472" w:author="Microsoft" w:date="2016-06-28T17:22:00Z">
        <w:r w:rsidR="004069FD">
          <w:rPr>
            <w:rFonts w:hint="eastAsia"/>
            <w:lang w:eastAsia="zh-CN"/>
          </w:rPr>
          <w:t>销售期次；</w:t>
        </w:r>
      </w:ins>
      <w:ins w:id="4473" w:author="Microsoft" w:date="2016-06-28T19:32:00Z">
        <w:r>
          <w:rPr>
            <w:rFonts w:hint="eastAsia"/>
            <w:lang w:eastAsia="zh-CN"/>
          </w:rPr>
          <w:t>多期票的弃奖是显示多期中中奖的期次；</w:t>
        </w:r>
      </w:ins>
      <w:ins w:id="4474" w:author="Microsoft" w:date="2016-06-28T19:31:00Z">
        <w:r>
          <w:rPr>
            <w:rFonts w:hint="eastAsia"/>
            <w:lang w:eastAsia="zh-CN"/>
          </w:rPr>
          <w:t>弃奖的调节基金转入在弃奖日后的第一个期次显示；</w:t>
        </w:r>
      </w:ins>
    </w:p>
    <w:p w:rsidR="00CD23A6" w:rsidRPr="00ED1944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t>总计行</w:t>
      </w:r>
    </w:p>
    <w:p w:rsidR="00CD23A6" w:rsidRDefault="00CD23A6" w:rsidP="00CD23A6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依据用户输入的查询条件，计算查询条件所查出数据的总计值</w:t>
      </w:r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CD23A6" w:rsidRDefault="00CD23A6" w:rsidP="00CD23A6">
      <w:pPr>
        <w:pStyle w:val="ad"/>
        <w:rPr>
          <w:b/>
          <w:lang w:eastAsia="zh-CN"/>
        </w:rPr>
      </w:pPr>
    </w:p>
    <w:p w:rsidR="00CD23A6" w:rsidRPr="00044A04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CD23A6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40825" w:rsidRDefault="00CD23A6" w:rsidP="00CD23A6">
            <w:pPr>
              <w:pStyle w:val="af"/>
              <w:widowControl/>
              <w:numPr>
                <w:ilvl w:val="0"/>
                <w:numId w:val="60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CD23A6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起止期次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起始期次和结束期次（含结起止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期次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）或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起止日期</w:t>
            </w:r>
          </w:p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lastRenderedPageBreak/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每期次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一条数据</w:t>
            </w:r>
          </w:p>
        </w:tc>
      </w:tr>
      <w:tr w:rsidR="00CD23A6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lastRenderedPageBreak/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Pr="009A3BDA" w:rsidRDefault="00CD23A6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4D2A43" w:rsidRPr="00CD23A6" w:rsidRDefault="004D2A43" w:rsidP="004D2A43"/>
    <w:p w:rsidR="00CD23A6" w:rsidRDefault="00932174" w:rsidP="00A90F92">
      <w:pPr>
        <w:pStyle w:val="4"/>
        <w:ind w:left="0"/>
      </w:pPr>
      <w:bookmarkStart w:id="4475" w:name="_Toc450144061"/>
      <w:r>
        <w:rPr>
          <w:rFonts w:hint="eastAsia"/>
        </w:rPr>
        <w:t>奖</w:t>
      </w:r>
      <w:r w:rsidR="004D2A43">
        <w:rPr>
          <w:rFonts w:hint="eastAsia"/>
        </w:rPr>
        <w:t>金</w:t>
      </w:r>
      <w:r w:rsidR="004D2A43">
        <w:t>动态表</w:t>
      </w:r>
      <w:bookmarkEnd w:id="447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4"/>
        <w:gridCol w:w="2589"/>
        <w:gridCol w:w="5192"/>
      </w:tblGrid>
      <w:tr w:rsidR="00CD23A6" w:rsidTr="00CD23A6">
        <w:tc>
          <w:tcPr>
            <w:tcW w:w="1944" w:type="pct"/>
            <w:gridSpan w:val="2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列名称</w:t>
            </w:r>
          </w:p>
        </w:tc>
        <w:tc>
          <w:tcPr>
            <w:tcW w:w="3056" w:type="pct"/>
            <w:shd w:val="clear" w:color="auto" w:fill="D9D9D9"/>
          </w:tcPr>
          <w:p w:rsidR="00CD23A6" w:rsidRDefault="00CD23A6" w:rsidP="00CD23A6">
            <w:pPr>
              <w:pStyle w:val="ad"/>
              <w:spacing w:before="240" w:after="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:rsidR="00CD23A6" w:rsidTr="00CD23A6">
        <w:tc>
          <w:tcPr>
            <w:tcW w:w="420" w:type="pct"/>
            <w:vMerge w:val="restart"/>
          </w:tcPr>
          <w:p w:rsidR="00CD23A6" w:rsidRDefault="00CD23A6" w:rsidP="00CD23A6">
            <w:pPr>
              <w:pStyle w:val="ad"/>
              <w:spacing w:before="240" w:after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调节</w:t>
            </w:r>
            <w:r>
              <w:rPr>
                <w:lang w:eastAsia="zh-CN"/>
              </w:rPr>
              <w:t>基金</w:t>
            </w: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期初</w:t>
            </w:r>
            <w:r>
              <w:rPr>
                <w:lang w:eastAsia="zh-CN"/>
              </w:rPr>
              <w:t>余额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</w:t>
            </w:r>
            <w:r>
              <w:rPr>
                <w:lang w:eastAsia="zh-CN"/>
              </w:rPr>
              <w:t>开始</w:t>
            </w:r>
            <w:r>
              <w:rPr>
                <w:rFonts w:hint="eastAsia"/>
                <w:lang w:eastAsia="zh-CN"/>
              </w:rPr>
              <w:t>时</w:t>
            </w:r>
            <w:r>
              <w:rPr>
                <w:lang w:eastAsia="zh-CN"/>
              </w:rPr>
              <w:t>账户余额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本期</w:t>
            </w:r>
            <w:r>
              <w:rPr>
                <w:lang w:eastAsia="zh-CN"/>
              </w:rPr>
              <w:t>计提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</w:t>
            </w:r>
            <w:r>
              <w:rPr>
                <w:lang w:eastAsia="zh-CN"/>
              </w:rPr>
              <w:t>总额</w:t>
            </w:r>
            <w:r>
              <w:rPr>
                <w:rFonts w:hint="eastAsia"/>
                <w:lang w:eastAsia="zh-CN"/>
              </w:rPr>
              <w:t>（净</w:t>
            </w:r>
            <w:r>
              <w:rPr>
                <w:lang w:eastAsia="zh-CN"/>
              </w:rPr>
              <w:t>销售额）</w:t>
            </w:r>
            <w:r>
              <w:rPr>
                <w:lang w:eastAsia="zh-CN"/>
              </w:rPr>
              <w:t>*</w:t>
            </w:r>
            <w:r>
              <w:rPr>
                <w:rFonts w:hint="eastAsia"/>
                <w:lang w:eastAsia="zh-CN"/>
              </w:rPr>
              <w:t>调节</w:t>
            </w:r>
            <w:r>
              <w:rPr>
                <w:lang w:eastAsia="zh-CN"/>
              </w:rPr>
              <w:t>基金比例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弃奖</w:t>
            </w:r>
            <w:r>
              <w:rPr>
                <w:lang w:eastAsia="zh-CN"/>
              </w:rPr>
              <w:t>转入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弃奖</w:t>
            </w:r>
            <w:r>
              <w:rPr>
                <w:lang w:eastAsia="zh-CN"/>
              </w:rPr>
              <w:t>奖金转入金额</w:t>
            </w:r>
          </w:p>
        </w:tc>
      </w:tr>
      <w:tr w:rsidR="00CD23A6" w:rsidTr="00CD23A6">
        <w:trPr>
          <w:trHeight w:val="637"/>
        </w:trPr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转出</w:t>
            </w:r>
            <w:r>
              <w:rPr>
                <w:lang w:eastAsia="zh-CN"/>
              </w:rPr>
              <w:t>到奖池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转出</w:t>
            </w:r>
            <w:r>
              <w:rPr>
                <w:lang w:eastAsia="zh-CN"/>
              </w:rPr>
              <w:t>到</w:t>
            </w:r>
            <w:r>
              <w:rPr>
                <w:rFonts w:hint="eastAsia"/>
                <w:lang w:eastAsia="zh-CN"/>
              </w:rPr>
              <w:t>奖池</w:t>
            </w:r>
            <w:r>
              <w:rPr>
                <w:lang w:eastAsia="zh-CN"/>
              </w:rPr>
              <w:t>的金额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设置</w:t>
            </w:r>
            <w:r>
              <w:rPr>
                <w:lang w:eastAsia="zh-CN"/>
              </w:rPr>
              <w:t>特别</w:t>
            </w:r>
            <w:r>
              <w:rPr>
                <w:rFonts w:hint="eastAsia"/>
                <w:lang w:eastAsia="zh-CN"/>
              </w:rPr>
              <w:t>奖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默认值</w:t>
            </w:r>
            <w:r>
              <w:rPr>
                <w:lang w:eastAsia="zh-CN"/>
              </w:rPr>
              <w:t>为</w:t>
            </w:r>
            <w:r>
              <w:rPr>
                <w:rFonts w:hint="eastAsia"/>
                <w:lang w:eastAsia="zh-CN"/>
              </w:rPr>
              <w:t>0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期末</w:t>
            </w:r>
            <w:r>
              <w:rPr>
                <w:lang w:eastAsia="zh-CN"/>
              </w:rPr>
              <w:t>余额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期结束</w:t>
            </w:r>
            <w:r>
              <w:rPr>
                <w:lang w:eastAsia="zh-CN"/>
              </w:rPr>
              <w:t>时</w:t>
            </w:r>
            <w:r>
              <w:rPr>
                <w:rFonts w:hint="eastAsia"/>
                <w:lang w:eastAsia="zh-CN"/>
              </w:rPr>
              <w:t>奖池余额</w:t>
            </w:r>
          </w:p>
        </w:tc>
      </w:tr>
      <w:tr w:rsidR="00CD23A6" w:rsidTr="00CD23A6">
        <w:tc>
          <w:tcPr>
            <w:tcW w:w="420" w:type="pct"/>
            <w:vMerge w:val="restart"/>
          </w:tcPr>
          <w:p w:rsidR="00CD23A6" w:rsidRDefault="00CD23A6" w:rsidP="00CD23A6">
            <w:pPr>
              <w:pStyle w:val="ad"/>
              <w:spacing w:before="240" w:after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奖池</w:t>
            </w:r>
            <w:r>
              <w:rPr>
                <w:lang w:eastAsia="zh-CN"/>
              </w:rPr>
              <w:t>资金</w:t>
            </w:r>
          </w:p>
        </w:tc>
        <w:tc>
          <w:tcPr>
            <w:tcW w:w="1524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期初</w:t>
            </w:r>
            <w:r>
              <w:rPr>
                <w:lang w:eastAsia="zh-CN"/>
              </w:rPr>
              <w:t>余额</w:t>
            </w:r>
          </w:p>
        </w:tc>
        <w:tc>
          <w:tcPr>
            <w:tcW w:w="3056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期开始</w:t>
            </w:r>
            <w:r>
              <w:rPr>
                <w:lang w:eastAsia="zh-CN"/>
              </w:rPr>
              <w:t>时账户余额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本期</w:t>
            </w:r>
            <w:r>
              <w:rPr>
                <w:lang w:eastAsia="zh-CN"/>
              </w:rPr>
              <w:t>计提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销售</w:t>
            </w:r>
            <w:r>
              <w:rPr>
                <w:lang w:eastAsia="zh-CN"/>
              </w:rPr>
              <w:t>总额</w:t>
            </w:r>
            <w:r>
              <w:rPr>
                <w:rFonts w:hint="eastAsia"/>
                <w:lang w:eastAsia="zh-CN"/>
              </w:rPr>
              <w:t>（净</w:t>
            </w:r>
            <w:r>
              <w:rPr>
                <w:lang w:eastAsia="zh-CN"/>
              </w:rPr>
              <w:t>销售额）</w:t>
            </w:r>
            <w:r>
              <w:rPr>
                <w:lang w:eastAsia="zh-CN"/>
              </w:rPr>
              <w:t>*</w:t>
            </w:r>
            <w:r>
              <w:rPr>
                <w:rFonts w:hint="eastAsia"/>
                <w:lang w:eastAsia="zh-CN"/>
              </w:rPr>
              <w:t>理论</w:t>
            </w:r>
            <w:r>
              <w:rPr>
                <w:lang w:eastAsia="zh-CN"/>
              </w:rPr>
              <w:t>返奖</w:t>
            </w:r>
            <w:r>
              <w:rPr>
                <w:rFonts w:hint="eastAsia"/>
                <w:lang w:eastAsia="zh-CN"/>
              </w:rPr>
              <w:t>率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调节</w:t>
            </w:r>
            <w:r>
              <w:rPr>
                <w:lang w:eastAsia="zh-CN"/>
              </w:rPr>
              <w:t>基金转入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调节基金</w:t>
            </w:r>
            <w:r>
              <w:rPr>
                <w:lang w:eastAsia="zh-CN"/>
              </w:rPr>
              <w:t>转入金额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本期兑奖金额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本期兑奖金额</w:t>
            </w:r>
          </w:p>
        </w:tc>
      </w:tr>
      <w:tr w:rsidR="00CD23A6" w:rsidTr="00CD23A6">
        <w:tc>
          <w:tcPr>
            <w:tcW w:w="420" w:type="pct"/>
            <w:vMerge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期末</w:t>
            </w:r>
            <w:r>
              <w:rPr>
                <w:lang w:eastAsia="zh-CN"/>
              </w:rPr>
              <w:t>余额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期结束时</w:t>
            </w:r>
            <w:r>
              <w:rPr>
                <w:lang w:eastAsia="zh-CN"/>
              </w:rPr>
              <w:t>奖池</w:t>
            </w:r>
            <w:r>
              <w:rPr>
                <w:rFonts w:hint="eastAsia"/>
                <w:lang w:eastAsia="zh-CN"/>
              </w:rPr>
              <w:t>余额</w:t>
            </w:r>
          </w:p>
        </w:tc>
      </w:tr>
      <w:tr w:rsidR="00CD23A6" w:rsidTr="00CD23A6">
        <w:tc>
          <w:tcPr>
            <w:tcW w:w="420" w:type="pct"/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</w:t>
            </w:r>
            <w:r>
              <w:rPr>
                <w:lang w:eastAsia="zh-CN"/>
              </w:rPr>
              <w:t>公式</w:t>
            </w: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调节</w:t>
            </w:r>
            <w:r>
              <w:rPr>
                <w:lang w:eastAsia="zh-CN"/>
              </w:rPr>
              <w:t>基金本期计提</w:t>
            </w:r>
            <w:r>
              <w:rPr>
                <w:lang w:eastAsia="zh-CN"/>
              </w:rPr>
              <w:t>=</w:t>
            </w:r>
            <w:r>
              <w:rPr>
                <w:lang w:eastAsia="zh-CN"/>
              </w:rPr>
              <w:t>销售额</w:t>
            </w:r>
            <w:r>
              <w:rPr>
                <w:rFonts w:hint="eastAsia"/>
                <w:lang w:eastAsia="zh-CN"/>
              </w:rPr>
              <w:t>*</w:t>
            </w:r>
            <w:r>
              <w:rPr>
                <w:lang w:eastAsia="zh-CN"/>
              </w:rPr>
              <w:t>调节基金比例</w:t>
            </w:r>
          </w:p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奖池</w:t>
            </w:r>
            <w:r>
              <w:rPr>
                <w:lang w:eastAsia="zh-CN"/>
              </w:rPr>
              <w:t>资金本期计提</w:t>
            </w:r>
            <w:r>
              <w:rPr>
                <w:lang w:eastAsia="zh-CN"/>
              </w:rPr>
              <w:t>=</w:t>
            </w:r>
            <w:r>
              <w:rPr>
                <w:rFonts w:hint="eastAsia"/>
                <w:lang w:eastAsia="zh-CN"/>
              </w:rPr>
              <w:t>销售额</w:t>
            </w:r>
            <w:r>
              <w:rPr>
                <w:lang w:eastAsia="zh-CN"/>
              </w:rPr>
              <w:t>*</w:t>
            </w:r>
            <w:r>
              <w:rPr>
                <w:lang w:eastAsia="zh-CN"/>
              </w:rPr>
              <w:t>理论返奖率</w:t>
            </w:r>
          </w:p>
        </w:tc>
      </w:tr>
      <w:tr w:rsidR="00CD23A6" w:rsidTr="00CD23A6">
        <w:tc>
          <w:tcPr>
            <w:tcW w:w="420" w:type="pct"/>
            <w:tcBorders>
              <w:bottom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1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  <w:tc>
          <w:tcPr>
            <w:tcW w:w="30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3A6" w:rsidRDefault="00CD23A6" w:rsidP="00CD23A6">
            <w:pPr>
              <w:pStyle w:val="ad"/>
              <w:spacing w:before="240" w:after="0"/>
              <w:rPr>
                <w:lang w:eastAsia="zh-CN"/>
              </w:rPr>
            </w:pPr>
          </w:p>
        </w:tc>
      </w:tr>
    </w:tbl>
    <w:p w:rsidR="00CD23A6" w:rsidRDefault="00CD23A6" w:rsidP="00CD23A6">
      <w:pPr>
        <w:pStyle w:val="ad"/>
        <w:rPr>
          <w:lang w:eastAsia="zh-CN"/>
        </w:rPr>
      </w:pPr>
    </w:p>
    <w:p w:rsidR="00CD23A6" w:rsidRPr="00ED1944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ED1944">
        <w:rPr>
          <w:rFonts w:hint="eastAsia"/>
          <w:b/>
          <w:lang w:eastAsia="zh-CN"/>
        </w:rPr>
        <w:t>总计行</w:t>
      </w:r>
    </w:p>
    <w:p w:rsidR="00CD23A6" w:rsidRDefault="00CD23A6" w:rsidP="00CD23A6">
      <w:pPr>
        <w:pStyle w:val="ad"/>
        <w:ind w:firstLineChars="193" w:firstLine="425"/>
        <w:rPr>
          <w:lang w:eastAsia="zh-CN"/>
        </w:rPr>
      </w:pPr>
      <w:r>
        <w:rPr>
          <w:rFonts w:hint="eastAsia"/>
          <w:lang w:eastAsia="zh-CN"/>
        </w:rPr>
        <w:t>依据用户输入的查询条件，计算查询条件所查出数据的总计值</w:t>
      </w:r>
      <w:r>
        <w:rPr>
          <w:lang w:eastAsia="zh-CN"/>
        </w:rPr>
        <w:t>保留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位</w:t>
      </w:r>
      <w:r>
        <w:rPr>
          <w:lang w:eastAsia="zh-CN"/>
        </w:rPr>
        <w:t>小数得出</w:t>
      </w:r>
      <w:r>
        <w:rPr>
          <w:rFonts w:hint="eastAsia"/>
          <w:lang w:eastAsia="zh-CN"/>
        </w:rPr>
        <w:t>。</w:t>
      </w:r>
    </w:p>
    <w:p w:rsidR="00CD23A6" w:rsidRDefault="00CD23A6" w:rsidP="00CD23A6">
      <w:pPr>
        <w:pStyle w:val="ad"/>
        <w:rPr>
          <w:b/>
          <w:lang w:eastAsia="zh-CN"/>
        </w:rPr>
      </w:pPr>
    </w:p>
    <w:p w:rsidR="00CD23A6" w:rsidRPr="001225DB" w:rsidRDefault="00CD23A6" w:rsidP="00CD23A6">
      <w:pPr>
        <w:pStyle w:val="ad"/>
        <w:numPr>
          <w:ilvl w:val="0"/>
          <w:numId w:val="60"/>
        </w:numPr>
        <w:ind w:left="840" w:right="0"/>
        <w:rPr>
          <w:b/>
          <w:lang w:eastAsia="zh-CN"/>
        </w:rPr>
      </w:pPr>
      <w:r w:rsidRPr="00044A04">
        <w:rPr>
          <w:rFonts w:hint="eastAsia"/>
          <w:b/>
          <w:lang w:eastAsia="zh-CN"/>
        </w:rPr>
        <w:t>查询条件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6"/>
        <w:gridCol w:w="5729"/>
      </w:tblGrid>
      <w:tr w:rsidR="00CD23A6" w:rsidRPr="009A3BDA" w:rsidTr="00CD23A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40825" w:rsidRDefault="00CD23A6" w:rsidP="00CD23A6">
            <w:pPr>
              <w:pStyle w:val="af"/>
              <w:widowControl/>
              <w:numPr>
                <w:ilvl w:val="0"/>
                <w:numId w:val="60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CD23A6" w:rsidRPr="009A3BDA" w:rsidTr="00CD23A6">
        <w:trPr>
          <w:trHeight w:val="55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期次</w:t>
            </w:r>
          </w:p>
        </w:tc>
        <w:tc>
          <w:tcPr>
            <w:tcW w:w="33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某一期次进行查询</w:t>
            </w:r>
          </w:p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lastRenderedPageBreak/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结果：一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某一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特定期次的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列表</w:t>
            </w:r>
          </w:p>
        </w:tc>
      </w:tr>
      <w:tr w:rsidR="00CD23A6" w:rsidRPr="009A3BDA" w:rsidTr="00CD23A6">
        <w:trPr>
          <w:trHeight w:val="1071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D23A6" w:rsidRPr="009A3BDA" w:rsidRDefault="00CD23A6" w:rsidP="00CD23A6">
            <w:pPr>
              <w:adjustRightInd/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color w:val="000000"/>
                <w:sz w:val="22"/>
                <w:szCs w:val="22"/>
              </w:rPr>
              <w:lastRenderedPageBreak/>
              <w:t>游戏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CD23A6" w:rsidRPr="009A3BDA" w:rsidRDefault="00CD23A6" w:rsidP="00CD23A6">
            <w:pPr>
              <w:spacing w:before="240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查询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结果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：两个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游戏分两个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报表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进行打印</w:t>
            </w:r>
          </w:p>
        </w:tc>
      </w:tr>
    </w:tbl>
    <w:p w:rsidR="00932174" w:rsidRDefault="00932174" w:rsidP="00CD6DCC">
      <w:pPr>
        <w:pStyle w:val="3"/>
        <w:sectPr w:rsidR="00932174" w:rsidSect="00932174">
          <w:footerReference w:type="default" r:id="rId26"/>
          <w:pgSz w:w="11907" w:h="16839" w:code="9"/>
          <w:pgMar w:top="1106" w:right="1701" w:bottom="1440" w:left="1701" w:header="567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425"/>
          <w:docGrid w:linePitch="312"/>
        </w:sectPr>
      </w:pPr>
    </w:p>
    <w:p w:rsidR="00CD58AF" w:rsidRDefault="00CD6DCC">
      <w:pPr>
        <w:pStyle w:val="3"/>
        <w:rPr>
          <w:ins w:id="4476" w:author="Microsoft" w:date="2016-04-07T15:37:00Z"/>
        </w:rPr>
      </w:pPr>
      <w:bookmarkStart w:id="4477" w:name="_Toc450144062"/>
      <w:r>
        <w:rPr>
          <w:rFonts w:hint="eastAsia"/>
        </w:rPr>
        <w:lastRenderedPageBreak/>
        <w:t>资金</w:t>
      </w:r>
      <w:r>
        <w:t>报表</w:t>
      </w:r>
      <w:bookmarkEnd w:id="4477"/>
    </w:p>
    <w:p w:rsidR="00CD58AF" w:rsidRPr="000B1163" w:rsidRDefault="00CD58AF">
      <w:pPr>
        <w:rPr>
          <w:color w:val="FF0000"/>
          <w:rPrChange w:id="4478" w:author="Microsoft" w:date="2016-04-14T10:48:00Z">
            <w:rPr/>
          </w:rPrChange>
        </w:rPr>
        <w:pPrChange w:id="4479" w:author="Microsoft" w:date="2016-04-07T15:37:00Z">
          <w:pPr>
            <w:pStyle w:val="3"/>
          </w:pPr>
        </w:pPrChange>
      </w:pPr>
      <w:ins w:id="4480" w:author="Microsoft" w:date="2016-04-07T15:37:00Z">
        <w:r w:rsidRPr="000B1163">
          <w:rPr>
            <w:rFonts w:hint="eastAsia"/>
            <w:color w:val="FF0000"/>
            <w:rPrChange w:id="4481" w:author="Microsoft" w:date="2016-04-14T10:48:00Z">
              <w:rPr>
                <w:rFonts w:hint="eastAsia"/>
              </w:rPr>
            </w:rPrChange>
          </w:rPr>
          <w:t>电脑票的资金部分统一加到即开票的三张资金报表中；</w:t>
        </w:r>
      </w:ins>
      <w:ins w:id="4482" w:author="Microsoft" w:date="2016-04-14T10:46:00Z">
        <w:r w:rsidR="00437DA3" w:rsidRPr="000B1163">
          <w:rPr>
            <w:rFonts w:hint="eastAsia"/>
            <w:color w:val="FF0000"/>
            <w:rPrChange w:id="4483" w:author="Microsoft" w:date="2016-04-14T10:48:00Z">
              <w:rPr>
                <w:rFonts w:hint="eastAsia"/>
              </w:rPr>
            </w:rPrChange>
          </w:rPr>
          <w:t>即开票中的</w:t>
        </w:r>
        <w:r w:rsidR="00437DA3" w:rsidRPr="000B1163">
          <w:rPr>
            <w:color w:val="FF0000"/>
            <w:rPrChange w:id="4484" w:author="Microsoft" w:date="2016-04-14T10:48:00Z">
              <w:rPr/>
            </w:rPrChange>
          </w:rPr>
          <w:t>“</w:t>
        </w:r>
        <w:r w:rsidR="00437DA3" w:rsidRPr="000B1163">
          <w:rPr>
            <w:rFonts w:hint="eastAsia"/>
            <w:color w:val="FF0000"/>
            <w:rPrChange w:id="4485" w:author="Microsoft" w:date="2016-04-14T10:48:00Z">
              <w:rPr>
                <w:rFonts w:hint="eastAsia"/>
              </w:rPr>
            </w:rPrChange>
          </w:rPr>
          <w:t>部门资金统计报表</w:t>
        </w:r>
        <w:r w:rsidR="00437DA3" w:rsidRPr="000B1163">
          <w:rPr>
            <w:color w:val="FF0000"/>
            <w:rPrChange w:id="4486" w:author="Microsoft" w:date="2016-04-14T10:48:00Z">
              <w:rPr/>
            </w:rPrChange>
          </w:rPr>
          <w:t>”</w:t>
        </w:r>
      </w:ins>
      <w:ins w:id="4487" w:author="Microsoft" w:date="2016-04-14T10:47:00Z">
        <w:r w:rsidR="00437DA3" w:rsidRPr="000B1163">
          <w:rPr>
            <w:rFonts w:hint="eastAsia"/>
            <w:color w:val="FF0000"/>
            <w:rPrChange w:id="4488" w:author="Microsoft" w:date="2016-04-14T10:48:00Z">
              <w:rPr>
                <w:rFonts w:hint="eastAsia"/>
              </w:rPr>
            </w:rPrChange>
          </w:rPr>
          <w:t>为合计统计报表，不进行分类查看，统计的合计值包含电脑票和即开票的合计；另在</w:t>
        </w:r>
      </w:ins>
      <w:ins w:id="4489" w:author="Microsoft" w:date="2016-04-14T10:48:00Z">
        <w:r w:rsidR="00437DA3" w:rsidRPr="000B1163">
          <w:rPr>
            <w:color w:val="FF0000"/>
            <w:rPrChange w:id="4490" w:author="Microsoft" w:date="2016-04-14T10:48:00Z">
              <w:rPr/>
            </w:rPrChange>
          </w:rPr>
          <w:t>analysis</w:t>
        </w:r>
        <w:r w:rsidR="00437DA3" w:rsidRPr="000B1163">
          <w:rPr>
            <w:rFonts w:hint="eastAsia"/>
            <w:color w:val="FF0000"/>
            <w:rPrChange w:id="4491" w:author="Microsoft" w:date="2016-04-14T10:48:00Z">
              <w:rPr>
                <w:rFonts w:hint="eastAsia"/>
              </w:rPr>
            </w:rPrChange>
          </w:rPr>
          <w:t>中添加一张</w:t>
        </w:r>
        <w:r w:rsidR="00437DA3" w:rsidRPr="000B1163">
          <w:rPr>
            <w:color w:val="FF0000"/>
            <w:rPrChange w:id="4492" w:author="Microsoft" w:date="2016-04-14T10:48:00Z">
              <w:rPr/>
            </w:rPrChange>
          </w:rPr>
          <w:t>“</w:t>
        </w:r>
        <w:r w:rsidR="00437DA3" w:rsidRPr="000B1163">
          <w:rPr>
            <w:rFonts w:hint="eastAsia"/>
            <w:color w:val="FF0000"/>
            <w:rPrChange w:id="4493" w:author="Microsoft" w:date="2016-04-14T10:48:00Z">
              <w:rPr>
                <w:rFonts w:hint="eastAsia"/>
              </w:rPr>
            </w:rPrChange>
          </w:rPr>
          <w:t>部门资金统计报表（按类型统计）可对电脑票和机考进行单独查询</w:t>
        </w:r>
        <w:r w:rsidR="00437DA3" w:rsidRPr="000B1163">
          <w:rPr>
            <w:color w:val="FF0000"/>
            <w:rPrChange w:id="4494" w:author="Microsoft" w:date="2016-04-14T10:48:00Z">
              <w:rPr/>
            </w:rPrChange>
          </w:rPr>
          <w:t>”</w:t>
        </w:r>
      </w:ins>
    </w:p>
    <w:p w:rsidR="006F412C" w:rsidDel="001667FF" w:rsidRDefault="006F412C" w:rsidP="006F412C">
      <w:pPr>
        <w:ind w:left="0"/>
        <w:rPr>
          <w:del w:id="4495" w:author="Microsoft" w:date="2016-04-05T17:50:00Z"/>
        </w:rPr>
      </w:pPr>
      <w:del w:id="4496" w:author="Microsoft" w:date="2016-04-05T17:50:00Z">
        <w:r w:rsidDel="001667FF">
          <w:rPr>
            <w:rFonts w:hint="eastAsia"/>
          </w:rPr>
          <w:delText>电脑</w:delText>
        </w:r>
        <w:r w:rsidDel="001667FF">
          <w:delText>票</w:delText>
        </w:r>
        <w:r w:rsidDel="001667FF">
          <w:rPr>
            <w:rFonts w:hint="eastAsia"/>
          </w:rPr>
          <w:delText>资金</w:delText>
        </w:r>
        <w:r w:rsidDel="001667FF">
          <w:delText>报表与即开票资金报表合并</w:delText>
        </w:r>
        <w:r w:rsidDel="001667FF">
          <w:rPr>
            <w:rFonts w:hint="eastAsia"/>
          </w:rPr>
          <w:delText>一起</w:delText>
        </w:r>
        <w:r w:rsidR="00BD3A9E" w:rsidDel="001667FF">
          <w:rPr>
            <w:rFonts w:hint="eastAsia"/>
          </w:rPr>
          <w:delText>显示</w:delText>
        </w:r>
        <w:r w:rsidR="00BD3A9E" w:rsidDel="001667FF">
          <w:delText>，多</w:delText>
        </w:r>
        <w:r w:rsidR="00BD3A9E" w:rsidDel="001667FF">
          <w:rPr>
            <w:rFonts w:hint="eastAsia"/>
          </w:rPr>
          <w:delText>增加“中心</w:delText>
        </w:r>
        <w:r w:rsidR="00BD3A9E" w:rsidDel="001667FF">
          <w:delText>退票</w:delText>
        </w:r>
        <w:r w:rsidR="00BD3A9E" w:rsidDel="001667FF">
          <w:delText>”</w:delText>
        </w:r>
        <w:r w:rsidR="00BD3A9E" w:rsidDel="001667FF">
          <w:rPr>
            <w:rFonts w:hint="eastAsia"/>
          </w:rPr>
          <w:delText>字段</w:delText>
        </w:r>
        <w:r w:rsidDel="001667FF">
          <w:rPr>
            <w:rFonts w:hint="eastAsia"/>
          </w:rPr>
          <w:delText>：</w:delText>
        </w:r>
        <w:r w:rsidR="00CD6DCC" w:rsidDel="001667FF">
          <w:rPr>
            <w:rFonts w:hint="eastAsia"/>
          </w:rPr>
          <w:delText>站点</w:delText>
        </w:r>
        <w:r w:rsidR="00CD6DCC" w:rsidDel="001667FF">
          <w:delText>资金报表没有改动；</w:delText>
        </w:r>
        <w:bookmarkStart w:id="4497" w:name="_Toc450144063"/>
        <w:bookmarkEnd w:id="4497"/>
      </w:del>
    </w:p>
    <w:p w:rsidR="006F412C" w:rsidRPr="00BD3A9E" w:rsidRDefault="006F412C">
      <w:pPr>
        <w:pStyle w:val="4"/>
        <w:pPrChange w:id="4498" w:author="Microsoft" w:date="2016-04-05T17:49:00Z">
          <w:pPr>
            <w:ind w:left="0"/>
          </w:pPr>
        </w:pPrChange>
      </w:pPr>
      <w:bookmarkStart w:id="4499" w:name="_Toc450144064"/>
      <w:r w:rsidRPr="00BD3A9E">
        <w:rPr>
          <w:rFonts w:hint="eastAsia"/>
        </w:rPr>
        <w:t>部门</w:t>
      </w:r>
      <w:r w:rsidRPr="00BD3A9E">
        <w:t>资金</w:t>
      </w:r>
      <w:r w:rsidRPr="00BD3A9E">
        <w:rPr>
          <w:rFonts w:hint="eastAsia"/>
        </w:rPr>
        <w:t>统计</w:t>
      </w:r>
      <w:r w:rsidRPr="00BD3A9E">
        <w:t>报表</w:t>
      </w:r>
      <w:ins w:id="4500" w:author="Microsoft" w:date="2016-04-14T10:45:00Z">
        <w:r w:rsidR="00437DA3">
          <w:rPr>
            <w:rFonts w:hint="eastAsia"/>
          </w:rPr>
          <w:t>（按</w:t>
        </w:r>
        <w:r w:rsidR="00437DA3">
          <w:t>类型统计</w:t>
        </w:r>
        <w:r w:rsidR="00437DA3">
          <w:rPr>
            <w:rFonts w:hint="eastAsia"/>
          </w:rPr>
          <w:t>）</w:t>
        </w:r>
      </w:ins>
      <w:bookmarkEnd w:id="4499"/>
      <w:del w:id="4501" w:author="Microsoft" w:date="2016-04-07T15:37:00Z">
        <w:r w:rsidRPr="00BD3A9E" w:rsidDel="001C666C">
          <w:delText>：</w:delText>
        </w:r>
      </w:del>
    </w:p>
    <w:tbl>
      <w:tblPr>
        <w:tblW w:w="5000" w:type="pct"/>
        <w:tblLook w:val="04A0" w:firstRow="1" w:lastRow="0" w:firstColumn="1" w:lastColumn="0" w:noHBand="0" w:noVBand="1"/>
      </w:tblPr>
      <w:tblGrid>
        <w:gridCol w:w="4636"/>
        <w:gridCol w:w="9637"/>
      </w:tblGrid>
      <w:tr w:rsidR="006F412C" w:rsidRPr="009A3BDA" w:rsidTr="008C31E6">
        <w:trPr>
          <w:trHeight w:val="285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6F412C" w:rsidRPr="00940825" w:rsidRDefault="006F412C" w:rsidP="006F412C">
            <w:pPr>
              <w:pStyle w:val="af"/>
              <w:widowControl/>
              <w:numPr>
                <w:ilvl w:val="0"/>
                <w:numId w:val="60"/>
              </w:numPr>
              <w:adjustRightInd/>
              <w:spacing w:before="240" w:line="240" w:lineRule="auto"/>
              <w:ind w:right="0" w:firstLineChars="0"/>
              <w:jc w:val="left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40825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查询条件</w:t>
            </w:r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6F412C" w:rsidRPr="009A3BDA" w:rsidRDefault="006F412C" w:rsidP="008C31E6">
            <w:pPr>
              <w:spacing w:before="240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 w:rsidRPr="009A3BDA"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  <w:t>说明</w:t>
            </w:r>
          </w:p>
        </w:tc>
      </w:tr>
      <w:tr w:rsidR="006F412C" w:rsidRPr="009A3BDA" w:rsidTr="008C31E6">
        <w:trPr>
          <w:trHeight w:val="533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F412C" w:rsidRPr="009A3BDA" w:rsidRDefault="006F412C" w:rsidP="008C31E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部门名称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6F412C" w:rsidRDefault="006F412C" w:rsidP="008C31E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下拉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选择框选择部门名称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（包括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代理商）</w:t>
            </w:r>
          </w:p>
        </w:tc>
      </w:tr>
      <w:tr w:rsidR="006F412C" w:rsidRPr="009A3BDA" w:rsidTr="008C31E6">
        <w:trPr>
          <w:trHeight w:val="399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412C" w:rsidRPr="009A3BDA" w:rsidRDefault="006F412C" w:rsidP="008C31E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6F412C" w:rsidRPr="009A3BDA" w:rsidRDefault="006F412C" w:rsidP="008C31E6">
            <w:pPr>
              <w:spacing w:before="240"/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选择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起止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日期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，查询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某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一时间段的数据；</w:t>
            </w:r>
          </w:p>
        </w:tc>
      </w:tr>
      <w:tr w:rsidR="00E91098" w:rsidRPr="009A3BDA" w:rsidTr="00E91098">
        <w:trPr>
          <w:trHeight w:val="399"/>
          <w:ins w:id="4502" w:author="Microsoft" w:date="2016-04-05T17:44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91098" w:rsidRDefault="00E91098" w:rsidP="005843C4">
            <w:pPr>
              <w:spacing w:before="240"/>
              <w:jc w:val="center"/>
              <w:rPr>
                <w:ins w:id="4503" w:author="Microsoft" w:date="2016-04-05T17:44:00Z"/>
                <w:rFonts w:ascii="宋体" w:hAnsi="宋体" w:cs="宋体"/>
                <w:color w:val="000000"/>
                <w:sz w:val="22"/>
                <w:szCs w:val="22"/>
              </w:rPr>
            </w:pPr>
            <w:ins w:id="4504" w:author="Microsoft" w:date="2016-04-05T17:44:00Z"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类型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E91098" w:rsidRDefault="00E91098" w:rsidP="005843C4">
            <w:pPr>
              <w:spacing w:before="240"/>
              <w:jc w:val="center"/>
              <w:rPr>
                <w:ins w:id="4505" w:author="Microsoft" w:date="2016-04-05T17:44:00Z"/>
                <w:rFonts w:ascii="宋体" w:hAnsi="宋体" w:cs="宋体"/>
                <w:color w:val="000000"/>
                <w:sz w:val="22"/>
                <w:szCs w:val="22"/>
              </w:rPr>
            </w:pPr>
            <w:ins w:id="4506" w:author="Microsoft" w:date="2016-04-05T17:44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默认合计，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下拉选择电脑票、即开票</w:t>
              </w:r>
            </w:ins>
          </w:p>
        </w:tc>
      </w:tr>
    </w:tbl>
    <w:p w:rsidR="006F412C" w:rsidDel="00E91098" w:rsidRDefault="006F412C">
      <w:pPr>
        <w:ind w:left="0"/>
        <w:rPr>
          <w:del w:id="4507" w:author="Microsoft" w:date="2016-04-05T17:45:00Z"/>
        </w:rPr>
        <w:pPrChange w:id="4508" w:author="Microsoft" w:date="2016-04-05T17:45:00Z">
          <w:pPr/>
        </w:pPrChange>
      </w:pPr>
      <w:del w:id="4509" w:author="Microsoft" w:date="2016-04-05T17:45:00Z">
        <w:r w:rsidDel="00E91098">
          <w:delText>部门登录时</w:delText>
        </w:r>
        <w:r w:rsidDel="00E91098">
          <w:rPr>
            <w:rFonts w:hint="eastAsia"/>
          </w:rPr>
          <w:delText>，</w:delText>
        </w:r>
        <w:r w:rsidDel="00E91098">
          <w:delText>显示本部门的资金报表信息</w:delText>
        </w:r>
        <w:r w:rsidDel="00E91098">
          <w:rPr>
            <w:rFonts w:hint="eastAsia"/>
          </w:rPr>
          <w:delText>；总公司登录显示全部各部门的资金信息；各代理商</w:delText>
        </w:r>
        <w:r w:rsidDel="00E91098">
          <w:delText>进行中心兑奖</w:delText>
        </w:r>
        <w:r w:rsidDel="00E91098">
          <w:rPr>
            <w:rFonts w:hint="eastAsia"/>
          </w:rPr>
          <w:delText>（</w:delText>
        </w:r>
        <w:r w:rsidDel="00E91098">
          <w:rPr>
            <w:rFonts w:hint="eastAsia"/>
          </w:rPr>
          <w:delText>0</w:delText>
        </w:r>
        <w:r w:rsidDel="00E91098">
          <w:delText>-699</w:delText>
        </w:r>
        <w:r w:rsidDel="00E91098">
          <w:delText>）时</w:delText>
        </w:r>
        <w:r w:rsidDel="00E91098">
          <w:rPr>
            <w:rFonts w:hint="eastAsia"/>
          </w:rPr>
          <w:delText>，</w:delText>
        </w:r>
        <w:r w:rsidDel="00E91098">
          <w:delText>给予兑奖佣金；</w:delText>
        </w:r>
        <w:r w:rsidDel="00E91098">
          <w:delText xml:space="preserve"> </w:delText>
        </w:r>
      </w:del>
    </w:p>
    <w:p w:rsidR="006F412C" w:rsidDel="00E91098" w:rsidRDefault="006F412C" w:rsidP="006F412C">
      <w:pPr>
        <w:rPr>
          <w:del w:id="4510" w:author="Microsoft" w:date="2016-04-05T17:45:00Z"/>
        </w:rPr>
      </w:pPr>
      <w:del w:id="4511" w:author="Microsoft" w:date="2016-04-05T17:45:00Z">
        <w:r w:rsidDel="00E91098">
          <w:rPr>
            <w:rFonts w:hint="eastAsia"/>
          </w:rPr>
          <w:delText>中心退票</w:delText>
        </w:r>
        <w:r w:rsidDel="00E91098">
          <w:delText>，增加</w:delText>
        </w:r>
        <w:r w:rsidR="00F8654B" w:rsidDel="00E91098">
          <w:rPr>
            <w:rFonts w:hint="eastAsia"/>
          </w:rPr>
          <w:delText>销售</w:delText>
        </w:r>
        <w:r w:rsidR="00F8654B" w:rsidDel="00E91098">
          <w:delText>站站点</w:delText>
        </w:r>
        <w:r w:rsidR="00F8654B" w:rsidDel="00E91098">
          <w:rPr>
            <w:rFonts w:hint="eastAsia"/>
          </w:rPr>
          <w:delText>账户余额</w:delText>
        </w:r>
        <w:r w:rsidR="00F8654B" w:rsidDel="00E91098">
          <w:delText>，扣除销售佣金</w:delText>
        </w:r>
      </w:del>
    </w:p>
    <w:p w:rsidR="006F412C" w:rsidRPr="00903228" w:rsidDel="00E91098" w:rsidRDefault="006F412C" w:rsidP="006F412C">
      <w:pPr>
        <w:rPr>
          <w:del w:id="4512" w:author="Microsoft" w:date="2016-04-05T17:45:00Z"/>
          <w:color w:val="FF0000"/>
        </w:rPr>
      </w:pPr>
      <w:del w:id="4513" w:author="Microsoft" w:date="2016-04-05T17:45:00Z">
        <w:r w:rsidRPr="00903228" w:rsidDel="00E91098">
          <w:rPr>
            <w:rFonts w:hint="eastAsia"/>
            <w:color w:val="FF0000"/>
          </w:rPr>
          <w:delText>收入</w:delText>
        </w:r>
        <w:r w:rsidRPr="00903228" w:rsidDel="00E91098">
          <w:rPr>
            <w:color w:val="FF0000"/>
          </w:rPr>
          <w:delText>=</w:delText>
        </w:r>
        <w:r w:rsidRPr="00903228" w:rsidDel="00E91098">
          <w:rPr>
            <w:rFonts w:hint="eastAsia"/>
            <w:color w:val="FF0000"/>
          </w:rPr>
          <w:delText>销售金额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销售佣金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兑奖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兑奖佣金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中心兑奖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中心兑奖佣金</w:delText>
        </w:r>
        <w:r w:rsidR="00BD3A9E" w:rsidDel="00E91098">
          <w:rPr>
            <w:rFonts w:hint="eastAsia"/>
            <w:color w:val="FF0000"/>
          </w:rPr>
          <w:delText>-</w:delText>
        </w:r>
        <w:r w:rsidR="00BD3A9E" w:rsidDel="00E91098">
          <w:rPr>
            <w:color w:val="FF0000"/>
          </w:rPr>
          <w:delText>中心退票</w:delText>
        </w:r>
        <w:r w:rsidRPr="00903228" w:rsidDel="00E91098">
          <w:rPr>
            <w:color w:val="FF0000"/>
          </w:rPr>
          <w:delText>+</w:delText>
        </w:r>
        <w:r w:rsidRPr="00903228" w:rsidDel="00E91098">
          <w:rPr>
            <w:rFonts w:hint="eastAsia"/>
            <w:color w:val="FF0000"/>
          </w:rPr>
          <w:delText>退货佣金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退货金额</w:delText>
        </w:r>
      </w:del>
    </w:p>
    <w:p w:rsidR="00E91098" w:rsidRPr="00903228" w:rsidRDefault="006F412C" w:rsidP="006F412C">
      <w:pPr>
        <w:rPr>
          <w:color w:val="FF0000"/>
        </w:rPr>
      </w:pPr>
      <w:del w:id="4514" w:author="Microsoft" w:date="2016-04-05T17:45:00Z">
        <w:r w:rsidRPr="00903228" w:rsidDel="00E91098">
          <w:rPr>
            <w:rFonts w:hint="eastAsia"/>
            <w:color w:val="FF0000"/>
          </w:rPr>
          <w:delText>期末欠款累计</w:delText>
        </w:r>
        <w:r w:rsidRPr="00903228" w:rsidDel="00E91098">
          <w:rPr>
            <w:color w:val="FF0000"/>
          </w:rPr>
          <w:delText>=</w:delText>
        </w:r>
        <w:r w:rsidRPr="00903228" w:rsidDel="00E91098">
          <w:rPr>
            <w:rFonts w:hint="eastAsia"/>
            <w:color w:val="FF0000"/>
          </w:rPr>
          <w:delText>期初欠款累计</w:delText>
        </w:r>
        <w:r w:rsidRPr="00903228" w:rsidDel="00E91098">
          <w:rPr>
            <w:color w:val="FF0000"/>
          </w:rPr>
          <w:delText>+</w:delText>
        </w:r>
        <w:r w:rsidRPr="00903228" w:rsidDel="00E91098">
          <w:rPr>
            <w:rFonts w:hint="eastAsia"/>
            <w:color w:val="FF0000"/>
          </w:rPr>
          <w:delText>充值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提现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销售</w:delText>
        </w:r>
        <w:r w:rsidRPr="00903228" w:rsidDel="00E91098">
          <w:rPr>
            <w:color w:val="FF0000"/>
          </w:rPr>
          <w:delText>+</w:delText>
        </w:r>
        <w:r w:rsidRPr="00903228" w:rsidDel="00E91098">
          <w:rPr>
            <w:rFonts w:hint="eastAsia"/>
            <w:color w:val="FF0000"/>
          </w:rPr>
          <w:delText>销售佣金</w:delText>
        </w:r>
        <w:r w:rsidRPr="00903228" w:rsidDel="00E91098">
          <w:rPr>
            <w:color w:val="FF0000"/>
          </w:rPr>
          <w:delText>+</w:delText>
        </w:r>
        <w:r w:rsidRPr="00903228" w:rsidDel="00E91098">
          <w:rPr>
            <w:rFonts w:hint="eastAsia"/>
            <w:color w:val="FF0000"/>
          </w:rPr>
          <w:delText>兑奖</w:delText>
        </w:r>
        <w:r w:rsidRPr="00903228" w:rsidDel="00E91098">
          <w:rPr>
            <w:color w:val="FF0000"/>
          </w:rPr>
          <w:delText>+</w:delText>
        </w:r>
        <w:r w:rsidRPr="00903228" w:rsidDel="00E91098">
          <w:rPr>
            <w:rFonts w:hint="eastAsia"/>
            <w:color w:val="FF0000"/>
          </w:rPr>
          <w:delText>兑奖佣金</w:delText>
        </w:r>
        <w:r w:rsidDel="00E91098">
          <w:rPr>
            <w:color w:val="FF0000"/>
          </w:rPr>
          <w:delText>+</w:delText>
        </w:r>
        <w:r w:rsidRPr="00903228" w:rsidDel="00E91098">
          <w:rPr>
            <w:rFonts w:hint="eastAsia"/>
            <w:color w:val="FF0000"/>
          </w:rPr>
          <w:delText>退货金额</w:delText>
        </w:r>
        <w:r w:rsidRPr="00903228" w:rsidDel="00E91098">
          <w:rPr>
            <w:color w:val="FF0000"/>
          </w:rPr>
          <w:delText>-</w:delText>
        </w:r>
        <w:r w:rsidRPr="00903228" w:rsidDel="00E91098">
          <w:rPr>
            <w:rFonts w:hint="eastAsia"/>
            <w:color w:val="FF0000"/>
          </w:rPr>
          <w:delText>退货佣金</w:delText>
        </w:r>
      </w:del>
    </w:p>
    <w:p w:rsidR="007975F4" w:rsidRPr="00EA41F7" w:rsidRDefault="00E91098">
      <w:pPr>
        <w:pStyle w:val="af1"/>
        <w:rPr>
          <w:ins w:id="4515" w:author="Microsoft" w:date="2016-05-23T13:36:00Z"/>
          <w:rFonts w:asciiTheme="minorEastAsia" w:eastAsiaTheme="minorEastAsia" w:hAnsiTheme="minorEastAsia"/>
          <w:rPrChange w:id="4516" w:author="Microsoft" w:date="2016-05-23T13:36:00Z">
            <w:rPr>
              <w:ins w:id="4517" w:author="Microsoft" w:date="2016-05-23T13:36:00Z"/>
            </w:rPr>
          </w:rPrChange>
        </w:rPr>
        <w:pPrChange w:id="4518" w:author="Microsoft" w:date="2016-05-13T11:07:00Z">
          <w:pPr>
            <w:ind w:left="0"/>
          </w:pPr>
        </w:pPrChange>
      </w:pPr>
      <w:ins w:id="4519" w:author="Microsoft" w:date="2016-04-05T17:44:00Z">
        <w:r w:rsidRPr="00EA41F7">
          <w:rPr>
            <w:rFonts w:asciiTheme="minorEastAsia" w:eastAsiaTheme="minorEastAsia" w:hAnsiTheme="minorEastAsia" w:hint="eastAsia"/>
            <w:rPrChange w:id="4520" w:author="Microsoft" w:date="2016-05-23T13:36:00Z">
              <w:rPr>
                <w:rFonts w:hint="eastAsia"/>
                <w:iCs/>
              </w:rPr>
            </w:rPrChange>
          </w:rPr>
          <w:t>报表默认显示某一日期的合计值，下拉选择查看电脑票或即开票类型进行查看相应报表内容；</w:t>
        </w:r>
      </w:ins>
    </w:p>
    <w:p w:rsidR="00EA41F7" w:rsidRPr="00EA41F7" w:rsidRDefault="00EA41F7" w:rsidP="00EA41F7">
      <w:pPr>
        <w:rPr>
          <w:ins w:id="4521" w:author="Microsoft" w:date="2016-05-23T13:36:00Z"/>
          <w:rFonts w:asciiTheme="minorEastAsia" w:eastAsiaTheme="minorEastAsia" w:hAnsiTheme="minorEastAsia"/>
          <w:bCs/>
          <w:iCs/>
          <w:rPrChange w:id="4522" w:author="Microsoft" w:date="2016-05-23T13:36:00Z">
            <w:rPr>
              <w:ins w:id="4523" w:author="Microsoft" w:date="2016-05-23T13:36:00Z"/>
              <w:bCs/>
              <w:iCs/>
            </w:rPr>
          </w:rPrChange>
        </w:rPr>
      </w:pPr>
      <w:ins w:id="4524" w:author="Microsoft" w:date="2016-05-23T13:36:00Z">
        <w:r w:rsidRPr="00EA41F7">
          <w:rPr>
            <w:rFonts w:asciiTheme="minorEastAsia" w:eastAsiaTheme="minorEastAsia" w:hAnsiTheme="minorEastAsia" w:hint="eastAsia"/>
            <w:bCs/>
            <w:iCs/>
            <w:rPrChange w:id="4525" w:author="Microsoft" w:date="2016-05-23T13:36:00Z">
              <w:rPr>
                <w:rFonts w:hint="eastAsia"/>
                <w:bCs/>
                <w:iCs/>
              </w:rPr>
            </w:rPrChange>
          </w:rPr>
          <w:t>站点销售电脑票佣金设置：初始新建站点后电脑票销售佣金比例为</w:t>
        </w:r>
        <w:r w:rsidRPr="00EA41F7">
          <w:rPr>
            <w:rFonts w:asciiTheme="minorEastAsia" w:eastAsiaTheme="minorEastAsia" w:hAnsiTheme="minorEastAsia"/>
            <w:bCs/>
            <w:iCs/>
            <w:rPrChange w:id="4526" w:author="Microsoft" w:date="2016-05-23T13:36:00Z">
              <w:rPr>
                <w:bCs/>
                <w:iCs/>
              </w:rPr>
            </w:rPrChange>
          </w:rPr>
          <w:t>7%</w:t>
        </w:r>
        <w:r w:rsidRPr="00EA41F7">
          <w:rPr>
            <w:rFonts w:asciiTheme="minorEastAsia" w:eastAsiaTheme="minorEastAsia" w:hAnsiTheme="minorEastAsia" w:hint="eastAsia"/>
            <w:bCs/>
            <w:iCs/>
            <w:rPrChange w:id="4527" w:author="Microsoft" w:date="2016-05-23T13:36:00Z">
              <w:rPr>
                <w:rFonts w:hint="eastAsia"/>
                <w:bCs/>
                <w:iCs/>
              </w:rPr>
            </w:rPrChange>
          </w:rPr>
          <w:t>；</w:t>
        </w:r>
      </w:ins>
    </w:p>
    <w:p w:rsidR="00EA41F7" w:rsidRPr="00EA41F7" w:rsidRDefault="00EA41F7" w:rsidP="00EA41F7">
      <w:pPr>
        <w:rPr>
          <w:ins w:id="4528" w:author="Microsoft" w:date="2016-05-23T13:36:00Z"/>
          <w:rFonts w:asciiTheme="minorEastAsia" w:eastAsiaTheme="minorEastAsia" w:hAnsiTheme="minorEastAsia"/>
          <w:bCs/>
          <w:iCs/>
          <w:rPrChange w:id="4529" w:author="Microsoft" w:date="2016-05-23T13:36:00Z">
            <w:rPr>
              <w:ins w:id="4530" w:author="Microsoft" w:date="2016-05-23T13:36:00Z"/>
              <w:bCs/>
              <w:iCs/>
            </w:rPr>
          </w:rPrChange>
        </w:rPr>
      </w:pPr>
      <w:ins w:id="4531" w:author="Microsoft" w:date="2016-05-23T13:36:00Z">
        <w:r w:rsidRPr="00EA41F7">
          <w:rPr>
            <w:rFonts w:asciiTheme="minorEastAsia" w:eastAsiaTheme="minorEastAsia" w:hAnsiTheme="minorEastAsia" w:hint="eastAsia"/>
            <w:bCs/>
            <w:iCs/>
            <w:rPrChange w:id="4532" w:author="Microsoft" w:date="2016-05-23T13:36:00Z">
              <w:rPr>
                <w:rFonts w:hint="eastAsia"/>
                <w:bCs/>
                <w:iCs/>
              </w:rPr>
            </w:rPrChange>
          </w:rPr>
          <w:t>电脑票月销售额在</w:t>
        </w:r>
        <w:r w:rsidRPr="00EA41F7">
          <w:rPr>
            <w:rFonts w:asciiTheme="minorEastAsia" w:eastAsiaTheme="minorEastAsia" w:hAnsiTheme="minorEastAsia"/>
            <w:bCs/>
            <w:iCs/>
            <w:rPrChange w:id="4533" w:author="Microsoft" w:date="2016-05-23T13:36:00Z">
              <w:rPr>
                <w:bCs/>
                <w:iCs/>
              </w:rPr>
            </w:rPrChange>
          </w:rPr>
          <w:t>1200</w:t>
        </w:r>
        <w:r w:rsidRPr="00EA41F7">
          <w:rPr>
            <w:rFonts w:asciiTheme="minorEastAsia" w:eastAsiaTheme="minorEastAsia" w:hAnsiTheme="minorEastAsia" w:hint="eastAsia"/>
            <w:bCs/>
            <w:iCs/>
            <w:rPrChange w:id="4534" w:author="Microsoft" w:date="2016-05-23T13:36:00Z">
              <w:rPr>
                <w:rFonts w:hint="eastAsia"/>
                <w:bCs/>
                <w:iCs/>
              </w:rPr>
            </w:rPrChange>
          </w:rPr>
          <w:t>万瑞尔（含</w:t>
        </w:r>
        <w:r w:rsidRPr="00EA41F7">
          <w:rPr>
            <w:rFonts w:asciiTheme="minorEastAsia" w:eastAsiaTheme="minorEastAsia" w:hAnsiTheme="minorEastAsia"/>
            <w:bCs/>
            <w:iCs/>
            <w:rPrChange w:id="4535" w:author="Microsoft" w:date="2016-05-23T13:36:00Z">
              <w:rPr>
                <w:bCs/>
                <w:iCs/>
              </w:rPr>
            </w:rPrChange>
          </w:rPr>
          <w:t>1200</w:t>
        </w:r>
        <w:r w:rsidRPr="00EA41F7">
          <w:rPr>
            <w:rFonts w:asciiTheme="minorEastAsia" w:eastAsiaTheme="minorEastAsia" w:hAnsiTheme="minorEastAsia" w:hint="eastAsia"/>
            <w:bCs/>
            <w:iCs/>
            <w:rPrChange w:id="4536" w:author="Microsoft" w:date="2016-05-23T13:36:00Z">
              <w:rPr>
                <w:rFonts w:hint="eastAsia"/>
                <w:bCs/>
                <w:iCs/>
              </w:rPr>
            </w:rPrChange>
          </w:rPr>
          <w:t>万）以下，销售佣金为全部销售额的</w:t>
        </w:r>
        <w:r w:rsidRPr="00EA41F7">
          <w:rPr>
            <w:rFonts w:asciiTheme="minorEastAsia" w:eastAsiaTheme="minorEastAsia" w:hAnsiTheme="minorEastAsia"/>
            <w:bCs/>
            <w:iCs/>
            <w:rPrChange w:id="4537" w:author="Microsoft" w:date="2016-05-23T13:36:00Z">
              <w:rPr>
                <w:bCs/>
                <w:iCs/>
              </w:rPr>
            </w:rPrChange>
          </w:rPr>
          <w:t>7%</w:t>
        </w:r>
        <w:r w:rsidRPr="00EA41F7">
          <w:rPr>
            <w:rFonts w:asciiTheme="minorEastAsia" w:eastAsiaTheme="minorEastAsia" w:hAnsiTheme="minorEastAsia" w:hint="eastAsia"/>
            <w:bCs/>
            <w:iCs/>
            <w:rPrChange w:id="4538" w:author="Microsoft" w:date="2016-05-23T13:36:00Z">
              <w:rPr>
                <w:rFonts w:hint="eastAsia"/>
                <w:bCs/>
                <w:iCs/>
              </w:rPr>
            </w:rPrChange>
          </w:rPr>
          <w:t>；</w:t>
        </w:r>
      </w:ins>
    </w:p>
    <w:p w:rsidR="00EA41F7" w:rsidRPr="00EA41F7" w:rsidRDefault="00EA41F7" w:rsidP="00EA41F7">
      <w:pPr>
        <w:rPr>
          <w:ins w:id="4539" w:author="Microsoft" w:date="2016-05-23T13:36:00Z"/>
          <w:rFonts w:asciiTheme="minorEastAsia" w:eastAsiaTheme="minorEastAsia" w:hAnsiTheme="minorEastAsia"/>
          <w:bCs/>
          <w:iCs/>
          <w:rPrChange w:id="4540" w:author="Microsoft" w:date="2016-05-23T13:36:00Z">
            <w:rPr>
              <w:ins w:id="4541" w:author="Microsoft" w:date="2016-05-23T13:36:00Z"/>
              <w:bCs/>
              <w:iCs/>
            </w:rPr>
          </w:rPrChange>
        </w:rPr>
      </w:pPr>
      <w:ins w:id="4542" w:author="Microsoft" w:date="2016-05-23T13:36:00Z">
        <w:r w:rsidRPr="00EA41F7">
          <w:rPr>
            <w:rFonts w:asciiTheme="minorEastAsia" w:eastAsiaTheme="minorEastAsia" w:hAnsiTheme="minorEastAsia" w:hint="eastAsia"/>
            <w:bCs/>
            <w:iCs/>
            <w:rPrChange w:id="4543" w:author="Microsoft" w:date="2016-05-23T13:36:00Z">
              <w:rPr>
                <w:rFonts w:hint="eastAsia"/>
                <w:bCs/>
                <w:iCs/>
              </w:rPr>
            </w:rPrChange>
          </w:rPr>
          <w:t>电脑票月销售额在</w:t>
        </w:r>
        <w:r w:rsidRPr="00EA41F7">
          <w:rPr>
            <w:rFonts w:asciiTheme="minorEastAsia" w:eastAsiaTheme="minorEastAsia" w:hAnsiTheme="minorEastAsia"/>
            <w:bCs/>
            <w:iCs/>
            <w:rPrChange w:id="4544" w:author="Microsoft" w:date="2016-05-23T13:36:00Z">
              <w:rPr>
                <w:bCs/>
                <w:iCs/>
              </w:rPr>
            </w:rPrChange>
          </w:rPr>
          <w:t>1200</w:t>
        </w:r>
        <w:r w:rsidRPr="00EA41F7">
          <w:rPr>
            <w:rFonts w:asciiTheme="minorEastAsia" w:eastAsiaTheme="minorEastAsia" w:hAnsiTheme="minorEastAsia" w:hint="eastAsia"/>
            <w:bCs/>
            <w:iCs/>
            <w:rPrChange w:id="4545" w:author="Microsoft" w:date="2016-05-23T13:36:00Z">
              <w:rPr>
                <w:rFonts w:hint="eastAsia"/>
                <w:bCs/>
                <w:iCs/>
              </w:rPr>
            </w:rPrChange>
          </w:rPr>
          <w:t>万—</w:t>
        </w:r>
        <w:r w:rsidRPr="00EA41F7">
          <w:rPr>
            <w:rFonts w:asciiTheme="minorEastAsia" w:eastAsiaTheme="minorEastAsia" w:hAnsiTheme="minorEastAsia"/>
            <w:bCs/>
            <w:iCs/>
            <w:rPrChange w:id="4546" w:author="Microsoft" w:date="2016-05-23T13:36:00Z">
              <w:rPr>
                <w:bCs/>
                <w:iCs/>
              </w:rPr>
            </w:rPrChange>
          </w:rPr>
          <w:t>2400</w:t>
        </w:r>
      </w:ins>
      <w:ins w:id="4547" w:author="Microsoft" w:date="2016-05-23T16:01:00Z">
        <w:r w:rsidR="006C63A7">
          <w:rPr>
            <w:rFonts w:asciiTheme="minorEastAsia" w:eastAsiaTheme="minorEastAsia" w:hAnsiTheme="minorEastAsia" w:hint="eastAsia"/>
            <w:bCs/>
            <w:iCs/>
          </w:rPr>
          <w:t>（含2400万）</w:t>
        </w:r>
      </w:ins>
      <w:ins w:id="4548" w:author="Microsoft" w:date="2016-05-23T13:36:00Z">
        <w:r w:rsidRPr="00EA41F7">
          <w:rPr>
            <w:rFonts w:asciiTheme="minorEastAsia" w:eastAsiaTheme="minorEastAsia" w:hAnsiTheme="minorEastAsia" w:hint="eastAsia"/>
            <w:bCs/>
            <w:iCs/>
            <w:rPrChange w:id="4549" w:author="Microsoft" w:date="2016-05-23T13:36:00Z">
              <w:rPr>
                <w:rFonts w:hint="eastAsia"/>
                <w:bCs/>
                <w:iCs/>
              </w:rPr>
            </w:rPrChange>
          </w:rPr>
          <w:t>万瑞尔的，销售佣金为全部销售额的</w:t>
        </w:r>
        <w:r w:rsidRPr="00EA41F7">
          <w:rPr>
            <w:rFonts w:asciiTheme="minorEastAsia" w:eastAsiaTheme="minorEastAsia" w:hAnsiTheme="minorEastAsia"/>
            <w:bCs/>
            <w:iCs/>
            <w:rPrChange w:id="4550" w:author="Microsoft" w:date="2016-05-23T13:36:00Z">
              <w:rPr>
                <w:bCs/>
                <w:iCs/>
              </w:rPr>
            </w:rPrChange>
          </w:rPr>
          <w:t>8%</w:t>
        </w:r>
        <w:r w:rsidRPr="00EA41F7">
          <w:rPr>
            <w:rFonts w:asciiTheme="minorEastAsia" w:eastAsiaTheme="minorEastAsia" w:hAnsiTheme="minorEastAsia" w:hint="eastAsia"/>
            <w:bCs/>
            <w:iCs/>
            <w:rPrChange w:id="4551" w:author="Microsoft" w:date="2016-05-23T13:36:00Z">
              <w:rPr>
                <w:rFonts w:hint="eastAsia"/>
                <w:bCs/>
                <w:iCs/>
              </w:rPr>
            </w:rPrChange>
          </w:rPr>
          <w:t>；</w:t>
        </w:r>
      </w:ins>
    </w:p>
    <w:p w:rsidR="00EA41F7" w:rsidRPr="00EA41F7" w:rsidRDefault="00EA41F7" w:rsidP="00EA41F7">
      <w:pPr>
        <w:pStyle w:val="af1"/>
        <w:rPr>
          <w:ins w:id="4552" w:author="Microsoft" w:date="2016-05-23T13:36:00Z"/>
          <w:rFonts w:asciiTheme="minorEastAsia" w:eastAsiaTheme="minorEastAsia" w:hAnsiTheme="minorEastAsia"/>
          <w:bCs/>
          <w:iCs w:val="0"/>
          <w:rPrChange w:id="4553" w:author="Microsoft" w:date="2016-05-23T13:36:00Z">
            <w:rPr>
              <w:ins w:id="4554" w:author="Microsoft" w:date="2016-05-23T13:36:00Z"/>
              <w:bCs/>
              <w:iCs w:val="0"/>
            </w:rPr>
          </w:rPrChange>
        </w:rPr>
      </w:pPr>
      <w:ins w:id="4555" w:author="Microsoft" w:date="2016-05-23T13:36:00Z">
        <w:r w:rsidRPr="00EA41F7">
          <w:rPr>
            <w:rFonts w:asciiTheme="minorEastAsia" w:eastAsiaTheme="minorEastAsia" w:hAnsiTheme="minorEastAsia"/>
            <w:bCs/>
            <w:rPrChange w:id="4556" w:author="Microsoft" w:date="2016-05-23T13:36:00Z">
              <w:rPr>
                <w:bCs/>
              </w:rPr>
            </w:rPrChange>
          </w:rPr>
          <w:t>电脑票月销售额在2400万以上的，销售佣金为全部销售额的9%；</w:t>
        </w:r>
      </w:ins>
    </w:p>
    <w:p w:rsidR="00EA41F7" w:rsidRPr="00EA41F7" w:rsidRDefault="00EA41F7" w:rsidP="00EA41F7">
      <w:pPr>
        <w:pStyle w:val="af1"/>
        <w:rPr>
          <w:ins w:id="4557" w:author="Microsoft" w:date="2016-05-23T13:36:00Z"/>
          <w:rFonts w:asciiTheme="minorEastAsia" w:eastAsiaTheme="minorEastAsia" w:hAnsiTheme="minorEastAsia"/>
          <w:bCs/>
          <w:iCs w:val="0"/>
          <w:rPrChange w:id="4558" w:author="Microsoft" w:date="2016-05-23T13:36:00Z">
            <w:rPr>
              <w:ins w:id="4559" w:author="Microsoft" w:date="2016-05-23T13:36:00Z"/>
              <w:bCs/>
              <w:iCs w:val="0"/>
            </w:rPr>
          </w:rPrChange>
        </w:rPr>
      </w:pPr>
      <w:ins w:id="4560" w:author="Microsoft" w:date="2016-05-23T13:36:00Z">
        <w:r w:rsidRPr="00EA41F7">
          <w:rPr>
            <w:rFonts w:asciiTheme="minorEastAsia" w:eastAsiaTheme="minorEastAsia" w:hAnsiTheme="minorEastAsia"/>
            <w:bCs/>
            <w:rPrChange w:id="4561" w:author="Microsoft" w:date="2016-05-23T13:36:00Z">
              <w:rPr>
                <w:bCs/>
              </w:rPr>
            </w:rPrChange>
          </w:rPr>
          <w:t>每日电脑票佣金均按7%计算统计，当截止到每月的最后一天</w:t>
        </w:r>
      </w:ins>
      <w:ins w:id="4562" w:author="Microsoft" w:date="2016-08-02T11:01:00Z">
        <w:r w:rsidR="001B6E26">
          <w:rPr>
            <w:rFonts w:asciiTheme="minorEastAsia" w:eastAsiaTheme="minorEastAsia" w:hAnsiTheme="minorEastAsia"/>
            <w:bCs/>
          </w:rPr>
          <w:t>的结算点时如果站点的佣金为</w:t>
        </w:r>
        <w:r w:rsidR="001B6E26">
          <w:rPr>
            <w:rFonts w:asciiTheme="minorEastAsia" w:eastAsiaTheme="minorEastAsia" w:hAnsiTheme="minorEastAsia" w:hint="eastAsia"/>
            <w:bCs/>
          </w:rPr>
          <w:t>0时不计算佣金</w:t>
        </w:r>
      </w:ins>
      <w:ins w:id="4563" w:author="Microsoft" w:date="2016-05-23T13:36:00Z">
        <w:r w:rsidRPr="00EA41F7">
          <w:rPr>
            <w:rFonts w:asciiTheme="minorEastAsia" w:eastAsiaTheme="minorEastAsia" w:hAnsiTheme="minorEastAsia"/>
            <w:bCs/>
            <w:rPrChange w:id="4564" w:author="Microsoft" w:date="2016-05-23T13:36:00Z">
              <w:rPr>
                <w:bCs/>
              </w:rPr>
            </w:rPrChange>
          </w:rPr>
          <w:t>，结算</w:t>
        </w:r>
        <w:r w:rsidRPr="00EA41F7">
          <w:rPr>
            <w:rFonts w:asciiTheme="minorEastAsia" w:eastAsiaTheme="minorEastAsia" w:hAnsiTheme="minorEastAsia" w:hint="eastAsia"/>
            <w:bCs/>
            <w:rPrChange w:id="4565" w:author="Microsoft" w:date="2016-05-23T13:36:00Z">
              <w:rPr>
                <w:rFonts w:hint="eastAsia"/>
                <w:bCs/>
              </w:rPr>
            </w:rPrChange>
          </w:rPr>
          <w:t>这一月的销售佣金；</w:t>
        </w:r>
      </w:ins>
    </w:p>
    <w:p w:rsidR="00EA41F7" w:rsidRPr="00EA41F7" w:rsidRDefault="00EA41F7">
      <w:pPr>
        <w:rPr>
          <w:rFonts w:asciiTheme="minorEastAsia" w:eastAsiaTheme="minorEastAsia" w:hAnsiTheme="minorEastAsia"/>
          <w:rPrChange w:id="4566" w:author="Microsoft" w:date="2016-05-23T13:36:00Z">
            <w:rPr>
              <w:color w:val="FF0000"/>
            </w:rPr>
          </w:rPrChange>
        </w:rPr>
        <w:pPrChange w:id="4567" w:author="Microsoft" w:date="2016-05-23T13:36:00Z">
          <w:pPr>
            <w:ind w:left="0"/>
          </w:pPr>
        </w:pPrChange>
      </w:pPr>
      <w:ins w:id="4568" w:author="Microsoft" w:date="2016-05-23T13:36:00Z">
        <w:r w:rsidRPr="00EA41F7">
          <w:rPr>
            <w:rFonts w:asciiTheme="minorEastAsia" w:eastAsiaTheme="minorEastAsia" w:hAnsiTheme="minorEastAsia" w:hint="eastAsia"/>
            <w:bCs/>
            <w:iCs/>
            <w:rPrChange w:id="4569" w:author="Microsoft" w:date="2016-05-23T13:36:00Z">
              <w:rPr>
                <w:rFonts w:hint="eastAsia"/>
                <w:bCs/>
                <w:iCs/>
              </w:rPr>
            </w:rPrChange>
          </w:rPr>
          <w:t>例，电脑票月销售额：</w:t>
        </w:r>
        <w:r w:rsidRPr="00EA41F7">
          <w:rPr>
            <w:rFonts w:asciiTheme="minorEastAsia" w:eastAsiaTheme="minorEastAsia" w:hAnsiTheme="minorEastAsia"/>
            <w:bCs/>
            <w:iCs/>
            <w:rPrChange w:id="4570" w:author="Microsoft" w:date="2016-05-23T13:36:00Z">
              <w:rPr>
                <w:bCs/>
                <w:iCs/>
              </w:rPr>
            </w:rPrChange>
          </w:rPr>
          <w:t>2500</w:t>
        </w:r>
        <w:r w:rsidRPr="00EA41F7">
          <w:rPr>
            <w:rFonts w:asciiTheme="minorEastAsia" w:eastAsiaTheme="minorEastAsia" w:hAnsiTheme="minorEastAsia" w:hint="eastAsia"/>
            <w:bCs/>
            <w:iCs/>
            <w:rPrChange w:id="4571" w:author="Microsoft" w:date="2016-05-23T13:36:00Z">
              <w:rPr>
                <w:rFonts w:hint="eastAsia"/>
                <w:bCs/>
                <w:iCs/>
              </w:rPr>
            </w:rPrChange>
          </w:rPr>
          <w:t>万瑞尔，月末这一天所获佣金</w:t>
        </w:r>
        <w:r w:rsidRPr="00EA41F7">
          <w:rPr>
            <w:rFonts w:asciiTheme="minorEastAsia" w:eastAsiaTheme="minorEastAsia" w:hAnsiTheme="minorEastAsia"/>
            <w:bCs/>
            <w:iCs/>
            <w:rPrChange w:id="4572" w:author="Microsoft" w:date="2016-05-23T13:36:00Z">
              <w:rPr>
                <w:bCs/>
                <w:iCs/>
              </w:rPr>
            </w:rPrChange>
          </w:rPr>
          <w:t>=7%*</w:t>
        </w:r>
        <w:r w:rsidRPr="00EA41F7">
          <w:rPr>
            <w:rFonts w:asciiTheme="minorEastAsia" w:eastAsiaTheme="minorEastAsia" w:hAnsiTheme="minorEastAsia" w:hint="eastAsia"/>
            <w:bCs/>
            <w:iCs/>
            <w:rPrChange w:id="4573" w:author="Microsoft" w:date="2016-05-23T13:36:00Z">
              <w:rPr>
                <w:rFonts w:hint="eastAsia"/>
                <w:bCs/>
                <w:iCs/>
              </w:rPr>
            </w:rPrChange>
          </w:rPr>
          <w:t>当天的销售额</w:t>
        </w:r>
        <w:r w:rsidRPr="00EA41F7">
          <w:rPr>
            <w:rFonts w:asciiTheme="minorEastAsia" w:eastAsiaTheme="minorEastAsia" w:hAnsiTheme="minorEastAsia"/>
            <w:bCs/>
            <w:iCs/>
            <w:rPrChange w:id="4574" w:author="Microsoft" w:date="2016-05-23T13:36:00Z">
              <w:rPr>
                <w:bCs/>
                <w:iCs/>
              </w:rPr>
            </w:rPrChange>
          </w:rPr>
          <w:t>+2500*1%</w:t>
        </w:r>
      </w:ins>
    </w:p>
    <w:tbl>
      <w:tblPr>
        <w:tblStyle w:val="a4"/>
        <w:tblW w:w="14288" w:type="dxa"/>
        <w:tblInd w:w="-5" w:type="dxa"/>
        <w:tblLook w:val="04A0" w:firstRow="1" w:lastRow="0" w:firstColumn="1" w:lastColumn="0" w:noHBand="0" w:noVBand="1"/>
        <w:tblPrChange w:id="4575" w:author="Microsoft" w:date="2016-05-17T09:58:00Z">
          <w:tblPr>
            <w:tblStyle w:val="a4"/>
            <w:tblW w:w="14288" w:type="dxa"/>
            <w:tblInd w:w="-5" w:type="dxa"/>
            <w:tblLook w:val="04A0" w:firstRow="1" w:lastRow="0" w:firstColumn="1" w:lastColumn="0" w:noHBand="0" w:noVBand="1"/>
          </w:tblPr>
        </w:tblPrChange>
      </w:tblPr>
      <w:tblGrid>
        <w:gridCol w:w="981"/>
        <w:gridCol w:w="1301"/>
        <w:gridCol w:w="1327"/>
        <w:gridCol w:w="953"/>
        <w:gridCol w:w="1185"/>
        <w:gridCol w:w="953"/>
        <w:gridCol w:w="1185"/>
        <w:gridCol w:w="1047"/>
        <w:gridCol w:w="991"/>
        <w:gridCol w:w="992"/>
        <w:gridCol w:w="1418"/>
        <w:gridCol w:w="992"/>
        <w:gridCol w:w="963"/>
        <w:tblGridChange w:id="4576">
          <w:tblGrid>
            <w:gridCol w:w="981"/>
            <w:gridCol w:w="1301"/>
            <w:gridCol w:w="1327"/>
            <w:gridCol w:w="953"/>
            <w:gridCol w:w="1185"/>
            <w:gridCol w:w="953"/>
            <w:gridCol w:w="1185"/>
            <w:gridCol w:w="1047"/>
            <w:gridCol w:w="991"/>
            <w:gridCol w:w="992"/>
            <w:gridCol w:w="1418"/>
            <w:gridCol w:w="850"/>
            <w:gridCol w:w="1105"/>
          </w:tblGrid>
        </w:tblGridChange>
      </w:tblGrid>
      <w:tr w:rsidR="00B47239" w:rsidRPr="00286045" w:rsidTr="00B47239">
        <w:trPr>
          <w:trHeight w:val="280"/>
          <w:trPrChange w:id="4577" w:author="Microsoft" w:date="2016-05-17T09:58:00Z">
            <w:trPr>
              <w:trHeight w:val="280"/>
            </w:trPr>
          </w:trPrChange>
        </w:trPr>
        <w:tc>
          <w:tcPr>
            <w:tcW w:w="981" w:type="dxa"/>
            <w:vMerge w:val="restart"/>
            <w:shd w:val="clear" w:color="auto" w:fill="D9D9D9" w:themeFill="background1" w:themeFillShade="D9"/>
            <w:tcPrChange w:id="4578" w:author="Microsoft" w:date="2016-05-17T09:58:00Z">
              <w:tcPr>
                <w:tcW w:w="981" w:type="dxa"/>
                <w:vMerge w:val="restart"/>
                <w:shd w:val="clear" w:color="auto" w:fill="D9D9D9" w:themeFill="background1" w:themeFillShade="D9"/>
              </w:tcPr>
            </w:tcPrChange>
          </w:tcPr>
          <w:p w:rsidR="00B47239" w:rsidRDefault="00B47239">
            <w:pPr>
              <w:pStyle w:val="af1"/>
              <w:pPrChange w:id="4579" w:author="Microsoft" w:date="2016-05-13T11:07:00Z">
                <w:pPr>
                  <w:pStyle w:val="af1"/>
                  <w:ind w:firstLineChars="50" w:firstLine="90"/>
                </w:pPr>
              </w:pPrChange>
            </w:pPr>
            <w:ins w:id="4580" w:author="Microsoft" w:date="2016-04-05T17:43:00Z">
              <w:r>
                <w:rPr>
                  <w:rFonts w:hint="eastAsia"/>
                </w:rPr>
                <w:t>日期</w:t>
              </w:r>
            </w:ins>
          </w:p>
          <w:p w:rsidR="00B47239" w:rsidRDefault="00B47239">
            <w:pPr>
              <w:pStyle w:val="af1"/>
              <w:pPrChange w:id="4581" w:author="Microsoft" w:date="2016-05-13T11:07:00Z">
                <w:pPr>
                  <w:pStyle w:val="af1"/>
                  <w:ind w:firstLineChars="50" w:firstLine="90"/>
                </w:pPr>
              </w:pPrChange>
            </w:pPr>
            <w:del w:id="4582" w:author="Microsoft" w:date="2016-04-05T17:44:00Z">
              <w:r w:rsidDel="00E91098">
                <w:rPr>
                  <w:rFonts w:hint="eastAsia"/>
                </w:rPr>
                <w:delText>即开票</w:delText>
              </w:r>
            </w:del>
          </w:p>
          <w:p w:rsidR="00B47239" w:rsidRDefault="00B47239">
            <w:pPr>
              <w:pStyle w:val="af1"/>
              <w:pPrChange w:id="4583" w:author="Microsoft" w:date="2016-05-13T11:07:00Z">
                <w:pPr>
                  <w:pStyle w:val="af1"/>
                  <w:ind w:firstLineChars="50" w:firstLine="90"/>
                </w:pPr>
              </w:pPrChange>
            </w:pPr>
            <w:del w:id="4584" w:author="Microsoft" w:date="2016-04-05T17:44:00Z">
              <w:r w:rsidDel="00E91098">
                <w:rPr>
                  <w:rFonts w:hint="eastAsia"/>
                </w:rPr>
                <w:delText>电脑</w:delText>
              </w:r>
              <w:r w:rsidDel="00E91098">
                <w:delText>票</w:delText>
              </w:r>
            </w:del>
          </w:p>
        </w:tc>
        <w:tc>
          <w:tcPr>
            <w:tcW w:w="1301" w:type="dxa"/>
            <w:shd w:val="clear" w:color="auto" w:fill="D9D9D9" w:themeFill="background1" w:themeFillShade="D9"/>
            <w:tcPrChange w:id="4585" w:author="Microsoft" w:date="2016-05-17T09:58:00Z">
              <w:tcPr>
                <w:tcW w:w="1301" w:type="dxa"/>
                <w:shd w:val="clear" w:color="auto" w:fill="D9D9D9" w:themeFill="background1" w:themeFillShade="D9"/>
              </w:tcPr>
            </w:tcPrChange>
          </w:tcPr>
          <w:p w:rsidR="00B47239" w:rsidRDefault="00B47239">
            <w:pPr>
              <w:pStyle w:val="af1"/>
              <w:pPrChange w:id="4586" w:author="Microsoft" w:date="2016-05-13T11:07:00Z">
                <w:pPr>
                  <w:pStyle w:val="af1"/>
                  <w:ind w:firstLineChars="50" w:firstLine="90"/>
                </w:pPr>
              </w:pPrChange>
            </w:pPr>
            <w:del w:id="4587" w:author="Microsoft" w:date="2016-04-05T17:45:00Z">
              <w:r w:rsidDel="00E91098">
                <w:rPr>
                  <w:rFonts w:hint="eastAsia"/>
                </w:rPr>
                <w:delText>日期</w:delText>
              </w:r>
            </w:del>
          </w:p>
        </w:tc>
        <w:tc>
          <w:tcPr>
            <w:tcW w:w="1327" w:type="dxa"/>
            <w:shd w:val="clear" w:color="auto" w:fill="D9D9D9" w:themeFill="background1" w:themeFillShade="D9"/>
            <w:tcPrChange w:id="4588" w:author="Microsoft" w:date="2016-05-17T09:58:00Z">
              <w:tcPr>
                <w:tcW w:w="1327" w:type="dxa"/>
                <w:shd w:val="clear" w:color="auto" w:fill="D9D9D9" w:themeFill="background1" w:themeFillShade="D9"/>
              </w:tcPr>
            </w:tcPrChange>
          </w:tcPr>
          <w:p w:rsidR="00B47239" w:rsidRDefault="00B47239">
            <w:pPr>
              <w:pStyle w:val="af1"/>
              <w:pPrChange w:id="4589" w:author="Microsoft" w:date="2016-05-13T11:07:00Z">
                <w:pPr>
                  <w:pStyle w:val="af1"/>
                  <w:ind w:firstLineChars="50" w:firstLine="90"/>
                </w:pPr>
              </w:pPrChange>
            </w:pPr>
            <w:r>
              <w:rPr>
                <w:rFonts w:hint="eastAsia"/>
              </w:rPr>
              <w:t>部门</w:t>
            </w:r>
            <w:r>
              <w:t>名称</w:t>
            </w:r>
          </w:p>
        </w:tc>
        <w:tc>
          <w:tcPr>
            <w:tcW w:w="953" w:type="dxa"/>
            <w:shd w:val="clear" w:color="auto" w:fill="D9D9D9" w:themeFill="background1" w:themeFillShade="D9"/>
            <w:tcPrChange w:id="4590" w:author="Microsoft" w:date="2016-05-17T09:58:00Z">
              <w:tcPr>
                <w:tcW w:w="953" w:type="dxa"/>
                <w:shd w:val="clear" w:color="auto" w:fill="D9D9D9" w:themeFill="background1" w:themeFillShade="D9"/>
              </w:tcPr>
            </w:tcPrChange>
          </w:tcPr>
          <w:p w:rsidR="00B47239" w:rsidRDefault="00B47239">
            <w:pPr>
              <w:pStyle w:val="af1"/>
              <w:pPrChange w:id="4591" w:author="Microsoft" w:date="2016-05-13T11:07:00Z">
                <w:pPr>
                  <w:pStyle w:val="af1"/>
                  <w:jc w:val="center"/>
                </w:pPr>
              </w:pPrChange>
            </w:pPr>
            <w:ins w:id="4592" w:author="Microsoft" w:date="2016-04-14T10:45:00Z">
              <w:r>
                <w:rPr>
                  <w:rFonts w:hint="eastAsia"/>
                </w:rPr>
                <w:t>销售</w:t>
              </w:r>
            </w:ins>
            <w:del w:id="4593" w:author="Microsoft" w:date="2016-04-14T10:45:00Z">
              <w:r w:rsidDel="00437DA3">
                <w:rPr>
                  <w:rFonts w:hint="eastAsia"/>
                </w:rPr>
                <w:delText>退货</w:delText>
              </w:r>
            </w:del>
          </w:p>
        </w:tc>
        <w:tc>
          <w:tcPr>
            <w:tcW w:w="1185" w:type="dxa"/>
            <w:shd w:val="clear" w:color="auto" w:fill="D9D9D9" w:themeFill="background1" w:themeFillShade="D9"/>
            <w:tcPrChange w:id="4594" w:author="Microsoft" w:date="2016-05-17T09:58:00Z">
              <w:tcPr>
                <w:tcW w:w="1185" w:type="dxa"/>
                <w:shd w:val="clear" w:color="auto" w:fill="D9D9D9" w:themeFill="background1" w:themeFillShade="D9"/>
              </w:tcPr>
            </w:tcPrChange>
          </w:tcPr>
          <w:p w:rsidR="00B47239" w:rsidRPr="00203026" w:rsidRDefault="00B47239">
            <w:pPr>
              <w:pStyle w:val="af1"/>
              <w:pPrChange w:id="4595" w:author="Microsoft" w:date="2016-05-13T11:07:00Z">
                <w:pPr>
                  <w:pStyle w:val="af1"/>
                  <w:jc w:val="center"/>
                </w:pPr>
              </w:pPrChange>
            </w:pPr>
            <w:ins w:id="4596" w:author="Microsoft" w:date="2016-04-14T10:45:00Z">
              <w:r>
                <w:rPr>
                  <w:rFonts w:hint="eastAsia"/>
                </w:rPr>
                <w:t>销售</w:t>
              </w:r>
            </w:ins>
            <w:del w:id="4597" w:author="Microsoft" w:date="2016-04-14T10:45:00Z">
              <w:r w:rsidDel="00437DA3">
                <w:rPr>
                  <w:rFonts w:hint="eastAsia"/>
                </w:rPr>
                <w:delText>退货</w:delText>
              </w:r>
            </w:del>
            <w:r>
              <w:t>佣金</w:t>
            </w:r>
          </w:p>
        </w:tc>
        <w:tc>
          <w:tcPr>
            <w:tcW w:w="953" w:type="dxa"/>
            <w:shd w:val="clear" w:color="auto" w:fill="D9D9D9" w:themeFill="background1" w:themeFillShade="D9"/>
            <w:tcPrChange w:id="4598" w:author="Microsoft" w:date="2016-05-17T09:58:00Z">
              <w:tcPr>
                <w:tcW w:w="953" w:type="dxa"/>
                <w:shd w:val="clear" w:color="auto" w:fill="D9D9D9" w:themeFill="background1" w:themeFillShade="D9"/>
              </w:tcPr>
            </w:tcPrChange>
          </w:tcPr>
          <w:p w:rsidR="00B47239" w:rsidRPr="00203026" w:rsidRDefault="00B47239">
            <w:pPr>
              <w:pStyle w:val="af1"/>
              <w:pPrChange w:id="4599" w:author="Microsoft" w:date="2016-05-13T11:07:00Z">
                <w:pPr>
                  <w:pStyle w:val="af1"/>
                  <w:jc w:val="center"/>
                </w:pPr>
              </w:pPrChange>
            </w:pPr>
            <w:ins w:id="4600" w:author="Microsoft" w:date="2016-04-14T10:46:00Z">
              <w:r>
                <w:rPr>
                  <w:rFonts w:hint="eastAsia"/>
                </w:rPr>
                <w:t>退货</w:t>
              </w:r>
            </w:ins>
            <w:del w:id="4601" w:author="Microsoft" w:date="2016-04-14T10:46:00Z">
              <w:r w:rsidDel="00437DA3">
                <w:rPr>
                  <w:rFonts w:hint="eastAsia"/>
                </w:rPr>
                <w:delText>销售</w:delText>
              </w:r>
            </w:del>
          </w:p>
        </w:tc>
        <w:tc>
          <w:tcPr>
            <w:tcW w:w="1185" w:type="dxa"/>
            <w:shd w:val="clear" w:color="auto" w:fill="D9D9D9" w:themeFill="background1" w:themeFillShade="D9"/>
            <w:tcPrChange w:id="4602" w:author="Microsoft" w:date="2016-05-17T09:58:00Z">
              <w:tcPr>
                <w:tcW w:w="1185" w:type="dxa"/>
                <w:shd w:val="clear" w:color="auto" w:fill="D9D9D9" w:themeFill="background1" w:themeFillShade="D9"/>
              </w:tcPr>
            </w:tcPrChange>
          </w:tcPr>
          <w:p w:rsidR="00B47239" w:rsidRPr="00203026" w:rsidRDefault="00B47239">
            <w:pPr>
              <w:pStyle w:val="af1"/>
              <w:pPrChange w:id="4603" w:author="Microsoft" w:date="2016-05-13T11:07:00Z">
                <w:pPr>
                  <w:pStyle w:val="af1"/>
                  <w:jc w:val="center"/>
                </w:pPr>
              </w:pPrChange>
            </w:pPr>
            <w:ins w:id="4604" w:author="Microsoft" w:date="2016-04-14T10:46:00Z">
              <w:r>
                <w:rPr>
                  <w:rFonts w:hint="eastAsia"/>
                </w:rPr>
                <w:t>退货</w:t>
              </w:r>
            </w:ins>
            <w:del w:id="4605" w:author="Microsoft" w:date="2016-04-14T10:46:00Z">
              <w:r w:rsidDel="00437DA3">
                <w:rPr>
                  <w:rFonts w:hint="eastAsia"/>
                </w:rPr>
                <w:delText>销售</w:delText>
              </w:r>
            </w:del>
            <w:r>
              <w:rPr>
                <w:rFonts w:hint="eastAsia"/>
              </w:rPr>
              <w:t>佣金</w:t>
            </w:r>
          </w:p>
        </w:tc>
        <w:tc>
          <w:tcPr>
            <w:tcW w:w="1047" w:type="dxa"/>
            <w:shd w:val="clear" w:color="auto" w:fill="D9D9D9" w:themeFill="background1" w:themeFillShade="D9"/>
            <w:tcPrChange w:id="4606" w:author="Microsoft" w:date="2016-05-17T09:58:00Z">
              <w:tcPr>
                <w:tcW w:w="1047" w:type="dxa"/>
                <w:shd w:val="clear" w:color="auto" w:fill="D9D9D9" w:themeFill="background1" w:themeFillShade="D9"/>
              </w:tcPr>
            </w:tcPrChange>
          </w:tcPr>
          <w:p w:rsidR="00B47239" w:rsidRPr="00203026" w:rsidRDefault="00B47239">
            <w:pPr>
              <w:pStyle w:val="af1"/>
              <w:pPrChange w:id="4607" w:author="Microsoft" w:date="2016-05-13T11:07:00Z">
                <w:pPr>
                  <w:pStyle w:val="af1"/>
                  <w:jc w:val="center"/>
                </w:pPr>
              </w:pPrChange>
            </w:pPr>
            <w:r>
              <w:rPr>
                <w:rFonts w:hint="eastAsia"/>
              </w:rPr>
              <w:t>兑奖</w:t>
            </w:r>
          </w:p>
        </w:tc>
        <w:tc>
          <w:tcPr>
            <w:tcW w:w="991" w:type="dxa"/>
            <w:shd w:val="clear" w:color="auto" w:fill="D9D9D9" w:themeFill="background1" w:themeFillShade="D9"/>
            <w:tcPrChange w:id="4608" w:author="Microsoft" w:date="2016-05-17T09:58:00Z">
              <w:tcPr>
                <w:tcW w:w="991" w:type="dxa"/>
                <w:shd w:val="clear" w:color="auto" w:fill="D9D9D9" w:themeFill="background1" w:themeFillShade="D9"/>
              </w:tcPr>
            </w:tcPrChange>
          </w:tcPr>
          <w:p w:rsidR="00B47239" w:rsidRPr="00203026" w:rsidRDefault="00B47239">
            <w:pPr>
              <w:pStyle w:val="af1"/>
              <w:pPrChange w:id="4609" w:author="Microsoft" w:date="2016-05-13T11:07:00Z">
                <w:pPr>
                  <w:pStyle w:val="af1"/>
                  <w:jc w:val="center"/>
                </w:pPr>
              </w:pPrChange>
            </w:pPr>
            <w:r>
              <w:rPr>
                <w:rFonts w:hint="eastAsia"/>
              </w:rPr>
              <w:t>兑奖</w:t>
            </w:r>
            <w:r>
              <w:t>佣金</w:t>
            </w:r>
          </w:p>
        </w:tc>
        <w:tc>
          <w:tcPr>
            <w:tcW w:w="992" w:type="dxa"/>
            <w:shd w:val="clear" w:color="auto" w:fill="D9D9D9" w:themeFill="background1" w:themeFillShade="D9"/>
            <w:tcPrChange w:id="4610" w:author="Microsoft" w:date="2016-05-17T09:58:00Z">
              <w:tcPr>
                <w:tcW w:w="992" w:type="dxa"/>
                <w:shd w:val="clear" w:color="auto" w:fill="D9D9D9" w:themeFill="background1" w:themeFillShade="D9"/>
              </w:tcPr>
            </w:tcPrChange>
          </w:tcPr>
          <w:p w:rsidR="00B47239" w:rsidRPr="00203026" w:rsidRDefault="00B47239">
            <w:pPr>
              <w:pStyle w:val="af1"/>
              <w:pPrChange w:id="4611" w:author="Microsoft" w:date="2016-05-13T11:07:00Z">
                <w:pPr>
                  <w:pStyle w:val="af1"/>
                  <w:jc w:val="center"/>
                </w:pPr>
              </w:pPrChange>
            </w:pPr>
            <w:r>
              <w:rPr>
                <w:rFonts w:hint="eastAsia"/>
              </w:rPr>
              <w:t>中心</w:t>
            </w:r>
            <w:r>
              <w:t>兑奖</w:t>
            </w:r>
          </w:p>
        </w:tc>
        <w:tc>
          <w:tcPr>
            <w:tcW w:w="1418" w:type="dxa"/>
            <w:shd w:val="clear" w:color="auto" w:fill="D9D9D9" w:themeFill="background1" w:themeFillShade="D9"/>
            <w:tcPrChange w:id="4612" w:author="Microsoft" w:date="2016-05-17T09:58:00Z">
              <w:tcPr>
                <w:tcW w:w="1418" w:type="dxa"/>
                <w:shd w:val="clear" w:color="auto" w:fill="D9D9D9" w:themeFill="background1" w:themeFillShade="D9"/>
              </w:tcPr>
            </w:tcPrChange>
          </w:tcPr>
          <w:p w:rsidR="00B47239" w:rsidRDefault="00B47239">
            <w:pPr>
              <w:pStyle w:val="af1"/>
              <w:pPrChange w:id="4613" w:author="Microsoft" w:date="2016-05-13T11:07:00Z">
                <w:pPr>
                  <w:pStyle w:val="af1"/>
                  <w:jc w:val="center"/>
                </w:pPr>
              </w:pPrChange>
            </w:pPr>
            <w:r>
              <w:rPr>
                <w:rFonts w:hint="eastAsia"/>
              </w:rPr>
              <w:t>中心</w:t>
            </w:r>
            <w:r>
              <w:t>兑奖佣金</w:t>
            </w:r>
          </w:p>
        </w:tc>
        <w:tc>
          <w:tcPr>
            <w:tcW w:w="992" w:type="dxa"/>
            <w:shd w:val="clear" w:color="auto" w:fill="D9D9D9" w:themeFill="background1" w:themeFillShade="D9"/>
            <w:tcPrChange w:id="4614" w:author="Microsoft" w:date="2016-05-17T09:58:00Z">
              <w:tcPr>
                <w:tcW w:w="850" w:type="dxa"/>
                <w:shd w:val="clear" w:color="auto" w:fill="D9D9D9" w:themeFill="background1" w:themeFillShade="D9"/>
              </w:tcPr>
            </w:tcPrChange>
          </w:tcPr>
          <w:p w:rsidR="00B47239" w:rsidRDefault="00B47239">
            <w:pPr>
              <w:pStyle w:val="af1"/>
              <w:pPrChange w:id="4615" w:author="Microsoft" w:date="2016-05-13T11:07:00Z">
                <w:pPr>
                  <w:pStyle w:val="af1"/>
                  <w:jc w:val="center"/>
                </w:pPr>
              </w:pPrChange>
            </w:pPr>
            <w:r>
              <w:rPr>
                <w:rFonts w:hint="eastAsia"/>
              </w:rPr>
              <w:t>中心</w:t>
            </w:r>
          </w:p>
          <w:p w:rsidR="00B47239" w:rsidRDefault="00B47239">
            <w:pPr>
              <w:pStyle w:val="af1"/>
              <w:pPrChange w:id="4616" w:author="Microsoft" w:date="2016-05-13T11:07:00Z">
                <w:pPr>
                  <w:pStyle w:val="af1"/>
                  <w:jc w:val="center"/>
                </w:pPr>
              </w:pPrChange>
            </w:pPr>
            <w:r>
              <w:t>退票</w:t>
            </w:r>
          </w:p>
        </w:tc>
        <w:tc>
          <w:tcPr>
            <w:tcW w:w="963" w:type="dxa"/>
            <w:shd w:val="clear" w:color="auto" w:fill="D9D9D9" w:themeFill="background1" w:themeFillShade="D9"/>
            <w:tcPrChange w:id="4617" w:author="Microsoft" w:date="2016-05-17T09:58:00Z">
              <w:tcPr>
                <w:tcW w:w="1105" w:type="dxa"/>
                <w:shd w:val="clear" w:color="auto" w:fill="D9D9D9" w:themeFill="background1" w:themeFillShade="D9"/>
              </w:tcPr>
            </w:tcPrChange>
          </w:tcPr>
          <w:p w:rsidR="00B47239" w:rsidRDefault="00B47239">
            <w:pPr>
              <w:pStyle w:val="af1"/>
              <w:rPr>
                <w:ins w:id="4618" w:author="Microsoft" w:date="2016-05-17T09:57:00Z"/>
              </w:rPr>
            </w:pPr>
            <w:ins w:id="4619" w:author="Microsoft" w:date="2016-05-17T09:57:00Z">
              <w:r>
                <w:rPr>
                  <w:rFonts w:hint="eastAsia"/>
                </w:rPr>
                <w:t>中心退票佣金</w:t>
              </w:r>
            </w:ins>
          </w:p>
        </w:tc>
      </w:tr>
      <w:tr w:rsidR="00B47239" w:rsidRPr="00286045" w:rsidTr="00B47239">
        <w:trPr>
          <w:trHeight w:val="280"/>
          <w:ins w:id="4620" w:author="Microsoft" w:date="2016-04-05T17:43:00Z"/>
          <w:trPrChange w:id="4621" w:author="Microsoft" w:date="2016-05-17T09:58:00Z">
            <w:trPr>
              <w:trHeight w:val="280"/>
            </w:trPr>
          </w:trPrChange>
        </w:trPr>
        <w:tc>
          <w:tcPr>
            <w:tcW w:w="981" w:type="dxa"/>
            <w:vMerge/>
            <w:shd w:val="clear" w:color="auto" w:fill="FFFF00"/>
            <w:tcPrChange w:id="4622" w:author="Microsoft" w:date="2016-05-17T09:58:00Z">
              <w:tcPr>
                <w:tcW w:w="981" w:type="dxa"/>
                <w:vMerge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623" w:author="Microsoft" w:date="2016-04-05T17:43:00Z"/>
              </w:rPr>
              <w:pPrChange w:id="4624" w:author="Microsoft" w:date="2016-05-13T11:07:00Z">
                <w:pPr>
                  <w:pStyle w:val="af1"/>
                  <w:ind w:firstLineChars="50" w:firstLine="90"/>
                </w:pPr>
              </w:pPrChange>
            </w:pPr>
          </w:p>
        </w:tc>
        <w:tc>
          <w:tcPr>
            <w:tcW w:w="1301" w:type="dxa"/>
            <w:shd w:val="clear" w:color="auto" w:fill="FFFF00"/>
            <w:tcPrChange w:id="4625" w:author="Microsoft" w:date="2016-05-17T09:58:00Z">
              <w:tcPr>
                <w:tcW w:w="1301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626" w:author="Microsoft" w:date="2016-04-05T17:43:00Z"/>
              </w:rPr>
              <w:pPrChange w:id="4627" w:author="Microsoft" w:date="2016-05-13T11:07:00Z">
                <w:pPr>
                  <w:pStyle w:val="af1"/>
                  <w:ind w:firstLineChars="50" w:firstLine="90"/>
                </w:pPr>
              </w:pPrChange>
            </w:pPr>
            <w:ins w:id="4628" w:author="Microsoft" w:date="2016-04-05T17:44:00Z">
              <w:r>
                <w:rPr>
                  <w:rFonts w:hint="eastAsia"/>
                </w:rPr>
                <w:t>合计</w:t>
              </w:r>
            </w:ins>
          </w:p>
        </w:tc>
        <w:tc>
          <w:tcPr>
            <w:tcW w:w="1327" w:type="dxa"/>
            <w:shd w:val="clear" w:color="auto" w:fill="FFFF00"/>
            <w:tcPrChange w:id="4629" w:author="Microsoft" w:date="2016-05-17T09:58:00Z">
              <w:tcPr>
                <w:tcW w:w="1327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630" w:author="Microsoft" w:date="2016-04-05T17:43:00Z"/>
              </w:rPr>
              <w:pPrChange w:id="4631" w:author="Microsoft" w:date="2016-05-13T11:07:00Z">
                <w:pPr>
                  <w:pStyle w:val="af1"/>
                  <w:ind w:firstLineChars="50" w:firstLine="90"/>
                </w:pPr>
              </w:pPrChange>
            </w:pPr>
          </w:p>
        </w:tc>
        <w:tc>
          <w:tcPr>
            <w:tcW w:w="953" w:type="dxa"/>
            <w:shd w:val="clear" w:color="auto" w:fill="FFFF00"/>
            <w:tcPrChange w:id="4632" w:author="Microsoft" w:date="2016-05-17T09:58:00Z">
              <w:tcPr>
                <w:tcW w:w="953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633" w:author="Microsoft" w:date="2016-04-05T17:43:00Z"/>
              </w:rPr>
              <w:pPrChange w:id="4634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1185" w:type="dxa"/>
            <w:shd w:val="clear" w:color="auto" w:fill="FFFF00"/>
            <w:tcPrChange w:id="4635" w:author="Microsoft" w:date="2016-05-17T09:58:00Z">
              <w:tcPr>
                <w:tcW w:w="1185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636" w:author="Microsoft" w:date="2016-04-05T17:43:00Z"/>
              </w:rPr>
              <w:pPrChange w:id="4637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953" w:type="dxa"/>
            <w:shd w:val="clear" w:color="auto" w:fill="FFFF00"/>
            <w:tcPrChange w:id="4638" w:author="Microsoft" w:date="2016-05-17T09:58:00Z">
              <w:tcPr>
                <w:tcW w:w="953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639" w:author="Microsoft" w:date="2016-04-05T17:43:00Z"/>
              </w:rPr>
              <w:pPrChange w:id="4640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1185" w:type="dxa"/>
            <w:shd w:val="clear" w:color="auto" w:fill="FFFF00"/>
            <w:tcPrChange w:id="4641" w:author="Microsoft" w:date="2016-05-17T09:58:00Z">
              <w:tcPr>
                <w:tcW w:w="1185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642" w:author="Microsoft" w:date="2016-04-05T17:43:00Z"/>
              </w:rPr>
              <w:pPrChange w:id="4643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1047" w:type="dxa"/>
            <w:shd w:val="clear" w:color="auto" w:fill="FFFF00"/>
            <w:tcPrChange w:id="4644" w:author="Microsoft" w:date="2016-05-17T09:58:00Z">
              <w:tcPr>
                <w:tcW w:w="1047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645" w:author="Microsoft" w:date="2016-04-05T17:43:00Z"/>
              </w:rPr>
              <w:pPrChange w:id="4646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991" w:type="dxa"/>
            <w:shd w:val="clear" w:color="auto" w:fill="FFFF00"/>
            <w:tcPrChange w:id="4647" w:author="Microsoft" w:date="2016-05-17T09:58:00Z">
              <w:tcPr>
                <w:tcW w:w="991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648" w:author="Microsoft" w:date="2016-04-05T17:43:00Z"/>
              </w:rPr>
              <w:pPrChange w:id="4649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992" w:type="dxa"/>
            <w:shd w:val="clear" w:color="auto" w:fill="FFFF00"/>
            <w:tcPrChange w:id="4650" w:author="Microsoft" w:date="2016-05-17T09:58:00Z">
              <w:tcPr>
                <w:tcW w:w="992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651" w:author="Microsoft" w:date="2016-04-05T17:43:00Z"/>
              </w:rPr>
              <w:pPrChange w:id="4652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1418" w:type="dxa"/>
            <w:shd w:val="clear" w:color="auto" w:fill="FFFF00"/>
            <w:tcPrChange w:id="4653" w:author="Microsoft" w:date="2016-05-17T09:58:00Z">
              <w:tcPr>
                <w:tcW w:w="1418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654" w:author="Microsoft" w:date="2016-04-05T17:43:00Z"/>
              </w:rPr>
              <w:pPrChange w:id="4655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992" w:type="dxa"/>
            <w:shd w:val="clear" w:color="auto" w:fill="FFFF00"/>
            <w:tcPrChange w:id="4656" w:author="Microsoft" w:date="2016-05-17T09:58:00Z">
              <w:tcPr>
                <w:tcW w:w="850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657" w:author="Microsoft" w:date="2016-04-05T17:43:00Z"/>
              </w:rPr>
              <w:pPrChange w:id="4658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963" w:type="dxa"/>
            <w:shd w:val="clear" w:color="auto" w:fill="FFFF00"/>
            <w:tcPrChange w:id="4659" w:author="Microsoft" w:date="2016-05-17T09:58:00Z">
              <w:tcPr>
                <w:tcW w:w="1105" w:type="dxa"/>
                <w:shd w:val="clear" w:color="auto" w:fill="FFFF00"/>
              </w:tcPr>
            </w:tcPrChange>
          </w:tcPr>
          <w:p w:rsidR="00B47239" w:rsidRDefault="00B47239">
            <w:pPr>
              <w:pStyle w:val="af1"/>
              <w:rPr>
                <w:ins w:id="4660" w:author="Microsoft" w:date="2016-05-17T09:57:00Z"/>
              </w:rPr>
            </w:pPr>
          </w:p>
        </w:tc>
      </w:tr>
      <w:tr w:rsidR="00B47239" w:rsidRPr="00286045" w:rsidTr="00B47239">
        <w:trPr>
          <w:trHeight w:val="264"/>
          <w:trPrChange w:id="4661" w:author="Microsoft" w:date="2016-05-17T09:58:00Z">
            <w:trPr>
              <w:trHeight w:val="264"/>
            </w:trPr>
          </w:trPrChange>
        </w:trPr>
        <w:tc>
          <w:tcPr>
            <w:tcW w:w="981" w:type="dxa"/>
            <w:vMerge/>
            <w:shd w:val="clear" w:color="auto" w:fill="FFFFFF" w:themeFill="background1"/>
            <w:tcPrChange w:id="4662" w:author="Microsoft" w:date="2016-05-17T09:58:00Z">
              <w:tcPr>
                <w:tcW w:w="981" w:type="dxa"/>
                <w:vMerge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  <w:pPrChange w:id="4663" w:author="Microsoft" w:date="2016-05-13T11:07:00Z">
                <w:pPr>
                  <w:pStyle w:val="af1"/>
                  <w:ind w:firstLineChars="50" w:firstLine="90"/>
                </w:pPr>
              </w:pPrChange>
            </w:pPr>
          </w:p>
        </w:tc>
        <w:tc>
          <w:tcPr>
            <w:tcW w:w="1301" w:type="dxa"/>
            <w:shd w:val="clear" w:color="auto" w:fill="FFFFFF" w:themeFill="background1"/>
            <w:tcPrChange w:id="4664" w:author="Microsoft" w:date="2016-05-17T09:58:00Z">
              <w:tcPr>
                <w:tcW w:w="1301" w:type="dxa"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  <w:pPrChange w:id="4665" w:author="Microsoft" w:date="2016-05-13T11:07:00Z">
                <w:pPr>
                  <w:pStyle w:val="af1"/>
                  <w:ind w:firstLineChars="50" w:firstLine="90"/>
                </w:pPr>
              </w:pPrChange>
            </w:pPr>
            <w:ins w:id="4666" w:author="Microsoft" w:date="2016-04-05T17:44:00Z">
              <w:r>
                <w:rPr>
                  <w:rFonts w:hint="eastAsia"/>
                </w:rPr>
                <w:t>即开票</w:t>
              </w:r>
            </w:ins>
          </w:p>
        </w:tc>
        <w:tc>
          <w:tcPr>
            <w:tcW w:w="1327" w:type="dxa"/>
            <w:shd w:val="clear" w:color="auto" w:fill="FFFFFF" w:themeFill="background1"/>
            <w:tcPrChange w:id="4667" w:author="Microsoft" w:date="2016-05-17T09:58:00Z">
              <w:tcPr>
                <w:tcW w:w="1327" w:type="dxa"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  <w:pPrChange w:id="4668" w:author="Microsoft" w:date="2016-05-13T11:07:00Z">
                <w:pPr>
                  <w:pStyle w:val="af1"/>
                  <w:ind w:firstLineChars="50" w:firstLine="90"/>
                </w:pPr>
              </w:pPrChange>
            </w:pPr>
          </w:p>
        </w:tc>
        <w:tc>
          <w:tcPr>
            <w:tcW w:w="953" w:type="dxa"/>
            <w:shd w:val="clear" w:color="auto" w:fill="FFFFFF" w:themeFill="background1"/>
            <w:tcPrChange w:id="4669" w:author="Microsoft" w:date="2016-05-17T09:58:00Z">
              <w:tcPr>
                <w:tcW w:w="953" w:type="dxa"/>
                <w:shd w:val="clear" w:color="auto" w:fill="FFFFFF" w:themeFill="background1"/>
              </w:tcPr>
            </w:tcPrChange>
          </w:tcPr>
          <w:p w:rsidR="00B47239" w:rsidRPr="00203026" w:rsidDel="00866874" w:rsidRDefault="00B47239">
            <w:pPr>
              <w:pStyle w:val="af1"/>
            </w:pPr>
          </w:p>
        </w:tc>
        <w:tc>
          <w:tcPr>
            <w:tcW w:w="1185" w:type="dxa"/>
            <w:shd w:val="clear" w:color="auto" w:fill="FFFFFF" w:themeFill="background1"/>
            <w:tcPrChange w:id="4670" w:author="Microsoft" w:date="2016-05-17T09:58:00Z">
              <w:tcPr>
                <w:tcW w:w="1185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953" w:type="dxa"/>
            <w:shd w:val="clear" w:color="auto" w:fill="FFFFFF" w:themeFill="background1"/>
            <w:tcPrChange w:id="4671" w:author="Microsoft" w:date="2016-05-17T09:58:00Z">
              <w:tcPr>
                <w:tcW w:w="953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1185" w:type="dxa"/>
            <w:shd w:val="clear" w:color="auto" w:fill="FFFFFF" w:themeFill="background1"/>
            <w:tcPrChange w:id="4672" w:author="Microsoft" w:date="2016-05-17T09:58:00Z">
              <w:tcPr>
                <w:tcW w:w="1185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1047" w:type="dxa"/>
            <w:shd w:val="clear" w:color="auto" w:fill="FFFFFF" w:themeFill="background1"/>
            <w:tcPrChange w:id="4673" w:author="Microsoft" w:date="2016-05-17T09:58:00Z">
              <w:tcPr>
                <w:tcW w:w="1047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991" w:type="dxa"/>
            <w:shd w:val="clear" w:color="auto" w:fill="FFFFFF" w:themeFill="background1"/>
            <w:tcPrChange w:id="4674" w:author="Microsoft" w:date="2016-05-17T09:58:00Z">
              <w:tcPr>
                <w:tcW w:w="991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992" w:type="dxa"/>
            <w:shd w:val="clear" w:color="auto" w:fill="FFFFFF" w:themeFill="background1"/>
            <w:tcPrChange w:id="4675" w:author="Microsoft" w:date="2016-05-17T09:58:00Z">
              <w:tcPr>
                <w:tcW w:w="992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1418" w:type="dxa"/>
            <w:shd w:val="clear" w:color="auto" w:fill="FFFFFF" w:themeFill="background1"/>
            <w:tcPrChange w:id="4676" w:author="Microsoft" w:date="2016-05-17T09:58:00Z">
              <w:tcPr>
                <w:tcW w:w="1418" w:type="dxa"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</w:pPr>
          </w:p>
        </w:tc>
        <w:tc>
          <w:tcPr>
            <w:tcW w:w="992" w:type="dxa"/>
            <w:shd w:val="clear" w:color="auto" w:fill="FFFFFF" w:themeFill="background1"/>
            <w:tcPrChange w:id="4677" w:author="Microsoft" w:date="2016-05-17T09:58:00Z">
              <w:tcPr>
                <w:tcW w:w="850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  <w:r>
              <w:rPr>
                <w:rFonts w:hint="eastAsia"/>
              </w:rPr>
              <w:t>0</w:t>
            </w:r>
          </w:p>
        </w:tc>
        <w:tc>
          <w:tcPr>
            <w:tcW w:w="963" w:type="dxa"/>
            <w:shd w:val="clear" w:color="auto" w:fill="FFFFFF" w:themeFill="background1"/>
            <w:tcPrChange w:id="4678" w:author="Microsoft" w:date="2016-05-17T09:58:00Z">
              <w:tcPr>
                <w:tcW w:w="1105" w:type="dxa"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  <w:rPr>
                <w:ins w:id="4679" w:author="Microsoft" w:date="2016-05-17T09:57:00Z"/>
              </w:rPr>
            </w:pPr>
          </w:p>
        </w:tc>
      </w:tr>
      <w:tr w:rsidR="00B47239" w:rsidRPr="00286045" w:rsidTr="00B47239">
        <w:trPr>
          <w:trHeight w:val="264"/>
          <w:trPrChange w:id="4680" w:author="Microsoft" w:date="2016-05-17T09:58:00Z">
            <w:trPr>
              <w:trHeight w:val="264"/>
            </w:trPr>
          </w:trPrChange>
        </w:trPr>
        <w:tc>
          <w:tcPr>
            <w:tcW w:w="981" w:type="dxa"/>
            <w:vMerge/>
            <w:shd w:val="clear" w:color="auto" w:fill="FFFFFF" w:themeFill="background1"/>
            <w:tcPrChange w:id="4681" w:author="Microsoft" w:date="2016-05-17T09:58:00Z">
              <w:tcPr>
                <w:tcW w:w="981" w:type="dxa"/>
                <w:vMerge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  <w:pPrChange w:id="4682" w:author="Microsoft" w:date="2016-05-13T11:07:00Z">
                <w:pPr>
                  <w:pStyle w:val="af1"/>
                  <w:ind w:firstLineChars="50" w:firstLine="90"/>
                </w:pPr>
              </w:pPrChange>
            </w:pPr>
          </w:p>
        </w:tc>
        <w:tc>
          <w:tcPr>
            <w:tcW w:w="1301" w:type="dxa"/>
            <w:shd w:val="clear" w:color="auto" w:fill="FFFFFF" w:themeFill="background1"/>
            <w:tcPrChange w:id="4683" w:author="Microsoft" w:date="2016-05-17T09:58:00Z">
              <w:tcPr>
                <w:tcW w:w="1301" w:type="dxa"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  <w:pPrChange w:id="4684" w:author="Microsoft" w:date="2016-05-13T11:07:00Z">
                <w:pPr>
                  <w:pStyle w:val="af1"/>
                  <w:ind w:firstLineChars="50" w:firstLine="90"/>
                </w:pPr>
              </w:pPrChange>
            </w:pPr>
            <w:ins w:id="4685" w:author="Microsoft" w:date="2016-04-05T17:44:00Z">
              <w:r>
                <w:rPr>
                  <w:rFonts w:hint="eastAsia"/>
                </w:rPr>
                <w:t>电脑</w:t>
              </w:r>
              <w:r>
                <w:t>票</w:t>
              </w:r>
            </w:ins>
          </w:p>
        </w:tc>
        <w:tc>
          <w:tcPr>
            <w:tcW w:w="1327" w:type="dxa"/>
            <w:shd w:val="clear" w:color="auto" w:fill="FFFFFF" w:themeFill="background1"/>
            <w:tcPrChange w:id="4686" w:author="Microsoft" w:date="2016-05-17T09:58:00Z">
              <w:tcPr>
                <w:tcW w:w="1327" w:type="dxa"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  <w:pPrChange w:id="4687" w:author="Microsoft" w:date="2016-05-13T11:07:00Z">
                <w:pPr>
                  <w:pStyle w:val="af1"/>
                  <w:ind w:firstLineChars="50" w:firstLine="90"/>
                </w:pPr>
              </w:pPrChange>
            </w:pPr>
          </w:p>
        </w:tc>
        <w:tc>
          <w:tcPr>
            <w:tcW w:w="953" w:type="dxa"/>
            <w:shd w:val="clear" w:color="auto" w:fill="FFFFFF" w:themeFill="background1"/>
            <w:tcPrChange w:id="4688" w:author="Microsoft" w:date="2016-05-17T09:58:00Z">
              <w:tcPr>
                <w:tcW w:w="953" w:type="dxa"/>
                <w:shd w:val="clear" w:color="auto" w:fill="FFFFFF" w:themeFill="background1"/>
              </w:tcPr>
            </w:tcPrChange>
          </w:tcPr>
          <w:p w:rsidR="00B47239" w:rsidRPr="00203026" w:rsidDel="00866874" w:rsidRDefault="00B47239">
            <w:pPr>
              <w:pStyle w:val="af1"/>
            </w:pPr>
          </w:p>
        </w:tc>
        <w:tc>
          <w:tcPr>
            <w:tcW w:w="1185" w:type="dxa"/>
            <w:shd w:val="clear" w:color="auto" w:fill="FFFFFF" w:themeFill="background1"/>
            <w:tcPrChange w:id="4689" w:author="Microsoft" w:date="2016-05-17T09:58:00Z">
              <w:tcPr>
                <w:tcW w:w="1185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953" w:type="dxa"/>
            <w:shd w:val="clear" w:color="auto" w:fill="FFFFFF" w:themeFill="background1"/>
            <w:tcPrChange w:id="4690" w:author="Microsoft" w:date="2016-05-17T09:58:00Z">
              <w:tcPr>
                <w:tcW w:w="953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1185" w:type="dxa"/>
            <w:shd w:val="clear" w:color="auto" w:fill="FFFFFF" w:themeFill="background1"/>
            <w:tcPrChange w:id="4691" w:author="Microsoft" w:date="2016-05-17T09:58:00Z">
              <w:tcPr>
                <w:tcW w:w="1185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1047" w:type="dxa"/>
            <w:shd w:val="clear" w:color="auto" w:fill="FFFFFF" w:themeFill="background1"/>
            <w:tcPrChange w:id="4692" w:author="Microsoft" w:date="2016-05-17T09:58:00Z">
              <w:tcPr>
                <w:tcW w:w="1047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991" w:type="dxa"/>
            <w:shd w:val="clear" w:color="auto" w:fill="FFFFFF" w:themeFill="background1"/>
            <w:tcPrChange w:id="4693" w:author="Microsoft" w:date="2016-05-17T09:58:00Z">
              <w:tcPr>
                <w:tcW w:w="991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992" w:type="dxa"/>
            <w:shd w:val="clear" w:color="auto" w:fill="FFFFFF" w:themeFill="background1"/>
            <w:tcPrChange w:id="4694" w:author="Microsoft" w:date="2016-05-17T09:58:00Z">
              <w:tcPr>
                <w:tcW w:w="992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1418" w:type="dxa"/>
            <w:shd w:val="clear" w:color="auto" w:fill="FFFFFF" w:themeFill="background1"/>
            <w:tcPrChange w:id="4695" w:author="Microsoft" w:date="2016-05-17T09:58:00Z">
              <w:tcPr>
                <w:tcW w:w="1418" w:type="dxa"/>
                <w:shd w:val="clear" w:color="auto" w:fill="FFFFFF" w:themeFill="background1"/>
              </w:tcPr>
            </w:tcPrChange>
          </w:tcPr>
          <w:p w:rsidR="00B47239" w:rsidRDefault="00B47239">
            <w:pPr>
              <w:pStyle w:val="af1"/>
            </w:pPr>
          </w:p>
        </w:tc>
        <w:tc>
          <w:tcPr>
            <w:tcW w:w="992" w:type="dxa"/>
            <w:shd w:val="clear" w:color="auto" w:fill="FFFFFF" w:themeFill="background1"/>
            <w:tcPrChange w:id="4696" w:author="Microsoft" w:date="2016-05-17T09:58:00Z">
              <w:tcPr>
                <w:tcW w:w="850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</w:pPr>
          </w:p>
        </w:tc>
        <w:tc>
          <w:tcPr>
            <w:tcW w:w="963" w:type="dxa"/>
            <w:shd w:val="clear" w:color="auto" w:fill="FFFFFF" w:themeFill="background1"/>
            <w:tcPrChange w:id="4697" w:author="Microsoft" w:date="2016-05-17T09:58:00Z">
              <w:tcPr>
                <w:tcW w:w="1105" w:type="dxa"/>
                <w:shd w:val="clear" w:color="auto" w:fill="FFFFFF" w:themeFill="background1"/>
              </w:tcPr>
            </w:tcPrChange>
          </w:tcPr>
          <w:p w:rsidR="00B47239" w:rsidRPr="00203026" w:rsidRDefault="00B47239">
            <w:pPr>
              <w:pStyle w:val="af1"/>
              <w:rPr>
                <w:ins w:id="4698" w:author="Microsoft" w:date="2016-05-17T09:57:00Z"/>
              </w:rPr>
            </w:pPr>
          </w:p>
        </w:tc>
      </w:tr>
    </w:tbl>
    <w:p w:rsidR="00E91098" w:rsidRDefault="00E91098" w:rsidP="006F412C">
      <w:pPr>
        <w:rPr>
          <w:ins w:id="4699" w:author="Microsoft" w:date="2016-04-05T17:44:00Z"/>
          <w:b/>
          <w:bCs/>
        </w:rPr>
      </w:pPr>
    </w:p>
    <w:p w:rsidR="00E91098" w:rsidRDefault="00E91098">
      <w:pPr>
        <w:ind w:left="0"/>
        <w:rPr>
          <w:ins w:id="4700" w:author="Microsoft" w:date="2016-04-05T17:42:00Z"/>
          <w:b/>
          <w:bCs/>
        </w:rPr>
        <w:pPrChange w:id="4701" w:author="Microsoft" w:date="2016-04-14T10:49:00Z">
          <w:pPr/>
        </w:pPrChange>
      </w:pPr>
    </w:p>
    <w:p w:rsidR="00523AB4" w:rsidRPr="00BD3A9E" w:rsidRDefault="00E91098">
      <w:pPr>
        <w:pStyle w:val="4"/>
        <w:pPrChange w:id="4702" w:author="Microsoft" w:date="2016-04-05T17:49:00Z">
          <w:pPr/>
        </w:pPrChange>
      </w:pPr>
      <w:bookmarkStart w:id="4703" w:name="_Toc450144065"/>
      <w:ins w:id="4704" w:author="Microsoft" w:date="2016-04-05T17:42:00Z">
        <w:r>
          <w:rPr>
            <w:rFonts w:hint="eastAsia"/>
          </w:rPr>
          <w:t>部门</w:t>
        </w:r>
        <w:r>
          <w:t>应</w:t>
        </w:r>
        <w:r>
          <w:rPr>
            <w:rFonts w:hint="eastAsia"/>
          </w:rPr>
          <w:t>缴</w:t>
        </w:r>
        <w:r>
          <w:t>款</w:t>
        </w:r>
      </w:ins>
      <w:del w:id="4705" w:author="Microsoft" w:date="2016-04-05T17:42:00Z">
        <w:r w:rsidR="00BD3A9E" w:rsidRPr="00BD3A9E" w:rsidDel="00E91098">
          <w:rPr>
            <w:rFonts w:hint="eastAsia"/>
          </w:rPr>
          <w:delText>站点</w:delText>
        </w:r>
        <w:r w:rsidR="00BD3A9E" w:rsidRPr="00BD3A9E" w:rsidDel="00E91098">
          <w:delText>资金</w:delText>
        </w:r>
      </w:del>
      <w:r w:rsidR="00BD3A9E" w:rsidRPr="00BD3A9E">
        <w:t>报表</w:t>
      </w:r>
      <w:bookmarkEnd w:id="4703"/>
      <w:del w:id="4706" w:author="Microsoft" w:date="2016-04-07T15:37:00Z">
        <w:r w:rsidR="00BD3A9E" w:rsidRPr="00BD3A9E" w:rsidDel="001C666C">
          <w:delText>：</w:delText>
        </w:r>
      </w:del>
    </w:p>
    <w:tbl>
      <w:tblPr>
        <w:tblW w:w="4883" w:type="pct"/>
        <w:tblLook w:val="04A0" w:firstRow="1" w:lastRow="0" w:firstColumn="1" w:lastColumn="0" w:noHBand="0" w:noVBand="1"/>
      </w:tblPr>
      <w:tblGrid>
        <w:gridCol w:w="4527"/>
        <w:gridCol w:w="9412"/>
        <w:tblGridChange w:id="4707">
          <w:tblGrid>
            <w:gridCol w:w="10"/>
            <w:gridCol w:w="4517"/>
            <w:gridCol w:w="10"/>
            <w:gridCol w:w="9402"/>
            <w:gridCol w:w="10"/>
          </w:tblGrid>
        </w:tblGridChange>
      </w:tblGrid>
      <w:tr w:rsidR="00BD3A9E" w:rsidRPr="009A3BDA" w:rsidDel="00E91098" w:rsidTr="008C31E6">
        <w:trPr>
          <w:trHeight w:val="285"/>
          <w:del w:id="4708" w:author="Microsoft" w:date="2016-04-05T17:42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D3A9E" w:rsidRPr="00940825" w:rsidDel="00E91098" w:rsidRDefault="00BD3A9E" w:rsidP="008C31E6">
            <w:pPr>
              <w:pStyle w:val="af"/>
              <w:widowControl/>
              <w:numPr>
                <w:ilvl w:val="0"/>
                <w:numId w:val="60"/>
              </w:numPr>
              <w:adjustRightInd/>
              <w:spacing w:before="240" w:line="240" w:lineRule="auto"/>
              <w:ind w:right="0" w:firstLineChars="0"/>
              <w:jc w:val="left"/>
              <w:rPr>
                <w:del w:id="4709" w:author="Microsoft" w:date="2016-04-05T17:42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del w:id="4710" w:author="Microsoft" w:date="2016-04-05T17:42:00Z">
              <w:r w:rsidRPr="00940825" w:rsidDel="00E91098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delText>查询条件</w:delText>
              </w:r>
            </w:del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BD3A9E" w:rsidRPr="009A3BDA" w:rsidDel="00E91098" w:rsidRDefault="00BD3A9E" w:rsidP="008C31E6">
            <w:pPr>
              <w:spacing w:before="240"/>
              <w:rPr>
                <w:del w:id="4711" w:author="Microsoft" w:date="2016-04-05T17:42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del w:id="4712" w:author="Microsoft" w:date="2016-04-05T17:42:00Z">
              <w:r w:rsidRPr="009A3BDA" w:rsidDel="00E91098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delText>说明</w:delText>
              </w:r>
            </w:del>
          </w:p>
        </w:tc>
      </w:tr>
      <w:tr w:rsidR="00BD3A9E" w:rsidDel="00E91098" w:rsidTr="008C31E6">
        <w:trPr>
          <w:trHeight w:val="533"/>
          <w:del w:id="4713" w:author="Microsoft" w:date="2016-04-05T17:42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BD3A9E" w:rsidRPr="009A3BDA" w:rsidDel="00E91098" w:rsidRDefault="00BD3A9E" w:rsidP="008C31E6">
            <w:pPr>
              <w:spacing w:before="240"/>
              <w:jc w:val="center"/>
              <w:rPr>
                <w:del w:id="4714" w:author="Microsoft" w:date="2016-04-05T17:42:00Z"/>
                <w:rFonts w:ascii="宋体" w:hAnsi="宋体" w:cs="宋体"/>
                <w:color w:val="000000"/>
                <w:sz w:val="22"/>
                <w:szCs w:val="22"/>
              </w:rPr>
            </w:pPr>
            <w:del w:id="4715" w:author="Microsoft" w:date="2016-04-05T17:42:00Z">
              <w:r w:rsidDel="00E91098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站点编号</w:delText>
              </w:r>
            </w:del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BD3A9E" w:rsidDel="00E91098" w:rsidRDefault="00BD3A9E" w:rsidP="008C31E6">
            <w:pPr>
              <w:spacing w:before="240"/>
              <w:jc w:val="center"/>
              <w:rPr>
                <w:del w:id="4716" w:author="Microsoft" w:date="2016-04-05T17:42:00Z"/>
                <w:rFonts w:ascii="宋体" w:hAnsi="宋体" w:cs="宋体"/>
                <w:color w:val="000000"/>
                <w:sz w:val="22"/>
                <w:szCs w:val="22"/>
              </w:rPr>
            </w:pPr>
            <w:del w:id="4717" w:author="Microsoft" w:date="2016-04-05T17:42:00Z">
              <w:r w:rsidDel="00E91098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文本</w:delText>
              </w:r>
              <w:r w:rsidDel="00E91098">
                <w:rPr>
                  <w:rFonts w:ascii="宋体" w:hAnsi="宋体" w:cs="宋体"/>
                  <w:color w:val="000000"/>
                  <w:sz w:val="22"/>
                  <w:szCs w:val="22"/>
                </w:rPr>
                <w:delText>框输入站点</w:delText>
              </w:r>
              <w:r w:rsidDel="00E91098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编号</w:delText>
              </w:r>
            </w:del>
          </w:p>
        </w:tc>
      </w:tr>
      <w:tr w:rsidR="00BD3A9E" w:rsidRPr="009A3BDA" w:rsidDel="00E91098" w:rsidTr="00E91098">
        <w:tblPrEx>
          <w:tblW w:w="4883" w:type="pct"/>
          <w:tblPrExChange w:id="4718" w:author="Microsoft" w:date="2016-04-05T17:39:00Z">
            <w:tblPrEx>
              <w:tblW w:w="4883" w:type="pct"/>
            </w:tblPrEx>
          </w:tblPrExChange>
        </w:tblPrEx>
        <w:trPr>
          <w:trHeight w:val="399"/>
          <w:del w:id="4719" w:author="Microsoft" w:date="2016-04-05T17:42:00Z"/>
          <w:trPrChange w:id="4720" w:author="Microsoft" w:date="2016-04-05T17:39:00Z">
            <w:trPr>
              <w:gridAfter w:val="0"/>
              <w:trHeight w:val="399"/>
            </w:trPr>
          </w:trPrChange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  <w:tcPrChange w:id="4721" w:author="Microsoft" w:date="2016-04-05T17:39:00Z">
              <w:tcPr>
                <w:tcW w:w="1624" w:type="pct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:rsidR="00BD3A9E" w:rsidRPr="009A3BDA" w:rsidDel="00E91098" w:rsidRDefault="00BD3A9E" w:rsidP="008C31E6">
            <w:pPr>
              <w:spacing w:before="240"/>
              <w:jc w:val="center"/>
              <w:rPr>
                <w:del w:id="4722" w:author="Microsoft" w:date="2016-04-05T17:42:00Z"/>
                <w:rFonts w:ascii="宋体" w:hAnsi="宋体" w:cs="宋体"/>
                <w:color w:val="000000"/>
                <w:sz w:val="22"/>
                <w:szCs w:val="22"/>
              </w:rPr>
            </w:pPr>
            <w:del w:id="4723" w:author="Microsoft" w:date="2016-04-05T17:42:00Z">
              <w:r w:rsidDel="00E91098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日期</w:delText>
              </w:r>
            </w:del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  <w:tcPrChange w:id="4724" w:author="Microsoft" w:date="2016-04-05T17:39:00Z">
              <w:tcPr>
                <w:tcW w:w="3376" w:type="pct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hideMark/>
              </w:tcPr>
            </w:tcPrChange>
          </w:tcPr>
          <w:p w:rsidR="00BD3A9E" w:rsidRPr="009A3BDA" w:rsidDel="00E91098" w:rsidRDefault="00BD3A9E" w:rsidP="008C31E6">
            <w:pPr>
              <w:spacing w:before="240"/>
              <w:jc w:val="center"/>
              <w:rPr>
                <w:del w:id="4725" w:author="Microsoft" w:date="2016-04-05T17:42:00Z"/>
                <w:rFonts w:ascii="宋体" w:hAnsi="宋体" w:cs="宋体"/>
                <w:color w:val="000000"/>
                <w:sz w:val="22"/>
                <w:szCs w:val="22"/>
              </w:rPr>
            </w:pPr>
            <w:del w:id="4726" w:author="Microsoft" w:date="2016-04-05T17:42:00Z">
              <w:r w:rsidDel="00E91098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选择</w:delText>
              </w:r>
              <w:r w:rsidDel="00E91098">
                <w:rPr>
                  <w:rFonts w:ascii="宋体" w:hAnsi="宋体" w:cs="宋体"/>
                  <w:color w:val="000000"/>
                  <w:sz w:val="22"/>
                  <w:szCs w:val="22"/>
                </w:rPr>
                <w:delText>起止</w:delText>
              </w:r>
              <w:r w:rsidDel="00E91098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日期</w:delText>
              </w:r>
              <w:r w:rsidDel="00E91098">
                <w:rPr>
                  <w:rFonts w:ascii="宋体" w:hAnsi="宋体" w:cs="宋体"/>
                  <w:color w:val="000000"/>
                  <w:sz w:val="22"/>
                  <w:szCs w:val="22"/>
                </w:rPr>
                <w:delText>，查询</w:delText>
              </w:r>
              <w:r w:rsidDel="00E91098"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delText>某</w:delText>
              </w:r>
              <w:r w:rsidDel="00E91098">
                <w:rPr>
                  <w:rFonts w:ascii="宋体" w:hAnsi="宋体" w:cs="宋体"/>
                  <w:color w:val="000000"/>
                  <w:sz w:val="22"/>
                  <w:szCs w:val="22"/>
                </w:rPr>
                <w:delText>一时间段的数据；</w:delText>
              </w:r>
            </w:del>
          </w:p>
        </w:tc>
      </w:tr>
    </w:tbl>
    <w:p w:rsidR="007975F4" w:rsidDel="00E91098" w:rsidRDefault="007975F4" w:rsidP="00BD3A9E">
      <w:pPr>
        <w:ind w:left="0"/>
        <w:rPr>
          <w:del w:id="4727" w:author="Microsoft" w:date="2016-04-05T17:44:00Z"/>
          <w:color w:val="FF0000"/>
        </w:rPr>
      </w:pPr>
    </w:p>
    <w:p w:rsidR="00B349E9" w:rsidRPr="007975F4" w:rsidRDefault="00B349E9" w:rsidP="00BD3A9E">
      <w:pPr>
        <w:ind w:left="0"/>
        <w:rPr>
          <w:color w:val="FF0000"/>
        </w:rPr>
      </w:pPr>
    </w:p>
    <w:tbl>
      <w:tblPr>
        <w:tblStyle w:val="a4"/>
        <w:tblW w:w="14116" w:type="dxa"/>
        <w:tblInd w:w="-5" w:type="dxa"/>
        <w:tblLook w:val="04A0" w:firstRow="1" w:lastRow="0" w:firstColumn="1" w:lastColumn="0" w:noHBand="0" w:noVBand="1"/>
      </w:tblPr>
      <w:tblGrid>
        <w:gridCol w:w="9206"/>
        <w:gridCol w:w="398"/>
        <w:gridCol w:w="398"/>
        <w:gridCol w:w="590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591"/>
        <w:tblGridChange w:id="4728">
          <w:tblGrid>
            <w:gridCol w:w="5"/>
            <w:gridCol w:w="993"/>
            <w:gridCol w:w="980"/>
            <w:gridCol w:w="1130"/>
            <w:gridCol w:w="1499"/>
            <w:gridCol w:w="842"/>
            <w:gridCol w:w="904"/>
            <w:gridCol w:w="792"/>
            <w:gridCol w:w="1014"/>
            <w:gridCol w:w="792"/>
            <w:gridCol w:w="255"/>
            <w:gridCol w:w="398"/>
            <w:gridCol w:w="361"/>
            <w:gridCol w:w="37"/>
            <w:gridCol w:w="590"/>
            <w:gridCol w:w="255"/>
            <w:gridCol w:w="90"/>
            <w:gridCol w:w="345"/>
            <w:gridCol w:w="345"/>
            <w:gridCol w:w="256"/>
            <w:gridCol w:w="89"/>
            <w:gridCol w:w="345"/>
            <w:gridCol w:w="345"/>
            <w:gridCol w:w="45"/>
            <w:gridCol w:w="300"/>
            <w:gridCol w:w="345"/>
            <w:gridCol w:w="345"/>
            <w:gridCol w:w="424"/>
            <w:gridCol w:w="167"/>
          </w:tblGrid>
        </w:tblGridChange>
      </w:tblGrid>
      <w:tr w:rsidR="00B349E9" w:rsidRPr="00286045" w:rsidDel="00E91098" w:rsidTr="00B349E9">
        <w:trPr>
          <w:trHeight w:val="240"/>
          <w:del w:id="4729" w:author="Microsoft" w:date="2016-04-05T17:41:00Z"/>
        </w:trPr>
        <w:tc>
          <w:tcPr>
            <w:tcW w:w="993" w:type="dxa"/>
            <w:shd w:val="clear" w:color="auto" w:fill="D9D9D9" w:themeFill="background1" w:themeFillShade="D9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2913"/>
              <w:gridCol w:w="6057"/>
            </w:tblGrid>
            <w:tr w:rsidR="00E91098" w:rsidRPr="009A3BDA" w:rsidTr="005843C4">
              <w:trPr>
                <w:trHeight w:val="285"/>
                <w:ins w:id="4730" w:author="Microsoft" w:date="2016-04-05T17:41:00Z"/>
              </w:trPr>
              <w:tc>
                <w:tcPr>
                  <w:tcW w:w="1624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hideMark/>
                </w:tcPr>
                <w:p w:rsidR="00E91098" w:rsidRPr="00940825" w:rsidRDefault="00E91098" w:rsidP="00E91098">
                  <w:pPr>
                    <w:pStyle w:val="af"/>
                    <w:widowControl/>
                    <w:numPr>
                      <w:ilvl w:val="0"/>
                      <w:numId w:val="60"/>
                    </w:numPr>
                    <w:adjustRightInd/>
                    <w:spacing w:before="240" w:line="240" w:lineRule="auto"/>
                    <w:ind w:right="0" w:firstLineChars="0"/>
                    <w:jc w:val="left"/>
                    <w:rPr>
                      <w:ins w:id="4731" w:author="Microsoft" w:date="2016-04-05T17:41:00Z"/>
                      <w:rFonts w:ascii="宋体" w:hAnsi="宋体" w:cs="宋体"/>
                      <w:b/>
                      <w:bCs/>
                      <w:color w:val="000000"/>
                      <w:sz w:val="22"/>
                      <w:szCs w:val="22"/>
                    </w:rPr>
                  </w:pPr>
                  <w:ins w:id="4732" w:author="Microsoft" w:date="2016-04-05T17:41:00Z">
                    <w:r w:rsidRPr="00940825">
                      <w:rPr>
                        <w:rFonts w:ascii="宋体" w:hAnsi="宋体" w:cs="宋体" w:hint="eastAsia"/>
                        <w:b/>
                        <w:bCs/>
                        <w:color w:val="000000"/>
                        <w:sz w:val="22"/>
                        <w:szCs w:val="22"/>
                      </w:rPr>
                      <w:t>查询条件</w:t>
                    </w:r>
                  </w:ins>
                </w:p>
              </w:tc>
              <w:tc>
                <w:tcPr>
                  <w:tcW w:w="3376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9D9D9"/>
                  <w:hideMark/>
                </w:tcPr>
                <w:p w:rsidR="00E91098" w:rsidRPr="009A3BDA" w:rsidRDefault="00E91098" w:rsidP="00E91098">
                  <w:pPr>
                    <w:spacing w:before="240"/>
                    <w:rPr>
                      <w:ins w:id="4733" w:author="Microsoft" w:date="2016-04-05T17:41:00Z"/>
                      <w:rFonts w:ascii="宋体" w:hAnsi="宋体" w:cs="宋体"/>
                      <w:b/>
                      <w:bCs/>
                      <w:color w:val="000000"/>
                      <w:sz w:val="22"/>
                      <w:szCs w:val="22"/>
                    </w:rPr>
                  </w:pPr>
                  <w:ins w:id="4734" w:author="Microsoft" w:date="2016-04-05T17:41:00Z">
                    <w:r w:rsidRPr="009A3BDA">
                      <w:rPr>
                        <w:rFonts w:ascii="宋体" w:hAnsi="宋体" w:cs="宋体" w:hint="eastAsia"/>
                        <w:b/>
                        <w:bCs/>
                        <w:color w:val="000000"/>
                        <w:sz w:val="22"/>
                        <w:szCs w:val="22"/>
                      </w:rPr>
                      <w:t>说明</w:t>
                    </w:r>
                  </w:ins>
                </w:p>
              </w:tc>
            </w:tr>
            <w:tr w:rsidR="00E91098" w:rsidRPr="009A3BDA" w:rsidTr="005843C4">
              <w:trPr>
                <w:trHeight w:val="533"/>
                <w:ins w:id="4735" w:author="Microsoft" w:date="2016-04-05T17:41:00Z"/>
              </w:trPr>
              <w:tc>
                <w:tcPr>
                  <w:tcW w:w="1624" w:type="pct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:rsidR="00E91098" w:rsidRPr="009A3BDA" w:rsidRDefault="00E91098" w:rsidP="00E91098">
                  <w:pPr>
                    <w:spacing w:before="240"/>
                    <w:jc w:val="center"/>
                    <w:rPr>
                      <w:ins w:id="4736" w:author="Microsoft" w:date="2016-04-05T17:41:00Z"/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  <w:ins w:id="4737" w:author="Microsoft" w:date="2016-04-05T17:41:00Z">
                    <w:r>
                      <w:rPr>
                        <w:rFonts w:ascii="宋体" w:hAnsi="宋体" w:cs="宋体" w:hint="eastAsia"/>
                        <w:color w:val="000000"/>
                        <w:sz w:val="22"/>
                        <w:szCs w:val="22"/>
                      </w:rPr>
                      <w:t>部门名称</w:t>
                    </w:r>
                  </w:ins>
                </w:p>
              </w:tc>
              <w:tc>
                <w:tcPr>
                  <w:tcW w:w="3376" w:type="pct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</w:tcPr>
                <w:p w:rsidR="00E91098" w:rsidRDefault="00E91098" w:rsidP="00E91098">
                  <w:pPr>
                    <w:spacing w:before="240"/>
                    <w:jc w:val="center"/>
                    <w:rPr>
                      <w:ins w:id="4738" w:author="Microsoft" w:date="2016-04-05T17:41:00Z"/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  <w:ins w:id="4739" w:author="Microsoft" w:date="2016-04-05T17:41:00Z">
                    <w:r>
                      <w:rPr>
                        <w:rFonts w:ascii="宋体" w:hAnsi="宋体" w:cs="宋体" w:hint="eastAsia"/>
                        <w:color w:val="000000"/>
                        <w:sz w:val="22"/>
                        <w:szCs w:val="22"/>
                      </w:rPr>
                      <w:t>下拉</w:t>
                    </w:r>
                    <w:r>
                      <w:rPr>
                        <w:rFonts w:ascii="宋体" w:hAnsi="宋体" w:cs="宋体"/>
                        <w:color w:val="000000"/>
                        <w:sz w:val="22"/>
                        <w:szCs w:val="22"/>
                      </w:rPr>
                      <w:t>选择框选择部门名称</w:t>
                    </w:r>
                    <w:r>
                      <w:rPr>
                        <w:rFonts w:ascii="宋体" w:hAnsi="宋体" w:cs="宋体" w:hint="eastAsia"/>
                        <w:color w:val="000000"/>
                        <w:sz w:val="22"/>
                        <w:szCs w:val="22"/>
                      </w:rPr>
                      <w:t>（不包含</w:t>
                    </w:r>
                    <w:r>
                      <w:rPr>
                        <w:rFonts w:ascii="宋体" w:hAnsi="宋体" w:cs="宋体"/>
                        <w:color w:val="000000"/>
                        <w:sz w:val="22"/>
                        <w:szCs w:val="22"/>
                      </w:rPr>
                      <w:t>代理商）</w:t>
                    </w:r>
                  </w:ins>
                </w:p>
              </w:tc>
            </w:tr>
            <w:tr w:rsidR="00E91098" w:rsidRPr="009A3BDA" w:rsidTr="005843C4">
              <w:trPr>
                <w:trHeight w:val="399"/>
                <w:ins w:id="4740" w:author="Microsoft" w:date="2016-04-05T17:41:00Z"/>
              </w:trPr>
              <w:tc>
                <w:tcPr>
                  <w:tcW w:w="1624" w:type="pct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E91098" w:rsidRPr="009A3BDA" w:rsidRDefault="00E91098" w:rsidP="00E91098">
                  <w:pPr>
                    <w:spacing w:before="240"/>
                    <w:jc w:val="center"/>
                    <w:rPr>
                      <w:ins w:id="4741" w:author="Microsoft" w:date="2016-04-05T17:41:00Z"/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  <w:ins w:id="4742" w:author="Microsoft" w:date="2016-04-05T17:41:00Z">
                    <w:r>
                      <w:rPr>
                        <w:rFonts w:ascii="宋体" w:hAnsi="宋体" w:cs="宋体" w:hint="eastAsia"/>
                        <w:color w:val="000000"/>
                        <w:sz w:val="22"/>
                        <w:szCs w:val="22"/>
                      </w:rPr>
                      <w:t>日期</w:t>
                    </w:r>
                  </w:ins>
                </w:p>
              </w:tc>
              <w:tc>
                <w:tcPr>
                  <w:tcW w:w="3376" w:type="pct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hideMark/>
                </w:tcPr>
                <w:p w:rsidR="00E91098" w:rsidRPr="009A3BDA" w:rsidRDefault="00E91098" w:rsidP="00E91098">
                  <w:pPr>
                    <w:spacing w:before="240"/>
                    <w:jc w:val="center"/>
                    <w:rPr>
                      <w:ins w:id="4743" w:author="Microsoft" w:date="2016-04-05T17:41:00Z"/>
                      <w:rFonts w:ascii="宋体" w:hAnsi="宋体" w:cs="宋体"/>
                      <w:color w:val="000000"/>
                      <w:sz w:val="22"/>
                      <w:szCs w:val="22"/>
                    </w:rPr>
                  </w:pPr>
                  <w:ins w:id="4744" w:author="Microsoft" w:date="2016-04-05T17:41:00Z">
                    <w:r>
                      <w:rPr>
                        <w:rFonts w:ascii="宋体" w:hAnsi="宋体" w:cs="宋体" w:hint="eastAsia"/>
                        <w:color w:val="000000"/>
                        <w:sz w:val="22"/>
                        <w:szCs w:val="22"/>
                      </w:rPr>
                      <w:t>选择</w:t>
                    </w:r>
                    <w:r>
                      <w:rPr>
                        <w:rFonts w:ascii="宋体" w:hAnsi="宋体" w:cs="宋体"/>
                        <w:color w:val="000000"/>
                        <w:sz w:val="22"/>
                        <w:szCs w:val="22"/>
                      </w:rPr>
                      <w:t>起止</w:t>
                    </w:r>
                    <w:r>
                      <w:rPr>
                        <w:rFonts w:ascii="宋体" w:hAnsi="宋体" w:cs="宋体" w:hint="eastAsia"/>
                        <w:color w:val="000000"/>
                        <w:sz w:val="22"/>
                        <w:szCs w:val="22"/>
                      </w:rPr>
                      <w:t>日期</w:t>
                    </w:r>
                    <w:r>
                      <w:rPr>
                        <w:rFonts w:ascii="宋体" w:hAnsi="宋体" w:cs="宋体"/>
                        <w:color w:val="000000"/>
                        <w:sz w:val="22"/>
                        <w:szCs w:val="22"/>
                      </w:rPr>
                      <w:t>，查询</w:t>
                    </w:r>
                    <w:r>
                      <w:rPr>
                        <w:rFonts w:ascii="宋体" w:hAnsi="宋体" w:cs="宋体" w:hint="eastAsia"/>
                        <w:color w:val="000000"/>
                        <w:sz w:val="22"/>
                        <w:szCs w:val="22"/>
                      </w:rPr>
                      <w:t>某</w:t>
                    </w:r>
                    <w:r>
                      <w:rPr>
                        <w:rFonts w:ascii="宋体" w:hAnsi="宋体" w:cs="宋体"/>
                        <w:color w:val="000000"/>
                        <w:sz w:val="22"/>
                        <w:szCs w:val="22"/>
                      </w:rPr>
                      <w:t>一时间段的数据；</w:t>
                    </w:r>
                  </w:ins>
                </w:p>
              </w:tc>
            </w:tr>
          </w:tbl>
          <w:p w:rsidR="00E91098" w:rsidRDefault="00E91098">
            <w:pPr>
              <w:pStyle w:val="af1"/>
              <w:rPr>
                <w:ins w:id="4745" w:author="Microsoft" w:date="2016-04-05T17:41:00Z"/>
              </w:rPr>
              <w:pPrChange w:id="4746" w:author="Microsoft" w:date="2016-05-13T11:07:00Z">
                <w:pPr>
                  <w:pStyle w:val="af1"/>
                  <w:ind w:firstLine="100"/>
                </w:pPr>
              </w:pPrChange>
            </w:pPr>
            <w:ins w:id="4747" w:author="Microsoft" w:date="2016-04-05T17:41:00Z">
              <w:r w:rsidRPr="00207DC0">
                <w:rPr>
                  <w:rFonts w:hint="eastAsia"/>
                </w:rPr>
                <w:t>部门</w:t>
              </w:r>
              <w:r w:rsidRPr="00207DC0">
                <w:t>应交款=充值-提现-中心兑奖</w:t>
              </w:r>
            </w:ins>
          </w:p>
          <w:tbl>
            <w:tblPr>
              <w:tblStyle w:val="a4"/>
              <w:tblW w:w="13948" w:type="dxa"/>
              <w:tblLook w:val="04A0" w:firstRow="1" w:lastRow="0" w:firstColumn="1" w:lastColumn="0" w:noHBand="0" w:noVBand="1"/>
            </w:tblPr>
            <w:tblGrid>
              <w:gridCol w:w="1673"/>
              <w:gridCol w:w="2591"/>
              <w:gridCol w:w="1928"/>
              <w:gridCol w:w="1867"/>
              <w:gridCol w:w="1824"/>
              <w:gridCol w:w="2014"/>
              <w:gridCol w:w="2051"/>
            </w:tblGrid>
            <w:tr w:rsidR="00E91098" w:rsidRPr="00286045" w:rsidTr="005843C4">
              <w:trPr>
                <w:trHeight w:val="309"/>
                <w:ins w:id="4748" w:author="Microsoft" w:date="2016-04-05T17:41:00Z"/>
              </w:trPr>
              <w:tc>
                <w:tcPr>
                  <w:tcW w:w="1673" w:type="dxa"/>
                  <w:shd w:val="clear" w:color="auto" w:fill="D9D9D9" w:themeFill="background1" w:themeFillShade="D9"/>
                </w:tcPr>
                <w:p w:rsidR="00E91098" w:rsidRDefault="00E91098">
                  <w:pPr>
                    <w:pStyle w:val="af1"/>
                    <w:rPr>
                      <w:ins w:id="4749" w:author="Microsoft" w:date="2016-04-05T17:41:00Z"/>
                    </w:rPr>
                    <w:pPrChange w:id="4750" w:author="Microsoft" w:date="2016-05-13T11:07:00Z">
                      <w:pPr>
                        <w:pStyle w:val="af1"/>
                        <w:ind w:firstLineChars="50" w:firstLine="90"/>
                      </w:pPr>
                    </w:pPrChange>
                  </w:pPr>
                  <w:ins w:id="4751" w:author="Microsoft" w:date="2016-04-05T17:41:00Z">
                    <w:r>
                      <w:rPr>
                        <w:rFonts w:hint="eastAsia"/>
                      </w:rPr>
                      <w:t>日期</w:t>
                    </w:r>
                  </w:ins>
                </w:p>
              </w:tc>
              <w:tc>
                <w:tcPr>
                  <w:tcW w:w="2591" w:type="dxa"/>
                  <w:shd w:val="clear" w:color="auto" w:fill="D9D9D9" w:themeFill="background1" w:themeFillShade="D9"/>
                </w:tcPr>
                <w:p w:rsidR="00E91098" w:rsidRDefault="00E91098">
                  <w:pPr>
                    <w:pStyle w:val="af1"/>
                    <w:rPr>
                      <w:ins w:id="4752" w:author="Microsoft" w:date="2016-04-05T17:41:00Z"/>
                    </w:rPr>
                    <w:pPrChange w:id="4753" w:author="Microsoft" w:date="2016-05-13T11:07:00Z">
                      <w:pPr>
                        <w:pStyle w:val="af1"/>
                        <w:ind w:firstLineChars="50" w:firstLine="90"/>
                      </w:pPr>
                    </w:pPrChange>
                  </w:pPr>
                  <w:ins w:id="4754" w:author="Microsoft" w:date="2016-04-05T17:41:00Z">
                    <w:r>
                      <w:rPr>
                        <w:rFonts w:hint="eastAsia"/>
                      </w:rPr>
                      <w:t>部门</w:t>
                    </w:r>
                    <w:r>
                      <w:t>名称</w:t>
                    </w:r>
                  </w:ins>
                </w:p>
              </w:tc>
              <w:tc>
                <w:tcPr>
                  <w:tcW w:w="1928" w:type="dxa"/>
                  <w:shd w:val="clear" w:color="auto" w:fill="D9D9D9" w:themeFill="background1" w:themeFillShade="D9"/>
                </w:tcPr>
                <w:p w:rsidR="00E91098" w:rsidRPr="00203026" w:rsidRDefault="00E91098">
                  <w:pPr>
                    <w:pStyle w:val="af1"/>
                    <w:rPr>
                      <w:ins w:id="4755" w:author="Microsoft" w:date="2016-04-05T17:41:00Z"/>
                    </w:rPr>
                  </w:pPr>
                  <w:ins w:id="4756" w:author="Microsoft" w:date="2016-04-05T17:41:00Z">
                    <w:r>
                      <w:rPr>
                        <w:rFonts w:hint="eastAsia"/>
                      </w:rPr>
                      <w:t>充值</w:t>
                    </w:r>
                    <w:r>
                      <w:t>金额</w:t>
                    </w:r>
                  </w:ins>
                </w:p>
              </w:tc>
              <w:tc>
                <w:tcPr>
                  <w:tcW w:w="1867" w:type="dxa"/>
                  <w:shd w:val="clear" w:color="auto" w:fill="D9D9D9" w:themeFill="background1" w:themeFillShade="D9"/>
                </w:tcPr>
                <w:p w:rsidR="00E91098" w:rsidRPr="00203026" w:rsidRDefault="00E91098">
                  <w:pPr>
                    <w:pStyle w:val="af1"/>
                    <w:rPr>
                      <w:ins w:id="4757" w:author="Microsoft" w:date="2016-04-05T17:41:00Z"/>
                    </w:rPr>
                    <w:pPrChange w:id="4758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  <w:ins w:id="4759" w:author="Microsoft" w:date="2016-04-05T17:41:00Z">
                    <w:r>
                      <w:rPr>
                        <w:rFonts w:hint="eastAsia"/>
                      </w:rPr>
                      <w:t>提现</w:t>
                    </w:r>
                    <w:r>
                      <w:t>金额</w:t>
                    </w:r>
                  </w:ins>
                </w:p>
              </w:tc>
              <w:tc>
                <w:tcPr>
                  <w:tcW w:w="1824" w:type="dxa"/>
                  <w:shd w:val="clear" w:color="auto" w:fill="D9D9D9" w:themeFill="background1" w:themeFillShade="D9"/>
                </w:tcPr>
                <w:p w:rsidR="00E91098" w:rsidRDefault="00E91098">
                  <w:pPr>
                    <w:pStyle w:val="af1"/>
                    <w:rPr>
                      <w:ins w:id="4760" w:author="Microsoft" w:date="2016-04-05T17:41:00Z"/>
                    </w:rPr>
                    <w:pPrChange w:id="4761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  <w:ins w:id="4762" w:author="Microsoft" w:date="2016-04-05T17:41:00Z">
                    <w:r>
                      <w:rPr>
                        <w:rFonts w:hint="eastAsia"/>
                      </w:rPr>
                      <w:t>中心</w:t>
                    </w:r>
                    <w:r>
                      <w:t>兑奖</w:t>
                    </w:r>
                    <w:r>
                      <w:rPr>
                        <w:rFonts w:hint="eastAsia"/>
                      </w:rPr>
                      <w:t>金额</w:t>
                    </w:r>
                  </w:ins>
                </w:p>
              </w:tc>
              <w:tc>
                <w:tcPr>
                  <w:tcW w:w="2014" w:type="dxa"/>
                  <w:shd w:val="clear" w:color="auto" w:fill="D9D9D9" w:themeFill="background1" w:themeFillShade="D9"/>
                </w:tcPr>
                <w:p w:rsidR="00E91098" w:rsidRDefault="00E91098">
                  <w:pPr>
                    <w:pStyle w:val="af1"/>
                    <w:rPr>
                      <w:ins w:id="4763" w:author="Microsoft" w:date="2016-04-05T17:41:00Z"/>
                    </w:rPr>
                    <w:pPrChange w:id="4764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  <w:ins w:id="4765" w:author="Microsoft" w:date="2016-04-05T17:41:00Z">
                    <w:r>
                      <w:rPr>
                        <w:rFonts w:hint="eastAsia"/>
                      </w:rPr>
                      <w:t>中心</w:t>
                    </w:r>
                    <w:r>
                      <w:t>退票</w:t>
                    </w:r>
                  </w:ins>
                </w:p>
              </w:tc>
              <w:tc>
                <w:tcPr>
                  <w:tcW w:w="2051" w:type="dxa"/>
                  <w:shd w:val="clear" w:color="auto" w:fill="D9D9D9" w:themeFill="background1" w:themeFillShade="D9"/>
                </w:tcPr>
                <w:p w:rsidR="00E91098" w:rsidRDefault="00E91098">
                  <w:pPr>
                    <w:pStyle w:val="af1"/>
                    <w:rPr>
                      <w:ins w:id="4766" w:author="Microsoft" w:date="2016-04-05T17:41:00Z"/>
                    </w:rPr>
                    <w:pPrChange w:id="4767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  <w:ins w:id="4768" w:author="Microsoft" w:date="2016-04-05T17:41:00Z">
                    <w:r>
                      <w:rPr>
                        <w:rFonts w:hint="eastAsia"/>
                      </w:rPr>
                      <w:t>应</w:t>
                    </w:r>
                    <w:r>
                      <w:t>缴金额</w:t>
                    </w:r>
                  </w:ins>
                </w:p>
              </w:tc>
            </w:tr>
            <w:tr w:rsidR="00E91098" w:rsidRPr="00286045" w:rsidTr="005843C4">
              <w:trPr>
                <w:trHeight w:val="291"/>
                <w:ins w:id="4769" w:author="Microsoft" w:date="2016-04-05T17:41:00Z"/>
              </w:trPr>
              <w:tc>
                <w:tcPr>
                  <w:tcW w:w="1673" w:type="dxa"/>
                  <w:shd w:val="clear" w:color="auto" w:fill="FFFF00"/>
                </w:tcPr>
                <w:p w:rsidR="00E91098" w:rsidRDefault="00E91098">
                  <w:pPr>
                    <w:pStyle w:val="af1"/>
                    <w:rPr>
                      <w:ins w:id="4770" w:author="Microsoft" w:date="2016-04-05T17:41:00Z"/>
                    </w:rPr>
                    <w:pPrChange w:id="4771" w:author="Microsoft" w:date="2016-05-13T11:07:00Z">
                      <w:pPr>
                        <w:pStyle w:val="af1"/>
                        <w:ind w:firstLineChars="50" w:firstLine="90"/>
                      </w:pPr>
                    </w:pPrChange>
                  </w:pPr>
                </w:p>
              </w:tc>
              <w:tc>
                <w:tcPr>
                  <w:tcW w:w="2591" w:type="dxa"/>
                  <w:shd w:val="clear" w:color="auto" w:fill="FFFF00"/>
                </w:tcPr>
                <w:p w:rsidR="00E91098" w:rsidRDefault="00E91098">
                  <w:pPr>
                    <w:pStyle w:val="af1"/>
                    <w:rPr>
                      <w:ins w:id="4772" w:author="Microsoft" w:date="2016-04-05T17:41:00Z"/>
                    </w:rPr>
                    <w:pPrChange w:id="4773" w:author="Microsoft" w:date="2016-05-13T11:07:00Z">
                      <w:pPr>
                        <w:pStyle w:val="af1"/>
                        <w:ind w:firstLineChars="50" w:firstLine="90"/>
                      </w:pPr>
                    </w:pPrChange>
                  </w:pPr>
                  <w:ins w:id="4774" w:author="Microsoft" w:date="2016-04-05T17:41:00Z">
                    <w:r>
                      <w:rPr>
                        <w:rFonts w:hint="eastAsia"/>
                      </w:rPr>
                      <w:t>合计</w:t>
                    </w:r>
                  </w:ins>
                </w:p>
              </w:tc>
              <w:tc>
                <w:tcPr>
                  <w:tcW w:w="1928" w:type="dxa"/>
                  <w:shd w:val="clear" w:color="auto" w:fill="FFFF00"/>
                </w:tcPr>
                <w:p w:rsidR="00E91098" w:rsidRPr="00203026" w:rsidRDefault="00E91098">
                  <w:pPr>
                    <w:pStyle w:val="af1"/>
                    <w:rPr>
                      <w:ins w:id="4775" w:author="Microsoft" w:date="2016-04-05T17:41:00Z"/>
                    </w:rPr>
                    <w:pPrChange w:id="4776" w:author="Microsoft" w:date="2016-05-13T11:07:00Z">
                      <w:pPr>
                        <w:pStyle w:val="af1"/>
                        <w:ind w:firstLineChars="50" w:firstLine="90"/>
                      </w:pPr>
                    </w:pPrChange>
                  </w:pPr>
                </w:p>
              </w:tc>
              <w:tc>
                <w:tcPr>
                  <w:tcW w:w="1867" w:type="dxa"/>
                  <w:shd w:val="clear" w:color="auto" w:fill="FFFF00"/>
                </w:tcPr>
                <w:p w:rsidR="00E91098" w:rsidRPr="00203026" w:rsidRDefault="00E91098">
                  <w:pPr>
                    <w:pStyle w:val="af1"/>
                    <w:rPr>
                      <w:ins w:id="4777" w:author="Microsoft" w:date="2016-04-05T17:41:00Z"/>
                    </w:rPr>
                  </w:pPr>
                </w:p>
              </w:tc>
              <w:tc>
                <w:tcPr>
                  <w:tcW w:w="1824" w:type="dxa"/>
                  <w:shd w:val="clear" w:color="auto" w:fill="FFFF00"/>
                </w:tcPr>
                <w:p w:rsidR="00E91098" w:rsidRPr="00203026" w:rsidDel="00866874" w:rsidRDefault="00E91098">
                  <w:pPr>
                    <w:pStyle w:val="af1"/>
                    <w:rPr>
                      <w:ins w:id="4778" w:author="Microsoft" w:date="2016-04-05T17:41:00Z"/>
                    </w:rPr>
                  </w:pPr>
                </w:p>
              </w:tc>
              <w:tc>
                <w:tcPr>
                  <w:tcW w:w="2014" w:type="dxa"/>
                  <w:shd w:val="clear" w:color="auto" w:fill="FFFF00"/>
                </w:tcPr>
                <w:p w:rsidR="00E91098" w:rsidRPr="00203026" w:rsidDel="00866874" w:rsidRDefault="00E91098">
                  <w:pPr>
                    <w:pStyle w:val="af1"/>
                    <w:rPr>
                      <w:ins w:id="4779" w:author="Microsoft" w:date="2016-04-05T17:41:00Z"/>
                    </w:rPr>
                  </w:pPr>
                </w:p>
              </w:tc>
              <w:tc>
                <w:tcPr>
                  <w:tcW w:w="2051" w:type="dxa"/>
                  <w:shd w:val="clear" w:color="auto" w:fill="FFFF00"/>
                </w:tcPr>
                <w:p w:rsidR="00E91098" w:rsidRPr="00203026" w:rsidDel="00866874" w:rsidRDefault="00E91098">
                  <w:pPr>
                    <w:pStyle w:val="af1"/>
                    <w:rPr>
                      <w:ins w:id="4780" w:author="Microsoft" w:date="2016-04-05T17:41:00Z"/>
                    </w:rPr>
                  </w:pPr>
                </w:p>
              </w:tc>
            </w:tr>
            <w:tr w:rsidR="00E91098" w:rsidRPr="00286045" w:rsidTr="005843C4">
              <w:trPr>
                <w:trHeight w:val="282"/>
                <w:ins w:id="4781" w:author="Microsoft" w:date="2016-04-05T17:41:00Z"/>
              </w:trPr>
              <w:tc>
                <w:tcPr>
                  <w:tcW w:w="1673" w:type="dxa"/>
                </w:tcPr>
                <w:p w:rsidR="00E91098" w:rsidRDefault="00E91098">
                  <w:pPr>
                    <w:pStyle w:val="af1"/>
                    <w:rPr>
                      <w:ins w:id="4782" w:author="Microsoft" w:date="2016-04-05T17:41:00Z"/>
                    </w:rPr>
                    <w:pPrChange w:id="4783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</w:p>
              </w:tc>
              <w:tc>
                <w:tcPr>
                  <w:tcW w:w="2591" w:type="dxa"/>
                </w:tcPr>
                <w:p w:rsidR="00E91098" w:rsidRDefault="00E91098">
                  <w:pPr>
                    <w:pStyle w:val="af1"/>
                    <w:rPr>
                      <w:ins w:id="4784" w:author="Microsoft" w:date="2016-04-05T17:41:00Z"/>
                    </w:rPr>
                    <w:pPrChange w:id="4785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</w:p>
              </w:tc>
              <w:tc>
                <w:tcPr>
                  <w:tcW w:w="1928" w:type="dxa"/>
                </w:tcPr>
                <w:p w:rsidR="00E91098" w:rsidRPr="00203026" w:rsidRDefault="00E91098">
                  <w:pPr>
                    <w:pStyle w:val="af1"/>
                    <w:rPr>
                      <w:ins w:id="4786" w:author="Microsoft" w:date="2016-04-05T17:41:00Z"/>
                    </w:rPr>
                  </w:pPr>
                </w:p>
              </w:tc>
              <w:tc>
                <w:tcPr>
                  <w:tcW w:w="1867" w:type="dxa"/>
                </w:tcPr>
                <w:p w:rsidR="00E91098" w:rsidRPr="00203026" w:rsidRDefault="00E91098">
                  <w:pPr>
                    <w:pStyle w:val="af1"/>
                    <w:rPr>
                      <w:ins w:id="4787" w:author="Microsoft" w:date="2016-04-05T17:41:00Z"/>
                    </w:rPr>
                  </w:pPr>
                </w:p>
              </w:tc>
              <w:tc>
                <w:tcPr>
                  <w:tcW w:w="1824" w:type="dxa"/>
                </w:tcPr>
                <w:p w:rsidR="00E91098" w:rsidRPr="00203026" w:rsidRDefault="00E91098">
                  <w:pPr>
                    <w:pStyle w:val="af1"/>
                    <w:rPr>
                      <w:ins w:id="4788" w:author="Microsoft" w:date="2016-04-05T17:41:00Z"/>
                    </w:rPr>
                  </w:pPr>
                </w:p>
              </w:tc>
              <w:tc>
                <w:tcPr>
                  <w:tcW w:w="2014" w:type="dxa"/>
                </w:tcPr>
                <w:p w:rsidR="00E91098" w:rsidRPr="00203026" w:rsidRDefault="00E91098">
                  <w:pPr>
                    <w:pStyle w:val="af1"/>
                    <w:rPr>
                      <w:ins w:id="4789" w:author="Microsoft" w:date="2016-04-05T17:41:00Z"/>
                    </w:rPr>
                  </w:pPr>
                </w:p>
              </w:tc>
              <w:tc>
                <w:tcPr>
                  <w:tcW w:w="2051" w:type="dxa"/>
                </w:tcPr>
                <w:p w:rsidR="00E91098" w:rsidRPr="00203026" w:rsidRDefault="00E91098">
                  <w:pPr>
                    <w:pStyle w:val="af1"/>
                    <w:rPr>
                      <w:ins w:id="4790" w:author="Microsoft" w:date="2016-04-05T17:41:00Z"/>
                    </w:rPr>
                  </w:pPr>
                </w:p>
              </w:tc>
            </w:tr>
            <w:tr w:rsidR="00E91098" w:rsidRPr="00286045" w:rsidTr="005843C4">
              <w:trPr>
                <w:trHeight w:val="282"/>
                <w:ins w:id="4791" w:author="Microsoft" w:date="2016-04-05T17:41:00Z"/>
              </w:trPr>
              <w:tc>
                <w:tcPr>
                  <w:tcW w:w="1673" w:type="dxa"/>
                </w:tcPr>
                <w:p w:rsidR="00E91098" w:rsidRDefault="00E91098">
                  <w:pPr>
                    <w:pStyle w:val="af1"/>
                    <w:rPr>
                      <w:ins w:id="4792" w:author="Microsoft" w:date="2016-04-05T17:41:00Z"/>
                    </w:rPr>
                    <w:pPrChange w:id="4793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</w:p>
              </w:tc>
              <w:tc>
                <w:tcPr>
                  <w:tcW w:w="2591" w:type="dxa"/>
                </w:tcPr>
                <w:p w:rsidR="00E91098" w:rsidRDefault="00E91098">
                  <w:pPr>
                    <w:pStyle w:val="af1"/>
                    <w:rPr>
                      <w:ins w:id="4794" w:author="Microsoft" w:date="2016-04-05T17:41:00Z"/>
                    </w:rPr>
                    <w:pPrChange w:id="4795" w:author="Microsoft" w:date="2016-05-13T11:07:00Z">
                      <w:pPr>
                        <w:pStyle w:val="af1"/>
                        <w:jc w:val="center"/>
                      </w:pPr>
                    </w:pPrChange>
                  </w:pPr>
                </w:p>
              </w:tc>
              <w:tc>
                <w:tcPr>
                  <w:tcW w:w="1928" w:type="dxa"/>
                </w:tcPr>
                <w:p w:rsidR="00E91098" w:rsidRPr="00203026" w:rsidRDefault="00E91098">
                  <w:pPr>
                    <w:pStyle w:val="af1"/>
                    <w:rPr>
                      <w:ins w:id="4796" w:author="Microsoft" w:date="2016-04-05T17:41:00Z"/>
                    </w:rPr>
                  </w:pPr>
                </w:p>
              </w:tc>
              <w:tc>
                <w:tcPr>
                  <w:tcW w:w="1867" w:type="dxa"/>
                </w:tcPr>
                <w:p w:rsidR="00E91098" w:rsidRPr="00203026" w:rsidRDefault="00E91098">
                  <w:pPr>
                    <w:pStyle w:val="af1"/>
                    <w:rPr>
                      <w:ins w:id="4797" w:author="Microsoft" w:date="2016-04-05T17:41:00Z"/>
                    </w:rPr>
                  </w:pPr>
                </w:p>
              </w:tc>
              <w:tc>
                <w:tcPr>
                  <w:tcW w:w="1824" w:type="dxa"/>
                </w:tcPr>
                <w:p w:rsidR="00E91098" w:rsidRPr="00203026" w:rsidRDefault="00E91098">
                  <w:pPr>
                    <w:pStyle w:val="af1"/>
                    <w:rPr>
                      <w:ins w:id="4798" w:author="Microsoft" w:date="2016-04-05T17:41:00Z"/>
                    </w:rPr>
                  </w:pPr>
                </w:p>
              </w:tc>
              <w:tc>
                <w:tcPr>
                  <w:tcW w:w="2014" w:type="dxa"/>
                </w:tcPr>
                <w:p w:rsidR="00E91098" w:rsidRPr="00203026" w:rsidRDefault="00E91098">
                  <w:pPr>
                    <w:pStyle w:val="af1"/>
                    <w:rPr>
                      <w:ins w:id="4799" w:author="Microsoft" w:date="2016-04-05T17:41:00Z"/>
                    </w:rPr>
                  </w:pPr>
                </w:p>
              </w:tc>
              <w:tc>
                <w:tcPr>
                  <w:tcW w:w="2051" w:type="dxa"/>
                </w:tcPr>
                <w:p w:rsidR="00E91098" w:rsidRPr="00203026" w:rsidRDefault="00E91098">
                  <w:pPr>
                    <w:pStyle w:val="af1"/>
                    <w:rPr>
                      <w:ins w:id="4800" w:author="Microsoft" w:date="2016-04-05T17:41:00Z"/>
                    </w:rPr>
                  </w:pPr>
                </w:p>
              </w:tc>
            </w:tr>
          </w:tbl>
          <w:p w:rsidR="00B349E9" w:rsidDel="00E91098" w:rsidRDefault="00B349E9" w:rsidP="008C31E6">
            <w:pPr>
              <w:pStyle w:val="af1"/>
              <w:ind w:firstLineChars="50" w:firstLine="90"/>
              <w:rPr>
                <w:del w:id="4801" w:author="Microsoft" w:date="2016-04-05T17:41:00Z"/>
              </w:rPr>
            </w:pPr>
          </w:p>
        </w:tc>
        <w:tc>
          <w:tcPr>
            <w:tcW w:w="980" w:type="dxa"/>
            <w:shd w:val="clear" w:color="auto" w:fill="D9D9D9" w:themeFill="background1" w:themeFillShade="D9"/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802" w:author="Microsoft" w:date="2016-04-05T17:41:00Z"/>
              </w:rPr>
            </w:pPr>
            <w:del w:id="4803" w:author="Microsoft" w:date="2016-04-05T17:38:00Z">
              <w:r w:rsidDel="00E91098">
                <w:rPr>
                  <w:rFonts w:hint="eastAsia"/>
                </w:rPr>
                <w:delText>日期</w:delText>
              </w:r>
            </w:del>
          </w:p>
        </w:tc>
        <w:tc>
          <w:tcPr>
            <w:tcW w:w="1130" w:type="dxa"/>
            <w:shd w:val="clear" w:color="auto" w:fill="D9D9D9" w:themeFill="background1" w:themeFillShade="D9"/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804" w:author="Microsoft" w:date="2016-04-05T17:41:00Z"/>
              </w:rPr>
            </w:pPr>
            <w:del w:id="4805" w:author="Microsoft" w:date="2016-04-05T17:41:00Z">
              <w:r w:rsidDel="00E91098">
                <w:rPr>
                  <w:rFonts w:hint="eastAsia"/>
                </w:rPr>
                <w:delText>站点</w:delText>
              </w:r>
              <w:r w:rsidDel="00E91098">
                <w:delText>编号</w:delText>
              </w:r>
            </w:del>
          </w:p>
        </w:tc>
        <w:tc>
          <w:tcPr>
            <w:tcW w:w="1499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rPr>
                <w:del w:id="4806" w:author="Microsoft" w:date="2016-04-05T17:41:00Z"/>
              </w:rPr>
            </w:pPr>
            <w:del w:id="4807" w:author="Microsoft" w:date="2016-04-05T17:41:00Z">
              <w:r w:rsidDel="00E91098">
                <w:rPr>
                  <w:rFonts w:hint="eastAsia"/>
                </w:rPr>
                <w:delText>期初欠款累计</w:delText>
              </w:r>
            </w:del>
          </w:p>
        </w:tc>
        <w:tc>
          <w:tcPr>
            <w:tcW w:w="842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jc w:val="center"/>
              <w:rPr>
                <w:del w:id="4808" w:author="Microsoft" w:date="2016-04-05T17:41:00Z"/>
              </w:rPr>
            </w:pPr>
            <w:del w:id="4809" w:author="Microsoft" w:date="2016-04-05T17:41:00Z">
              <w:r w:rsidDel="00E91098">
                <w:rPr>
                  <w:rFonts w:hint="eastAsia"/>
                </w:rPr>
                <w:delText>充值</w:delText>
              </w:r>
            </w:del>
          </w:p>
        </w:tc>
        <w:tc>
          <w:tcPr>
            <w:tcW w:w="904" w:type="dxa"/>
            <w:shd w:val="clear" w:color="auto" w:fill="D9D9D9" w:themeFill="background1" w:themeFillShade="D9"/>
          </w:tcPr>
          <w:p w:rsidR="00B349E9" w:rsidDel="00E91098" w:rsidRDefault="00B349E9" w:rsidP="008C31E6">
            <w:pPr>
              <w:pStyle w:val="af1"/>
              <w:jc w:val="center"/>
              <w:rPr>
                <w:del w:id="4810" w:author="Microsoft" w:date="2016-04-05T17:41:00Z"/>
              </w:rPr>
            </w:pPr>
            <w:del w:id="4811" w:author="Microsoft" w:date="2016-04-05T17:41:00Z">
              <w:r w:rsidDel="00E91098">
                <w:rPr>
                  <w:rFonts w:hint="eastAsia"/>
                </w:rPr>
                <w:delText>提现</w:delText>
              </w:r>
            </w:del>
          </w:p>
        </w:tc>
        <w:tc>
          <w:tcPr>
            <w:tcW w:w="792" w:type="dxa"/>
            <w:shd w:val="clear" w:color="auto" w:fill="D9D9D9" w:themeFill="background1" w:themeFillShade="D9"/>
          </w:tcPr>
          <w:p w:rsidR="00B349E9" w:rsidDel="00E91098" w:rsidRDefault="00B349E9" w:rsidP="008C31E6">
            <w:pPr>
              <w:pStyle w:val="af1"/>
              <w:jc w:val="center"/>
              <w:rPr>
                <w:del w:id="4812" w:author="Microsoft" w:date="2016-04-05T17:41:00Z"/>
              </w:rPr>
            </w:pPr>
            <w:del w:id="4813" w:author="Microsoft" w:date="2016-04-05T17:41:00Z">
              <w:r w:rsidDel="00E91098">
                <w:rPr>
                  <w:rFonts w:hint="eastAsia"/>
                </w:rPr>
                <w:delText>退货</w:delText>
              </w:r>
            </w:del>
          </w:p>
        </w:tc>
        <w:tc>
          <w:tcPr>
            <w:tcW w:w="1014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jc w:val="center"/>
              <w:rPr>
                <w:del w:id="4814" w:author="Microsoft" w:date="2016-04-05T17:41:00Z"/>
              </w:rPr>
            </w:pPr>
            <w:del w:id="4815" w:author="Microsoft" w:date="2016-04-05T17:41:00Z">
              <w:r w:rsidDel="00E91098">
                <w:rPr>
                  <w:rFonts w:hint="eastAsia"/>
                </w:rPr>
                <w:delText>退货</w:delText>
              </w:r>
              <w:r w:rsidDel="00E91098">
                <w:delText>佣金</w:delText>
              </w:r>
            </w:del>
          </w:p>
        </w:tc>
        <w:tc>
          <w:tcPr>
            <w:tcW w:w="792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jc w:val="center"/>
              <w:rPr>
                <w:del w:id="4816" w:author="Microsoft" w:date="2016-04-05T17:41:00Z"/>
              </w:rPr>
            </w:pPr>
            <w:del w:id="4817" w:author="Microsoft" w:date="2016-04-05T17:41:00Z">
              <w:r w:rsidDel="00E91098">
                <w:rPr>
                  <w:rFonts w:hint="eastAsia"/>
                </w:rPr>
                <w:delText>销售</w:delText>
              </w:r>
            </w:del>
          </w:p>
        </w:tc>
        <w:tc>
          <w:tcPr>
            <w:tcW w:w="1014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jc w:val="center"/>
              <w:rPr>
                <w:del w:id="4818" w:author="Microsoft" w:date="2016-04-05T17:41:00Z"/>
              </w:rPr>
            </w:pPr>
            <w:del w:id="4819" w:author="Microsoft" w:date="2016-04-05T17:41:00Z">
              <w:r w:rsidDel="00E91098">
                <w:rPr>
                  <w:rFonts w:hint="eastAsia"/>
                </w:rPr>
                <w:delText>销售佣金</w:delText>
              </w:r>
            </w:del>
          </w:p>
        </w:tc>
        <w:tc>
          <w:tcPr>
            <w:tcW w:w="882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jc w:val="center"/>
              <w:rPr>
                <w:del w:id="4820" w:author="Microsoft" w:date="2016-04-05T17:41:00Z"/>
              </w:rPr>
            </w:pPr>
            <w:del w:id="4821" w:author="Microsoft" w:date="2016-04-05T17:41:00Z">
              <w:r w:rsidDel="00E91098">
                <w:rPr>
                  <w:rFonts w:hint="eastAsia"/>
                </w:rPr>
                <w:delText>兑奖</w:delText>
              </w:r>
            </w:del>
          </w:p>
        </w:tc>
        <w:tc>
          <w:tcPr>
            <w:tcW w:w="1036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jc w:val="center"/>
              <w:rPr>
                <w:del w:id="4822" w:author="Microsoft" w:date="2016-04-05T17:41:00Z"/>
              </w:rPr>
            </w:pPr>
            <w:del w:id="4823" w:author="Microsoft" w:date="2016-04-05T17:41:00Z">
              <w:r w:rsidDel="00E91098">
                <w:rPr>
                  <w:rFonts w:hint="eastAsia"/>
                </w:rPr>
                <w:delText>兑奖</w:delText>
              </w:r>
              <w:r w:rsidDel="00E91098">
                <w:delText>佣金</w:delText>
              </w:r>
            </w:del>
          </w:p>
        </w:tc>
        <w:tc>
          <w:tcPr>
            <w:tcW w:w="824" w:type="dxa"/>
            <w:shd w:val="clear" w:color="auto" w:fill="D9D9D9" w:themeFill="background1" w:themeFillShade="D9"/>
          </w:tcPr>
          <w:p w:rsidR="00B349E9" w:rsidDel="00E91098" w:rsidRDefault="00B349E9" w:rsidP="006F412C">
            <w:pPr>
              <w:pStyle w:val="af1"/>
              <w:rPr>
                <w:del w:id="4824" w:author="Microsoft" w:date="2016-04-05T17:41:00Z"/>
              </w:rPr>
            </w:pPr>
            <w:del w:id="4825" w:author="Microsoft" w:date="2016-04-05T17:41:00Z">
              <w:r w:rsidDel="00E91098">
                <w:rPr>
                  <w:rFonts w:hint="eastAsia"/>
                </w:rPr>
                <w:delText>收入</w:delText>
              </w:r>
            </w:del>
          </w:p>
        </w:tc>
        <w:tc>
          <w:tcPr>
            <w:tcW w:w="1414" w:type="dxa"/>
            <w:shd w:val="clear" w:color="auto" w:fill="D9D9D9" w:themeFill="background1" w:themeFillShade="D9"/>
          </w:tcPr>
          <w:p w:rsidR="00B349E9" w:rsidRPr="00203026" w:rsidDel="00E91098" w:rsidRDefault="00B349E9" w:rsidP="008C31E6">
            <w:pPr>
              <w:pStyle w:val="af1"/>
              <w:jc w:val="center"/>
              <w:rPr>
                <w:del w:id="4826" w:author="Microsoft" w:date="2016-04-05T17:41:00Z"/>
              </w:rPr>
            </w:pPr>
            <w:del w:id="4827" w:author="Microsoft" w:date="2016-04-05T17:41:00Z">
              <w:r w:rsidDel="00E91098">
                <w:rPr>
                  <w:rFonts w:hint="eastAsia"/>
                </w:rPr>
                <w:delText>期末</w:delText>
              </w:r>
              <w:r w:rsidDel="00E91098">
                <w:delText>欠款累计</w:delText>
              </w:r>
            </w:del>
          </w:p>
        </w:tc>
      </w:tr>
      <w:tr w:rsidR="00B349E9" w:rsidRPr="00286045" w:rsidDel="00E91098" w:rsidTr="00E91098">
        <w:tblPrEx>
          <w:tblW w:w="14116" w:type="dxa"/>
          <w:tblInd w:w="-5" w:type="dxa"/>
          <w:tblPrExChange w:id="4828" w:author="Microsoft" w:date="2016-04-05T17:38:00Z">
            <w:tblPrEx>
              <w:tblW w:w="14116" w:type="dxa"/>
              <w:tblInd w:w="-5" w:type="dxa"/>
            </w:tblPrEx>
          </w:tblPrExChange>
        </w:tblPrEx>
        <w:trPr>
          <w:trHeight w:val="541"/>
          <w:del w:id="4829" w:author="Microsoft" w:date="2016-04-05T17:41:00Z"/>
          <w:trPrChange w:id="4830" w:author="Microsoft" w:date="2016-04-05T17:38:00Z">
            <w:trPr>
              <w:gridBefore w:val="1"/>
              <w:gridAfter w:val="0"/>
              <w:trHeight w:val="921"/>
            </w:trPr>
          </w:trPrChange>
        </w:trPr>
        <w:tc>
          <w:tcPr>
            <w:tcW w:w="993" w:type="dxa"/>
            <w:shd w:val="clear" w:color="auto" w:fill="FFFFFF" w:themeFill="background1"/>
            <w:tcPrChange w:id="4831" w:author="Microsoft" w:date="2016-04-05T17:38:00Z">
              <w:tcPr>
                <w:tcW w:w="993" w:type="dxa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832" w:author="Microsoft" w:date="2016-04-05T17:41:00Z"/>
              </w:rPr>
            </w:pPr>
            <w:del w:id="4833" w:author="Microsoft" w:date="2016-04-05T17:39:00Z">
              <w:r w:rsidDel="00E91098">
                <w:rPr>
                  <w:rFonts w:hint="eastAsia"/>
                </w:rPr>
                <w:delText>即开票</w:delText>
              </w:r>
            </w:del>
          </w:p>
        </w:tc>
        <w:tc>
          <w:tcPr>
            <w:tcW w:w="980" w:type="dxa"/>
            <w:shd w:val="clear" w:color="auto" w:fill="FFFFFF" w:themeFill="background1"/>
            <w:tcPrChange w:id="4834" w:author="Microsoft" w:date="2016-04-05T17:38:00Z">
              <w:tcPr>
                <w:tcW w:w="980" w:type="dxa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835" w:author="Microsoft" w:date="2016-04-05T17:41:00Z"/>
              </w:rPr>
            </w:pPr>
          </w:p>
        </w:tc>
        <w:tc>
          <w:tcPr>
            <w:tcW w:w="1130" w:type="dxa"/>
            <w:shd w:val="clear" w:color="auto" w:fill="FFFFFF" w:themeFill="background1"/>
            <w:tcPrChange w:id="4836" w:author="Microsoft" w:date="2016-04-05T17:38:00Z">
              <w:tcPr>
                <w:tcW w:w="1130" w:type="dxa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837" w:author="Microsoft" w:date="2016-04-05T17:41:00Z"/>
              </w:rPr>
            </w:pPr>
          </w:p>
        </w:tc>
        <w:tc>
          <w:tcPr>
            <w:tcW w:w="1499" w:type="dxa"/>
            <w:shd w:val="clear" w:color="auto" w:fill="FFFFFF" w:themeFill="background1"/>
            <w:tcPrChange w:id="4838" w:author="Microsoft" w:date="2016-04-05T17:38:00Z">
              <w:tcPr>
                <w:tcW w:w="1499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ind w:firstLineChars="50" w:firstLine="90"/>
              <w:rPr>
                <w:del w:id="4839" w:author="Microsoft" w:date="2016-04-05T17:41:00Z"/>
              </w:rPr>
            </w:pPr>
            <w:del w:id="4840" w:author="Microsoft" w:date="2016-04-05T17:41:00Z">
              <w:r w:rsidDel="00E91098">
                <w:rPr>
                  <w:rFonts w:hint="eastAsia"/>
                </w:rPr>
                <w:delText>Early arrears</w:delText>
              </w:r>
            </w:del>
          </w:p>
        </w:tc>
        <w:tc>
          <w:tcPr>
            <w:tcW w:w="842" w:type="dxa"/>
            <w:shd w:val="clear" w:color="auto" w:fill="FFFFFF" w:themeFill="background1"/>
            <w:tcPrChange w:id="4841" w:author="Microsoft" w:date="2016-04-05T17:38:00Z">
              <w:tcPr>
                <w:tcW w:w="842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42" w:author="Microsoft" w:date="2016-04-05T17:41:00Z"/>
              </w:rPr>
            </w:pPr>
          </w:p>
        </w:tc>
        <w:tc>
          <w:tcPr>
            <w:tcW w:w="904" w:type="dxa"/>
            <w:shd w:val="clear" w:color="auto" w:fill="FFFFFF" w:themeFill="background1"/>
            <w:tcPrChange w:id="4843" w:author="Microsoft" w:date="2016-04-05T17:38:00Z">
              <w:tcPr>
                <w:tcW w:w="904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44" w:author="Microsoft" w:date="2016-04-05T17:41:00Z"/>
              </w:rPr>
            </w:pPr>
          </w:p>
        </w:tc>
        <w:tc>
          <w:tcPr>
            <w:tcW w:w="792" w:type="dxa"/>
            <w:shd w:val="clear" w:color="auto" w:fill="FFFFFF" w:themeFill="background1"/>
            <w:tcPrChange w:id="4845" w:author="Microsoft" w:date="2016-04-05T17:38:00Z">
              <w:tcPr>
                <w:tcW w:w="792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46" w:author="Microsoft" w:date="2016-04-05T17:41:00Z"/>
              </w:rPr>
            </w:pPr>
          </w:p>
        </w:tc>
        <w:tc>
          <w:tcPr>
            <w:tcW w:w="1014" w:type="dxa"/>
            <w:shd w:val="clear" w:color="auto" w:fill="FFFFFF" w:themeFill="background1"/>
            <w:tcPrChange w:id="4847" w:author="Microsoft" w:date="2016-04-05T17:38:00Z">
              <w:tcPr>
                <w:tcW w:w="1014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48" w:author="Microsoft" w:date="2016-04-05T17:41:00Z"/>
              </w:rPr>
            </w:pPr>
          </w:p>
        </w:tc>
        <w:tc>
          <w:tcPr>
            <w:tcW w:w="792" w:type="dxa"/>
            <w:shd w:val="clear" w:color="auto" w:fill="FFFFFF" w:themeFill="background1"/>
            <w:tcPrChange w:id="4849" w:author="Microsoft" w:date="2016-04-05T17:38:00Z">
              <w:tcPr>
                <w:tcW w:w="792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50" w:author="Microsoft" w:date="2016-04-05T17:41:00Z"/>
              </w:rPr>
            </w:pPr>
          </w:p>
        </w:tc>
        <w:tc>
          <w:tcPr>
            <w:tcW w:w="1014" w:type="dxa"/>
            <w:shd w:val="clear" w:color="auto" w:fill="FFFFFF" w:themeFill="background1"/>
            <w:tcPrChange w:id="4851" w:author="Microsoft" w:date="2016-04-05T17:38:00Z">
              <w:tcPr>
                <w:tcW w:w="1014" w:type="dxa"/>
                <w:gridSpan w:val="3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52" w:author="Microsoft" w:date="2016-04-05T17:41:00Z"/>
              </w:rPr>
            </w:pPr>
          </w:p>
        </w:tc>
        <w:tc>
          <w:tcPr>
            <w:tcW w:w="882" w:type="dxa"/>
            <w:shd w:val="clear" w:color="auto" w:fill="FFFFFF" w:themeFill="background1"/>
            <w:tcPrChange w:id="4853" w:author="Microsoft" w:date="2016-04-05T17:38:00Z">
              <w:tcPr>
                <w:tcW w:w="882" w:type="dxa"/>
                <w:gridSpan w:val="3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54" w:author="Microsoft" w:date="2016-04-05T17:41:00Z"/>
              </w:rPr>
            </w:pPr>
          </w:p>
        </w:tc>
        <w:tc>
          <w:tcPr>
            <w:tcW w:w="1036" w:type="dxa"/>
            <w:shd w:val="clear" w:color="auto" w:fill="FFFFFF" w:themeFill="background1"/>
            <w:tcPrChange w:id="4855" w:author="Microsoft" w:date="2016-04-05T17:38:00Z">
              <w:tcPr>
                <w:tcW w:w="1036" w:type="dxa"/>
                <w:gridSpan w:val="4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56" w:author="Microsoft" w:date="2016-04-05T17:41:00Z"/>
              </w:rPr>
            </w:pPr>
          </w:p>
        </w:tc>
        <w:tc>
          <w:tcPr>
            <w:tcW w:w="824" w:type="dxa"/>
            <w:shd w:val="clear" w:color="auto" w:fill="FFFFFF" w:themeFill="background1"/>
            <w:tcPrChange w:id="4857" w:author="Microsoft" w:date="2016-04-05T17:38:00Z">
              <w:tcPr>
                <w:tcW w:w="824" w:type="dxa"/>
                <w:gridSpan w:val="4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58" w:author="Microsoft" w:date="2016-04-05T17:41:00Z"/>
              </w:rPr>
            </w:pPr>
          </w:p>
        </w:tc>
        <w:tc>
          <w:tcPr>
            <w:tcW w:w="1414" w:type="dxa"/>
            <w:shd w:val="clear" w:color="auto" w:fill="FFFFFF" w:themeFill="background1"/>
            <w:tcPrChange w:id="4859" w:author="Microsoft" w:date="2016-04-05T17:38:00Z">
              <w:tcPr>
                <w:tcW w:w="1414" w:type="dxa"/>
                <w:gridSpan w:val="4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60" w:author="Microsoft" w:date="2016-04-05T17:41:00Z"/>
              </w:rPr>
            </w:pPr>
            <w:del w:id="4861" w:author="Microsoft" w:date="2016-04-05T17:41:00Z">
              <w:r w:rsidDel="00E91098">
                <w:rPr>
                  <w:rFonts w:hint="eastAsia"/>
                </w:rPr>
                <w:delText>E</w:delText>
              </w:r>
              <w:r w:rsidDel="00E91098">
                <w:delText>nd arrears</w:delText>
              </w:r>
            </w:del>
          </w:p>
        </w:tc>
      </w:tr>
      <w:tr w:rsidR="00B349E9" w:rsidRPr="00286045" w:rsidDel="00E91098" w:rsidTr="00E91098">
        <w:tblPrEx>
          <w:tblW w:w="14116" w:type="dxa"/>
          <w:tblInd w:w="-5" w:type="dxa"/>
          <w:tblPrExChange w:id="4862" w:author="Microsoft" w:date="2016-04-05T17:38:00Z">
            <w:tblPrEx>
              <w:tblW w:w="14116" w:type="dxa"/>
              <w:tblInd w:w="-5" w:type="dxa"/>
            </w:tblPrEx>
          </w:tblPrExChange>
        </w:tblPrEx>
        <w:trPr>
          <w:trHeight w:val="422"/>
          <w:del w:id="4863" w:author="Microsoft" w:date="2016-04-05T17:41:00Z"/>
          <w:trPrChange w:id="4864" w:author="Microsoft" w:date="2016-04-05T17:38:00Z">
            <w:trPr>
              <w:gridBefore w:val="1"/>
              <w:gridAfter w:val="0"/>
              <w:trHeight w:val="921"/>
            </w:trPr>
          </w:trPrChange>
        </w:trPr>
        <w:tc>
          <w:tcPr>
            <w:tcW w:w="993" w:type="dxa"/>
            <w:shd w:val="clear" w:color="auto" w:fill="FFFFFF" w:themeFill="background1"/>
            <w:tcPrChange w:id="4865" w:author="Microsoft" w:date="2016-04-05T17:38:00Z">
              <w:tcPr>
                <w:tcW w:w="993" w:type="dxa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ind w:firstLineChars="100" w:firstLine="180"/>
              <w:rPr>
                <w:del w:id="4866" w:author="Microsoft" w:date="2016-04-05T17:41:00Z"/>
              </w:rPr>
            </w:pPr>
            <w:del w:id="4867" w:author="Microsoft" w:date="2016-04-05T17:39:00Z">
              <w:r w:rsidDel="00E91098">
                <w:rPr>
                  <w:rFonts w:hint="eastAsia"/>
                </w:rPr>
                <w:delText>电脑</w:delText>
              </w:r>
              <w:r w:rsidDel="00E91098">
                <w:delText>票</w:delText>
              </w:r>
            </w:del>
          </w:p>
        </w:tc>
        <w:tc>
          <w:tcPr>
            <w:tcW w:w="980" w:type="dxa"/>
            <w:shd w:val="clear" w:color="auto" w:fill="FFFFFF" w:themeFill="background1"/>
            <w:tcPrChange w:id="4868" w:author="Microsoft" w:date="2016-04-05T17:38:00Z">
              <w:tcPr>
                <w:tcW w:w="980" w:type="dxa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869" w:author="Microsoft" w:date="2016-04-05T17:41:00Z"/>
              </w:rPr>
            </w:pPr>
          </w:p>
        </w:tc>
        <w:tc>
          <w:tcPr>
            <w:tcW w:w="1130" w:type="dxa"/>
            <w:shd w:val="clear" w:color="auto" w:fill="FFFFFF" w:themeFill="background1"/>
            <w:tcPrChange w:id="4870" w:author="Microsoft" w:date="2016-04-05T17:38:00Z">
              <w:tcPr>
                <w:tcW w:w="1130" w:type="dxa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871" w:author="Microsoft" w:date="2016-04-05T17:41:00Z"/>
              </w:rPr>
            </w:pPr>
          </w:p>
        </w:tc>
        <w:tc>
          <w:tcPr>
            <w:tcW w:w="1499" w:type="dxa"/>
            <w:shd w:val="clear" w:color="auto" w:fill="FFFFFF" w:themeFill="background1"/>
            <w:tcPrChange w:id="4872" w:author="Microsoft" w:date="2016-04-05T17:38:00Z">
              <w:tcPr>
                <w:tcW w:w="1499" w:type="dxa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ind w:firstLineChars="50" w:firstLine="90"/>
              <w:rPr>
                <w:del w:id="4873" w:author="Microsoft" w:date="2016-04-05T17:41:00Z"/>
              </w:rPr>
            </w:pPr>
          </w:p>
        </w:tc>
        <w:tc>
          <w:tcPr>
            <w:tcW w:w="842" w:type="dxa"/>
            <w:shd w:val="clear" w:color="auto" w:fill="FFFFFF" w:themeFill="background1"/>
            <w:tcPrChange w:id="4874" w:author="Microsoft" w:date="2016-04-05T17:38:00Z">
              <w:tcPr>
                <w:tcW w:w="842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75" w:author="Microsoft" w:date="2016-04-05T17:41:00Z"/>
              </w:rPr>
            </w:pPr>
          </w:p>
        </w:tc>
        <w:tc>
          <w:tcPr>
            <w:tcW w:w="904" w:type="dxa"/>
            <w:shd w:val="clear" w:color="auto" w:fill="FFFFFF" w:themeFill="background1"/>
            <w:tcPrChange w:id="4876" w:author="Microsoft" w:date="2016-04-05T17:38:00Z">
              <w:tcPr>
                <w:tcW w:w="904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77" w:author="Microsoft" w:date="2016-04-05T17:41:00Z"/>
              </w:rPr>
            </w:pPr>
          </w:p>
        </w:tc>
        <w:tc>
          <w:tcPr>
            <w:tcW w:w="792" w:type="dxa"/>
            <w:shd w:val="clear" w:color="auto" w:fill="FFFFFF" w:themeFill="background1"/>
            <w:tcPrChange w:id="4878" w:author="Microsoft" w:date="2016-04-05T17:38:00Z">
              <w:tcPr>
                <w:tcW w:w="792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79" w:author="Microsoft" w:date="2016-04-05T17:41:00Z"/>
              </w:rPr>
            </w:pPr>
          </w:p>
        </w:tc>
        <w:tc>
          <w:tcPr>
            <w:tcW w:w="1014" w:type="dxa"/>
            <w:shd w:val="clear" w:color="auto" w:fill="FFFFFF" w:themeFill="background1"/>
            <w:tcPrChange w:id="4880" w:author="Microsoft" w:date="2016-04-05T17:38:00Z">
              <w:tcPr>
                <w:tcW w:w="1014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81" w:author="Microsoft" w:date="2016-04-05T17:41:00Z"/>
              </w:rPr>
            </w:pPr>
          </w:p>
        </w:tc>
        <w:tc>
          <w:tcPr>
            <w:tcW w:w="792" w:type="dxa"/>
            <w:shd w:val="clear" w:color="auto" w:fill="FFFFFF" w:themeFill="background1"/>
            <w:tcPrChange w:id="4882" w:author="Microsoft" w:date="2016-04-05T17:38:00Z">
              <w:tcPr>
                <w:tcW w:w="792" w:type="dxa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83" w:author="Microsoft" w:date="2016-04-05T17:41:00Z"/>
              </w:rPr>
            </w:pPr>
          </w:p>
        </w:tc>
        <w:tc>
          <w:tcPr>
            <w:tcW w:w="1014" w:type="dxa"/>
            <w:shd w:val="clear" w:color="auto" w:fill="FFFFFF" w:themeFill="background1"/>
            <w:tcPrChange w:id="4884" w:author="Microsoft" w:date="2016-04-05T17:38:00Z">
              <w:tcPr>
                <w:tcW w:w="1014" w:type="dxa"/>
                <w:gridSpan w:val="3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85" w:author="Microsoft" w:date="2016-04-05T17:41:00Z"/>
              </w:rPr>
            </w:pPr>
          </w:p>
        </w:tc>
        <w:tc>
          <w:tcPr>
            <w:tcW w:w="882" w:type="dxa"/>
            <w:shd w:val="clear" w:color="auto" w:fill="FFFFFF" w:themeFill="background1"/>
            <w:tcPrChange w:id="4886" w:author="Microsoft" w:date="2016-04-05T17:38:00Z">
              <w:tcPr>
                <w:tcW w:w="882" w:type="dxa"/>
                <w:gridSpan w:val="3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87" w:author="Microsoft" w:date="2016-04-05T17:41:00Z"/>
              </w:rPr>
            </w:pPr>
          </w:p>
        </w:tc>
        <w:tc>
          <w:tcPr>
            <w:tcW w:w="1036" w:type="dxa"/>
            <w:shd w:val="clear" w:color="auto" w:fill="FFFFFF" w:themeFill="background1"/>
            <w:tcPrChange w:id="4888" w:author="Microsoft" w:date="2016-04-05T17:38:00Z">
              <w:tcPr>
                <w:tcW w:w="1036" w:type="dxa"/>
                <w:gridSpan w:val="4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89" w:author="Microsoft" w:date="2016-04-05T17:41:00Z"/>
              </w:rPr>
            </w:pPr>
          </w:p>
        </w:tc>
        <w:tc>
          <w:tcPr>
            <w:tcW w:w="824" w:type="dxa"/>
            <w:shd w:val="clear" w:color="auto" w:fill="FFFFFF" w:themeFill="background1"/>
            <w:tcPrChange w:id="4890" w:author="Microsoft" w:date="2016-04-05T17:38:00Z">
              <w:tcPr>
                <w:tcW w:w="824" w:type="dxa"/>
                <w:gridSpan w:val="4"/>
                <w:shd w:val="clear" w:color="auto" w:fill="FFFF00"/>
              </w:tcPr>
            </w:tcPrChange>
          </w:tcPr>
          <w:p w:rsidR="00B349E9" w:rsidRPr="00203026" w:rsidDel="00E91098" w:rsidRDefault="00B349E9" w:rsidP="008C31E6">
            <w:pPr>
              <w:pStyle w:val="af1"/>
              <w:rPr>
                <w:del w:id="4891" w:author="Microsoft" w:date="2016-04-05T17:41:00Z"/>
              </w:rPr>
            </w:pPr>
          </w:p>
        </w:tc>
        <w:tc>
          <w:tcPr>
            <w:tcW w:w="1414" w:type="dxa"/>
            <w:shd w:val="clear" w:color="auto" w:fill="FFFFFF" w:themeFill="background1"/>
            <w:tcPrChange w:id="4892" w:author="Microsoft" w:date="2016-04-05T17:38:00Z">
              <w:tcPr>
                <w:tcW w:w="1414" w:type="dxa"/>
                <w:gridSpan w:val="4"/>
                <w:shd w:val="clear" w:color="auto" w:fill="FFFF00"/>
              </w:tcPr>
            </w:tcPrChange>
          </w:tcPr>
          <w:p w:rsidR="00B349E9" w:rsidDel="00E91098" w:rsidRDefault="00B349E9" w:rsidP="008C31E6">
            <w:pPr>
              <w:pStyle w:val="af1"/>
              <w:rPr>
                <w:del w:id="4893" w:author="Microsoft" w:date="2016-04-05T17:41:00Z"/>
              </w:rPr>
            </w:pPr>
          </w:p>
        </w:tc>
      </w:tr>
    </w:tbl>
    <w:tbl>
      <w:tblPr>
        <w:tblW w:w="11064" w:type="pct"/>
        <w:tblLook w:val="04A0" w:firstRow="1" w:lastRow="0" w:firstColumn="1" w:lastColumn="0" w:noHBand="0" w:noVBand="1"/>
      </w:tblPr>
      <w:tblGrid>
        <w:gridCol w:w="4529"/>
        <w:gridCol w:w="9418"/>
        <w:gridCol w:w="8818"/>
        <w:gridCol w:w="8818"/>
        <w:tblGridChange w:id="4894">
          <w:tblGrid>
            <w:gridCol w:w="10"/>
            <w:gridCol w:w="4517"/>
            <w:gridCol w:w="12"/>
            <w:gridCol w:w="9400"/>
            <w:gridCol w:w="18"/>
            <w:gridCol w:w="8793"/>
            <w:gridCol w:w="8811"/>
          </w:tblGrid>
        </w:tblGridChange>
      </w:tblGrid>
      <w:tr w:rsidR="00E91098" w:rsidRPr="009A3BDA" w:rsidTr="00E91098">
        <w:trPr>
          <w:gridAfter w:val="2"/>
          <w:wAfter w:w="2792" w:type="pct"/>
          <w:trHeight w:val="285"/>
          <w:ins w:id="4895" w:author="Microsoft" w:date="2016-04-05T17:41:00Z"/>
        </w:trPr>
        <w:tc>
          <w:tcPr>
            <w:tcW w:w="7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91098" w:rsidRPr="00940825" w:rsidRDefault="00E91098" w:rsidP="00E91098">
            <w:pPr>
              <w:pStyle w:val="af"/>
              <w:widowControl/>
              <w:numPr>
                <w:ilvl w:val="0"/>
                <w:numId w:val="60"/>
              </w:numPr>
              <w:adjustRightInd/>
              <w:spacing w:before="240" w:line="240" w:lineRule="auto"/>
              <w:ind w:right="0" w:firstLineChars="0"/>
              <w:jc w:val="left"/>
              <w:rPr>
                <w:ins w:id="4896" w:author="Microsoft" w:date="2016-04-05T17:41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4897" w:author="Microsoft" w:date="2016-04-05T17:41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查询条件</w:t>
              </w:r>
            </w:ins>
          </w:p>
        </w:tc>
        <w:tc>
          <w:tcPr>
            <w:tcW w:w="14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91098" w:rsidRPr="009A3BDA" w:rsidRDefault="00E91098" w:rsidP="005843C4">
            <w:pPr>
              <w:spacing w:before="240"/>
              <w:rPr>
                <w:ins w:id="4898" w:author="Microsoft" w:date="2016-04-05T17:41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4899" w:author="Microsoft" w:date="2016-04-05T17:41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E91098" w:rsidRPr="009A3BDA" w:rsidTr="00E91098">
        <w:trPr>
          <w:gridAfter w:val="2"/>
          <w:wAfter w:w="2792" w:type="pct"/>
          <w:trHeight w:val="533"/>
          <w:ins w:id="4900" w:author="Microsoft" w:date="2016-04-05T17:41:00Z"/>
        </w:trPr>
        <w:tc>
          <w:tcPr>
            <w:tcW w:w="71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91098" w:rsidRPr="009A3BDA" w:rsidRDefault="00E91098" w:rsidP="005843C4">
            <w:pPr>
              <w:spacing w:before="240"/>
              <w:jc w:val="center"/>
              <w:rPr>
                <w:ins w:id="4901" w:author="Microsoft" w:date="2016-04-05T17:41:00Z"/>
                <w:rFonts w:ascii="宋体" w:hAnsi="宋体" w:cs="宋体"/>
                <w:color w:val="000000"/>
                <w:sz w:val="22"/>
                <w:szCs w:val="22"/>
              </w:rPr>
            </w:pPr>
            <w:ins w:id="4902" w:author="Microsoft" w:date="2016-04-05T17:4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部门名称</w:t>
              </w:r>
            </w:ins>
          </w:p>
        </w:tc>
        <w:tc>
          <w:tcPr>
            <w:tcW w:w="149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E91098" w:rsidRDefault="00E91098" w:rsidP="005843C4">
            <w:pPr>
              <w:spacing w:before="240"/>
              <w:jc w:val="center"/>
              <w:rPr>
                <w:ins w:id="4903" w:author="Microsoft" w:date="2016-04-05T17:41:00Z"/>
                <w:rFonts w:ascii="宋体" w:hAnsi="宋体" w:cs="宋体"/>
                <w:color w:val="000000"/>
                <w:sz w:val="22"/>
                <w:szCs w:val="22"/>
              </w:rPr>
            </w:pPr>
            <w:ins w:id="4904" w:author="Microsoft" w:date="2016-04-05T17:4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下拉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选择框选择部门名称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（不包含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代理商）</w:t>
              </w:r>
            </w:ins>
          </w:p>
        </w:tc>
      </w:tr>
      <w:tr w:rsidR="00E91098" w:rsidRPr="009A3BDA" w:rsidTr="00E91098">
        <w:tblPrEx>
          <w:tblW w:w="11064" w:type="pct"/>
          <w:tblPrExChange w:id="4905" w:author="Microsoft" w:date="2016-04-05T17:41:00Z">
            <w:tblPrEx>
              <w:tblW w:w="4883" w:type="pct"/>
            </w:tblPrEx>
          </w:tblPrExChange>
        </w:tblPrEx>
        <w:trPr>
          <w:trHeight w:val="399"/>
          <w:ins w:id="4906" w:author="Microsoft" w:date="2016-04-05T17:41:00Z"/>
          <w:trPrChange w:id="4907" w:author="Microsoft" w:date="2016-04-05T17:41:00Z">
            <w:trPr>
              <w:trHeight w:val="399"/>
            </w:trPr>
          </w:trPrChange>
        </w:trPr>
        <w:tc>
          <w:tcPr>
            <w:tcW w:w="71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  <w:tcPrChange w:id="4908" w:author="Microsoft" w:date="2016-04-05T17:41:00Z">
              <w:tcPr>
                <w:tcW w:w="1624" w:type="pct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:rsidR="00E91098" w:rsidRPr="009A3BDA" w:rsidRDefault="00E91098" w:rsidP="00E91098">
            <w:pPr>
              <w:spacing w:before="240"/>
              <w:jc w:val="center"/>
              <w:rPr>
                <w:ins w:id="4909" w:author="Microsoft" w:date="2016-04-05T17:41:00Z"/>
                <w:rFonts w:ascii="宋体" w:hAnsi="宋体" w:cs="宋体"/>
                <w:color w:val="000000"/>
                <w:sz w:val="22"/>
                <w:szCs w:val="22"/>
              </w:rPr>
            </w:pPr>
            <w:ins w:id="4910" w:author="Microsoft" w:date="2016-04-05T17:4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149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  <w:tcPrChange w:id="4911" w:author="Microsoft" w:date="2016-04-05T17:41:00Z">
              <w:tcPr>
                <w:tcW w:w="3376" w:type="pct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hideMark/>
              </w:tcPr>
            </w:tcPrChange>
          </w:tcPr>
          <w:p w:rsidR="00E91098" w:rsidRPr="009A3BDA" w:rsidRDefault="00E91098" w:rsidP="00E91098">
            <w:pPr>
              <w:spacing w:before="240"/>
              <w:jc w:val="center"/>
              <w:rPr>
                <w:ins w:id="4912" w:author="Microsoft" w:date="2016-04-05T17:41:00Z"/>
                <w:rFonts w:ascii="宋体" w:hAnsi="宋体" w:cs="宋体"/>
                <w:color w:val="000000"/>
                <w:sz w:val="22"/>
                <w:szCs w:val="22"/>
              </w:rPr>
            </w:pPr>
            <w:ins w:id="4913" w:author="Microsoft" w:date="2016-04-05T17:4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  <w:tc>
          <w:tcPr>
            <w:tcW w:w="1396" w:type="pct"/>
            <w:vAlign w:val="center"/>
            <w:tcPrChange w:id="4914" w:author="Microsoft" w:date="2016-04-05T17:41:00Z">
              <w:tcPr>
                <w:tcW w:w="3376" w:type="pct"/>
                <w:gridSpan w:val="2"/>
              </w:tcPr>
            </w:tcPrChange>
          </w:tcPr>
          <w:p w:rsidR="00E91098" w:rsidRPr="009A3BDA" w:rsidRDefault="00E91098" w:rsidP="00E91098">
            <w:pPr>
              <w:widowControl/>
              <w:adjustRightInd/>
              <w:spacing w:line="240" w:lineRule="auto"/>
              <w:ind w:left="0" w:right="0"/>
              <w:jc w:val="left"/>
              <w:rPr>
                <w:ins w:id="4915" w:author="Microsoft" w:date="2016-04-05T17:41:00Z"/>
              </w:rPr>
            </w:pPr>
          </w:p>
        </w:tc>
        <w:tc>
          <w:tcPr>
            <w:tcW w:w="1396" w:type="pct"/>
            <w:tcPrChange w:id="4916" w:author="Microsoft" w:date="2016-04-05T17:41:00Z">
              <w:tcPr>
                <w:tcW w:w="3376" w:type="pct"/>
              </w:tcPr>
            </w:tcPrChange>
          </w:tcPr>
          <w:p w:rsidR="00E91098" w:rsidRPr="009A3BDA" w:rsidRDefault="00E91098" w:rsidP="00E91098">
            <w:pPr>
              <w:widowControl/>
              <w:adjustRightInd/>
              <w:spacing w:line="240" w:lineRule="auto"/>
              <w:ind w:left="0" w:right="0"/>
              <w:jc w:val="left"/>
              <w:rPr>
                <w:ins w:id="4917" w:author="Microsoft" w:date="2016-04-05T17:41:00Z"/>
              </w:rPr>
            </w:pPr>
            <w:ins w:id="4918" w:author="Microsoft" w:date="2016-04-05T17:41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默认合计，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下拉选择电脑票、即开票</w:t>
              </w:r>
            </w:ins>
          </w:p>
        </w:tc>
      </w:tr>
    </w:tbl>
    <w:p w:rsidR="00E91098" w:rsidRDefault="00E91098">
      <w:pPr>
        <w:pStyle w:val="af1"/>
        <w:rPr>
          <w:ins w:id="4919" w:author="Microsoft" w:date="2016-04-08T16:26:00Z"/>
        </w:rPr>
        <w:pPrChange w:id="4920" w:author="Microsoft" w:date="2016-05-13T11:07:00Z">
          <w:pPr>
            <w:pStyle w:val="af1"/>
            <w:ind w:firstLine="400"/>
          </w:pPr>
        </w:pPrChange>
      </w:pPr>
    </w:p>
    <w:p w:rsidR="003E1316" w:rsidRDefault="00E90548">
      <w:pPr>
        <w:pStyle w:val="af1"/>
        <w:rPr>
          <w:ins w:id="4921" w:author="Microsoft" w:date="2016-04-05T17:41:00Z"/>
        </w:rPr>
        <w:pPrChange w:id="4922" w:author="Microsoft" w:date="2016-05-13T11:07:00Z">
          <w:pPr>
            <w:pStyle w:val="af1"/>
            <w:ind w:firstLine="400"/>
          </w:pPr>
        </w:pPrChange>
      </w:pPr>
      <w:ins w:id="4923" w:author="Microsoft" w:date="2016-06-06T17:04:00Z">
        <w:r>
          <w:t>应交款金额</w:t>
        </w:r>
        <w:r>
          <w:rPr>
            <w:rFonts w:hint="eastAsia"/>
          </w:rPr>
          <w:t>=</w:t>
        </w:r>
        <w:r>
          <w:t>充值</w:t>
        </w:r>
        <w:r>
          <w:rPr>
            <w:rFonts w:hint="eastAsia"/>
          </w:rPr>
          <w:t>-提现</w:t>
        </w:r>
      </w:ins>
      <w:ins w:id="4924" w:author="Microsoft" w:date="2016-06-06T17:05:00Z">
        <w:r>
          <w:rPr>
            <w:rFonts w:hint="eastAsia"/>
          </w:rPr>
          <w:t>-中心兑奖-中心兑奖佣金-中心退票-中心退票佣金（其中佣金项由于分公司暂无，故不在列表中显示）</w:t>
        </w:r>
      </w:ins>
    </w:p>
    <w:tbl>
      <w:tblPr>
        <w:tblStyle w:val="a4"/>
        <w:tblW w:w="13772" w:type="dxa"/>
        <w:tblLook w:val="04A0" w:firstRow="1" w:lastRow="0" w:firstColumn="1" w:lastColumn="0" w:noHBand="0" w:noVBand="1"/>
        <w:tblPrChange w:id="4925" w:author="Microsoft" w:date="2016-04-05T17:45:00Z">
          <w:tblPr>
            <w:tblStyle w:val="a4"/>
            <w:tblW w:w="13772" w:type="dxa"/>
            <w:tblLook w:val="04A0" w:firstRow="1" w:lastRow="0" w:firstColumn="1" w:lastColumn="0" w:noHBand="0" w:noVBand="1"/>
          </w:tblPr>
        </w:tblPrChange>
      </w:tblPr>
      <w:tblGrid>
        <w:gridCol w:w="1129"/>
        <w:gridCol w:w="2396"/>
        <w:gridCol w:w="2156"/>
        <w:gridCol w:w="1611"/>
        <w:gridCol w:w="1563"/>
        <w:gridCol w:w="1528"/>
        <w:gridCol w:w="1680"/>
        <w:gridCol w:w="1709"/>
        <w:tblGridChange w:id="4926">
          <w:tblGrid>
            <w:gridCol w:w="1427"/>
            <w:gridCol w:w="2098"/>
            <w:gridCol w:w="2156"/>
            <w:gridCol w:w="1611"/>
            <w:gridCol w:w="1563"/>
            <w:gridCol w:w="1528"/>
            <w:gridCol w:w="1680"/>
            <w:gridCol w:w="1709"/>
          </w:tblGrid>
        </w:tblGridChange>
      </w:tblGrid>
      <w:tr w:rsidR="00E91098" w:rsidRPr="00286045" w:rsidTr="00E91098">
        <w:trPr>
          <w:trHeight w:val="315"/>
          <w:ins w:id="4927" w:author="Microsoft" w:date="2016-04-05T17:41:00Z"/>
          <w:trPrChange w:id="4928" w:author="Microsoft" w:date="2016-04-05T17:45:00Z">
            <w:trPr>
              <w:trHeight w:val="315"/>
            </w:trPr>
          </w:trPrChange>
        </w:trPr>
        <w:tc>
          <w:tcPr>
            <w:tcW w:w="1129" w:type="dxa"/>
            <w:vMerge w:val="restart"/>
            <w:shd w:val="clear" w:color="auto" w:fill="D9D9D9" w:themeFill="background1" w:themeFillShade="D9"/>
            <w:tcPrChange w:id="4929" w:author="Microsoft" w:date="2016-04-05T17:45:00Z">
              <w:tcPr>
                <w:tcW w:w="1427" w:type="dxa"/>
                <w:vMerge w:val="restart"/>
                <w:shd w:val="clear" w:color="auto" w:fill="D9D9D9" w:themeFill="background1" w:themeFillShade="D9"/>
              </w:tcPr>
            </w:tcPrChange>
          </w:tcPr>
          <w:p w:rsidR="00E91098" w:rsidRDefault="00E91098">
            <w:pPr>
              <w:pStyle w:val="af1"/>
              <w:rPr>
                <w:ins w:id="4930" w:author="Microsoft" w:date="2016-04-05T17:41:00Z"/>
              </w:rPr>
              <w:pPrChange w:id="4931" w:author="Microsoft" w:date="2016-05-13T11:07:00Z">
                <w:pPr>
                  <w:pStyle w:val="af1"/>
                  <w:ind w:firstLineChars="50" w:firstLine="90"/>
                </w:pPr>
              </w:pPrChange>
            </w:pPr>
            <w:ins w:id="4932" w:author="Microsoft" w:date="2016-04-05T17:41:00Z">
              <w:r>
                <w:rPr>
                  <w:rFonts w:hint="eastAsia"/>
                </w:rPr>
                <w:t>日期</w:t>
              </w:r>
            </w:ins>
          </w:p>
        </w:tc>
        <w:tc>
          <w:tcPr>
            <w:tcW w:w="2396" w:type="dxa"/>
            <w:shd w:val="clear" w:color="auto" w:fill="D9D9D9" w:themeFill="background1" w:themeFillShade="D9"/>
            <w:tcPrChange w:id="4933" w:author="Microsoft" w:date="2016-04-05T17:45:00Z">
              <w:tcPr>
                <w:tcW w:w="2098" w:type="dxa"/>
                <w:shd w:val="clear" w:color="auto" w:fill="D9D9D9" w:themeFill="background1" w:themeFillShade="D9"/>
              </w:tcPr>
            </w:tcPrChange>
          </w:tcPr>
          <w:p w:rsidR="00E91098" w:rsidRDefault="00E91098">
            <w:pPr>
              <w:pStyle w:val="af1"/>
              <w:rPr>
                <w:ins w:id="4934" w:author="Microsoft" w:date="2016-04-05T17:43:00Z"/>
              </w:rPr>
              <w:pPrChange w:id="4935" w:author="Microsoft" w:date="2016-05-13T11:07:00Z">
                <w:pPr>
                  <w:pStyle w:val="af1"/>
                  <w:ind w:firstLineChars="50" w:firstLine="90"/>
                </w:pPr>
              </w:pPrChange>
            </w:pPr>
          </w:p>
        </w:tc>
        <w:tc>
          <w:tcPr>
            <w:tcW w:w="2156" w:type="dxa"/>
            <w:shd w:val="clear" w:color="auto" w:fill="D9D9D9" w:themeFill="background1" w:themeFillShade="D9"/>
            <w:tcPrChange w:id="4936" w:author="Microsoft" w:date="2016-04-05T17:45:00Z">
              <w:tcPr>
                <w:tcW w:w="2156" w:type="dxa"/>
                <w:shd w:val="clear" w:color="auto" w:fill="D9D9D9" w:themeFill="background1" w:themeFillShade="D9"/>
              </w:tcPr>
            </w:tcPrChange>
          </w:tcPr>
          <w:p w:rsidR="00E91098" w:rsidRDefault="00E91098">
            <w:pPr>
              <w:pStyle w:val="af1"/>
              <w:rPr>
                <w:ins w:id="4937" w:author="Microsoft" w:date="2016-04-05T17:41:00Z"/>
              </w:rPr>
              <w:pPrChange w:id="4938" w:author="Microsoft" w:date="2016-05-13T11:07:00Z">
                <w:pPr>
                  <w:pStyle w:val="af1"/>
                  <w:ind w:firstLineChars="50" w:firstLine="90"/>
                </w:pPr>
              </w:pPrChange>
            </w:pPr>
            <w:ins w:id="4939" w:author="Microsoft" w:date="2016-04-05T17:41:00Z">
              <w:r>
                <w:rPr>
                  <w:rFonts w:hint="eastAsia"/>
                </w:rPr>
                <w:t>部门</w:t>
              </w:r>
              <w:r>
                <w:t>名称</w:t>
              </w:r>
            </w:ins>
          </w:p>
        </w:tc>
        <w:tc>
          <w:tcPr>
            <w:tcW w:w="1611" w:type="dxa"/>
            <w:shd w:val="clear" w:color="auto" w:fill="D9D9D9" w:themeFill="background1" w:themeFillShade="D9"/>
            <w:tcPrChange w:id="4940" w:author="Microsoft" w:date="2016-04-05T17:45:00Z">
              <w:tcPr>
                <w:tcW w:w="1611" w:type="dxa"/>
                <w:shd w:val="clear" w:color="auto" w:fill="D9D9D9" w:themeFill="background1" w:themeFillShade="D9"/>
              </w:tcPr>
            </w:tcPrChange>
          </w:tcPr>
          <w:p w:rsidR="00E91098" w:rsidRPr="00203026" w:rsidRDefault="00E91098">
            <w:pPr>
              <w:pStyle w:val="af1"/>
              <w:rPr>
                <w:ins w:id="4941" w:author="Microsoft" w:date="2016-04-05T17:41:00Z"/>
              </w:rPr>
            </w:pPr>
            <w:ins w:id="4942" w:author="Microsoft" w:date="2016-04-05T17:41:00Z">
              <w:r>
                <w:rPr>
                  <w:rFonts w:hint="eastAsia"/>
                </w:rPr>
                <w:t>充值</w:t>
              </w:r>
              <w:r>
                <w:t>金额</w:t>
              </w:r>
            </w:ins>
          </w:p>
        </w:tc>
        <w:tc>
          <w:tcPr>
            <w:tcW w:w="1563" w:type="dxa"/>
            <w:shd w:val="clear" w:color="auto" w:fill="D9D9D9" w:themeFill="background1" w:themeFillShade="D9"/>
            <w:tcPrChange w:id="4943" w:author="Microsoft" w:date="2016-04-05T17:45:00Z">
              <w:tcPr>
                <w:tcW w:w="1563" w:type="dxa"/>
                <w:shd w:val="clear" w:color="auto" w:fill="D9D9D9" w:themeFill="background1" w:themeFillShade="D9"/>
              </w:tcPr>
            </w:tcPrChange>
          </w:tcPr>
          <w:p w:rsidR="00E91098" w:rsidRPr="00203026" w:rsidRDefault="00E91098">
            <w:pPr>
              <w:pStyle w:val="af1"/>
              <w:rPr>
                <w:ins w:id="4944" w:author="Microsoft" w:date="2016-04-05T17:41:00Z"/>
              </w:rPr>
              <w:pPrChange w:id="4945" w:author="Microsoft" w:date="2016-05-13T11:07:00Z">
                <w:pPr>
                  <w:pStyle w:val="af1"/>
                  <w:jc w:val="center"/>
                </w:pPr>
              </w:pPrChange>
            </w:pPr>
            <w:ins w:id="4946" w:author="Microsoft" w:date="2016-04-05T17:41:00Z">
              <w:r>
                <w:rPr>
                  <w:rFonts w:hint="eastAsia"/>
                </w:rPr>
                <w:t>提现</w:t>
              </w:r>
              <w:r>
                <w:t>金额</w:t>
              </w:r>
            </w:ins>
          </w:p>
        </w:tc>
        <w:tc>
          <w:tcPr>
            <w:tcW w:w="1528" w:type="dxa"/>
            <w:shd w:val="clear" w:color="auto" w:fill="D9D9D9" w:themeFill="background1" w:themeFillShade="D9"/>
            <w:tcPrChange w:id="4947" w:author="Microsoft" w:date="2016-04-05T17:45:00Z">
              <w:tcPr>
                <w:tcW w:w="1528" w:type="dxa"/>
                <w:shd w:val="clear" w:color="auto" w:fill="D9D9D9" w:themeFill="background1" w:themeFillShade="D9"/>
              </w:tcPr>
            </w:tcPrChange>
          </w:tcPr>
          <w:p w:rsidR="00E91098" w:rsidRDefault="00E91098">
            <w:pPr>
              <w:pStyle w:val="af1"/>
              <w:rPr>
                <w:ins w:id="4948" w:author="Microsoft" w:date="2016-04-05T17:41:00Z"/>
              </w:rPr>
              <w:pPrChange w:id="4949" w:author="Microsoft" w:date="2016-05-13T11:07:00Z">
                <w:pPr>
                  <w:pStyle w:val="af1"/>
                  <w:jc w:val="center"/>
                </w:pPr>
              </w:pPrChange>
            </w:pPr>
            <w:ins w:id="4950" w:author="Microsoft" w:date="2016-04-05T17:41:00Z">
              <w:r>
                <w:rPr>
                  <w:rFonts w:hint="eastAsia"/>
                </w:rPr>
                <w:t>中心</w:t>
              </w:r>
              <w:r>
                <w:t>兑奖</w:t>
              </w:r>
              <w:r>
                <w:rPr>
                  <w:rFonts w:hint="eastAsia"/>
                </w:rPr>
                <w:t>金额</w:t>
              </w:r>
            </w:ins>
          </w:p>
        </w:tc>
        <w:tc>
          <w:tcPr>
            <w:tcW w:w="1680" w:type="dxa"/>
            <w:shd w:val="clear" w:color="auto" w:fill="D9D9D9" w:themeFill="background1" w:themeFillShade="D9"/>
            <w:tcPrChange w:id="4951" w:author="Microsoft" w:date="2016-04-05T17:45:00Z">
              <w:tcPr>
                <w:tcW w:w="1680" w:type="dxa"/>
                <w:shd w:val="clear" w:color="auto" w:fill="D9D9D9" w:themeFill="background1" w:themeFillShade="D9"/>
              </w:tcPr>
            </w:tcPrChange>
          </w:tcPr>
          <w:p w:rsidR="00E91098" w:rsidRDefault="00E91098">
            <w:pPr>
              <w:pStyle w:val="af1"/>
              <w:rPr>
                <w:ins w:id="4952" w:author="Microsoft" w:date="2016-04-05T17:41:00Z"/>
              </w:rPr>
              <w:pPrChange w:id="4953" w:author="Microsoft" w:date="2016-05-13T11:07:00Z">
                <w:pPr>
                  <w:pStyle w:val="af1"/>
                  <w:jc w:val="center"/>
                </w:pPr>
              </w:pPrChange>
            </w:pPr>
            <w:ins w:id="4954" w:author="Microsoft" w:date="2016-04-05T17:41:00Z">
              <w:r>
                <w:rPr>
                  <w:rFonts w:hint="eastAsia"/>
                </w:rPr>
                <w:t>中心</w:t>
              </w:r>
              <w:r>
                <w:t>退票</w:t>
              </w:r>
            </w:ins>
          </w:p>
        </w:tc>
        <w:tc>
          <w:tcPr>
            <w:tcW w:w="1709" w:type="dxa"/>
            <w:shd w:val="clear" w:color="auto" w:fill="D9D9D9" w:themeFill="background1" w:themeFillShade="D9"/>
            <w:tcPrChange w:id="4955" w:author="Microsoft" w:date="2016-04-05T17:45:00Z">
              <w:tcPr>
                <w:tcW w:w="1709" w:type="dxa"/>
                <w:shd w:val="clear" w:color="auto" w:fill="D9D9D9" w:themeFill="background1" w:themeFillShade="D9"/>
              </w:tcPr>
            </w:tcPrChange>
          </w:tcPr>
          <w:p w:rsidR="00E91098" w:rsidRDefault="00E91098">
            <w:pPr>
              <w:pStyle w:val="af1"/>
              <w:rPr>
                <w:ins w:id="4956" w:author="Microsoft" w:date="2016-04-05T17:41:00Z"/>
              </w:rPr>
              <w:pPrChange w:id="4957" w:author="Microsoft" w:date="2016-05-13T11:07:00Z">
                <w:pPr>
                  <w:pStyle w:val="af1"/>
                  <w:jc w:val="center"/>
                </w:pPr>
              </w:pPrChange>
            </w:pPr>
            <w:ins w:id="4958" w:author="Microsoft" w:date="2016-04-05T17:41:00Z">
              <w:r>
                <w:rPr>
                  <w:rFonts w:hint="eastAsia"/>
                </w:rPr>
                <w:t>应</w:t>
              </w:r>
              <w:r>
                <w:t>缴金额</w:t>
              </w:r>
            </w:ins>
          </w:p>
        </w:tc>
      </w:tr>
      <w:tr w:rsidR="00E91098" w:rsidRPr="00286045" w:rsidTr="00E91098">
        <w:trPr>
          <w:trHeight w:val="297"/>
          <w:ins w:id="4959" w:author="Microsoft" w:date="2016-04-05T17:41:00Z"/>
          <w:trPrChange w:id="4960" w:author="Microsoft" w:date="2016-04-05T17:45:00Z">
            <w:trPr>
              <w:trHeight w:val="297"/>
            </w:trPr>
          </w:trPrChange>
        </w:trPr>
        <w:tc>
          <w:tcPr>
            <w:tcW w:w="1129" w:type="dxa"/>
            <w:vMerge/>
            <w:shd w:val="clear" w:color="auto" w:fill="FFFF00"/>
            <w:tcPrChange w:id="4961" w:author="Microsoft" w:date="2016-04-05T17:45:00Z">
              <w:tcPr>
                <w:tcW w:w="1427" w:type="dxa"/>
                <w:vMerge/>
                <w:shd w:val="clear" w:color="auto" w:fill="FFFF00"/>
              </w:tcPr>
            </w:tcPrChange>
          </w:tcPr>
          <w:p w:rsidR="00E91098" w:rsidRDefault="00E91098">
            <w:pPr>
              <w:pStyle w:val="af1"/>
              <w:rPr>
                <w:ins w:id="4962" w:author="Microsoft" w:date="2016-04-05T17:41:00Z"/>
              </w:rPr>
              <w:pPrChange w:id="4963" w:author="Microsoft" w:date="2016-05-13T11:07:00Z">
                <w:pPr>
                  <w:pStyle w:val="af1"/>
                  <w:ind w:firstLineChars="50" w:firstLine="90"/>
                </w:pPr>
              </w:pPrChange>
            </w:pPr>
          </w:p>
        </w:tc>
        <w:tc>
          <w:tcPr>
            <w:tcW w:w="2396" w:type="dxa"/>
            <w:shd w:val="clear" w:color="auto" w:fill="FFFF00"/>
            <w:tcPrChange w:id="4964" w:author="Microsoft" w:date="2016-04-05T17:45:00Z">
              <w:tcPr>
                <w:tcW w:w="2098" w:type="dxa"/>
                <w:shd w:val="clear" w:color="auto" w:fill="FFFF00"/>
              </w:tcPr>
            </w:tcPrChange>
          </w:tcPr>
          <w:p w:rsidR="00E91098" w:rsidRDefault="00E91098">
            <w:pPr>
              <w:pStyle w:val="af1"/>
              <w:rPr>
                <w:ins w:id="4965" w:author="Microsoft" w:date="2016-04-05T17:43:00Z"/>
              </w:rPr>
              <w:pPrChange w:id="4966" w:author="Microsoft" w:date="2016-05-13T11:07:00Z">
                <w:pPr>
                  <w:pStyle w:val="af1"/>
                  <w:ind w:firstLineChars="50" w:firstLine="90"/>
                </w:pPr>
              </w:pPrChange>
            </w:pPr>
            <w:ins w:id="4967" w:author="Microsoft" w:date="2016-04-05T17:43:00Z">
              <w:r>
                <w:rPr>
                  <w:rFonts w:hint="eastAsia"/>
                </w:rPr>
                <w:t>合计</w:t>
              </w:r>
            </w:ins>
          </w:p>
        </w:tc>
        <w:tc>
          <w:tcPr>
            <w:tcW w:w="2156" w:type="dxa"/>
            <w:shd w:val="clear" w:color="auto" w:fill="FFFF00"/>
            <w:tcPrChange w:id="4968" w:author="Microsoft" w:date="2016-04-05T17:45:00Z">
              <w:tcPr>
                <w:tcW w:w="2156" w:type="dxa"/>
                <w:shd w:val="clear" w:color="auto" w:fill="FFFF00"/>
              </w:tcPr>
            </w:tcPrChange>
          </w:tcPr>
          <w:p w:rsidR="00E91098" w:rsidRDefault="00E91098">
            <w:pPr>
              <w:pStyle w:val="af1"/>
              <w:rPr>
                <w:ins w:id="4969" w:author="Microsoft" w:date="2016-04-05T17:41:00Z"/>
              </w:rPr>
              <w:pPrChange w:id="4970" w:author="Microsoft" w:date="2016-05-13T11:07:00Z">
                <w:pPr>
                  <w:pStyle w:val="af1"/>
                  <w:ind w:firstLineChars="50" w:firstLine="90"/>
                </w:pPr>
              </w:pPrChange>
            </w:pPr>
          </w:p>
        </w:tc>
        <w:tc>
          <w:tcPr>
            <w:tcW w:w="1611" w:type="dxa"/>
            <w:shd w:val="clear" w:color="auto" w:fill="FFFF00"/>
            <w:tcPrChange w:id="4971" w:author="Microsoft" w:date="2016-04-05T17:45:00Z">
              <w:tcPr>
                <w:tcW w:w="1611" w:type="dxa"/>
                <w:shd w:val="clear" w:color="auto" w:fill="FFFF00"/>
              </w:tcPr>
            </w:tcPrChange>
          </w:tcPr>
          <w:p w:rsidR="00E91098" w:rsidRPr="00203026" w:rsidRDefault="00E91098">
            <w:pPr>
              <w:pStyle w:val="af1"/>
              <w:rPr>
                <w:ins w:id="4972" w:author="Microsoft" w:date="2016-04-05T17:41:00Z"/>
              </w:rPr>
              <w:pPrChange w:id="4973" w:author="Microsoft" w:date="2016-05-13T11:07:00Z">
                <w:pPr>
                  <w:pStyle w:val="af1"/>
                  <w:ind w:firstLineChars="50" w:firstLine="90"/>
                </w:pPr>
              </w:pPrChange>
            </w:pPr>
          </w:p>
        </w:tc>
        <w:tc>
          <w:tcPr>
            <w:tcW w:w="1563" w:type="dxa"/>
            <w:shd w:val="clear" w:color="auto" w:fill="FFFF00"/>
            <w:tcPrChange w:id="4974" w:author="Microsoft" w:date="2016-04-05T17:45:00Z">
              <w:tcPr>
                <w:tcW w:w="1563" w:type="dxa"/>
                <w:shd w:val="clear" w:color="auto" w:fill="FFFF00"/>
              </w:tcPr>
            </w:tcPrChange>
          </w:tcPr>
          <w:p w:rsidR="00E91098" w:rsidRPr="00203026" w:rsidRDefault="00E91098">
            <w:pPr>
              <w:pStyle w:val="af1"/>
              <w:rPr>
                <w:ins w:id="4975" w:author="Microsoft" w:date="2016-04-05T17:41:00Z"/>
              </w:rPr>
            </w:pPr>
          </w:p>
        </w:tc>
        <w:tc>
          <w:tcPr>
            <w:tcW w:w="1528" w:type="dxa"/>
            <w:shd w:val="clear" w:color="auto" w:fill="FFFF00"/>
            <w:tcPrChange w:id="4976" w:author="Microsoft" w:date="2016-04-05T17:45:00Z">
              <w:tcPr>
                <w:tcW w:w="1528" w:type="dxa"/>
                <w:shd w:val="clear" w:color="auto" w:fill="FFFF00"/>
              </w:tcPr>
            </w:tcPrChange>
          </w:tcPr>
          <w:p w:rsidR="00E91098" w:rsidRPr="00203026" w:rsidDel="00866874" w:rsidRDefault="00E91098">
            <w:pPr>
              <w:pStyle w:val="af1"/>
              <w:rPr>
                <w:ins w:id="4977" w:author="Microsoft" w:date="2016-04-05T17:41:00Z"/>
              </w:rPr>
            </w:pPr>
          </w:p>
        </w:tc>
        <w:tc>
          <w:tcPr>
            <w:tcW w:w="1680" w:type="dxa"/>
            <w:shd w:val="clear" w:color="auto" w:fill="FFFF00"/>
            <w:tcPrChange w:id="4978" w:author="Microsoft" w:date="2016-04-05T17:45:00Z">
              <w:tcPr>
                <w:tcW w:w="1680" w:type="dxa"/>
                <w:shd w:val="clear" w:color="auto" w:fill="FFFF00"/>
              </w:tcPr>
            </w:tcPrChange>
          </w:tcPr>
          <w:p w:rsidR="00E91098" w:rsidRPr="00203026" w:rsidDel="00866874" w:rsidRDefault="00E91098">
            <w:pPr>
              <w:pStyle w:val="af1"/>
              <w:rPr>
                <w:ins w:id="4979" w:author="Microsoft" w:date="2016-04-05T17:41:00Z"/>
              </w:rPr>
            </w:pPr>
          </w:p>
        </w:tc>
        <w:tc>
          <w:tcPr>
            <w:tcW w:w="1709" w:type="dxa"/>
            <w:shd w:val="clear" w:color="auto" w:fill="FFFF00"/>
            <w:tcPrChange w:id="4980" w:author="Microsoft" w:date="2016-04-05T17:45:00Z">
              <w:tcPr>
                <w:tcW w:w="1709" w:type="dxa"/>
                <w:shd w:val="clear" w:color="auto" w:fill="FFFF00"/>
              </w:tcPr>
            </w:tcPrChange>
          </w:tcPr>
          <w:p w:rsidR="00E91098" w:rsidRPr="00203026" w:rsidDel="00866874" w:rsidRDefault="00E91098">
            <w:pPr>
              <w:pStyle w:val="af1"/>
              <w:rPr>
                <w:ins w:id="4981" w:author="Microsoft" w:date="2016-04-05T17:41:00Z"/>
              </w:rPr>
            </w:pPr>
          </w:p>
        </w:tc>
      </w:tr>
      <w:tr w:rsidR="00E91098" w:rsidRPr="00286045" w:rsidTr="00E91098">
        <w:trPr>
          <w:trHeight w:val="288"/>
          <w:ins w:id="4982" w:author="Microsoft" w:date="2016-04-05T17:41:00Z"/>
          <w:trPrChange w:id="4983" w:author="Microsoft" w:date="2016-04-05T17:45:00Z">
            <w:trPr>
              <w:trHeight w:val="288"/>
            </w:trPr>
          </w:trPrChange>
        </w:trPr>
        <w:tc>
          <w:tcPr>
            <w:tcW w:w="1129" w:type="dxa"/>
            <w:vMerge/>
            <w:tcPrChange w:id="4984" w:author="Microsoft" w:date="2016-04-05T17:45:00Z">
              <w:tcPr>
                <w:tcW w:w="1427" w:type="dxa"/>
                <w:vMerge/>
              </w:tcPr>
            </w:tcPrChange>
          </w:tcPr>
          <w:p w:rsidR="00E91098" w:rsidRDefault="00E91098">
            <w:pPr>
              <w:pStyle w:val="af1"/>
              <w:rPr>
                <w:ins w:id="4985" w:author="Microsoft" w:date="2016-04-05T17:41:00Z"/>
              </w:rPr>
              <w:pPrChange w:id="4986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2396" w:type="dxa"/>
            <w:tcPrChange w:id="4987" w:author="Microsoft" w:date="2016-04-05T17:45:00Z">
              <w:tcPr>
                <w:tcW w:w="2098" w:type="dxa"/>
              </w:tcPr>
            </w:tcPrChange>
          </w:tcPr>
          <w:p w:rsidR="00E91098" w:rsidRDefault="00E91098">
            <w:pPr>
              <w:pStyle w:val="af1"/>
              <w:rPr>
                <w:ins w:id="4988" w:author="Microsoft" w:date="2016-04-05T17:43:00Z"/>
              </w:rPr>
              <w:pPrChange w:id="4989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2156" w:type="dxa"/>
            <w:tcPrChange w:id="4990" w:author="Microsoft" w:date="2016-04-05T17:45:00Z">
              <w:tcPr>
                <w:tcW w:w="2156" w:type="dxa"/>
              </w:tcPr>
            </w:tcPrChange>
          </w:tcPr>
          <w:p w:rsidR="00E91098" w:rsidRDefault="00E91098">
            <w:pPr>
              <w:pStyle w:val="af1"/>
              <w:rPr>
                <w:ins w:id="4991" w:author="Microsoft" w:date="2016-04-05T17:41:00Z"/>
              </w:rPr>
              <w:pPrChange w:id="4992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1611" w:type="dxa"/>
            <w:tcPrChange w:id="4993" w:author="Microsoft" w:date="2016-04-05T17:45:00Z">
              <w:tcPr>
                <w:tcW w:w="1611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4994" w:author="Microsoft" w:date="2016-04-05T17:41:00Z"/>
              </w:rPr>
            </w:pPr>
          </w:p>
        </w:tc>
        <w:tc>
          <w:tcPr>
            <w:tcW w:w="1563" w:type="dxa"/>
            <w:tcPrChange w:id="4995" w:author="Microsoft" w:date="2016-04-05T17:45:00Z">
              <w:tcPr>
                <w:tcW w:w="1563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4996" w:author="Microsoft" w:date="2016-04-05T17:41:00Z"/>
              </w:rPr>
            </w:pPr>
          </w:p>
        </w:tc>
        <w:tc>
          <w:tcPr>
            <w:tcW w:w="1528" w:type="dxa"/>
            <w:tcPrChange w:id="4997" w:author="Microsoft" w:date="2016-04-05T17:45:00Z">
              <w:tcPr>
                <w:tcW w:w="1528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4998" w:author="Microsoft" w:date="2016-04-05T17:41:00Z"/>
              </w:rPr>
            </w:pPr>
          </w:p>
        </w:tc>
        <w:tc>
          <w:tcPr>
            <w:tcW w:w="1680" w:type="dxa"/>
            <w:tcPrChange w:id="4999" w:author="Microsoft" w:date="2016-04-05T17:45:00Z">
              <w:tcPr>
                <w:tcW w:w="1680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5000" w:author="Microsoft" w:date="2016-04-05T17:41:00Z"/>
              </w:rPr>
            </w:pPr>
          </w:p>
        </w:tc>
        <w:tc>
          <w:tcPr>
            <w:tcW w:w="1709" w:type="dxa"/>
            <w:tcPrChange w:id="5001" w:author="Microsoft" w:date="2016-04-05T17:45:00Z">
              <w:tcPr>
                <w:tcW w:w="1709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5002" w:author="Microsoft" w:date="2016-04-05T17:41:00Z"/>
              </w:rPr>
            </w:pPr>
          </w:p>
        </w:tc>
      </w:tr>
      <w:tr w:rsidR="00E91098" w:rsidRPr="00286045" w:rsidTr="00E91098">
        <w:trPr>
          <w:trHeight w:val="288"/>
          <w:ins w:id="5003" w:author="Microsoft" w:date="2016-04-05T17:41:00Z"/>
          <w:trPrChange w:id="5004" w:author="Microsoft" w:date="2016-04-05T17:45:00Z">
            <w:trPr>
              <w:trHeight w:val="288"/>
            </w:trPr>
          </w:trPrChange>
        </w:trPr>
        <w:tc>
          <w:tcPr>
            <w:tcW w:w="1129" w:type="dxa"/>
            <w:vMerge/>
            <w:tcPrChange w:id="5005" w:author="Microsoft" w:date="2016-04-05T17:45:00Z">
              <w:tcPr>
                <w:tcW w:w="1427" w:type="dxa"/>
                <w:vMerge/>
              </w:tcPr>
            </w:tcPrChange>
          </w:tcPr>
          <w:p w:rsidR="00E91098" w:rsidRDefault="00E91098">
            <w:pPr>
              <w:pStyle w:val="af1"/>
              <w:rPr>
                <w:ins w:id="5006" w:author="Microsoft" w:date="2016-04-05T17:41:00Z"/>
              </w:rPr>
              <w:pPrChange w:id="5007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2396" w:type="dxa"/>
            <w:tcPrChange w:id="5008" w:author="Microsoft" w:date="2016-04-05T17:45:00Z">
              <w:tcPr>
                <w:tcW w:w="2098" w:type="dxa"/>
              </w:tcPr>
            </w:tcPrChange>
          </w:tcPr>
          <w:p w:rsidR="00E91098" w:rsidRDefault="00E91098">
            <w:pPr>
              <w:pStyle w:val="af1"/>
              <w:rPr>
                <w:ins w:id="5009" w:author="Microsoft" w:date="2016-04-05T17:43:00Z"/>
              </w:rPr>
              <w:pPrChange w:id="5010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2156" w:type="dxa"/>
            <w:tcPrChange w:id="5011" w:author="Microsoft" w:date="2016-04-05T17:45:00Z">
              <w:tcPr>
                <w:tcW w:w="2156" w:type="dxa"/>
              </w:tcPr>
            </w:tcPrChange>
          </w:tcPr>
          <w:p w:rsidR="00E91098" w:rsidRDefault="00E91098">
            <w:pPr>
              <w:pStyle w:val="af1"/>
              <w:rPr>
                <w:ins w:id="5012" w:author="Microsoft" w:date="2016-04-05T17:41:00Z"/>
              </w:rPr>
              <w:pPrChange w:id="5013" w:author="Microsoft" w:date="2016-05-13T11:07:00Z">
                <w:pPr>
                  <w:pStyle w:val="af1"/>
                  <w:jc w:val="center"/>
                </w:pPr>
              </w:pPrChange>
            </w:pPr>
          </w:p>
        </w:tc>
        <w:tc>
          <w:tcPr>
            <w:tcW w:w="1611" w:type="dxa"/>
            <w:tcPrChange w:id="5014" w:author="Microsoft" w:date="2016-04-05T17:45:00Z">
              <w:tcPr>
                <w:tcW w:w="1611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5015" w:author="Microsoft" w:date="2016-04-05T17:41:00Z"/>
              </w:rPr>
            </w:pPr>
          </w:p>
        </w:tc>
        <w:tc>
          <w:tcPr>
            <w:tcW w:w="1563" w:type="dxa"/>
            <w:tcPrChange w:id="5016" w:author="Microsoft" w:date="2016-04-05T17:45:00Z">
              <w:tcPr>
                <w:tcW w:w="1563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5017" w:author="Microsoft" w:date="2016-04-05T17:41:00Z"/>
              </w:rPr>
            </w:pPr>
          </w:p>
        </w:tc>
        <w:tc>
          <w:tcPr>
            <w:tcW w:w="1528" w:type="dxa"/>
            <w:tcPrChange w:id="5018" w:author="Microsoft" w:date="2016-04-05T17:45:00Z">
              <w:tcPr>
                <w:tcW w:w="1528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5019" w:author="Microsoft" w:date="2016-04-05T17:41:00Z"/>
              </w:rPr>
            </w:pPr>
          </w:p>
        </w:tc>
        <w:tc>
          <w:tcPr>
            <w:tcW w:w="1680" w:type="dxa"/>
            <w:tcPrChange w:id="5020" w:author="Microsoft" w:date="2016-04-05T17:45:00Z">
              <w:tcPr>
                <w:tcW w:w="1680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5021" w:author="Microsoft" w:date="2016-04-05T17:41:00Z"/>
              </w:rPr>
            </w:pPr>
          </w:p>
        </w:tc>
        <w:tc>
          <w:tcPr>
            <w:tcW w:w="1709" w:type="dxa"/>
            <w:tcPrChange w:id="5022" w:author="Microsoft" w:date="2016-04-05T17:45:00Z">
              <w:tcPr>
                <w:tcW w:w="1709" w:type="dxa"/>
              </w:tcPr>
            </w:tcPrChange>
          </w:tcPr>
          <w:p w:rsidR="00E91098" w:rsidRPr="00203026" w:rsidRDefault="00E91098">
            <w:pPr>
              <w:pStyle w:val="af1"/>
              <w:rPr>
                <w:ins w:id="5023" w:author="Microsoft" w:date="2016-04-05T17:41:00Z"/>
              </w:rPr>
            </w:pPr>
          </w:p>
        </w:tc>
      </w:tr>
    </w:tbl>
    <w:p w:rsidR="001667FF" w:rsidRDefault="001667FF" w:rsidP="00105EE8">
      <w:pPr>
        <w:ind w:left="0"/>
        <w:rPr>
          <w:ins w:id="5024" w:author="Microsoft" w:date="2016-04-05T17:36:00Z"/>
        </w:rPr>
      </w:pPr>
    </w:p>
    <w:p w:rsidR="00BD3A9E" w:rsidRPr="00BD2087" w:rsidRDefault="00E91098">
      <w:pPr>
        <w:pStyle w:val="4"/>
        <w:rPr>
          <w:ins w:id="5025" w:author="Microsoft" w:date="2016-04-05T17:36:00Z"/>
        </w:rPr>
        <w:pPrChange w:id="5026" w:author="Microsoft" w:date="2016-04-05T17:49:00Z">
          <w:pPr>
            <w:ind w:left="0"/>
          </w:pPr>
        </w:pPrChange>
      </w:pPr>
      <w:bookmarkStart w:id="5027" w:name="_Toc450144066"/>
      <w:ins w:id="5028" w:author="Microsoft" w:date="2016-04-05T17:36:00Z">
        <w:r w:rsidRPr="00BD2087">
          <w:rPr>
            <w:rFonts w:hint="eastAsia"/>
          </w:rPr>
          <w:t>代理商资金报表</w:t>
        </w:r>
      </w:ins>
      <w:bookmarkEnd w:id="5027"/>
      <w:ins w:id="5029" w:author="Microsoft" w:date="2016-05-13T11:17:00Z">
        <w:r w:rsidR="004252F7">
          <w:rPr>
            <w:rFonts w:hint="eastAsia"/>
          </w:rPr>
          <w:t>（按类型统计）</w:t>
        </w:r>
      </w:ins>
    </w:p>
    <w:tbl>
      <w:tblPr>
        <w:tblW w:w="5000" w:type="pct"/>
        <w:tblLook w:val="04A0" w:firstRow="1" w:lastRow="0" w:firstColumn="1" w:lastColumn="0" w:noHBand="0" w:noVBand="1"/>
      </w:tblPr>
      <w:tblGrid>
        <w:gridCol w:w="4636"/>
        <w:gridCol w:w="9637"/>
        <w:tblGridChange w:id="5030">
          <w:tblGrid>
            <w:gridCol w:w="10"/>
            <w:gridCol w:w="4626"/>
            <w:gridCol w:w="10"/>
            <w:gridCol w:w="9627"/>
            <w:gridCol w:w="10"/>
          </w:tblGrid>
        </w:tblGridChange>
      </w:tblGrid>
      <w:tr w:rsidR="00E91098" w:rsidRPr="009A3BDA" w:rsidTr="005843C4">
        <w:trPr>
          <w:trHeight w:val="285"/>
          <w:ins w:id="5031" w:author="Microsoft" w:date="2016-04-05T17:36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91098" w:rsidRPr="00940825" w:rsidRDefault="00E91098" w:rsidP="00E91098">
            <w:pPr>
              <w:pStyle w:val="af"/>
              <w:widowControl/>
              <w:numPr>
                <w:ilvl w:val="0"/>
                <w:numId w:val="60"/>
              </w:numPr>
              <w:adjustRightInd/>
              <w:spacing w:before="240" w:line="240" w:lineRule="auto"/>
              <w:ind w:right="0" w:firstLineChars="0"/>
              <w:jc w:val="left"/>
              <w:rPr>
                <w:ins w:id="5032" w:author="Microsoft" w:date="2016-04-05T17:36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5033" w:author="Microsoft" w:date="2016-04-05T17:36:00Z">
              <w:r w:rsidRPr="00940825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lastRenderedPageBreak/>
                <w:t>查询条件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:rsidR="00E91098" w:rsidRPr="009A3BDA" w:rsidRDefault="00E91098" w:rsidP="005843C4">
            <w:pPr>
              <w:spacing w:before="240"/>
              <w:rPr>
                <w:ins w:id="5034" w:author="Microsoft" w:date="2016-04-05T17:36:00Z"/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ins w:id="5035" w:author="Microsoft" w:date="2016-04-05T17:36:00Z">
              <w:r w:rsidRPr="009A3BDA">
                <w:rPr>
                  <w:rFonts w:ascii="宋体" w:hAnsi="宋体" w:cs="宋体" w:hint="eastAsia"/>
                  <w:b/>
                  <w:bCs/>
                  <w:color w:val="000000"/>
                  <w:sz w:val="22"/>
                  <w:szCs w:val="22"/>
                </w:rPr>
                <w:t>说明</w:t>
              </w:r>
            </w:ins>
          </w:p>
        </w:tc>
      </w:tr>
      <w:tr w:rsidR="00E91098" w:rsidRPr="009A3BDA" w:rsidTr="005843C4">
        <w:trPr>
          <w:trHeight w:val="533"/>
          <w:ins w:id="5036" w:author="Microsoft" w:date="2016-04-05T17:36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91098" w:rsidRPr="009A3BDA" w:rsidRDefault="00E91098" w:rsidP="005843C4">
            <w:pPr>
              <w:spacing w:before="240"/>
              <w:jc w:val="center"/>
              <w:rPr>
                <w:ins w:id="5037" w:author="Microsoft" w:date="2016-04-05T17:36:00Z"/>
                <w:rFonts w:ascii="宋体" w:hAnsi="宋体" w:cs="宋体"/>
                <w:color w:val="000000"/>
                <w:sz w:val="22"/>
                <w:szCs w:val="22"/>
              </w:rPr>
            </w:pPr>
            <w:ins w:id="5038" w:author="Microsoft" w:date="2016-04-05T17:3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代理商名称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E91098" w:rsidRDefault="00E91098" w:rsidP="005843C4">
            <w:pPr>
              <w:spacing w:before="240"/>
              <w:jc w:val="center"/>
              <w:rPr>
                <w:ins w:id="5039" w:author="Microsoft" w:date="2016-04-05T17:36:00Z"/>
                <w:rFonts w:ascii="宋体" w:hAnsi="宋体" w:cs="宋体"/>
                <w:color w:val="000000"/>
                <w:sz w:val="22"/>
                <w:szCs w:val="22"/>
              </w:rPr>
            </w:pPr>
            <w:ins w:id="5040" w:author="Microsoft" w:date="2016-04-05T17:3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下拉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选择代理商名称</w:t>
              </w:r>
            </w:ins>
          </w:p>
        </w:tc>
      </w:tr>
      <w:tr w:rsidR="00E91098" w:rsidRPr="009A3BDA" w:rsidTr="00E91098">
        <w:tblPrEx>
          <w:tblW w:w="5000" w:type="pct"/>
          <w:tblPrExChange w:id="5041" w:author="Microsoft" w:date="2016-04-05T17:36:00Z">
            <w:tblPrEx>
              <w:tblW w:w="5000" w:type="pct"/>
            </w:tblPrEx>
          </w:tblPrExChange>
        </w:tblPrEx>
        <w:trPr>
          <w:trHeight w:val="399"/>
          <w:ins w:id="5042" w:author="Microsoft" w:date="2016-04-05T17:36:00Z"/>
          <w:trPrChange w:id="5043" w:author="Microsoft" w:date="2016-04-05T17:36:00Z">
            <w:trPr>
              <w:gridAfter w:val="0"/>
              <w:trHeight w:val="399"/>
            </w:trPr>
          </w:trPrChange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  <w:tcPrChange w:id="5044" w:author="Microsoft" w:date="2016-04-05T17:36:00Z">
              <w:tcPr>
                <w:tcW w:w="1624" w:type="pct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:rsidR="00E91098" w:rsidRPr="009A3BDA" w:rsidRDefault="00E91098" w:rsidP="005843C4">
            <w:pPr>
              <w:spacing w:before="240"/>
              <w:jc w:val="center"/>
              <w:rPr>
                <w:ins w:id="5045" w:author="Microsoft" w:date="2016-04-05T17:36:00Z"/>
                <w:rFonts w:ascii="宋体" w:hAnsi="宋体" w:cs="宋体"/>
                <w:color w:val="000000"/>
                <w:sz w:val="22"/>
                <w:szCs w:val="22"/>
              </w:rPr>
            </w:pPr>
            <w:ins w:id="5046" w:author="Microsoft" w:date="2016-04-05T17:3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  <w:tcPrChange w:id="5047" w:author="Microsoft" w:date="2016-04-05T17:36:00Z">
              <w:tcPr>
                <w:tcW w:w="3376" w:type="pct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auto"/>
                </w:tcBorders>
                <w:shd w:val="clear" w:color="auto" w:fill="auto"/>
                <w:hideMark/>
              </w:tcPr>
            </w:tcPrChange>
          </w:tcPr>
          <w:p w:rsidR="00E91098" w:rsidRPr="009A3BDA" w:rsidRDefault="00E91098" w:rsidP="005843C4">
            <w:pPr>
              <w:spacing w:before="240"/>
              <w:jc w:val="center"/>
              <w:rPr>
                <w:ins w:id="5048" w:author="Microsoft" w:date="2016-04-05T17:36:00Z"/>
                <w:rFonts w:ascii="宋体" w:hAnsi="宋体" w:cs="宋体"/>
                <w:color w:val="000000"/>
                <w:sz w:val="22"/>
                <w:szCs w:val="22"/>
              </w:rPr>
            </w:pPr>
            <w:ins w:id="5049" w:author="Microsoft" w:date="2016-04-05T17:3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选择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起止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日期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，查询</w:t>
              </w:r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某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一时间段的数据；</w:t>
              </w:r>
            </w:ins>
          </w:p>
        </w:tc>
      </w:tr>
      <w:tr w:rsidR="00E91098" w:rsidRPr="009A3BDA" w:rsidTr="005843C4">
        <w:trPr>
          <w:trHeight w:val="399"/>
          <w:ins w:id="5050" w:author="Microsoft" w:date="2016-04-05T17:36:00Z"/>
        </w:trPr>
        <w:tc>
          <w:tcPr>
            <w:tcW w:w="162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91098" w:rsidRDefault="00E91098" w:rsidP="005843C4">
            <w:pPr>
              <w:spacing w:before="240"/>
              <w:jc w:val="center"/>
              <w:rPr>
                <w:ins w:id="5051" w:author="Microsoft" w:date="2016-04-05T17:36:00Z"/>
                <w:rFonts w:ascii="宋体" w:hAnsi="宋体" w:cs="宋体"/>
                <w:color w:val="000000"/>
                <w:sz w:val="22"/>
                <w:szCs w:val="22"/>
              </w:rPr>
            </w:pPr>
            <w:ins w:id="5052" w:author="Microsoft" w:date="2016-04-05T17:36:00Z"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类型</w:t>
              </w:r>
            </w:ins>
          </w:p>
        </w:tc>
        <w:tc>
          <w:tcPr>
            <w:tcW w:w="337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E91098" w:rsidRDefault="00E91098" w:rsidP="005843C4">
            <w:pPr>
              <w:spacing w:before="240"/>
              <w:jc w:val="center"/>
              <w:rPr>
                <w:ins w:id="5053" w:author="Microsoft" w:date="2016-04-05T17:36:00Z"/>
                <w:rFonts w:ascii="宋体" w:hAnsi="宋体" w:cs="宋体"/>
                <w:color w:val="000000"/>
                <w:sz w:val="22"/>
                <w:szCs w:val="22"/>
              </w:rPr>
            </w:pPr>
            <w:ins w:id="5054" w:author="Microsoft" w:date="2016-04-05T17:36:00Z">
              <w:r>
                <w:rPr>
                  <w:rFonts w:ascii="宋体" w:hAnsi="宋体" w:cs="宋体" w:hint="eastAsia"/>
                  <w:color w:val="000000"/>
                  <w:sz w:val="22"/>
                  <w:szCs w:val="22"/>
                </w:rPr>
                <w:t>默认合计，</w:t>
              </w:r>
              <w:r>
                <w:rPr>
                  <w:rFonts w:ascii="宋体" w:hAnsi="宋体" w:cs="宋体"/>
                  <w:color w:val="000000"/>
                  <w:sz w:val="22"/>
                  <w:szCs w:val="22"/>
                </w:rPr>
                <w:t>下拉选择电脑票、即开票</w:t>
              </w:r>
            </w:ins>
          </w:p>
        </w:tc>
      </w:tr>
    </w:tbl>
    <w:p w:rsidR="00E91098" w:rsidRDefault="00E91098">
      <w:pPr>
        <w:pStyle w:val="af1"/>
        <w:rPr>
          <w:ins w:id="5055" w:author="Microsoft" w:date="2016-04-05T17:36:00Z"/>
        </w:rPr>
      </w:pPr>
      <w:ins w:id="5056" w:author="Microsoft" w:date="2016-04-05T17:36:00Z">
        <w:r>
          <w:rPr>
            <w:rFonts w:hint="eastAsia"/>
          </w:rPr>
          <w:t>期初</w:t>
        </w:r>
        <w:r>
          <w:t>账户余额</w:t>
        </w:r>
        <w:r>
          <w:rPr>
            <w:rFonts w:hint="eastAsia"/>
          </w:rPr>
          <w:t>=</w:t>
        </w:r>
        <w:r>
          <w:t>前一</w:t>
        </w:r>
        <w:r>
          <w:rPr>
            <w:rFonts w:hint="eastAsia"/>
          </w:rPr>
          <w:t>日期末</w:t>
        </w:r>
        <w:r>
          <w:t>账户余额</w:t>
        </w:r>
      </w:ins>
    </w:p>
    <w:p w:rsidR="00091180" w:rsidRDefault="00091180" w:rsidP="00091180">
      <w:pPr>
        <w:pStyle w:val="af1"/>
        <w:rPr>
          <w:ins w:id="5057" w:author="Microsoft" w:date="2016-05-16T09:43:00Z"/>
        </w:rPr>
      </w:pPr>
      <w:ins w:id="5058" w:author="Microsoft" w:date="2016-05-16T09:43:00Z">
        <w:r>
          <w:rPr>
            <w:rFonts w:hint="eastAsia"/>
          </w:rPr>
          <w:t>期末</w:t>
        </w:r>
        <w:r>
          <w:t>账户余额=</w:t>
        </w:r>
        <w:r>
          <w:rPr>
            <w:rFonts w:hint="eastAsia"/>
          </w:rPr>
          <w:t>期初</w:t>
        </w:r>
        <w:r>
          <w:t>账户</w:t>
        </w:r>
        <w:r>
          <w:rPr>
            <w:rFonts w:hint="eastAsia"/>
          </w:rPr>
          <w:t>余额+充值</w:t>
        </w:r>
        <w:r>
          <w:t>-提现-调拨入库+销售佣金+调拨出库-</w:t>
        </w:r>
        <w:r>
          <w:rPr>
            <w:rFonts w:hint="eastAsia"/>
          </w:rPr>
          <w:t>退还</w:t>
        </w:r>
        <w:r>
          <w:t>佣金+站点兑奖金额+站点兑奖佣金+中心兑奖</w:t>
        </w:r>
        <w:r>
          <w:rPr>
            <w:rFonts w:hint="eastAsia"/>
          </w:rPr>
          <w:t>金额</w:t>
        </w:r>
        <w:r>
          <w:t>+兑奖佣金</w:t>
        </w:r>
        <w:r>
          <w:rPr>
            <w:rFonts w:hint="eastAsia"/>
          </w:rPr>
          <w:t>+</w:t>
        </w:r>
        <w:r>
          <w:t>中心退票</w:t>
        </w:r>
        <w:r>
          <w:rPr>
            <w:rFonts w:hint="eastAsia"/>
          </w:rPr>
          <w:t>-中心退票佣金</w:t>
        </w:r>
      </w:ins>
    </w:p>
    <w:p w:rsidR="00E91098" w:rsidRDefault="00E91098" w:rsidP="00E91098">
      <w:pPr>
        <w:ind w:left="0"/>
        <w:rPr>
          <w:ins w:id="5059" w:author="Microsoft" w:date="2016-04-05T17:40:00Z"/>
          <w:color w:val="FF0000"/>
        </w:rPr>
      </w:pPr>
    </w:p>
    <w:p w:rsidR="00E91098" w:rsidRPr="00E91098" w:rsidRDefault="00E91098">
      <w:pPr>
        <w:ind w:left="0"/>
        <w:rPr>
          <w:ins w:id="5060" w:author="Microsoft" w:date="2016-04-05T17:36:00Z"/>
          <w:color w:val="FF0000"/>
          <w:rPrChange w:id="5061" w:author="Microsoft" w:date="2016-04-05T17:40:00Z">
            <w:rPr>
              <w:ins w:id="5062" w:author="Microsoft" w:date="2016-04-05T17:36:00Z"/>
              <w:szCs w:val="24"/>
            </w:rPr>
          </w:rPrChange>
        </w:rPr>
        <w:pPrChange w:id="5063" w:author="Microsoft" w:date="2016-04-05T17:40:00Z">
          <w:pPr>
            <w:pStyle w:val="af1"/>
          </w:pPr>
        </w:pPrChange>
      </w:pPr>
      <w:ins w:id="5064" w:author="Microsoft" w:date="2016-04-05T17:40:00Z">
        <w:r>
          <w:rPr>
            <w:rFonts w:hint="eastAsia"/>
            <w:color w:val="FF0000"/>
          </w:rPr>
          <w:t>报表</w:t>
        </w:r>
        <w:r>
          <w:rPr>
            <w:color w:val="FF0000"/>
          </w:rPr>
          <w:t>默认显示某一日期的合计值</w:t>
        </w:r>
        <w:r>
          <w:rPr>
            <w:rFonts w:hint="eastAsia"/>
            <w:color w:val="FF0000"/>
          </w:rPr>
          <w:t>，</w:t>
        </w:r>
        <w:r>
          <w:rPr>
            <w:color w:val="FF0000"/>
          </w:rPr>
          <w:t>下拉选择查看电脑票或即开票类型进行查看相应报表内容；</w:t>
        </w:r>
      </w:ins>
    </w:p>
    <w:tbl>
      <w:tblPr>
        <w:tblStyle w:val="a4"/>
        <w:tblW w:w="13990" w:type="dxa"/>
        <w:tblLook w:val="04A0" w:firstRow="1" w:lastRow="0" w:firstColumn="1" w:lastColumn="0" w:noHBand="0" w:noVBand="1"/>
      </w:tblPr>
      <w:tblGrid>
        <w:gridCol w:w="613"/>
        <w:gridCol w:w="960"/>
        <w:gridCol w:w="788"/>
        <w:gridCol w:w="946"/>
        <w:gridCol w:w="631"/>
        <w:gridCol w:w="631"/>
        <w:gridCol w:w="788"/>
        <w:gridCol w:w="788"/>
        <w:gridCol w:w="787"/>
        <w:gridCol w:w="788"/>
        <w:gridCol w:w="788"/>
        <w:gridCol w:w="788"/>
        <w:gridCol w:w="788"/>
        <w:gridCol w:w="788"/>
        <w:gridCol w:w="787"/>
        <w:gridCol w:w="1183"/>
        <w:gridCol w:w="1148"/>
      </w:tblGrid>
      <w:tr w:rsidR="00091180" w:rsidRPr="00286045" w:rsidTr="00582D77">
        <w:trPr>
          <w:trHeight w:val="508"/>
          <w:ins w:id="5065" w:author="Microsoft" w:date="2016-05-16T09:43:00Z"/>
        </w:trPr>
        <w:tc>
          <w:tcPr>
            <w:tcW w:w="613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ind w:firstLineChars="50" w:firstLine="90"/>
              <w:rPr>
                <w:ins w:id="5066" w:author="Microsoft" w:date="2016-05-16T09:43:00Z"/>
              </w:rPr>
            </w:pPr>
            <w:ins w:id="5067" w:author="Microsoft" w:date="2016-05-16T09:43:00Z">
              <w:r>
                <w:rPr>
                  <w:rFonts w:hint="eastAsia"/>
                </w:rPr>
                <w:t>日期</w:t>
              </w:r>
            </w:ins>
          </w:p>
        </w:tc>
        <w:tc>
          <w:tcPr>
            <w:tcW w:w="960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ind w:firstLineChars="50" w:firstLine="90"/>
              <w:rPr>
                <w:ins w:id="5068" w:author="Microsoft" w:date="2016-05-16T09:43:00Z"/>
              </w:rPr>
            </w:pPr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ind w:firstLineChars="50" w:firstLine="90"/>
              <w:rPr>
                <w:ins w:id="5069" w:author="Microsoft" w:date="2016-05-16T09:43:00Z"/>
              </w:rPr>
            </w:pPr>
            <w:ins w:id="5070" w:author="Microsoft" w:date="2016-05-16T09:43:00Z">
              <w:r>
                <w:rPr>
                  <w:rFonts w:hint="eastAsia"/>
                </w:rPr>
                <w:t>代理商</w:t>
              </w:r>
              <w:r>
                <w:t>名称</w:t>
              </w:r>
            </w:ins>
          </w:p>
        </w:tc>
        <w:tc>
          <w:tcPr>
            <w:tcW w:w="946" w:type="dxa"/>
            <w:shd w:val="clear" w:color="auto" w:fill="D9D9D9" w:themeFill="background1" w:themeFillShade="D9"/>
          </w:tcPr>
          <w:p w:rsidR="00091180" w:rsidRPr="00203026" w:rsidRDefault="00091180" w:rsidP="00582D77">
            <w:pPr>
              <w:pStyle w:val="af1"/>
              <w:rPr>
                <w:ins w:id="5071" w:author="Microsoft" w:date="2016-05-16T09:43:00Z"/>
              </w:rPr>
            </w:pPr>
            <w:ins w:id="5072" w:author="Microsoft" w:date="2016-05-16T09:43:00Z">
              <w:r>
                <w:rPr>
                  <w:rFonts w:hint="eastAsia"/>
                </w:rPr>
                <w:t>期初账户</w:t>
              </w:r>
              <w:r>
                <w:t>余额</w:t>
              </w:r>
            </w:ins>
          </w:p>
        </w:tc>
        <w:tc>
          <w:tcPr>
            <w:tcW w:w="631" w:type="dxa"/>
            <w:shd w:val="clear" w:color="auto" w:fill="D9D9D9" w:themeFill="background1" w:themeFillShade="D9"/>
          </w:tcPr>
          <w:p w:rsidR="00091180" w:rsidRPr="00203026" w:rsidRDefault="00091180" w:rsidP="00582D77">
            <w:pPr>
              <w:pStyle w:val="af1"/>
              <w:jc w:val="center"/>
              <w:rPr>
                <w:ins w:id="5073" w:author="Microsoft" w:date="2016-05-16T09:43:00Z"/>
              </w:rPr>
            </w:pPr>
            <w:ins w:id="5074" w:author="Microsoft" w:date="2016-05-16T09:43:00Z">
              <w:r>
                <w:rPr>
                  <w:rFonts w:hint="eastAsia"/>
                </w:rPr>
                <w:t>充值</w:t>
              </w:r>
            </w:ins>
          </w:p>
        </w:tc>
        <w:tc>
          <w:tcPr>
            <w:tcW w:w="631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5075" w:author="Microsoft" w:date="2016-05-16T09:43:00Z"/>
              </w:rPr>
            </w:pPr>
            <w:ins w:id="5076" w:author="Microsoft" w:date="2016-05-16T09:43:00Z">
              <w:r>
                <w:rPr>
                  <w:rFonts w:hint="eastAsia"/>
                </w:rPr>
                <w:t>提现</w:t>
              </w:r>
            </w:ins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5077" w:author="Microsoft" w:date="2016-05-16T09:43:00Z"/>
              </w:rPr>
            </w:pPr>
            <w:ins w:id="5078" w:author="Microsoft" w:date="2016-05-16T09:43:00Z">
              <w:r>
                <w:rPr>
                  <w:rFonts w:hint="eastAsia"/>
                </w:rPr>
                <w:t>调拨</w:t>
              </w:r>
              <w:r>
                <w:t>入库</w:t>
              </w:r>
            </w:ins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Pr="00203026" w:rsidRDefault="00091180" w:rsidP="00582D77">
            <w:pPr>
              <w:pStyle w:val="af1"/>
              <w:jc w:val="center"/>
              <w:rPr>
                <w:ins w:id="5079" w:author="Microsoft" w:date="2016-05-16T09:43:00Z"/>
              </w:rPr>
            </w:pPr>
            <w:ins w:id="5080" w:author="Microsoft" w:date="2016-05-16T09:43:00Z">
              <w:r>
                <w:rPr>
                  <w:rFonts w:hint="eastAsia"/>
                </w:rPr>
                <w:t>销售</w:t>
              </w:r>
              <w:r>
                <w:t>佣金</w:t>
              </w:r>
            </w:ins>
          </w:p>
        </w:tc>
        <w:tc>
          <w:tcPr>
            <w:tcW w:w="787" w:type="dxa"/>
            <w:shd w:val="clear" w:color="auto" w:fill="D9D9D9" w:themeFill="background1" w:themeFillShade="D9"/>
          </w:tcPr>
          <w:p w:rsidR="00091180" w:rsidRPr="00203026" w:rsidRDefault="00091180" w:rsidP="00582D77">
            <w:pPr>
              <w:pStyle w:val="af1"/>
              <w:jc w:val="center"/>
              <w:rPr>
                <w:ins w:id="5081" w:author="Microsoft" w:date="2016-05-16T09:43:00Z"/>
              </w:rPr>
            </w:pPr>
            <w:ins w:id="5082" w:author="Microsoft" w:date="2016-05-16T09:43:00Z">
              <w:r>
                <w:rPr>
                  <w:rFonts w:hint="eastAsia"/>
                </w:rPr>
                <w:t>调拨</w:t>
              </w:r>
              <w:r>
                <w:t>出库</w:t>
              </w:r>
            </w:ins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Pr="00203026" w:rsidRDefault="00091180" w:rsidP="00582D77">
            <w:pPr>
              <w:pStyle w:val="af1"/>
              <w:jc w:val="center"/>
              <w:rPr>
                <w:ins w:id="5083" w:author="Microsoft" w:date="2016-05-16T09:43:00Z"/>
              </w:rPr>
            </w:pPr>
            <w:ins w:id="5084" w:author="Microsoft" w:date="2016-05-16T09:43:00Z">
              <w:r>
                <w:rPr>
                  <w:rFonts w:hint="eastAsia"/>
                </w:rPr>
                <w:t>退还</w:t>
              </w:r>
              <w:r>
                <w:t>佣金</w:t>
              </w:r>
            </w:ins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5085" w:author="Microsoft" w:date="2016-05-16T09:43:00Z"/>
              </w:rPr>
            </w:pPr>
            <w:ins w:id="5086" w:author="Microsoft" w:date="2016-05-16T09:43:00Z">
              <w:r>
                <w:rPr>
                  <w:rFonts w:hint="eastAsia"/>
                </w:rPr>
                <w:t>站点兑奖</w:t>
              </w:r>
              <w:r>
                <w:t>金额</w:t>
              </w:r>
            </w:ins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5087" w:author="Microsoft" w:date="2016-05-16T09:43:00Z"/>
              </w:rPr>
            </w:pPr>
            <w:ins w:id="5088" w:author="Microsoft" w:date="2016-05-16T09:43:00Z">
              <w:r>
                <w:rPr>
                  <w:rFonts w:hint="eastAsia"/>
                </w:rPr>
                <w:t>站点兑奖佣金</w:t>
              </w:r>
            </w:ins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Pr="00203026" w:rsidRDefault="00091180" w:rsidP="00582D77">
            <w:pPr>
              <w:pStyle w:val="af1"/>
              <w:jc w:val="center"/>
              <w:rPr>
                <w:ins w:id="5089" w:author="Microsoft" w:date="2016-05-16T09:43:00Z"/>
              </w:rPr>
            </w:pPr>
            <w:ins w:id="5090" w:author="Microsoft" w:date="2016-05-16T09:43:00Z">
              <w:r>
                <w:rPr>
                  <w:rFonts w:hint="eastAsia"/>
                </w:rPr>
                <w:t>中心兑奖</w:t>
              </w:r>
            </w:ins>
          </w:p>
        </w:tc>
        <w:tc>
          <w:tcPr>
            <w:tcW w:w="788" w:type="dxa"/>
            <w:shd w:val="clear" w:color="auto" w:fill="D9D9D9" w:themeFill="background1" w:themeFillShade="D9"/>
          </w:tcPr>
          <w:p w:rsidR="00091180" w:rsidRPr="00203026" w:rsidRDefault="00091180" w:rsidP="00582D77">
            <w:pPr>
              <w:pStyle w:val="af1"/>
              <w:jc w:val="center"/>
              <w:rPr>
                <w:ins w:id="5091" w:author="Microsoft" w:date="2016-05-16T09:43:00Z"/>
              </w:rPr>
            </w:pPr>
            <w:ins w:id="5092" w:author="Microsoft" w:date="2016-05-16T09:43:00Z">
              <w:r>
                <w:rPr>
                  <w:rFonts w:hint="eastAsia"/>
                </w:rPr>
                <w:t>兑奖</w:t>
              </w:r>
              <w:r>
                <w:t>佣金</w:t>
              </w:r>
            </w:ins>
          </w:p>
        </w:tc>
        <w:tc>
          <w:tcPr>
            <w:tcW w:w="787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5093" w:author="Microsoft" w:date="2016-05-16T09:43:00Z"/>
              </w:rPr>
            </w:pPr>
            <w:ins w:id="5094" w:author="Microsoft" w:date="2016-05-16T09:43:00Z">
              <w:r>
                <w:rPr>
                  <w:rFonts w:hint="eastAsia"/>
                </w:rPr>
                <w:t>中心退票</w:t>
              </w:r>
            </w:ins>
          </w:p>
        </w:tc>
        <w:tc>
          <w:tcPr>
            <w:tcW w:w="1183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5095" w:author="Microsoft" w:date="2016-05-16T09:43:00Z"/>
              </w:rPr>
            </w:pPr>
            <w:ins w:id="5096" w:author="Microsoft" w:date="2016-05-16T09:43:00Z">
              <w:r>
                <w:rPr>
                  <w:rFonts w:hint="eastAsia"/>
                </w:rPr>
                <w:t>中心退票佣金</w:t>
              </w:r>
            </w:ins>
          </w:p>
        </w:tc>
        <w:tc>
          <w:tcPr>
            <w:tcW w:w="1148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5097" w:author="Microsoft" w:date="2016-05-16T09:43:00Z"/>
              </w:rPr>
            </w:pPr>
            <w:ins w:id="5098" w:author="Microsoft" w:date="2016-05-16T09:43:00Z">
              <w:r>
                <w:rPr>
                  <w:rFonts w:hint="eastAsia"/>
                </w:rPr>
                <w:t>期末账户</w:t>
              </w:r>
              <w:r>
                <w:t>余额</w:t>
              </w:r>
            </w:ins>
          </w:p>
        </w:tc>
      </w:tr>
      <w:tr w:rsidR="00091180" w:rsidRPr="00286045" w:rsidTr="00582D77">
        <w:trPr>
          <w:trHeight w:val="479"/>
          <w:ins w:id="5099" w:author="Microsoft" w:date="2016-05-16T09:43:00Z"/>
        </w:trPr>
        <w:tc>
          <w:tcPr>
            <w:tcW w:w="613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ind w:firstLineChars="50" w:firstLine="90"/>
              <w:rPr>
                <w:ins w:id="5100" w:author="Microsoft" w:date="2016-05-16T09:43:00Z"/>
              </w:rPr>
            </w:pPr>
          </w:p>
        </w:tc>
        <w:tc>
          <w:tcPr>
            <w:tcW w:w="960" w:type="dxa"/>
            <w:shd w:val="clear" w:color="auto" w:fill="FFFF00"/>
          </w:tcPr>
          <w:p w:rsidR="00091180" w:rsidRDefault="00091180" w:rsidP="00582D77">
            <w:pPr>
              <w:pStyle w:val="af1"/>
              <w:ind w:firstLineChars="50" w:firstLine="90"/>
              <w:rPr>
                <w:ins w:id="5101" w:author="Microsoft" w:date="2016-05-16T09:43:00Z"/>
              </w:rPr>
            </w:pPr>
            <w:ins w:id="5102" w:author="Microsoft" w:date="2016-05-16T09:43:00Z">
              <w:r>
                <w:rPr>
                  <w:rFonts w:hint="eastAsia"/>
                </w:rPr>
                <w:t>合计</w:t>
              </w:r>
            </w:ins>
          </w:p>
        </w:tc>
        <w:tc>
          <w:tcPr>
            <w:tcW w:w="788" w:type="dxa"/>
            <w:shd w:val="clear" w:color="auto" w:fill="FFFF00"/>
          </w:tcPr>
          <w:p w:rsidR="00091180" w:rsidRDefault="00091180" w:rsidP="00582D77">
            <w:pPr>
              <w:pStyle w:val="af1"/>
              <w:ind w:firstLineChars="50" w:firstLine="90"/>
              <w:rPr>
                <w:ins w:id="5103" w:author="Microsoft" w:date="2016-05-16T09:43:00Z"/>
              </w:rPr>
            </w:pPr>
          </w:p>
        </w:tc>
        <w:tc>
          <w:tcPr>
            <w:tcW w:w="946" w:type="dxa"/>
            <w:shd w:val="clear" w:color="auto" w:fill="FFFF00"/>
          </w:tcPr>
          <w:p w:rsidR="00091180" w:rsidRPr="00203026" w:rsidRDefault="00091180" w:rsidP="00582D77">
            <w:pPr>
              <w:pStyle w:val="af1"/>
              <w:ind w:firstLineChars="50" w:firstLine="90"/>
              <w:rPr>
                <w:ins w:id="5104" w:author="Microsoft" w:date="2016-05-16T09:43:00Z"/>
              </w:rPr>
            </w:pPr>
          </w:p>
        </w:tc>
        <w:tc>
          <w:tcPr>
            <w:tcW w:w="631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5105" w:author="Microsoft" w:date="2016-05-16T09:43:00Z"/>
              </w:rPr>
            </w:pPr>
          </w:p>
        </w:tc>
        <w:tc>
          <w:tcPr>
            <w:tcW w:w="631" w:type="dxa"/>
            <w:shd w:val="clear" w:color="auto" w:fill="FFFF00"/>
          </w:tcPr>
          <w:p w:rsidR="00091180" w:rsidRPr="00203026" w:rsidDel="00866874" w:rsidRDefault="00091180" w:rsidP="00582D77">
            <w:pPr>
              <w:pStyle w:val="af1"/>
              <w:rPr>
                <w:ins w:id="5106" w:author="Microsoft" w:date="2016-05-16T09:43:00Z"/>
              </w:rPr>
            </w:pPr>
          </w:p>
        </w:tc>
        <w:tc>
          <w:tcPr>
            <w:tcW w:w="788" w:type="dxa"/>
            <w:shd w:val="clear" w:color="auto" w:fill="FFFF00"/>
          </w:tcPr>
          <w:p w:rsidR="00091180" w:rsidRPr="00203026" w:rsidDel="00866874" w:rsidRDefault="00091180" w:rsidP="00582D77">
            <w:pPr>
              <w:pStyle w:val="af1"/>
              <w:rPr>
                <w:ins w:id="5107" w:author="Microsoft" w:date="2016-05-16T09:43:00Z"/>
              </w:rPr>
            </w:pPr>
            <w:ins w:id="5108" w:author="Microsoft" w:date="2016-05-16T09:43:00Z">
              <w:r>
                <w:rPr>
                  <w:rFonts w:hint="eastAsia"/>
                </w:rPr>
                <w:t>1</w:t>
              </w:r>
            </w:ins>
          </w:p>
        </w:tc>
        <w:tc>
          <w:tcPr>
            <w:tcW w:w="788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5109" w:author="Microsoft" w:date="2016-05-16T09:43:00Z"/>
              </w:rPr>
            </w:pPr>
            <w:ins w:id="5110" w:author="Microsoft" w:date="2016-05-16T09:43:00Z">
              <w:r>
                <w:rPr>
                  <w:rFonts w:hint="eastAsia"/>
                </w:rPr>
                <w:t>2</w:t>
              </w:r>
            </w:ins>
          </w:p>
        </w:tc>
        <w:tc>
          <w:tcPr>
            <w:tcW w:w="787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5111" w:author="Microsoft" w:date="2016-05-16T09:43:00Z"/>
              </w:rPr>
            </w:pPr>
            <w:ins w:id="5112" w:author="Microsoft" w:date="2016-05-16T09:43:00Z">
              <w:r>
                <w:rPr>
                  <w:rFonts w:hint="eastAsia"/>
                </w:rPr>
                <w:t>3</w:t>
              </w:r>
            </w:ins>
          </w:p>
        </w:tc>
        <w:tc>
          <w:tcPr>
            <w:tcW w:w="788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5113" w:author="Microsoft" w:date="2016-05-16T09:43:00Z"/>
              </w:rPr>
            </w:pPr>
            <w:ins w:id="5114" w:author="Microsoft" w:date="2016-05-16T09:43:00Z">
              <w:r>
                <w:rPr>
                  <w:rFonts w:hint="eastAsia"/>
                </w:rPr>
                <w:t>4</w:t>
              </w:r>
            </w:ins>
          </w:p>
        </w:tc>
        <w:tc>
          <w:tcPr>
            <w:tcW w:w="788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5115" w:author="Microsoft" w:date="2016-05-16T09:43:00Z"/>
              </w:rPr>
            </w:pPr>
            <w:ins w:id="5116" w:author="Microsoft" w:date="2016-05-16T09:43:00Z">
              <w:r>
                <w:rPr>
                  <w:rFonts w:hint="eastAsia"/>
                </w:rPr>
                <w:t>5</w:t>
              </w:r>
            </w:ins>
          </w:p>
        </w:tc>
        <w:tc>
          <w:tcPr>
            <w:tcW w:w="788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5117" w:author="Microsoft" w:date="2016-05-16T09:43:00Z"/>
              </w:rPr>
            </w:pPr>
            <w:ins w:id="5118" w:author="Microsoft" w:date="2016-05-16T09:43:00Z">
              <w:r>
                <w:rPr>
                  <w:rFonts w:hint="eastAsia"/>
                </w:rPr>
                <w:t>6</w:t>
              </w:r>
            </w:ins>
          </w:p>
        </w:tc>
        <w:tc>
          <w:tcPr>
            <w:tcW w:w="788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5119" w:author="Microsoft" w:date="2016-05-16T09:43:00Z"/>
              </w:rPr>
            </w:pPr>
            <w:ins w:id="5120" w:author="Microsoft" w:date="2016-05-16T09:43:00Z">
              <w:r>
                <w:rPr>
                  <w:rFonts w:hint="eastAsia"/>
                </w:rPr>
                <w:t>7</w:t>
              </w:r>
            </w:ins>
          </w:p>
        </w:tc>
        <w:tc>
          <w:tcPr>
            <w:tcW w:w="788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5121" w:author="Microsoft" w:date="2016-05-16T09:43:00Z"/>
              </w:rPr>
            </w:pPr>
            <w:ins w:id="5122" w:author="Microsoft" w:date="2016-05-16T09:43:00Z">
              <w:r>
                <w:rPr>
                  <w:rFonts w:hint="eastAsia"/>
                </w:rPr>
                <w:t>8</w:t>
              </w:r>
            </w:ins>
          </w:p>
        </w:tc>
        <w:tc>
          <w:tcPr>
            <w:tcW w:w="787" w:type="dxa"/>
            <w:shd w:val="clear" w:color="auto" w:fill="FFFF00"/>
          </w:tcPr>
          <w:p w:rsidR="00091180" w:rsidRPr="00203026" w:rsidRDefault="00091180" w:rsidP="00582D77">
            <w:pPr>
              <w:pStyle w:val="af1"/>
              <w:rPr>
                <w:ins w:id="5123" w:author="Microsoft" w:date="2016-05-16T09:43:00Z"/>
              </w:rPr>
            </w:pPr>
            <w:ins w:id="5124" w:author="Microsoft" w:date="2016-05-16T09:43:00Z">
              <w:r>
                <w:rPr>
                  <w:rFonts w:hint="eastAsia"/>
                </w:rPr>
                <w:t>9</w:t>
              </w:r>
            </w:ins>
          </w:p>
        </w:tc>
        <w:tc>
          <w:tcPr>
            <w:tcW w:w="1183" w:type="dxa"/>
            <w:shd w:val="clear" w:color="auto" w:fill="FFFF00"/>
          </w:tcPr>
          <w:p w:rsidR="00091180" w:rsidRPr="00FC3606" w:rsidRDefault="00091180" w:rsidP="00582D77">
            <w:pPr>
              <w:pStyle w:val="af1"/>
              <w:rPr>
                <w:ins w:id="5125" w:author="Microsoft" w:date="2016-05-16T09:43:00Z"/>
              </w:rPr>
            </w:pPr>
            <w:ins w:id="5126" w:author="Microsoft" w:date="2016-05-16T09:43:00Z">
              <w:r>
                <w:rPr>
                  <w:rFonts w:hint="eastAsia"/>
                </w:rPr>
                <w:t>10</w:t>
              </w:r>
            </w:ins>
          </w:p>
        </w:tc>
        <w:tc>
          <w:tcPr>
            <w:tcW w:w="1148" w:type="dxa"/>
            <w:shd w:val="clear" w:color="auto" w:fill="FFFF00"/>
          </w:tcPr>
          <w:p w:rsidR="00091180" w:rsidRPr="00FC3606" w:rsidRDefault="00091180" w:rsidP="00582D77">
            <w:pPr>
              <w:pStyle w:val="af1"/>
              <w:rPr>
                <w:ins w:id="5127" w:author="Microsoft" w:date="2016-05-16T09:43:00Z"/>
              </w:rPr>
            </w:pPr>
          </w:p>
        </w:tc>
      </w:tr>
      <w:tr w:rsidR="00091180" w:rsidRPr="00286045" w:rsidTr="00582D77">
        <w:trPr>
          <w:trHeight w:val="462"/>
          <w:ins w:id="5128" w:author="Microsoft" w:date="2016-05-16T09:43:00Z"/>
        </w:trPr>
        <w:tc>
          <w:tcPr>
            <w:tcW w:w="613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5129" w:author="Microsoft" w:date="2016-05-16T09:43:00Z"/>
              </w:rPr>
            </w:pPr>
          </w:p>
        </w:tc>
        <w:tc>
          <w:tcPr>
            <w:tcW w:w="960" w:type="dxa"/>
          </w:tcPr>
          <w:p w:rsidR="00091180" w:rsidRDefault="00091180" w:rsidP="00582D77">
            <w:pPr>
              <w:pStyle w:val="af1"/>
              <w:jc w:val="center"/>
              <w:rPr>
                <w:ins w:id="5130" w:author="Microsoft" w:date="2016-05-16T09:43:00Z"/>
              </w:rPr>
            </w:pPr>
          </w:p>
        </w:tc>
        <w:tc>
          <w:tcPr>
            <w:tcW w:w="788" w:type="dxa"/>
          </w:tcPr>
          <w:p w:rsidR="00091180" w:rsidRDefault="00091180" w:rsidP="00582D77">
            <w:pPr>
              <w:pStyle w:val="af1"/>
              <w:jc w:val="center"/>
              <w:rPr>
                <w:ins w:id="5131" w:author="Microsoft" w:date="2016-05-16T09:43:00Z"/>
              </w:rPr>
            </w:pPr>
          </w:p>
        </w:tc>
        <w:tc>
          <w:tcPr>
            <w:tcW w:w="946" w:type="dxa"/>
          </w:tcPr>
          <w:p w:rsidR="00091180" w:rsidRPr="00203026" w:rsidRDefault="00091180" w:rsidP="00582D77">
            <w:pPr>
              <w:pStyle w:val="af1"/>
              <w:rPr>
                <w:ins w:id="5132" w:author="Microsoft" w:date="2016-05-16T09:43:00Z"/>
              </w:rPr>
            </w:pPr>
          </w:p>
        </w:tc>
        <w:tc>
          <w:tcPr>
            <w:tcW w:w="631" w:type="dxa"/>
          </w:tcPr>
          <w:p w:rsidR="00091180" w:rsidRPr="00203026" w:rsidRDefault="00091180" w:rsidP="00582D77">
            <w:pPr>
              <w:pStyle w:val="af1"/>
              <w:rPr>
                <w:ins w:id="5133" w:author="Microsoft" w:date="2016-05-16T09:43:00Z"/>
              </w:rPr>
            </w:pPr>
          </w:p>
        </w:tc>
        <w:tc>
          <w:tcPr>
            <w:tcW w:w="631" w:type="dxa"/>
          </w:tcPr>
          <w:p w:rsidR="00091180" w:rsidRPr="00203026" w:rsidRDefault="00091180" w:rsidP="00582D77">
            <w:pPr>
              <w:pStyle w:val="af1"/>
              <w:rPr>
                <w:ins w:id="5134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5135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5136" w:author="Microsoft" w:date="2016-05-16T09:43:00Z"/>
              </w:rPr>
            </w:pPr>
          </w:p>
        </w:tc>
        <w:tc>
          <w:tcPr>
            <w:tcW w:w="787" w:type="dxa"/>
          </w:tcPr>
          <w:p w:rsidR="00091180" w:rsidRPr="00203026" w:rsidRDefault="00091180" w:rsidP="00582D77">
            <w:pPr>
              <w:pStyle w:val="af1"/>
              <w:rPr>
                <w:ins w:id="5137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5138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5139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5140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5141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5142" w:author="Microsoft" w:date="2016-05-16T09:43:00Z"/>
              </w:rPr>
            </w:pPr>
          </w:p>
        </w:tc>
        <w:tc>
          <w:tcPr>
            <w:tcW w:w="787" w:type="dxa"/>
          </w:tcPr>
          <w:p w:rsidR="00091180" w:rsidRPr="00203026" w:rsidRDefault="00091180" w:rsidP="00582D77">
            <w:pPr>
              <w:pStyle w:val="af1"/>
              <w:rPr>
                <w:ins w:id="5143" w:author="Microsoft" w:date="2016-05-16T09:43:00Z"/>
              </w:rPr>
            </w:pPr>
          </w:p>
        </w:tc>
        <w:tc>
          <w:tcPr>
            <w:tcW w:w="1183" w:type="dxa"/>
          </w:tcPr>
          <w:p w:rsidR="00091180" w:rsidRPr="00203026" w:rsidRDefault="00091180" w:rsidP="00582D77">
            <w:pPr>
              <w:pStyle w:val="af1"/>
              <w:rPr>
                <w:ins w:id="5144" w:author="Microsoft" w:date="2016-05-16T09:43:00Z"/>
              </w:rPr>
            </w:pPr>
          </w:p>
        </w:tc>
        <w:tc>
          <w:tcPr>
            <w:tcW w:w="1148" w:type="dxa"/>
          </w:tcPr>
          <w:p w:rsidR="00091180" w:rsidRPr="00203026" w:rsidRDefault="00091180" w:rsidP="00582D77">
            <w:pPr>
              <w:pStyle w:val="af1"/>
              <w:rPr>
                <w:ins w:id="5145" w:author="Microsoft" w:date="2016-05-16T09:43:00Z"/>
              </w:rPr>
            </w:pPr>
          </w:p>
        </w:tc>
      </w:tr>
      <w:tr w:rsidR="00091180" w:rsidRPr="00286045" w:rsidTr="00582D77">
        <w:trPr>
          <w:trHeight w:val="462"/>
          <w:ins w:id="5146" w:author="Microsoft" w:date="2016-05-16T09:43:00Z"/>
        </w:trPr>
        <w:tc>
          <w:tcPr>
            <w:tcW w:w="613" w:type="dxa"/>
            <w:shd w:val="clear" w:color="auto" w:fill="D9D9D9" w:themeFill="background1" w:themeFillShade="D9"/>
          </w:tcPr>
          <w:p w:rsidR="00091180" w:rsidRDefault="00091180" w:rsidP="00582D77">
            <w:pPr>
              <w:pStyle w:val="af1"/>
              <w:jc w:val="center"/>
              <w:rPr>
                <w:ins w:id="5147" w:author="Microsoft" w:date="2016-05-16T09:43:00Z"/>
              </w:rPr>
            </w:pPr>
          </w:p>
        </w:tc>
        <w:tc>
          <w:tcPr>
            <w:tcW w:w="960" w:type="dxa"/>
          </w:tcPr>
          <w:p w:rsidR="00091180" w:rsidRDefault="00091180" w:rsidP="00582D77">
            <w:pPr>
              <w:pStyle w:val="af1"/>
              <w:jc w:val="center"/>
              <w:rPr>
                <w:ins w:id="5148" w:author="Microsoft" w:date="2016-05-16T09:43:00Z"/>
              </w:rPr>
            </w:pPr>
          </w:p>
        </w:tc>
        <w:tc>
          <w:tcPr>
            <w:tcW w:w="788" w:type="dxa"/>
          </w:tcPr>
          <w:p w:rsidR="00091180" w:rsidRDefault="00091180" w:rsidP="00582D77">
            <w:pPr>
              <w:pStyle w:val="af1"/>
              <w:jc w:val="center"/>
              <w:rPr>
                <w:ins w:id="5149" w:author="Microsoft" w:date="2016-05-16T09:43:00Z"/>
              </w:rPr>
            </w:pPr>
          </w:p>
        </w:tc>
        <w:tc>
          <w:tcPr>
            <w:tcW w:w="946" w:type="dxa"/>
          </w:tcPr>
          <w:p w:rsidR="00091180" w:rsidRPr="00203026" w:rsidRDefault="00091180" w:rsidP="00582D77">
            <w:pPr>
              <w:pStyle w:val="af1"/>
              <w:rPr>
                <w:ins w:id="5150" w:author="Microsoft" w:date="2016-05-16T09:43:00Z"/>
              </w:rPr>
            </w:pPr>
          </w:p>
        </w:tc>
        <w:tc>
          <w:tcPr>
            <w:tcW w:w="631" w:type="dxa"/>
          </w:tcPr>
          <w:p w:rsidR="00091180" w:rsidRPr="00203026" w:rsidRDefault="00091180" w:rsidP="00582D77">
            <w:pPr>
              <w:pStyle w:val="af1"/>
              <w:rPr>
                <w:ins w:id="5151" w:author="Microsoft" w:date="2016-05-16T09:43:00Z"/>
              </w:rPr>
            </w:pPr>
          </w:p>
        </w:tc>
        <w:tc>
          <w:tcPr>
            <w:tcW w:w="631" w:type="dxa"/>
          </w:tcPr>
          <w:p w:rsidR="00091180" w:rsidRPr="00203026" w:rsidRDefault="00091180" w:rsidP="00582D77">
            <w:pPr>
              <w:pStyle w:val="af1"/>
              <w:rPr>
                <w:ins w:id="5152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5153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5154" w:author="Microsoft" w:date="2016-05-16T09:43:00Z"/>
              </w:rPr>
            </w:pPr>
          </w:p>
        </w:tc>
        <w:tc>
          <w:tcPr>
            <w:tcW w:w="787" w:type="dxa"/>
          </w:tcPr>
          <w:p w:rsidR="00091180" w:rsidRPr="00203026" w:rsidRDefault="00091180" w:rsidP="00582D77">
            <w:pPr>
              <w:pStyle w:val="af1"/>
              <w:rPr>
                <w:ins w:id="5155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5156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5157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5158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5159" w:author="Microsoft" w:date="2016-05-16T09:43:00Z"/>
              </w:rPr>
            </w:pPr>
          </w:p>
        </w:tc>
        <w:tc>
          <w:tcPr>
            <w:tcW w:w="788" w:type="dxa"/>
          </w:tcPr>
          <w:p w:rsidR="00091180" w:rsidRPr="00203026" w:rsidRDefault="00091180" w:rsidP="00582D77">
            <w:pPr>
              <w:pStyle w:val="af1"/>
              <w:rPr>
                <w:ins w:id="5160" w:author="Microsoft" w:date="2016-05-16T09:43:00Z"/>
              </w:rPr>
            </w:pPr>
          </w:p>
        </w:tc>
        <w:tc>
          <w:tcPr>
            <w:tcW w:w="787" w:type="dxa"/>
          </w:tcPr>
          <w:p w:rsidR="00091180" w:rsidRPr="00203026" w:rsidRDefault="00091180" w:rsidP="00582D77">
            <w:pPr>
              <w:pStyle w:val="af1"/>
              <w:rPr>
                <w:ins w:id="5161" w:author="Microsoft" w:date="2016-05-16T09:43:00Z"/>
              </w:rPr>
            </w:pPr>
          </w:p>
        </w:tc>
        <w:tc>
          <w:tcPr>
            <w:tcW w:w="1183" w:type="dxa"/>
          </w:tcPr>
          <w:p w:rsidR="00091180" w:rsidRPr="00203026" w:rsidRDefault="00091180" w:rsidP="00582D77">
            <w:pPr>
              <w:pStyle w:val="af1"/>
              <w:rPr>
                <w:ins w:id="5162" w:author="Microsoft" w:date="2016-05-16T09:43:00Z"/>
              </w:rPr>
            </w:pPr>
          </w:p>
        </w:tc>
        <w:tc>
          <w:tcPr>
            <w:tcW w:w="1148" w:type="dxa"/>
          </w:tcPr>
          <w:p w:rsidR="00091180" w:rsidRPr="00203026" w:rsidRDefault="00091180" w:rsidP="00582D77">
            <w:pPr>
              <w:pStyle w:val="af1"/>
              <w:rPr>
                <w:ins w:id="5163" w:author="Microsoft" w:date="2016-05-16T09:43:00Z"/>
              </w:rPr>
            </w:pPr>
          </w:p>
        </w:tc>
      </w:tr>
    </w:tbl>
    <w:p w:rsidR="00091180" w:rsidRDefault="00091180" w:rsidP="00091180">
      <w:pPr>
        <w:pStyle w:val="af1"/>
        <w:rPr>
          <w:ins w:id="5164" w:author="Microsoft" w:date="2016-05-16T09:43:00Z"/>
        </w:rPr>
      </w:pPr>
      <w:ins w:id="5165" w:author="Microsoft" w:date="2016-05-16T09:43:00Z">
        <w:r>
          <w:t>注释</w:t>
        </w:r>
        <w:r>
          <w:rPr>
            <w:rFonts w:hint="eastAsia"/>
          </w:rPr>
          <w:t>：</w:t>
        </w:r>
      </w:ins>
    </w:p>
    <w:p w:rsidR="00091180" w:rsidRDefault="00091180" w:rsidP="00091180">
      <w:pPr>
        <w:ind w:leftChars="-270" w:left="-567" w:firstLineChars="300" w:firstLine="630"/>
        <w:rPr>
          <w:ins w:id="5166" w:author="Microsoft" w:date="2016-05-16T09:43:00Z"/>
        </w:rPr>
      </w:pPr>
      <w:ins w:id="5167" w:author="Microsoft" w:date="2016-05-16T09:43:00Z">
        <w:r>
          <w:t>1</w:t>
        </w:r>
        <w:r>
          <w:rPr>
            <w:rFonts w:hint="eastAsia"/>
          </w:rPr>
          <w:t>：</w:t>
        </w:r>
        <w:r>
          <w:t>即开票的调拨入库</w:t>
        </w:r>
        <w:r>
          <w:rPr>
            <w:rFonts w:hint="eastAsia"/>
          </w:rPr>
          <w:t>+</w:t>
        </w:r>
        <w:r>
          <w:t>电脑票的销售</w:t>
        </w:r>
        <w:r>
          <w:rPr>
            <w:rFonts w:hint="eastAsia"/>
          </w:rPr>
          <w:t xml:space="preserve">    2</w:t>
        </w:r>
        <w:r>
          <w:rPr>
            <w:rFonts w:hint="eastAsia"/>
          </w:rPr>
          <w:t>：调拨入库时的销售佣金</w:t>
        </w:r>
        <w:r>
          <w:rPr>
            <w:rFonts w:hint="eastAsia"/>
          </w:rPr>
          <w:t>+</w:t>
        </w:r>
        <w:r>
          <w:rPr>
            <w:rFonts w:hint="eastAsia"/>
          </w:rPr>
          <w:t>电脑票的销售佣金</w:t>
        </w:r>
      </w:ins>
    </w:p>
    <w:p w:rsidR="00091180" w:rsidRDefault="00091180" w:rsidP="00091180">
      <w:pPr>
        <w:ind w:leftChars="-68" w:left="-2" w:hangingChars="67" w:hanging="141"/>
        <w:rPr>
          <w:ins w:id="5168" w:author="Microsoft" w:date="2016-05-16T09:43:00Z"/>
        </w:rPr>
      </w:pPr>
      <w:ins w:id="5169" w:author="Microsoft" w:date="2016-05-16T09:43:00Z">
        <w:r>
          <w:rPr>
            <w:rFonts w:hint="eastAsia"/>
          </w:rPr>
          <w:t xml:space="preserve"> </w:t>
        </w:r>
        <w:r>
          <w:t>3</w:t>
        </w:r>
        <w:r>
          <w:rPr>
            <w:rFonts w:hint="eastAsia"/>
          </w:rPr>
          <w:t>：</w:t>
        </w:r>
        <w:r>
          <w:t>调拨出库时</w:t>
        </w:r>
        <w:r>
          <w:rPr>
            <w:rFonts w:hint="eastAsia"/>
          </w:rPr>
          <w:t xml:space="preserve">      </w:t>
        </w:r>
        <w:r>
          <w:t xml:space="preserve">                4</w:t>
        </w:r>
        <w:r>
          <w:rPr>
            <w:rFonts w:hint="eastAsia"/>
          </w:rPr>
          <w:t>：</w:t>
        </w:r>
        <w:r>
          <w:t>调拨出库时代理商退还的佣金</w:t>
        </w:r>
      </w:ins>
    </w:p>
    <w:p w:rsidR="00091180" w:rsidRDefault="00091180" w:rsidP="00091180">
      <w:pPr>
        <w:rPr>
          <w:ins w:id="5170" w:author="Microsoft" w:date="2016-05-16T11:25:00Z"/>
        </w:rPr>
      </w:pPr>
      <w:ins w:id="5171" w:author="Microsoft" w:date="2016-05-16T09:43:00Z">
        <w:r>
          <w:t>5</w:t>
        </w:r>
        <w:r>
          <w:rPr>
            <w:rFonts w:hint="eastAsia"/>
          </w:rPr>
          <w:t>：站点即开票</w:t>
        </w:r>
        <w:r>
          <w:rPr>
            <w:rFonts w:hint="eastAsia"/>
          </w:rPr>
          <w:t>+</w:t>
        </w:r>
        <w:r>
          <w:rPr>
            <w:rFonts w:hint="eastAsia"/>
          </w:rPr>
          <w:t>电脑票兑奖金额</w:t>
        </w:r>
        <w:r>
          <w:rPr>
            <w:rFonts w:hint="eastAsia"/>
          </w:rPr>
          <w:t xml:space="preserve">   </w:t>
        </w:r>
        <w:r>
          <w:t xml:space="preserve">     6</w:t>
        </w:r>
        <w:r>
          <w:rPr>
            <w:rFonts w:hint="eastAsia"/>
          </w:rPr>
          <w:t>：站点进行即开票</w:t>
        </w:r>
        <w:r>
          <w:rPr>
            <w:rFonts w:hint="eastAsia"/>
          </w:rPr>
          <w:t>+</w:t>
        </w:r>
        <w:r>
          <w:rPr>
            <w:rFonts w:hint="eastAsia"/>
          </w:rPr>
          <w:t>电脑票兑奖给代理商获取的佣金；兑奖金额</w:t>
        </w:r>
        <w:r>
          <w:rPr>
            <w:rFonts w:hint="eastAsia"/>
          </w:rPr>
          <w:t>*</w:t>
        </w:r>
        <w:r>
          <w:rPr>
            <w:rFonts w:hint="eastAsia"/>
          </w:rPr>
          <w:t>代理商兑奖佣金比例；</w:t>
        </w:r>
      </w:ins>
    </w:p>
    <w:p w:rsidR="00F55B3A" w:rsidRPr="00F55B3A" w:rsidRDefault="00F55B3A">
      <w:pPr>
        <w:rPr>
          <w:ins w:id="5172" w:author="Microsoft" w:date="2016-05-16T09:43:00Z"/>
        </w:rPr>
      </w:pPr>
      <w:ins w:id="5173" w:author="Microsoft" w:date="2016-05-16T11:25:00Z">
        <w:r>
          <w:t>7</w:t>
        </w:r>
        <w:r>
          <w:rPr>
            <w:rFonts w:hint="eastAsia"/>
          </w:rPr>
          <w:t>：代理商进行即开票</w:t>
        </w:r>
        <w:r>
          <w:rPr>
            <w:rFonts w:hint="eastAsia"/>
          </w:rPr>
          <w:t>+</w:t>
        </w:r>
        <w:r>
          <w:rPr>
            <w:rFonts w:hint="eastAsia"/>
          </w:rPr>
          <w:t>电脑票的兑奖</w:t>
        </w:r>
        <w:r>
          <w:rPr>
            <w:rFonts w:hint="eastAsia"/>
          </w:rPr>
          <w:t xml:space="preserve">      </w:t>
        </w:r>
        <w:r>
          <w:t>8</w:t>
        </w:r>
        <w:r>
          <w:rPr>
            <w:rFonts w:hint="eastAsia"/>
          </w:rPr>
          <w:t>：代理商即开票</w:t>
        </w:r>
        <w:r>
          <w:rPr>
            <w:rFonts w:hint="eastAsia"/>
          </w:rPr>
          <w:t>+</w:t>
        </w:r>
        <w:r>
          <w:rPr>
            <w:rFonts w:hint="eastAsia"/>
          </w:rPr>
          <w:t>电脑票中心兑奖获取的佣金</w:t>
        </w:r>
      </w:ins>
    </w:p>
    <w:p w:rsidR="00091180" w:rsidRDefault="00F55B3A" w:rsidP="00091180">
      <w:pPr>
        <w:rPr>
          <w:ins w:id="5174" w:author="Microsoft" w:date="2016-05-16T09:43:00Z"/>
        </w:rPr>
      </w:pPr>
      <w:ins w:id="5175" w:author="Microsoft" w:date="2016-05-16T11:25:00Z">
        <w:r>
          <w:lastRenderedPageBreak/>
          <w:t>9</w:t>
        </w:r>
      </w:ins>
      <w:ins w:id="5176" w:author="Microsoft" w:date="2016-05-16T09:43:00Z">
        <w:r w:rsidR="00091180">
          <w:rPr>
            <w:rFonts w:hint="eastAsia"/>
          </w:rPr>
          <w:t>：</w:t>
        </w:r>
        <w:r w:rsidR="00091180">
          <w:t>代理商电脑票中心退票</w:t>
        </w:r>
        <w:r w:rsidR="00091180">
          <w:rPr>
            <w:rFonts w:hint="eastAsia"/>
          </w:rPr>
          <w:t xml:space="preserve">     </w:t>
        </w:r>
      </w:ins>
    </w:p>
    <w:p w:rsidR="00091180" w:rsidRDefault="00F55B3A" w:rsidP="00091180">
      <w:pPr>
        <w:rPr>
          <w:ins w:id="5177" w:author="Microsoft" w:date="2016-05-23T13:46:00Z"/>
        </w:rPr>
      </w:pPr>
      <w:ins w:id="5178" w:author="Microsoft" w:date="2016-05-16T11:25:00Z">
        <w:r>
          <w:t>10</w:t>
        </w:r>
      </w:ins>
      <w:ins w:id="5179" w:author="Microsoft" w:date="2016-05-16T09:43:00Z">
        <w:r w:rsidR="00091180">
          <w:rPr>
            <w:rFonts w:hint="eastAsia"/>
          </w:rPr>
          <w:t>：站点电脑票退票退还的佣金（所退还佣金为代理商获得的佣金值，站点获取的佣金已从站点账户扣除）</w:t>
        </w:r>
      </w:ins>
    </w:p>
    <w:p w:rsidR="00D53391" w:rsidRDefault="00D53391" w:rsidP="00091180">
      <w:pPr>
        <w:rPr>
          <w:ins w:id="5180" w:author="Microsoft" w:date="2016-05-16T09:43:00Z"/>
        </w:rPr>
      </w:pPr>
    </w:p>
    <w:p w:rsidR="00D53391" w:rsidRDefault="00D53391">
      <w:pPr>
        <w:rPr>
          <w:ins w:id="5181" w:author="Microsoft" w:date="2016-05-23T13:46:00Z"/>
        </w:rPr>
        <w:sectPr w:rsidR="00D53391" w:rsidSect="00932174">
          <w:pgSz w:w="16839" w:h="11907" w:orient="landscape" w:code="9"/>
          <w:pgMar w:top="1701" w:right="1106" w:bottom="1701" w:left="1440" w:header="567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425"/>
          <w:docGrid w:linePitch="312"/>
        </w:sectPr>
      </w:pPr>
    </w:p>
    <w:p w:rsidR="00E91098" w:rsidRPr="00E91098" w:rsidRDefault="00E91098">
      <w:pPr>
        <w:pPrChange w:id="5182" w:author="Microsoft" w:date="2016-05-16T11:25:00Z">
          <w:pPr>
            <w:ind w:left="0"/>
          </w:pPr>
        </w:pPrChange>
      </w:pPr>
    </w:p>
    <w:p w:rsidR="00D53391" w:rsidRDefault="00D53391">
      <w:pPr>
        <w:pStyle w:val="1"/>
        <w:rPr>
          <w:ins w:id="5183" w:author="Microsoft" w:date="2016-05-23T13:41:00Z"/>
        </w:rPr>
      </w:pPr>
      <w:ins w:id="5184" w:author="Microsoft" w:date="2016-05-23T13:41:00Z">
        <w:r>
          <w:t>附录</w:t>
        </w:r>
      </w:ins>
    </w:p>
    <w:p w:rsidR="00D53391" w:rsidRDefault="00D53391">
      <w:pPr>
        <w:pStyle w:val="2"/>
        <w:rPr>
          <w:ins w:id="5185" w:author="Microsoft" w:date="2016-05-23T13:41:00Z"/>
        </w:rPr>
        <w:pPrChange w:id="5186" w:author="Microsoft" w:date="2016-05-23T13:41:00Z">
          <w:pPr>
            <w:pStyle w:val="1"/>
          </w:pPr>
        </w:pPrChange>
      </w:pPr>
      <w:ins w:id="5187" w:author="Microsoft" w:date="2016-05-23T13:41:00Z">
        <w:r>
          <w:t>初始化数据</w:t>
        </w:r>
      </w:ins>
    </w:p>
    <w:p w:rsidR="00D53391" w:rsidRDefault="00D53391">
      <w:pPr>
        <w:pStyle w:val="3"/>
        <w:ind w:leftChars="337" w:left="708"/>
        <w:rPr>
          <w:ins w:id="5188" w:author="Microsoft" w:date="2016-05-23T13:41:00Z"/>
        </w:rPr>
        <w:pPrChange w:id="5189" w:author="Microsoft" w:date="2016-05-23T13:41:00Z">
          <w:pPr>
            <w:pStyle w:val="3"/>
          </w:pPr>
        </w:pPrChange>
      </w:pPr>
      <w:bookmarkStart w:id="5190" w:name="_Toc404869804"/>
      <w:ins w:id="5191" w:author="Microsoft" w:date="2016-05-23T13:41:00Z">
        <w:r>
          <w:rPr>
            <w:rFonts w:hint="eastAsia"/>
          </w:rPr>
          <w:t>系统</w:t>
        </w:r>
        <w:r>
          <w:t>用户</w:t>
        </w:r>
        <w:r>
          <w:rPr>
            <w:rFonts w:hint="eastAsia"/>
          </w:rPr>
          <w:t>数据</w:t>
        </w:r>
        <w:bookmarkEnd w:id="5190"/>
      </w:ins>
    </w:p>
    <w:p w:rsidR="00D53391" w:rsidRDefault="00D53391" w:rsidP="00D53391">
      <w:pPr>
        <w:pStyle w:val="af"/>
        <w:numPr>
          <w:ilvl w:val="0"/>
          <w:numId w:val="25"/>
        </w:numPr>
        <w:ind w:firstLineChars="0" w:firstLine="6"/>
        <w:rPr>
          <w:ins w:id="5192" w:author="Microsoft" w:date="2016-05-23T13:41:00Z"/>
        </w:rPr>
      </w:pPr>
      <w:ins w:id="5193" w:author="Microsoft" w:date="2016-05-23T13:41:00Z">
        <w:r>
          <w:rPr>
            <w:rFonts w:hint="eastAsia"/>
          </w:rPr>
          <w:t>初始化</w:t>
        </w:r>
        <w:r>
          <w:t>用户：</w:t>
        </w:r>
      </w:ins>
    </w:p>
    <w:p w:rsidR="00D53391" w:rsidRDefault="00D53391">
      <w:pPr>
        <w:ind w:leftChars="202" w:left="424"/>
        <w:rPr>
          <w:ins w:id="5194" w:author="Microsoft" w:date="2016-05-23T13:41:00Z"/>
        </w:rPr>
        <w:pPrChange w:id="5195" w:author="Microsoft" w:date="2016-05-23T13:41:00Z">
          <w:pPr>
            <w:ind w:left="0"/>
          </w:pPr>
        </w:pPrChange>
      </w:pPr>
      <w:ins w:id="5196" w:author="Microsoft" w:date="2016-05-23T13:41:00Z">
        <w:r>
          <w:rPr>
            <w:rFonts w:hint="eastAsia"/>
          </w:rPr>
          <w:t>用户名</w:t>
        </w:r>
        <w:r>
          <w:t>：</w:t>
        </w:r>
      </w:ins>
      <w:ins w:id="5197" w:author="Microsoft" w:date="2016-05-23T13:42:00Z">
        <w:r>
          <w:t>super</w:t>
        </w:r>
      </w:ins>
    </w:p>
    <w:p w:rsidR="00D53391" w:rsidRDefault="00D53391">
      <w:pPr>
        <w:ind w:leftChars="202" w:left="424"/>
        <w:rPr>
          <w:ins w:id="5198" w:author="Microsoft" w:date="2016-05-23T13:41:00Z"/>
        </w:rPr>
        <w:pPrChange w:id="5199" w:author="Microsoft" w:date="2016-05-23T13:41:00Z">
          <w:pPr>
            <w:ind w:left="0"/>
          </w:pPr>
        </w:pPrChange>
      </w:pPr>
      <w:ins w:id="5200" w:author="Microsoft" w:date="2016-05-23T13:41:00Z">
        <w:r>
          <w:rPr>
            <w:rFonts w:hint="eastAsia"/>
          </w:rPr>
          <w:t>密码</w:t>
        </w:r>
        <w:r>
          <w:t>：</w:t>
        </w:r>
        <w:r>
          <w:t>111111</w:t>
        </w:r>
      </w:ins>
    </w:p>
    <w:p w:rsidR="00D53391" w:rsidRDefault="00D53391">
      <w:pPr>
        <w:ind w:leftChars="202" w:left="424"/>
        <w:rPr>
          <w:ins w:id="5201" w:author="Microsoft" w:date="2016-05-23T13:41:00Z"/>
        </w:rPr>
        <w:pPrChange w:id="5202" w:author="Microsoft" w:date="2016-05-23T13:41:00Z">
          <w:pPr>
            <w:ind w:left="0"/>
          </w:pPr>
        </w:pPrChange>
      </w:pPr>
      <w:ins w:id="5203" w:author="Microsoft" w:date="2016-05-23T13:41:00Z">
        <w:r>
          <w:rPr>
            <w:rFonts w:hint="eastAsia"/>
          </w:rPr>
          <w:t>用户</w:t>
        </w:r>
        <w:r>
          <w:t>姓名：</w:t>
        </w:r>
        <w:r>
          <w:rPr>
            <w:rFonts w:hint="eastAsia"/>
          </w:rPr>
          <w:t>admin</w:t>
        </w:r>
      </w:ins>
    </w:p>
    <w:p w:rsidR="00D53391" w:rsidRDefault="00D53391">
      <w:pPr>
        <w:ind w:leftChars="202" w:left="424"/>
        <w:rPr>
          <w:ins w:id="5204" w:author="Microsoft" w:date="2016-05-23T13:41:00Z"/>
        </w:rPr>
        <w:pPrChange w:id="5205" w:author="Microsoft" w:date="2016-05-23T13:41:00Z">
          <w:pPr>
            <w:ind w:left="0"/>
          </w:pPr>
        </w:pPrChange>
      </w:pPr>
      <w:ins w:id="5206" w:author="Microsoft" w:date="2016-05-23T13:41:00Z">
        <w:r>
          <w:rPr>
            <w:rFonts w:hint="eastAsia"/>
          </w:rPr>
          <w:t>所属</w:t>
        </w:r>
        <w:r>
          <w:t>区域：</w:t>
        </w:r>
      </w:ins>
      <w:ins w:id="5207" w:author="Microsoft" w:date="2016-05-23T13:42:00Z">
        <w:r>
          <w:t>总公司</w:t>
        </w:r>
      </w:ins>
    </w:p>
    <w:p w:rsidR="00D53391" w:rsidRDefault="00D53391">
      <w:pPr>
        <w:ind w:leftChars="202" w:left="424"/>
        <w:rPr>
          <w:ins w:id="5208" w:author="Microsoft" w:date="2016-05-23T13:41:00Z"/>
        </w:rPr>
        <w:pPrChange w:id="5209" w:author="Microsoft" w:date="2016-05-23T13:41:00Z">
          <w:pPr>
            <w:ind w:left="0"/>
          </w:pPr>
        </w:pPrChange>
      </w:pPr>
      <w:ins w:id="5210" w:author="Microsoft" w:date="2016-05-23T13:41:00Z">
        <w:r>
          <w:rPr>
            <w:rFonts w:hint="eastAsia"/>
          </w:rPr>
          <w:t>用户</w:t>
        </w:r>
        <w:r>
          <w:t>角色：</w:t>
        </w:r>
        <w:r>
          <w:rPr>
            <w:rFonts w:hint="eastAsia"/>
          </w:rPr>
          <w:t>admin</w:t>
        </w:r>
      </w:ins>
    </w:p>
    <w:p w:rsidR="00D53391" w:rsidRDefault="00D53391">
      <w:pPr>
        <w:pStyle w:val="af"/>
        <w:numPr>
          <w:ilvl w:val="0"/>
          <w:numId w:val="25"/>
        </w:numPr>
        <w:ind w:leftChars="202" w:left="844" w:firstLineChars="0"/>
        <w:rPr>
          <w:ins w:id="5211" w:author="Microsoft" w:date="2016-05-23T13:41:00Z"/>
        </w:rPr>
        <w:pPrChange w:id="5212" w:author="Microsoft" w:date="2016-05-23T13:41:00Z">
          <w:pPr>
            <w:pStyle w:val="af"/>
            <w:numPr>
              <w:numId w:val="25"/>
            </w:numPr>
            <w:ind w:left="420" w:firstLineChars="0" w:hanging="420"/>
          </w:pPr>
        </w:pPrChange>
      </w:pPr>
      <w:ins w:id="5213" w:author="Microsoft" w:date="2016-05-23T13:41:00Z">
        <w:r>
          <w:rPr>
            <w:rFonts w:hint="eastAsia"/>
          </w:rPr>
          <w:t>初始化</w:t>
        </w:r>
        <w:r>
          <w:t>角色：</w:t>
        </w:r>
      </w:ins>
    </w:p>
    <w:p w:rsidR="00D53391" w:rsidRDefault="00D53391">
      <w:pPr>
        <w:ind w:leftChars="202" w:left="424"/>
        <w:rPr>
          <w:ins w:id="5214" w:author="Microsoft" w:date="2016-05-23T13:41:00Z"/>
        </w:rPr>
        <w:pPrChange w:id="5215" w:author="Microsoft" w:date="2016-05-23T13:41:00Z">
          <w:pPr>
            <w:ind w:left="0"/>
          </w:pPr>
        </w:pPrChange>
      </w:pPr>
      <w:ins w:id="5216" w:author="Microsoft" w:date="2016-05-23T13:41:00Z">
        <w:r>
          <w:rPr>
            <w:rFonts w:hint="eastAsia"/>
          </w:rPr>
          <w:t>角色</w:t>
        </w:r>
        <w:r>
          <w:t>名称：</w:t>
        </w:r>
        <w:r>
          <w:t>admin</w:t>
        </w:r>
      </w:ins>
    </w:p>
    <w:p w:rsidR="00D53391" w:rsidRDefault="00D53391">
      <w:pPr>
        <w:ind w:leftChars="202" w:left="424"/>
        <w:rPr>
          <w:ins w:id="5217" w:author="Microsoft" w:date="2016-05-23T13:41:00Z"/>
        </w:rPr>
        <w:pPrChange w:id="5218" w:author="Microsoft" w:date="2016-05-23T13:41:00Z">
          <w:pPr>
            <w:ind w:left="0"/>
          </w:pPr>
        </w:pPrChange>
      </w:pPr>
      <w:ins w:id="5219" w:author="Microsoft" w:date="2016-05-23T13:41:00Z">
        <w:r>
          <w:rPr>
            <w:rFonts w:hint="eastAsia"/>
          </w:rPr>
          <w:t>角色</w:t>
        </w:r>
        <w:r>
          <w:t>描述：</w:t>
        </w:r>
        <w:r>
          <w:t>admin</w:t>
        </w:r>
      </w:ins>
    </w:p>
    <w:p w:rsidR="00D53391" w:rsidRDefault="00D53391">
      <w:pPr>
        <w:ind w:leftChars="202" w:left="424"/>
        <w:rPr>
          <w:ins w:id="5220" w:author="Microsoft" w:date="2016-05-23T13:41:00Z"/>
        </w:rPr>
        <w:pPrChange w:id="5221" w:author="Microsoft" w:date="2016-05-23T13:41:00Z">
          <w:pPr>
            <w:ind w:left="0"/>
          </w:pPr>
        </w:pPrChange>
      </w:pPr>
      <w:ins w:id="5222" w:author="Microsoft" w:date="2016-05-23T13:41:00Z">
        <w:r>
          <w:rPr>
            <w:rFonts w:hint="eastAsia"/>
          </w:rPr>
          <w:t>权限名称</w:t>
        </w:r>
        <w:r>
          <w:t>：</w:t>
        </w:r>
        <w:r>
          <w:rPr>
            <w:rFonts w:hint="eastAsia"/>
          </w:rPr>
          <w:t>用户</w:t>
        </w:r>
        <w:r>
          <w:t>管理</w:t>
        </w:r>
      </w:ins>
    </w:p>
    <w:p w:rsidR="00D53391" w:rsidRDefault="00D53391">
      <w:pPr>
        <w:ind w:leftChars="202" w:left="424"/>
        <w:rPr>
          <w:ins w:id="5223" w:author="Microsoft" w:date="2016-05-23T13:41:00Z"/>
        </w:rPr>
        <w:pPrChange w:id="5224" w:author="Microsoft" w:date="2016-05-23T13:41:00Z">
          <w:pPr>
            <w:ind w:left="0"/>
          </w:pPr>
        </w:pPrChange>
      </w:pPr>
      <w:ins w:id="5225" w:author="Microsoft" w:date="2016-05-23T13:41:00Z">
        <w:r>
          <w:rPr>
            <w:rFonts w:hint="eastAsia"/>
          </w:rPr>
          <w:t>权限编号：</w:t>
        </w:r>
        <w:r>
          <w:rPr>
            <w:rFonts w:hint="eastAsia"/>
          </w:rPr>
          <w:t>200</w:t>
        </w:r>
      </w:ins>
    </w:p>
    <w:p w:rsidR="00D53391" w:rsidRPr="00D53391" w:rsidRDefault="00D53391">
      <w:pPr>
        <w:rPr>
          <w:ins w:id="5226" w:author="Microsoft" w:date="2016-05-23T13:41:00Z"/>
        </w:rPr>
        <w:pPrChange w:id="5227" w:author="Microsoft" w:date="2016-05-23T13:41:00Z">
          <w:pPr>
            <w:pStyle w:val="1"/>
          </w:pPr>
        </w:pPrChange>
      </w:pPr>
    </w:p>
    <w:p w:rsidR="00D53391" w:rsidRDefault="00D53391">
      <w:pPr>
        <w:pStyle w:val="3"/>
        <w:ind w:leftChars="135" w:left="283"/>
        <w:rPr>
          <w:ins w:id="5228" w:author="Microsoft" w:date="2016-05-23T13:42:00Z"/>
        </w:rPr>
        <w:pPrChange w:id="5229" w:author="Microsoft" w:date="2016-05-23T13:42:00Z">
          <w:pPr>
            <w:pStyle w:val="3"/>
          </w:pPr>
        </w:pPrChange>
      </w:pPr>
      <w:bookmarkStart w:id="5230" w:name="_Toc404869806"/>
      <w:ins w:id="5231" w:author="Microsoft" w:date="2016-05-23T13:42:00Z">
        <w:r>
          <w:t>终端机型号</w:t>
        </w:r>
        <w:bookmarkEnd w:id="5230"/>
      </w:ins>
    </w:p>
    <w:p w:rsidR="00D53391" w:rsidRDefault="00D53391">
      <w:pPr>
        <w:ind w:left="0" w:firstLineChars="200" w:firstLine="420"/>
        <w:rPr>
          <w:ins w:id="5232" w:author="Microsoft" w:date="2016-05-23T13:42:00Z"/>
        </w:rPr>
        <w:pPrChange w:id="5233" w:author="Microsoft" w:date="2016-05-23T13:43:00Z">
          <w:pPr>
            <w:ind w:left="0"/>
          </w:pPr>
        </w:pPrChange>
      </w:pPr>
      <w:ins w:id="5234" w:author="Microsoft" w:date="2016-05-23T13:42:00Z">
        <w:r>
          <w:rPr>
            <w:rFonts w:hint="eastAsia"/>
          </w:rPr>
          <w:t>ST300</w:t>
        </w:r>
      </w:ins>
      <w:ins w:id="5235" w:author="Microsoft" w:date="2016-05-23T14:21:00Z">
        <w:r w:rsidR="006A71AE">
          <w:rPr>
            <w:rFonts w:hint="eastAsia"/>
          </w:rPr>
          <w:t>、</w:t>
        </w:r>
      </w:ins>
      <w:ins w:id="5236" w:author="Microsoft" w:date="2016-05-23T14:22:00Z">
        <w:r w:rsidR="006A71AE">
          <w:rPr>
            <w:rFonts w:hint="eastAsia"/>
          </w:rPr>
          <w:t>GDS688-</w:t>
        </w:r>
        <w:r w:rsidR="006A71AE">
          <w:t>3</w:t>
        </w:r>
      </w:ins>
    </w:p>
    <w:p w:rsidR="00D53391" w:rsidRDefault="00D53391">
      <w:pPr>
        <w:pStyle w:val="3"/>
        <w:ind w:leftChars="135" w:left="283"/>
        <w:rPr>
          <w:ins w:id="5237" w:author="Microsoft" w:date="2016-05-23T13:43:00Z"/>
        </w:rPr>
        <w:pPrChange w:id="5238" w:author="Microsoft" w:date="2016-05-23T13:43:00Z">
          <w:pPr>
            <w:pStyle w:val="3"/>
          </w:pPr>
        </w:pPrChange>
      </w:pPr>
      <w:ins w:id="5239" w:author="Microsoft" w:date="2016-05-23T13:43:00Z">
        <w:r>
          <w:t>软件版本</w:t>
        </w:r>
      </w:ins>
    </w:p>
    <w:p w:rsidR="00D53391" w:rsidRDefault="00D53391">
      <w:pPr>
        <w:ind w:left="283" w:firstLineChars="100" w:firstLine="210"/>
        <w:rPr>
          <w:ins w:id="5240" w:author="Microsoft" w:date="2016-05-23T13:43:00Z"/>
        </w:rPr>
        <w:pPrChange w:id="5241" w:author="Microsoft" w:date="2016-05-23T14:19:00Z">
          <w:pPr>
            <w:pStyle w:val="3"/>
          </w:pPr>
        </w:pPrChange>
      </w:pPr>
      <w:ins w:id="5242" w:author="Microsoft" w:date="2016-05-23T13:43:00Z">
        <w:r>
          <w:t>1.0.00</w:t>
        </w:r>
      </w:ins>
    </w:p>
    <w:p w:rsidR="00D53391" w:rsidRPr="00D53391" w:rsidRDefault="00D53391">
      <w:pPr>
        <w:ind w:left="283"/>
        <w:rPr>
          <w:ins w:id="5243" w:author="Microsoft" w:date="2016-05-23T13:42:00Z"/>
        </w:rPr>
        <w:pPrChange w:id="5244" w:author="Microsoft" w:date="2016-05-23T13:43:00Z">
          <w:pPr>
            <w:pStyle w:val="3"/>
          </w:pPr>
        </w:pPrChange>
      </w:pPr>
    </w:p>
    <w:p w:rsidR="00D53391" w:rsidRDefault="00D53391">
      <w:pPr>
        <w:pStyle w:val="3"/>
        <w:rPr>
          <w:ins w:id="5245" w:author="Microsoft" w:date="2016-05-23T13:44:00Z"/>
        </w:rPr>
      </w:pPr>
      <w:ins w:id="5246" w:author="Microsoft" w:date="2016-05-23T13:44:00Z">
        <w:r>
          <w:t>系统参数</w:t>
        </w:r>
      </w:ins>
    </w:p>
    <w:p w:rsidR="00D53391" w:rsidRDefault="00D53391" w:rsidP="00D53391">
      <w:pPr>
        <w:ind w:left="284" w:right="31"/>
        <w:jc w:val="left"/>
        <w:rPr>
          <w:ins w:id="5247" w:author="Microsoft" w:date="2016-05-23T13:44:00Z"/>
        </w:rPr>
      </w:pPr>
      <w:ins w:id="5248" w:author="Microsoft" w:date="2016-05-23T13:44:00Z">
        <w:r>
          <w:rPr>
            <w:rFonts w:hint="eastAsia"/>
          </w:rPr>
          <w:t>销售站每天退票告警票数：</w:t>
        </w:r>
      </w:ins>
      <w:ins w:id="5249" w:author="Microsoft" w:date="2016-05-23T14:28:00Z">
        <w:r w:rsidR="006A71AE">
          <w:rPr>
            <w:rFonts w:hint="eastAsia"/>
          </w:rPr>
          <w:t>0</w:t>
        </w:r>
      </w:ins>
    </w:p>
    <w:p w:rsidR="00D53391" w:rsidRDefault="00D53391" w:rsidP="00D53391">
      <w:pPr>
        <w:ind w:left="284" w:right="31"/>
        <w:jc w:val="left"/>
        <w:rPr>
          <w:ins w:id="5250" w:author="Microsoft" w:date="2016-05-23T13:44:00Z"/>
        </w:rPr>
      </w:pPr>
      <w:ins w:id="5251" w:author="Microsoft" w:date="2016-05-23T13:44:00Z">
        <w:r>
          <w:rPr>
            <w:rFonts w:hint="eastAsia"/>
          </w:rPr>
          <w:t>销售站每天退票告警金额：</w:t>
        </w:r>
      </w:ins>
      <w:ins w:id="5252" w:author="Microsoft" w:date="2016-05-23T14:28:00Z">
        <w:r w:rsidR="006A71AE">
          <w:t>0</w:t>
        </w:r>
      </w:ins>
    </w:p>
    <w:p w:rsidR="00D53391" w:rsidRDefault="00D53391" w:rsidP="00D53391">
      <w:pPr>
        <w:ind w:left="284" w:right="31"/>
        <w:jc w:val="left"/>
        <w:rPr>
          <w:ins w:id="5253" w:author="Microsoft" w:date="2016-05-23T13:44:00Z"/>
        </w:rPr>
      </w:pPr>
      <w:ins w:id="5254" w:author="Microsoft" w:date="2016-05-23T13:44:00Z">
        <w:r>
          <w:rPr>
            <w:rFonts w:hint="eastAsia"/>
          </w:rPr>
          <w:t>销售站每天兑奖告警票数：</w:t>
        </w:r>
      </w:ins>
    </w:p>
    <w:p w:rsidR="00D53391" w:rsidRDefault="00D53391" w:rsidP="00D53391">
      <w:pPr>
        <w:ind w:left="284" w:right="31"/>
        <w:jc w:val="left"/>
        <w:rPr>
          <w:ins w:id="5255" w:author="Microsoft" w:date="2016-05-23T13:44:00Z"/>
        </w:rPr>
      </w:pPr>
      <w:ins w:id="5256" w:author="Microsoft" w:date="2016-05-23T13:44:00Z">
        <w:r>
          <w:rPr>
            <w:rFonts w:hint="eastAsia"/>
          </w:rPr>
          <w:t>销售站每天兑奖告警金额：</w:t>
        </w:r>
      </w:ins>
      <w:ins w:id="5257" w:author="Microsoft" w:date="2016-05-23T14:03:00Z">
        <w:r w:rsidR="00CB2426">
          <w:t xml:space="preserve"> </w:t>
        </w:r>
      </w:ins>
    </w:p>
    <w:p w:rsidR="00D53391" w:rsidRDefault="00D53391" w:rsidP="00D53391">
      <w:pPr>
        <w:ind w:left="284" w:right="31"/>
        <w:jc w:val="left"/>
        <w:rPr>
          <w:ins w:id="5258" w:author="Microsoft" w:date="2016-05-23T13:44:00Z"/>
        </w:rPr>
      </w:pPr>
      <w:ins w:id="5259" w:author="Microsoft" w:date="2016-05-23T13:44:00Z">
        <w:r>
          <w:rPr>
            <w:rFonts w:hint="eastAsia"/>
          </w:rPr>
          <w:t>销售站默认兑奖佣金比例：</w:t>
        </w:r>
      </w:ins>
    </w:p>
    <w:p w:rsidR="00D53391" w:rsidRDefault="00D53391" w:rsidP="00D53391">
      <w:pPr>
        <w:ind w:left="284" w:right="31"/>
        <w:jc w:val="left"/>
        <w:rPr>
          <w:ins w:id="5260" w:author="Microsoft" w:date="2016-05-23T13:44:00Z"/>
        </w:rPr>
      </w:pPr>
      <w:ins w:id="5261" w:author="Microsoft" w:date="2016-05-23T13:44:00Z">
        <w:r>
          <w:rPr>
            <w:rFonts w:hint="eastAsia"/>
          </w:rPr>
          <w:t>销售站默认销售佣金比例：</w:t>
        </w:r>
        <w:r>
          <w:rPr>
            <w:rFonts w:hint="eastAsia"/>
          </w:rPr>
          <w:t>70</w:t>
        </w:r>
      </w:ins>
      <w:ins w:id="5262" w:author="Microsoft" w:date="2016-05-23T14:28:00Z">
        <w:r w:rsidR="006A71AE">
          <w:rPr>
            <w:rFonts w:hint="eastAsia"/>
          </w:rPr>
          <w:t>‰</w:t>
        </w:r>
      </w:ins>
    </w:p>
    <w:p w:rsidR="00D53391" w:rsidRDefault="00D53391" w:rsidP="00D53391">
      <w:pPr>
        <w:ind w:left="284" w:right="31"/>
        <w:jc w:val="left"/>
        <w:rPr>
          <w:ins w:id="5263" w:author="Microsoft" w:date="2016-05-23T13:44:00Z"/>
        </w:rPr>
      </w:pPr>
      <w:ins w:id="5264" w:author="Microsoft" w:date="2016-05-23T13:44:00Z">
        <w:r>
          <w:rPr>
            <w:rFonts w:hint="eastAsia"/>
          </w:rPr>
          <w:t>销售站默认兑奖范围：</w:t>
        </w:r>
      </w:ins>
    </w:p>
    <w:p w:rsidR="00D53391" w:rsidRDefault="00D53391" w:rsidP="00D53391">
      <w:pPr>
        <w:ind w:left="284"/>
        <w:rPr>
          <w:ins w:id="5265" w:author="Microsoft" w:date="2016-05-23T13:44:00Z"/>
        </w:rPr>
      </w:pPr>
      <w:ins w:id="5266" w:author="Microsoft" w:date="2016-05-23T13:44:00Z">
        <w:r>
          <w:rPr>
            <w:rFonts w:hint="eastAsia"/>
          </w:rPr>
          <w:t>销售站默认永久授信额度：</w:t>
        </w:r>
      </w:ins>
      <w:ins w:id="5267" w:author="Microsoft" w:date="2016-05-23T14:28:00Z">
        <w:r w:rsidR="006A71AE">
          <w:t xml:space="preserve"> </w:t>
        </w:r>
      </w:ins>
    </w:p>
    <w:p w:rsidR="00D53391" w:rsidRPr="00D53391" w:rsidRDefault="00D53391" w:rsidP="00D53391">
      <w:pPr>
        <w:ind w:left="284"/>
        <w:rPr>
          <w:ins w:id="5268" w:author="Microsoft" w:date="2016-05-23T13:43:00Z"/>
        </w:rPr>
      </w:pPr>
    </w:p>
    <w:p w:rsidR="00D53391" w:rsidRDefault="00D53391">
      <w:pPr>
        <w:pStyle w:val="3"/>
        <w:rPr>
          <w:ins w:id="5269" w:author="Microsoft" w:date="2016-05-23T13:45:00Z"/>
        </w:rPr>
      </w:pPr>
      <w:ins w:id="5270" w:author="Microsoft" w:date="2016-05-23T13:45:00Z">
        <w:r>
          <w:t>游戏规则</w:t>
        </w:r>
        <w:r>
          <w:rPr>
            <w:rFonts w:hint="eastAsia"/>
          </w:rPr>
          <w:t>（</w:t>
        </w:r>
        <w:r>
          <w:rPr>
            <w:rFonts w:hint="eastAsia"/>
          </w:rPr>
          <w:t>11</w:t>
        </w:r>
        <w:r>
          <w:rPr>
            <w:rFonts w:hint="eastAsia"/>
          </w:rPr>
          <w:t>选</w:t>
        </w:r>
        <w:r>
          <w:rPr>
            <w:rFonts w:hint="eastAsia"/>
          </w:rPr>
          <w:t>5</w:t>
        </w:r>
        <w:r>
          <w:rPr>
            <w:rFonts w:hint="eastAsia"/>
          </w:rPr>
          <w:t>）</w:t>
        </w:r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"/>
        <w:gridCol w:w="2125"/>
        <w:gridCol w:w="5948"/>
      </w:tblGrid>
      <w:tr w:rsidR="00D53391" w:rsidRPr="00BC06FE" w:rsidTr="00D53391">
        <w:trPr>
          <w:trHeight w:val="270"/>
          <w:ins w:id="5271" w:author="Microsoft" w:date="2016-05-23T13:46:00Z"/>
        </w:trPr>
        <w:tc>
          <w:tcPr>
            <w:tcW w:w="1499" w:type="pct"/>
            <w:gridSpan w:val="2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jc w:val="center"/>
              <w:rPr>
                <w:ins w:id="527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273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游戏/缩写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jc w:val="center"/>
              <w:rPr>
                <w:ins w:id="5274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275" w:author="Microsoft" w:date="2016-05-23T13:46:00Z">
              <w:r>
                <w:rPr>
                  <w:rFonts w:asciiTheme="minorEastAsia" w:eastAsiaTheme="minorEastAsia" w:hAnsiTheme="minorEastAsia" w:cs="宋体"/>
                  <w:kern w:val="0"/>
                </w:rPr>
                <w:t>11选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5</w:t>
              </w:r>
            </w:ins>
          </w:p>
        </w:tc>
      </w:tr>
      <w:tr w:rsidR="00D53391" w:rsidRPr="00BC06FE" w:rsidTr="00D53391">
        <w:trPr>
          <w:trHeight w:val="270"/>
          <w:ins w:id="5276" w:author="Microsoft" w:date="2016-05-23T13:46:00Z"/>
        </w:trPr>
        <w:tc>
          <w:tcPr>
            <w:tcW w:w="248" w:type="pct"/>
            <w:vMerge w:val="restar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277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278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投注校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lastRenderedPageBreak/>
                <w:t>验参数</w:t>
              </w:r>
            </w:ins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279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280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lastRenderedPageBreak/>
                <w:t>单注金额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281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282" w:author="Microsoft" w:date="2016-05-23T13:46:00Z">
              <w:r>
                <w:rPr>
                  <w:rFonts w:asciiTheme="minorEastAsia" w:eastAsiaTheme="minorEastAsia" w:hAnsiTheme="minorEastAsia" w:cs="宋体"/>
                  <w:kern w:val="0"/>
                </w:rPr>
                <w:t>1000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瑞尔；</w:t>
              </w:r>
            </w:ins>
          </w:p>
        </w:tc>
      </w:tr>
      <w:tr w:rsidR="00D53391" w:rsidRPr="00BC06FE" w:rsidTr="00D53391">
        <w:trPr>
          <w:trHeight w:val="270"/>
          <w:ins w:id="5283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284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285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286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多期限制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287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288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1-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20</w:t>
              </w:r>
            </w:ins>
          </w:p>
        </w:tc>
      </w:tr>
      <w:tr w:rsidR="00D53391" w:rsidRPr="00BC06FE" w:rsidTr="00D53391">
        <w:trPr>
          <w:trHeight w:val="270"/>
          <w:ins w:id="5289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290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291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292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多倍限制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293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294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1</w:t>
              </w:r>
              <w:r w:rsidRPr="00BC06FE">
                <w:rPr>
                  <w:rFonts w:asciiTheme="minorEastAsia" w:eastAsiaTheme="minorEastAsia" w:hAnsiTheme="minorEastAsia" w:cs="宋体"/>
                  <w:kern w:val="0"/>
                </w:rPr>
                <w:t>-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100</w:t>
              </w:r>
            </w:ins>
          </w:p>
        </w:tc>
      </w:tr>
      <w:tr w:rsidR="00D53391" w:rsidRPr="00BC06FE" w:rsidTr="00D53391">
        <w:trPr>
          <w:trHeight w:val="270"/>
          <w:ins w:id="5295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296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297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298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单票投注行限制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299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00" w:author="Microsoft" w:date="2016-05-23T13:46:00Z">
              <w:r>
                <w:rPr>
                  <w:rFonts w:asciiTheme="minorEastAsia" w:eastAsiaTheme="minorEastAsia" w:hAnsiTheme="minorEastAsia" w:cs="宋体"/>
                  <w:kern w:val="0"/>
                </w:rPr>
                <w:t>5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注</w:t>
              </w:r>
            </w:ins>
          </w:p>
        </w:tc>
      </w:tr>
      <w:tr w:rsidR="00D53391" w:rsidRPr="00BC06FE" w:rsidTr="00D53391">
        <w:trPr>
          <w:trHeight w:val="270"/>
          <w:ins w:id="5301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02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03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04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玩法</w:t>
              </w:r>
            </w:ins>
          </w:p>
        </w:tc>
        <w:tc>
          <w:tcPr>
            <w:tcW w:w="3501" w:type="pct"/>
            <w:shd w:val="clear" w:color="auto" w:fill="auto"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05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06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普通；</w:t>
              </w:r>
            </w:ins>
          </w:p>
        </w:tc>
      </w:tr>
      <w:tr w:rsidR="00D53391" w:rsidRPr="00BC06FE" w:rsidTr="00D53391">
        <w:trPr>
          <w:trHeight w:val="1080"/>
          <w:ins w:id="5307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08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09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10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单注选号范围/个数</w:t>
              </w:r>
            </w:ins>
          </w:p>
        </w:tc>
        <w:tc>
          <w:tcPr>
            <w:tcW w:w="3501" w:type="pct"/>
            <w:shd w:val="clear" w:color="auto" w:fill="auto"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11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12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从1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-11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中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选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5个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不重复号码</w:t>
              </w:r>
            </w:ins>
          </w:p>
        </w:tc>
      </w:tr>
      <w:tr w:rsidR="00D53391" w:rsidRPr="00BC06FE" w:rsidTr="00D53391">
        <w:trPr>
          <w:trHeight w:val="270"/>
          <w:ins w:id="5313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14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15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16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投注方式/复式/胆拖选号个数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17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18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单式；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复式</w:t>
              </w:r>
              <w:r w:rsidRPr="00BC06FE">
                <w:rPr>
                  <w:rFonts w:asciiTheme="minorEastAsia" w:eastAsiaTheme="minorEastAsia" w:hAnsiTheme="minorEastAsia" w:cs="宋体"/>
                  <w:kern w:val="0"/>
                </w:rPr>
                <w:t>；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胆拖</w:t>
              </w:r>
            </w:ins>
          </w:p>
        </w:tc>
      </w:tr>
      <w:tr w:rsidR="00D53391" w:rsidRPr="00BC06FE" w:rsidTr="00D53391">
        <w:trPr>
          <w:trHeight w:val="270"/>
          <w:ins w:id="5319" w:author="Microsoft" w:date="2016-05-23T13:46:00Z"/>
        </w:trPr>
        <w:tc>
          <w:tcPr>
            <w:tcW w:w="248" w:type="pct"/>
            <w:vMerge w:val="restar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20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21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开奖规则</w:t>
              </w:r>
            </w:ins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2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23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开奖模式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24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25" w:author="Microsoft" w:date="2016-05-23T13:47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自动</w:t>
              </w:r>
            </w:ins>
            <w:ins w:id="5326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算奖</w:t>
              </w:r>
            </w:ins>
          </w:p>
        </w:tc>
      </w:tr>
      <w:tr w:rsidR="00D53391" w:rsidRPr="00BC06FE" w:rsidTr="00D53391">
        <w:trPr>
          <w:trHeight w:val="270"/>
          <w:ins w:id="5327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28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29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30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期号/开奖时间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31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32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期号按</w:t>
              </w:r>
              <w:r w:rsidRPr="00BC06FE">
                <w:rPr>
                  <w:rFonts w:asciiTheme="minorEastAsia" w:eastAsiaTheme="minorEastAsia" w:hAnsiTheme="minorEastAsia" w:cs="宋体"/>
                  <w:kern w:val="0"/>
                </w:rPr>
                <w:t>年度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日历</w:t>
              </w:r>
              <w:r w:rsidRPr="00BC06FE">
                <w:rPr>
                  <w:rFonts w:asciiTheme="minorEastAsia" w:eastAsiaTheme="minorEastAsia" w:hAnsiTheme="minorEastAsia" w:cs="宋体"/>
                  <w:kern w:val="0"/>
                </w:rPr>
                <w:t>编排，例如</w:t>
              </w:r>
              <w:r w:rsidR="00145A41">
                <w:rPr>
                  <w:rFonts w:asciiTheme="minorEastAsia" w:eastAsiaTheme="minorEastAsia" w:hAnsiTheme="minorEastAsia" w:cs="宋体" w:hint="eastAsia"/>
                  <w:kern w:val="0"/>
                </w:rPr>
                <w:t>160422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001，</w:t>
              </w:r>
            </w:ins>
          </w:p>
        </w:tc>
      </w:tr>
      <w:tr w:rsidR="00D53391" w:rsidRPr="00BC06FE" w:rsidTr="00D53391">
        <w:trPr>
          <w:trHeight w:val="540"/>
          <w:ins w:id="5333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34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35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36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开奖号码及说明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>
            <w:pPr>
              <w:widowControl/>
              <w:spacing w:line="240" w:lineRule="auto"/>
              <w:rPr>
                <w:ins w:id="5337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38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从1</w:t>
              </w:r>
              <w:r w:rsidR="00145A41">
                <w:rPr>
                  <w:rFonts w:asciiTheme="minorEastAsia" w:eastAsiaTheme="minorEastAsia" w:hAnsiTheme="minorEastAsia" w:cs="宋体"/>
                  <w:kern w:val="0"/>
                </w:rPr>
                <w:t>-11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中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开出不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重复</w:t>
              </w:r>
            </w:ins>
            <w:ins w:id="5339" w:author="Microsoft" w:date="2016-05-23T13:48:00Z">
              <w:r w:rsidR="00145A41">
                <w:rPr>
                  <w:rFonts w:asciiTheme="minorEastAsia" w:eastAsiaTheme="minorEastAsia" w:hAnsiTheme="minorEastAsia" w:cs="宋体"/>
                  <w:kern w:val="0"/>
                </w:rPr>
                <w:t>5</w:t>
              </w:r>
            </w:ins>
            <w:ins w:id="5340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个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号码</w:t>
              </w:r>
            </w:ins>
          </w:p>
        </w:tc>
      </w:tr>
      <w:tr w:rsidR="00D53391" w:rsidRPr="00BC06FE" w:rsidTr="00D53391">
        <w:trPr>
          <w:trHeight w:val="511"/>
          <w:ins w:id="5341" w:author="Microsoft" w:date="2016-05-23T13:46:00Z"/>
        </w:trPr>
        <w:tc>
          <w:tcPr>
            <w:tcW w:w="248" w:type="pct"/>
            <w:vMerge w:val="restar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4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43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算奖规则</w:t>
              </w:r>
            </w:ins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344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345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中奖规则/奖等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tbl>
            <w:tblPr>
              <w:tblW w:w="3376" w:type="dxa"/>
              <w:tblInd w:w="24" w:type="dxa"/>
              <w:tblLayout w:type="fixed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  <w:tblPrChange w:id="5346" w:author="Microsoft" w:date="2016-05-23T13:55:00Z">
                <w:tblPr>
                  <w:tblW w:w="3400" w:type="dxa"/>
                  <w:tblLayout w:type="fixed"/>
                  <w:tblCellMar>
                    <w:left w:w="0" w:type="dxa"/>
                    <w:right w:w="0" w:type="dxa"/>
                  </w:tblCellMar>
                  <w:tblLook w:val="0600" w:firstRow="0" w:lastRow="0" w:firstColumn="0" w:lastColumn="0" w:noHBand="1" w:noVBand="1"/>
                </w:tblPr>
              </w:tblPrChange>
            </w:tblPr>
            <w:tblGrid>
              <w:gridCol w:w="1276"/>
              <w:gridCol w:w="2100"/>
              <w:tblGridChange w:id="5347">
                <w:tblGrid>
                  <w:gridCol w:w="1300"/>
                  <w:gridCol w:w="2100"/>
                </w:tblGrid>
              </w:tblGridChange>
            </w:tblGrid>
            <w:tr w:rsidR="00145A41" w:rsidRPr="00145A41" w:rsidTr="00145A41">
              <w:trPr>
                <w:trHeight w:val="413"/>
                <w:ins w:id="5348" w:author="Microsoft" w:date="2016-05-23T13:55:00Z"/>
                <w:trPrChange w:id="5349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50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51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352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任选二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53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54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355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选2中2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56" w:author="Microsoft" w:date="2016-05-23T13:55:00Z"/>
                <w:trPrChange w:id="5357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58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59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360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61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62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363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选3中3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64" w:author="Microsoft" w:date="2016-05-23T13:55:00Z"/>
                <w:trPrChange w:id="5365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66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67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368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任选四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69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>
                  <w:pPr>
                    <w:widowControl/>
                    <w:spacing w:line="240" w:lineRule="auto"/>
                    <w:rPr>
                      <w:ins w:id="5370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371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</w:t>
                    </w:r>
                  </w:ins>
                  <w:ins w:id="5372" w:author="Microsoft" w:date="2016-05-23T17:59:00Z">
                    <w:r w:rsidR="00CF3B26">
                      <w:rPr>
                        <w:rFonts w:asciiTheme="minorEastAsia" w:eastAsiaTheme="minorEastAsia" w:hAnsiTheme="minorEastAsia" w:cs="宋体"/>
                        <w:kern w:val="0"/>
                      </w:rPr>
                      <w:t>4</w:t>
                    </w:r>
                  </w:ins>
                  <w:ins w:id="5373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中4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74" w:author="Microsoft" w:date="2016-05-23T13:55:00Z"/>
                <w:trPrChange w:id="5375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76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77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378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任选五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79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80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381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选5中5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82" w:author="Microsoft" w:date="2016-05-23T13:55:00Z"/>
                <w:trPrChange w:id="5383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84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85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386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任选六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87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88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389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选6中5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90" w:author="Microsoft" w:date="2016-05-23T13:55:00Z"/>
                <w:trPrChange w:id="5391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92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93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394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任选七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395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396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397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选7中5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398" w:author="Microsoft" w:date="2016-05-23T13:55:00Z"/>
                <w:trPrChange w:id="5399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00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01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402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任选八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03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04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405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选8中5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406" w:author="Microsoft" w:date="2016-05-23T13:55:00Z"/>
                <w:trPrChange w:id="5407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08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09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410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前一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11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12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413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选前一按位相同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414" w:author="Microsoft" w:date="2016-05-23T13:55:00Z"/>
                <w:trPrChange w:id="5415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16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17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418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前二组选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19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20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421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选前二相同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422" w:author="Microsoft" w:date="2016-05-23T13:55:00Z"/>
                <w:trPrChange w:id="5423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24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25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426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前三组选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27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28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429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选前三相同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430" w:author="Microsoft" w:date="2016-05-23T13:55:00Z"/>
                <w:trPrChange w:id="5431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32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33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434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前二直选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35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36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437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选前二按位相同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438" w:author="Microsoft" w:date="2016-05-23T13:55:00Z"/>
                <w:trPrChange w:id="5439" w:author="Microsoft" w:date="2016-05-23T13:55:00Z">
                  <w:trPr>
                    <w:trHeight w:val="413"/>
                  </w:trPr>
                </w:trPrChange>
              </w:trPr>
              <w:tc>
                <w:tcPr>
                  <w:tcW w:w="1276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40" w:author="Microsoft" w:date="2016-05-23T13:55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41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442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前三直选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43" w:author="Microsoft" w:date="2016-05-23T13:55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44" w:author="Microsoft" w:date="2016-05-23T13:55:00Z"/>
                      <w:rFonts w:asciiTheme="minorEastAsia" w:eastAsiaTheme="minorEastAsia" w:hAnsiTheme="minorEastAsia" w:cs="宋体"/>
                      <w:kern w:val="0"/>
                    </w:rPr>
                  </w:pPr>
                  <w:ins w:id="5445" w:author="Microsoft" w:date="2016-05-23T13:55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选前三按位相同</w:t>
                    </w:r>
                  </w:ins>
                </w:p>
              </w:tc>
            </w:tr>
          </w:tbl>
          <w:p w:rsidR="00D53391" w:rsidRPr="00BC06FE" w:rsidRDefault="00D53391" w:rsidP="00D53391">
            <w:pPr>
              <w:widowControl/>
              <w:spacing w:line="240" w:lineRule="auto"/>
              <w:rPr>
                <w:ins w:id="5446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</w:tr>
      <w:tr w:rsidR="00D53391" w:rsidRPr="00BC06FE" w:rsidTr="00D53391">
        <w:trPr>
          <w:trHeight w:val="270"/>
          <w:ins w:id="5447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48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449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50" w:author="Microsoft" w:date="2016-05-23T13:46:00Z">
              <w:r w:rsidRPr="00BC06FE">
                <w:rPr>
                  <w:rFonts w:ascii="宋体" w:hAnsi="宋体" w:cs="宋体" w:hint="eastAsia"/>
                  <w:kern w:val="0"/>
                  <w:sz w:val="22"/>
                  <w:szCs w:val="22"/>
                </w:rPr>
                <w:t>奖金计算（元</w:t>
              </w:r>
              <w:r w:rsidRPr="00BC06FE">
                <w:rPr>
                  <w:rFonts w:ascii="宋体" w:hAnsi="宋体" w:cs="宋体"/>
                  <w:kern w:val="0"/>
                  <w:sz w:val="22"/>
                  <w:szCs w:val="22"/>
                </w:rPr>
                <w:t>）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Default="00D53391" w:rsidP="00D53391">
            <w:pPr>
              <w:widowControl/>
              <w:spacing w:line="240" w:lineRule="auto"/>
              <w:rPr>
                <w:ins w:id="5451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452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普通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玩法奖级：</w:t>
              </w:r>
            </w:ins>
          </w:p>
          <w:tbl>
            <w:tblPr>
              <w:tblW w:w="4700" w:type="dxa"/>
              <w:tblLayout w:type="fixed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  <w:tblPrChange w:id="5453" w:author="Microsoft" w:date="2016-05-23T13:56:00Z">
                <w:tblPr>
                  <w:tblW w:w="6000" w:type="dxa"/>
                  <w:tblLayout w:type="fixed"/>
                  <w:tblCellMar>
                    <w:left w:w="0" w:type="dxa"/>
                    <w:right w:w="0" w:type="dxa"/>
                  </w:tblCellMar>
                  <w:tblLook w:val="0600" w:firstRow="0" w:lastRow="0" w:firstColumn="0" w:lastColumn="0" w:noHBand="1" w:noVBand="1"/>
                </w:tblPr>
              </w:tblPrChange>
            </w:tblPr>
            <w:tblGrid>
              <w:gridCol w:w="1300"/>
              <w:gridCol w:w="2100"/>
              <w:gridCol w:w="1300"/>
              <w:tblGridChange w:id="5454">
                <w:tblGrid>
                  <w:gridCol w:w="1300"/>
                  <w:gridCol w:w="2100"/>
                  <w:gridCol w:w="1300"/>
                </w:tblGrid>
              </w:tblGridChange>
            </w:tblGrid>
            <w:tr w:rsidR="00145A41" w:rsidRPr="00145A41" w:rsidTr="00145A41">
              <w:trPr>
                <w:trHeight w:val="413"/>
                <w:ins w:id="5455" w:author="Microsoft" w:date="2016-05-23T13:56:00Z"/>
                <w:trPrChange w:id="5456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57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58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59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任选二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60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61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62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选2中2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63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64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65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4000瑞尔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466" w:author="Microsoft" w:date="2016-05-23T13:56:00Z"/>
                <w:trPrChange w:id="5467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68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69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70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71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72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73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选3中3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74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75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76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12000瑞尔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477" w:author="Microsoft" w:date="2016-05-23T13:56:00Z"/>
                <w:trPrChange w:id="5478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79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80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81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任选四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82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83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84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</w:t>
                    </w:r>
                    <w:r w:rsidR="00CF3B26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4</w:t>
                    </w:r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中4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85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86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87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48000</w:t>
                    </w:r>
                  </w:ins>
                  <w:ins w:id="5488" w:author="Microsoft" w:date="2016-05-23T13:57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489" w:author="Microsoft" w:date="2016-05-23T13:56:00Z"/>
                <w:trPrChange w:id="5490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91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92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93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任选五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94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95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96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选5中5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497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498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499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336000</w:t>
                    </w:r>
                  </w:ins>
                  <w:ins w:id="5500" w:author="Microsoft" w:date="2016-05-23T13:57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501" w:author="Microsoft" w:date="2016-05-23T13:56:00Z"/>
                <w:trPrChange w:id="5502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03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04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05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任选六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06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07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08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选6中5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09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10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11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56000</w:t>
                    </w:r>
                  </w:ins>
                  <w:ins w:id="5512" w:author="Microsoft" w:date="2016-05-23T13:57:00Z">
                    <w:r w:rsidR="00CB2426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513" w:author="Microsoft" w:date="2016-05-23T13:56:00Z"/>
                <w:trPrChange w:id="5514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15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16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17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任选七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18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19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20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选7中5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21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CB2426" w:rsidP="00145A41">
                  <w:pPr>
                    <w:widowControl/>
                    <w:spacing w:line="240" w:lineRule="auto"/>
                    <w:rPr>
                      <w:ins w:id="5522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23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16000</w:t>
                    </w:r>
                  </w:ins>
                  <w:ins w:id="5524" w:author="Microsoft" w:date="2016-05-23T13:57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525" w:author="Microsoft" w:date="2016-05-23T13:56:00Z"/>
                <w:trPrChange w:id="5526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27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28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29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任选八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30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31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32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选8中5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33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CB2426" w:rsidP="00145A41">
                  <w:pPr>
                    <w:widowControl/>
                    <w:spacing w:line="240" w:lineRule="auto"/>
                    <w:rPr>
                      <w:ins w:id="5534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35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6000</w:t>
                    </w:r>
                  </w:ins>
                  <w:ins w:id="5536" w:author="Microsoft" w:date="2016-05-23T13:58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537" w:author="Microsoft" w:date="2016-05-23T13:56:00Z"/>
                <w:trPrChange w:id="5538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39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40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41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前一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42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43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44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选前一按位相同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45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CB2426" w:rsidP="00145A41">
                  <w:pPr>
                    <w:widowControl/>
                    <w:spacing w:line="240" w:lineRule="auto"/>
                    <w:rPr>
                      <w:ins w:id="5546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47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8000</w:t>
                    </w:r>
                  </w:ins>
                  <w:ins w:id="5548" w:author="Microsoft" w:date="2016-05-23T13:58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549" w:author="Microsoft" w:date="2016-05-23T13:56:00Z"/>
                <w:trPrChange w:id="5550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51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52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53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前二组选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54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55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56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选前二相同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57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CB2426" w:rsidP="00145A41">
                  <w:pPr>
                    <w:widowControl/>
                    <w:spacing w:line="240" w:lineRule="auto"/>
                    <w:rPr>
                      <w:ins w:id="5558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59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40000</w:t>
                    </w:r>
                  </w:ins>
                  <w:ins w:id="5560" w:author="Microsoft" w:date="2016-05-23T13:58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561" w:author="Microsoft" w:date="2016-05-23T13:56:00Z"/>
                <w:trPrChange w:id="5562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63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64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65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前三组选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66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67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68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选前三相同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69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CB2426" w:rsidP="00145A41">
                  <w:pPr>
                    <w:widowControl/>
                    <w:spacing w:line="240" w:lineRule="auto"/>
                    <w:rPr>
                      <w:ins w:id="5570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71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120000</w:t>
                    </w:r>
                  </w:ins>
                  <w:ins w:id="5572" w:author="Microsoft" w:date="2016-05-23T13:58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573" w:author="Microsoft" w:date="2016-05-23T13:56:00Z"/>
                <w:trPrChange w:id="5574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75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76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77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前二直选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78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79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80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选前二按位相同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81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CB2426" w:rsidP="00145A41">
                  <w:pPr>
                    <w:widowControl/>
                    <w:spacing w:line="240" w:lineRule="auto"/>
                    <w:rPr>
                      <w:ins w:id="5582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83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80000</w:t>
                    </w:r>
                  </w:ins>
                  <w:ins w:id="5584" w:author="Microsoft" w:date="2016-05-23T13:58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  <w:tr w:rsidR="00145A41" w:rsidRPr="00145A41" w:rsidTr="00145A41">
              <w:trPr>
                <w:trHeight w:val="413"/>
                <w:ins w:id="5585" w:author="Microsoft" w:date="2016-05-23T13:56:00Z"/>
                <w:trPrChange w:id="5586" w:author="Microsoft" w:date="2016-05-23T13:56:00Z">
                  <w:trPr>
                    <w:trHeight w:val="413"/>
                  </w:trPr>
                </w:trPrChange>
              </w:trPr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87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0082B3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88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89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前三直选</w:t>
                    </w:r>
                  </w:ins>
                </w:p>
              </w:tc>
              <w:tc>
                <w:tcPr>
                  <w:tcW w:w="21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90" w:author="Microsoft" w:date="2016-05-23T13:56:00Z">
                    <w:tcPr>
                      <w:tcW w:w="21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145A41" w:rsidP="00145A41">
                  <w:pPr>
                    <w:widowControl/>
                    <w:spacing w:line="240" w:lineRule="auto"/>
                    <w:rPr>
                      <w:ins w:id="5591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92" w:author="Microsoft" w:date="2016-05-23T13:56:00Z">
                    <w:r w:rsidRPr="00145A41"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选前三按位相同</w:t>
                    </w:r>
                  </w:ins>
                </w:p>
              </w:tc>
              <w:tc>
                <w:tcPr>
                  <w:tcW w:w="1300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  <w:tcPrChange w:id="5593" w:author="Microsoft" w:date="2016-05-23T13:56:00Z">
                    <w:tcPr>
                      <w:tcW w:w="1300" w:type="dxa"/>
                      <w:tc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</w:tcBorders>
                      <w:shd w:val="clear" w:color="auto" w:fill="E7F2FC"/>
                      <w:tcMar>
                        <w:top w:w="15" w:type="dxa"/>
                        <w:left w:w="15" w:type="dxa"/>
                        <w:bottom w:w="0" w:type="dxa"/>
                        <w:right w:w="15" w:type="dxa"/>
                      </w:tcMar>
                      <w:vAlign w:val="center"/>
                      <w:hideMark/>
                    </w:tcPr>
                  </w:tcPrChange>
                </w:tcPr>
                <w:p w:rsidR="00145A41" w:rsidRPr="00145A41" w:rsidRDefault="00CB2426" w:rsidP="00145A41">
                  <w:pPr>
                    <w:widowControl/>
                    <w:spacing w:line="240" w:lineRule="auto"/>
                    <w:rPr>
                      <w:ins w:id="5594" w:author="Microsoft" w:date="2016-05-23T13:56:00Z"/>
                      <w:rFonts w:asciiTheme="minorEastAsia" w:eastAsiaTheme="minorEastAsia" w:hAnsiTheme="minorEastAsia" w:cs="宋体"/>
                      <w:kern w:val="0"/>
                    </w:rPr>
                  </w:pPr>
                  <w:ins w:id="5595" w:author="Microsoft" w:date="2016-05-23T13:56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720000</w:t>
                    </w:r>
                  </w:ins>
                  <w:ins w:id="5596" w:author="Microsoft" w:date="2016-05-23T13:59:00Z">
                    <w:r>
                      <w:rPr>
                        <w:rFonts w:asciiTheme="minorEastAsia" w:eastAsiaTheme="minorEastAsia" w:hAnsiTheme="minorEastAsia" w:cs="宋体" w:hint="eastAsia"/>
                        <w:kern w:val="0"/>
                      </w:rPr>
                      <w:t>瑞尔</w:t>
                    </w:r>
                  </w:ins>
                </w:p>
              </w:tc>
            </w:tr>
          </w:tbl>
          <w:p w:rsidR="00D53391" w:rsidRPr="00BC06FE" w:rsidRDefault="00D53391" w:rsidP="00D53391">
            <w:pPr>
              <w:widowControl/>
              <w:spacing w:line="240" w:lineRule="auto"/>
              <w:rPr>
                <w:ins w:id="5597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</w:tr>
      <w:tr w:rsidR="00D53391" w:rsidRPr="00BC06FE" w:rsidTr="00D53391">
        <w:trPr>
          <w:trHeight w:val="270"/>
          <w:ins w:id="5598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599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00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01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奖池累计规则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>
            <w:pPr>
              <w:widowControl/>
              <w:spacing w:line="240" w:lineRule="auto"/>
              <w:rPr>
                <w:ins w:id="560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03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未中出奖金累计进入奖池；当期奖金未能支付全部中奖，从奖池拨出支出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；</w:t>
              </w:r>
            </w:ins>
            <w:ins w:id="5604" w:author="Microsoft" w:date="2016-05-23T13:59:00Z">
              <w:r w:rsidR="00CB2426" w:rsidRPr="00BC06FE">
                <w:rPr>
                  <w:rFonts w:asciiTheme="minorEastAsia" w:eastAsiaTheme="minorEastAsia" w:hAnsiTheme="minorEastAsia" w:cs="宋体"/>
                  <w:kern w:val="0"/>
                </w:rPr>
                <w:t xml:space="preserve"> </w:t>
              </w:r>
            </w:ins>
          </w:p>
        </w:tc>
      </w:tr>
      <w:tr w:rsidR="00D53391" w:rsidRPr="00BC06FE" w:rsidTr="00D53391">
        <w:trPr>
          <w:trHeight w:val="270"/>
          <w:ins w:id="5605" w:author="Microsoft" w:date="2016-05-23T13:46:00Z"/>
        </w:trPr>
        <w:tc>
          <w:tcPr>
            <w:tcW w:w="1499" w:type="pct"/>
            <w:gridSpan w:val="2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06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07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风控描述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715605" w:rsidRDefault="00D53391" w:rsidP="00D53391">
            <w:pPr>
              <w:widowControl/>
              <w:spacing w:line="240" w:lineRule="auto"/>
              <w:rPr>
                <w:ins w:id="5608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09" w:author="Microsoft" w:date="2016-05-23T13:46:00Z">
              <w:r w:rsidRPr="00715605">
                <w:rPr>
                  <w:rFonts w:asciiTheme="minorEastAsia" w:eastAsiaTheme="minorEastAsia" w:hAnsiTheme="minorEastAsia" w:cs="宋体" w:hint="eastAsia"/>
                  <w:kern w:val="0"/>
                </w:rPr>
                <w:t>无</w:t>
              </w:r>
            </w:ins>
          </w:p>
        </w:tc>
      </w:tr>
      <w:tr w:rsidR="00D53391" w:rsidRPr="00BC06FE" w:rsidTr="00D53391">
        <w:trPr>
          <w:trHeight w:val="1830"/>
          <w:ins w:id="5610" w:author="Microsoft" w:date="2016-05-23T13:46:00Z"/>
        </w:trPr>
        <w:tc>
          <w:tcPr>
            <w:tcW w:w="248" w:type="pct"/>
            <w:vMerge w:val="restar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11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12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其他交易控制</w:t>
              </w:r>
            </w:ins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13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14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政策参数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15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16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理论返奖率：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72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%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br/>
                <w:t>公益金比例：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%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br/>
                <w:t>调节基金比例：</w:t>
              </w:r>
              <w:r w:rsidR="00CB2426">
                <w:rPr>
                  <w:rFonts w:asciiTheme="minorEastAsia" w:eastAsiaTheme="minorEastAsia" w:hAnsiTheme="minorEastAsia" w:cs="宋体" w:hint="eastAsia"/>
                  <w:kern w:val="0"/>
                </w:rPr>
                <w:t>0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%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br/>
                <w:t>缴税起征点：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0万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瑞尔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br/>
                <w:t>缴税比例：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%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br/>
                <w:t>兑奖期：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3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0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天</w:t>
              </w:r>
            </w:ins>
          </w:p>
        </w:tc>
      </w:tr>
      <w:tr w:rsidR="00D53391" w:rsidRPr="00BC06FE" w:rsidTr="00D53391">
        <w:trPr>
          <w:trHeight w:val="270"/>
          <w:ins w:id="5617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18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19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20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大奖金额设定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21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</w:tr>
      <w:tr w:rsidR="00D53391" w:rsidRPr="00BC06FE" w:rsidTr="00D53391">
        <w:trPr>
          <w:trHeight w:val="270"/>
          <w:ins w:id="5622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23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24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25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允许退票时间（秒）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26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27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</w:t>
              </w:r>
            </w:ins>
          </w:p>
        </w:tc>
      </w:tr>
      <w:tr w:rsidR="00D53391" w:rsidRPr="00BC06FE" w:rsidTr="00D53391">
        <w:trPr>
          <w:trHeight w:val="270"/>
          <w:ins w:id="5628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29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30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31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游戏兑奖限额（元）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3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33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2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000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亿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瑞尔</w:t>
              </w:r>
            </w:ins>
          </w:p>
        </w:tc>
      </w:tr>
      <w:tr w:rsidR="00D53391" w:rsidRPr="00BC06FE" w:rsidTr="00D53391">
        <w:trPr>
          <w:trHeight w:val="270"/>
          <w:ins w:id="5634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35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36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37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单票销售限额（元）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38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39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200万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瑞尔</w:t>
              </w:r>
            </w:ins>
          </w:p>
        </w:tc>
      </w:tr>
      <w:tr w:rsidR="00D53391" w:rsidRPr="00BC06FE" w:rsidTr="00D53391">
        <w:trPr>
          <w:trHeight w:val="270"/>
          <w:ins w:id="5640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41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4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43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销售员退票限额（元）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44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45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0万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瑞尔</w:t>
              </w:r>
            </w:ins>
          </w:p>
        </w:tc>
      </w:tr>
      <w:tr w:rsidR="00D53391" w:rsidRPr="00BC06FE" w:rsidTr="00D53391">
        <w:trPr>
          <w:trHeight w:val="270"/>
          <w:ins w:id="5646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47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48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49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销售员兑奖限额（元）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50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51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200万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瑞尔</w:t>
              </w:r>
            </w:ins>
          </w:p>
        </w:tc>
      </w:tr>
      <w:tr w:rsidR="00D53391" w:rsidRPr="00BC06FE" w:rsidTr="00D53391">
        <w:trPr>
          <w:trHeight w:val="270"/>
          <w:ins w:id="5652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53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54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55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销售关闭倒数提醒时间（秒）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56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57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30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</w:t>
              </w:r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秒</w:t>
              </w:r>
            </w:ins>
          </w:p>
        </w:tc>
      </w:tr>
      <w:tr w:rsidR="00D53391" w:rsidRPr="00BC06FE" w:rsidTr="00D53391">
        <w:trPr>
          <w:trHeight w:val="270"/>
          <w:ins w:id="5658" w:author="Microsoft" w:date="2016-05-23T13:46:00Z"/>
        </w:trPr>
        <w:tc>
          <w:tcPr>
            <w:tcW w:w="248" w:type="pct"/>
            <w:vMerge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59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60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61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选号方式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6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63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手选</w:t>
              </w:r>
            </w:ins>
          </w:p>
        </w:tc>
      </w:tr>
      <w:tr w:rsidR="00D53391" w:rsidRPr="00BC06FE" w:rsidTr="00D53391">
        <w:trPr>
          <w:trHeight w:val="270"/>
          <w:ins w:id="5664" w:author="Microsoft" w:date="2016-05-23T13:46:00Z"/>
        </w:trPr>
        <w:tc>
          <w:tcPr>
            <w:tcW w:w="248" w:type="pct"/>
            <w:vMerge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65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66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67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游戏</w:t>
              </w:r>
              <w:r w:rsidRPr="00BC06FE">
                <w:rPr>
                  <w:rFonts w:asciiTheme="minorEastAsia" w:eastAsiaTheme="minorEastAsia" w:hAnsiTheme="minorEastAsia" w:cs="宋体"/>
                  <w:kern w:val="0"/>
                </w:rPr>
                <w:t>运行时段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</w:tcPr>
          <w:p w:rsidR="00D53391" w:rsidRPr="00BC06FE" w:rsidRDefault="00145A41">
            <w:pPr>
              <w:widowControl/>
              <w:spacing w:line="240" w:lineRule="auto"/>
              <w:rPr>
                <w:ins w:id="5668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69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8</w:t>
              </w:r>
              <w:r w:rsidR="00D53391">
                <w:rPr>
                  <w:rFonts w:asciiTheme="minorEastAsia" w:eastAsiaTheme="minorEastAsia" w:hAnsiTheme="minorEastAsia" w:cs="宋体" w:hint="eastAsia"/>
                  <w:kern w:val="0"/>
                </w:rPr>
                <w:t>：00-</w:t>
              </w:r>
            </w:ins>
            <w:ins w:id="5670" w:author="Microsoft" w:date="2016-05-23T13:50:00Z">
              <w:r>
                <w:rPr>
                  <w:rFonts w:asciiTheme="minorEastAsia" w:eastAsiaTheme="minorEastAsia" w:hAnsiTheme="minorEastAsia" w:cs="宋体"/>
                  <w:kern w:val="0"/>
                </w:rPr>
                <w:t>19</w:t>
              </w:r>
            </w:ins>
            <w:ins w:id="5671" w:author="Microsoft" w:date="2016-05-23T13:46:00Z">
              <w:r w:rsidR="00D53391">
                <w:rPr>
                  <w:rFonts w:asciiTheme="minorEastAsia" w:eastAsiaTheme="minorEastAsia" w:hAnsiTheme="minorEastAsia" w:cs="宋体" w:hint="eastAsia"/>
                  <w:kern w:val="0"/>
                </w:rPr>
                <w:t>：00</w:t>
              </w:r>
            </w:ins>
          </w:p>
        </w:tc>
      </w:tr>
      <w:tr w:rsidR="00D53391" w:rsidRPr="00BC06FE" w:rsidTr="00D53391">
        <w:trPr>
          <w:trHeight w:val="270"/>
          <w:ins w:id="5672" w:author="Microsoft" w:date="2016-05-23T13:46:00Z"/>
        </w:trPr>
        <w:tc>
          <w:tcPr>
            <w:tcW w:w="248" w:type="pct"/>
            <w:vMerge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73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74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75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弃奖</w:t>
              </w:r>
              <w:r w:rsidRPr="00BC06FE">
                <w:rPr>
                  <w:rFonts w:asciiTheme="minorEastAsia" w:eastAsiaTheme="minorEastAsia" w:hAnsiTheme="minorEastAsia" w:cs="宋体"/>
                  <w:kern w:val="0"/>
                </w:rPr>
                <w:t>去处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76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77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调节基金</w:t>
              </w:r>
            </w:ins>
          </w:p>
        </w:tc>
      </w:tr>
      <w:tr w:rsidR="00D53391" w:rsidRPr="00BC06FE" w:rsidTr="00D53391">
        <w:trPr>
          <w:trHeight w:val="270"/>
          <w:ins w:id="5678" w:author="Microsoft" w:date="2016-05-23T13:46:00Z"/>
        </w:trPr>
        <w:tc>
          <w:tcPr>
            <w:tcW w:w="248" w:type="pct"/>
            <w:vMerge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79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80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81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一级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区域兑奖限额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82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83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400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0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万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瑞尔</w:t>
              </w:r>
            </w:ins>
          </w:p>
        </w:tc>
      </w:tr>
      <w:tr w:rsidR="00D53391" w:rsidRPr="00BC06FE" w:rsidTr="00D53391">
        <w:trPr>
          <w:trHeight w:val="270"/>
          <w:ins w:id="5684" w:author="Microsoft" w:date="2016-05-23T13:46:00Z"/>
        </w:trPr>
        <w:tc>
          <w:tcPr>
            <w:tcW w:w="248" w:type="pct"/>
            <w:vMerge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85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  <w:tc>
          <w:tcPr>
            <w:tcW w:w="1251" w:type="pct"/>
            <w:shd w:val="clear" w:color="000000" w:fill="BFBFBF"/>
            <w:noWrap/>
            <w:vAlign w:val="center"/>
          </w:tcPr>
          <w:p w:rsidR="00D53391" w:rsidRDefault="00D53391" w:rsidP="00D53391">
            <w:pPr>
              <w:widowControl/>
              <w:spacing w:line="240" w:lineRule="auto"/>
              <w:rPr>
                <w:ins w:id="5686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87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一级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区域退票限额</w:t>
              </w:r>
            </w:ins>
          </w:p>
        </w:tc>
        <w:tc>
          <w:tcPr>
            <w:tcW w:w="3501" w:type="pct"/>
            <w:shd w:val="clear" w:color="auto" w:fill="auto"/>
            <w:noWrap/>
            <w:vAlign w:val="center"/>
          </w:tcPr>
          <w:p w:rsidR="00D53391" w:rsidRDefault="00D53391" w:rsidP="00D53391">
            <w:pPr>
              <w:widowControl/>
              <w:spacing w:line="240" w:lineRule="auto"/>
              <w:rPr>
                <w:ins w:id="5688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89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40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0</w:t>
              </w:r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0万</w:t>
              </w:r>
              <w:r>
                <w:rPr>
                  <w:rFonts w:asciiTheme="minorEastAsia" w:eastAsiaTheme="minorEastAsia" w:hAnsiTheme="minorEastAsia" w:cs="宋体"/>
                  <w:kern w:val="0"/>
                </w:rPr>
                <w:t>瑞尔</w:t>
              </w:r>
            </w:ins>
          </w:p>
        </w:tc>
      </w:tr>
      <w:tr w:rsidR="00D53391" w:rsidRPr="00BC06FE" w:rsidTr="00D53391">
        <w:trPr>
          <w:trHeight w:val="447"/>
          <w:ins w:id="5690" w:author="Microsoft" w:date="2016-05-23T13:46:00Z"/>
        </w:trPr>
        <w:tc>
          <w:tcPr>
            <w:tcW w:w="1499" w:type="pct"/>
            <w:gridSpan w:val="2"/>
            <w:shd w:val="clear" w:color="000000" w:fill="BFBFBF"/>
            <w:vAlign w:val="center"/>
            <w:hideMark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91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92" w:author="Microsoft" w:date="2016-05-23T13:46:00Z">
              <w:r w:rsidRPr="00BC06FE">
                <w:rPr>
                  <w:rFonts w:asciiTheme="minorEastAsia" w:eastAsiaTheme="minorEastAsia" w:hAnsiTheme="minorEastAsia" w:cs="宋体" w:hint="eastAsia"/>
                  <w:kern w:val="0"/>
                </w:rPr>
                <w:t>其他</w:t>
              </w:r>
            </w:ins>
          </w:p>
        </w:tc>
        <w:tc>
          <w:tcPr>
            <w:tcW w:w="3501" w:type="pct"/>
            <w:shd w:val="clear" w:color="auto" w:fill="auto"/>
            <w:vAlign w:val="center"/>
            <w:hideMark/>
          </w:tcPr>
          <w:p w:rsidR="00D53391" w:rsidRPr="008E126D" w:rsidRDefault="00D53391" w:rsidP="00D53391">
            <w:pPr>
              <w:widowControl/>
              <w:spacing w:line="240" w:lineRule="auto"/>
              <w:rPr>
                <w:ins w:id="5693" w:author="Microsoft" w:date="2016-05-23T13:46:00Z"/>
                <w:rFonts w:asciiTheme="minorEastAsia" w:eastAsiaTheme="minorEastAsia" w:hAnsiTheme="minorEastAsia" w:cs="宋体"/>
                <w:strike/>
                <w:kern w:val="0"/>
              </w:rPr>
            </w:pPr>
          </w:p>
        </w:tc>
      </w:tr>
      <w:tr w:rsidR="00D53391" w:rsidRPr="00BC06FE" w:rsidTr="00D53391">
        <w:trPr>
          <w:trHeight w:val="447"/>
          <w:ins w:id="5694" w:author="Microsoft" w:date="2016-05-23T13:46:00Z"/>
        </w:trPr>
        <w:tc>
          <w:tcPr>
            <w:tcW w:w="1499" w:type="pct"/>
            <w:gridSpan w:val="2"/>
            <w:shd w:val="clear" w:color="000000" w:fill="BFBFBF"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695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96" w:author="Microsoft" w:date="2016-05-23T13:46:00Z">
              <w:r w:rsidRPr="00111312">
                <w:rPr>
                  <w:rFonts w:asciiTheme="minorEastAsia" w:eastAsiaTheme="minorEastAsia" w:hAnsiTheme="minorEastAsia" w:cs="宋体" w:hint="eastAsia"/>
                  <w:kern w:val="0"/>
                </w:rPr>
                <w:t>单票销售金额告警阈值</w:t>
              </w:r>
            </w:ins>
          </w:p>
        </w:tc>
        <w:tc>
          <w:tcPr>
            <w:tcW w:w="3501" w:type="pct"/>
            <w:shd w:val="clear" w:color="auto" w:fill="auto"/>
            <w:vAlign w:val="center"/>
          </w:tcPr>
          <w:p w:rsidR="00D53391" w:rsidRPr="00111312" w:rsidRDefault="00D53391" w:rsidP="00D53391">
            <w:pPr>
              <w:widowControl/>
              <w:spacing w:line="240" w:lineRule="auto"/>
              <w:rPr>
                <w:ins w:id="5697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698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20万瑞尔</w:t>
              </w:r>
            </w:ins>
          </w:p>
        </w:tc>
      </w:tr>
      <w:tr w:rsidR="00D53391" w:rsidRPr="00BC06FE" w:rsidTr="00D53391">
        <w:trPr>
          <w:trHeight w:val="447"/>
          <w:ins w:id="5699" w:author="Microsoft" w:date="2016-05-23T13:46:00Z"/>
        </w:trPr>
        <w:tc>
          <w:tcPr>
            <w:tcW w:w="1499" w:type="pct"/>
            <w:gridSpan w:val="2"/>
            <w:shd w:val="clear" w:color="000000" w:fill="BFBFBF"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700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701" w:author="Microsoft" w:date="2016-05-23T13:46:00Z">
              <w:r w:rsidRPr="00111312">
                <w:rPr>
                  <w:rFonts w:asciiTheme="minorEastAsia" w:eastAsiaTheme="minorEastAsia" w:hAnsiTheme="minorEastAsia" w:cs="宋体" w:hint="eastAsia"/>
                  <w:kern w:val="0"/>
                </w:rPr>
                <w:t>单票兑奖金额告警阈值</w:t>
              </w:r>
            </w:ins>
          </w:p>
        </w:tc>
        <w:tc>
          <w:tcPr>
            <w:tcW w:w="3501" w:type="pct"/>
            <w:shd w:val="clear" w:color="auto" w:fill="auto"/>
            <w:vAlign w:val="center"/>
          </w:tcPr>
          <w:p w:rsidR="00D53391" w:rsidRPr="008E126D" w:rsidRDefault="00D53391" w:rsidP="00D53391">
            <w:pPr>
              <w:widowControl/>
              <w:spacing w:line="240" w:lineRule="auto"/>
              <w:rPr>
                <w:ins w:id="5702" w:author="Microsoft" w:date="2016-05-23T13:46:00Z"/>
                <w:rFonts w:asciiTheme="minorEastAsia" w:eastAsiaTheme="minorEastAsia" w:hAnsiTheme="minorEastAsia" w:cs="宋体"/>
                <w:strike/>
                <w:kern w:val="0"/>
              </w:rPr>
            </w:pPr>
            <w:ins w:id="5703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40万瑞尔</w:t>
              </w:r>
            </w:ins>
          </w:p>
        </w:tc>
      </w:tr>
      <w:tr w:rsidR="00D53391" w:rsidRPr="00BC06FE" w:rsidTr="00D53391">
        <w:trPr>
          <w:trHeight w:val="447"/>
          <w:ins w:id="5704" w:author="Microsoft" w:date="2016-05-23T13:46:00Z"/>
        </w:trPr>
        <w:tc>
          <w:tcPr>
            <w:tcW w:w="1499" w:type="pct"/>
            <w:gridSpan w:val="2"/>
            <w:shd w:val="clear" w:color="000000" w:fill="BFBFBF"/>
            <w:vAlign w:val="center"/>
          </w:tcPr>
          <w:p w:rsidR="00D53391" w:rsidRPr="00BC06FE" w:rsidRDefault="00D53391" w:rsidP="00D53391">
            <w:pPr>
              <w:widowControl/>
              <w:spacing w:line="240" w:lineRule="auto"/>
              <w:rPr>
                <w:ins w:id="5705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706" w:author="Microsoft" w:date="2016-05-23T13:46:00Z">
              <w:r w:rsidRPr="00111312">
                <w:rPr>
                  <w:rFonts w:asciiTheme="minorEastAsia" w:eastAsiaTheme="minorEastAsia" w:hAnsiTheme="minorEastAsia" w:cs="宋体" w:hint="eastAsia"/>
                  <w:kern w:val="0"/>
                </w:rPr>
                <w:t>单票退票金额告警阈值</w:t>
              </w:r>
            </w:ins>
          </w:p>
        </w:tc>
        <w:tc>
          <w:tcPr>
            <w:tcW w:w="3501" w:type="pct"/>
            <w:shd w:val="clear" w:color="auto" w:fill="auto"/>
            <w:vAlign w:val="center"/>
          </w:tcPr>
          <w:p w:rsidR="00D53391" w:rsidRPr="008E126D" w:rsidRDefault="00D53391" w:rsidP="00D53391">
            <w:pPr>
              <w:widowControl/>
              <w:spacing w:line="240" w:lineRule="auto"/>
              <w:rPr>
                <w:ins w:id="5707" w:author="Microsoft" w:date="2016-05-23T13:46:00Z"/>
                <w:rFonts w:asciiTheme="minorEastAsia" w:eastAsiaTheme="minorEastAsia" w:hAnsiTheme="minorEastAsia" w:cs="宋体"/>
                <w:strike/>
                <w:kern w:val="0"/>
              </w:rPr>
            </w:pPr>
            <w:ins w:id="5708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0万瑞尔</w:t>
              </w:r>
            </w:ins>
          </w:p>
        </w:tc>
      </w:tr>
      <w:tr w:rsidR="00D53391" w:rsidRPr="00BC06FE" w:rsidTr="00D53391">
        <w:trPr>
          <w:trHeight w:val="447"/>
          <w:ins w:id="5709" w:author="Microsoft" w:date="2016-05-23T13:46:00Z"/>
        </w:trPr>
        <w:tc>
          <w:tcPr>
            <w:tcW w:w="1499" w:type="pct"/>
            <w:gridSpan w:val="2"/>
            <w:shd w:val="clear" w:color="000000" w:fill="BFBFBF"/>
            <w:vAlign w:val="center"/>
          </w:tcPr>
          <w:p w:rsidR="00D53391" w:rsidRPr="00111312" w:rsidRDefault="00D53391" w:rsidP="00D53391">
            <w:pPr>
              <w:widowControl/>
              <w:spacing w:line="240" w:lineRule="auto"/>
              <w:rPr>
                <w:ins w:id="5710" w:author="Microsoft" w:date="2016-05-23T13:46:00Z"/>
                <w:rFonts w:asciiTheme="minorEastAsia" w:eastAsiaTheme="minorEastAsia" w:hAnsiTheme="minorEastAsia" w:cs="宋体"/>
                <w:kern w:val="0"/>
              </w:rPr>
            </w:pPr>
            <w:ins w:id="5711" w:author="Microsoft" w:date="2016-05-23T13:46:00Z">
              <w:r>
                <w:rPr>
                  <w:rFonts w:asciiTheme="minorEastAsia" w:eastAsiaTheme="minorEastAsia" w:hAnsiTheme="minorEastAsia" w:cs="宋体" w:hint="eastAsia"/>
                  <w:kern w:val="0"/>
                </w:rPr>
                <w:t>高等奖定义</w:t>
              </w:r>
            </w:ins>
          </w:p>
        </w:tc>
        <w:tc>
          <w:tcPr>
            <w:tcW w:w="3501" w:type="pct"/>
            <w:shd w:val="clear" w:color="auto" w:fill="auto"/>
            <w:vAlign w:val="center"/>
          </w:tcPr>
          <w:p w:rsidR="00D53391" w:rsidRDefault="00D53391" w:rsidP="00D53391">
            <w:pPr>
              <w:widowControl/>
              <w:spacing w:line="240" w:lineRule="auto"/>
              <w:rPr>
                <w:ins w:id="5712" w:author="Microsoft" w:date="2016-05-23T13:46:00Z"/>
                <w:rFonts w:asciiTheme="minorEastAsia" w:eastAsiaTheme="minorEastAsia" w:hAnsiTheme="minorEastAsia" w:cs="宋体"/>
                <w:kern w:val="0"/>
              </w:rPr>
            </w:pPr>
          </w:p>
        </w:tc>
      </w:tr>
    </w:tbl>
    <w:p w:rsidR="00D53391" w:rsidRPr="00D53391" w:rsidRDefault="00D53391">
      <w:pPr>
        <w:rPr>
          <w:ins w:id="5713" w:author="Microsoft" w:date="2016-05-23T13:45:00Z"/>
        </w:rPr>
        <w:pPrChange w:id="5714" w:author="Microsoft" w:date="2016-05-23T13:45:00Z">
          <w:pPr>
            <w:pStyle w:val="3"/>
          </w:pPr>
        </w:pPrChange>
      </w:pPr>
    </w:p>
    <w:sectPr w:rsidR="00D53391" w:rsidRPr="00D53391" w:rsidSect="00D53391">
      <w:pgSz w:w="11907" w:h="16839" w:code="9"/>
      <w:pgMar w:top="1106" w:right="1701" w:bottom="1440" w:left="1701" w:header="567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425"/>
      <w:docGrid w:linePitch="312"/>
      <w:sectPrChange w:id="5715" w:author="Microsoft" w:date="2016-05-23T13:46:00Z">
        <w:sectPr w:rsidR="00D53391" w:rsidRPr="00D53391" w:rsidSect="00D53391">
          <w:pgMar w:top="1701" w:right="1469" w:bottom="1701" w:left="1622" w:header="851" w:footer="992" w:gutter="0"/>
          <w:pgBorders w:offsetFrom="text"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pgBorders>
        </w:sectPr>
      </w:sectPrChange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25AD" w:rsidRDefault="007225AD">
      <w:r>
        <w:separator/>
      </w:r>
    </w:p>
    <w:p w:rsidR="007225AD" w:rsidRDefault="007225AD"/>
  </w:endnote>
  <w:endnote w:type="continuationSeparator" w:id="0">
    <w:p w:rsidR="007225AD" w:rsidRDefault="007225AD">
      <w:r>
        <w:continuationSeparator/>
      </w:r>
    </w:p>
    <w:p w:rsidR="007225AD" w:rsidRDefault="007225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vantGarde">
    <w:altName w:val="Century Gothic"/>
    <w:charset w:val="00"/>
    <w:family w:val="swiss"/>
    <w:pitch w:val="default"/>
    <w:sig w:usb0="00000003" w:usb1="00000000" w:usb2="0000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8012"/>
      <w:gridCol w:w="5425"/>
    </w:tblGrid>
    <w:tr w:rsidR="006167A0" w:rsidTr="00E47807">
      <w:trPr>
        <w:trHeight w:val="275"/>
      </w:trPr>
      <w:tc>
        <w:tcPr>
          <w:tcW w:w="8437" w:type="dxa"/>
        </w:tcPr>
        <w:p w:rsidR="006167A0" w:rsidRDefault="006167A0" w:rsidP="00690D38">
          <w:pPr>
            <w:pStyle w:val="a7"/>
            <w:rPr>
              <w:szCs w:val="24"/>
            </w:rPr>
          </w:pPr>
          <w:r w:rsidRPr="006F66BF">
            <w:rPr>
              <w:rStyle w:val="style1"/>
              <w:rFonts w:ascii="Tahoma" w:hAnsi="Tahoma" w:cs="Tahoma"/>
            </w:rPr>
            <w:t>©</w:t>
          </w:r>
          <w:r w:rsidRPr="006F66BF">
            <w:rPr>
              <w:rStyle w:val="style1"/>
              <w:rFonts w:ascii="Tahoma" w:hAnsi="Tahoma" w:cs="Tahoma" w:hint="eastAsia"/>
            </w:rPr>
            <w:t>版权归</w:t>
          </w:r>
          <w:r w:rsidRPr="006F66BF">
            <w:t>华彩控股有限公司所有</w:t>
          </w:r>
        </w:p>
      </w:tc>
      <w:tc>
        <w:tcPr>
          <w:tcW w:w="5705" w:type="dxa"/>
        </w:tcPr>
        <w:p w:rsidR="006167A0" w:rsidRPr="008F136A" w:rsidRDefault="006167A0" w:rsidP="00E47807">
          <w:pPr>
            <w:pStyle w:val="a7"/>
            <w:wordWrap w:val="0"/>
            <w:jc w:val="right"/>
            <w:rPr>
              <w:szCs w:val="24"/>
            </w:rPr>
          </w:pPr>
          <w:r w:rsidRPr="00266C77">
            <w:rPr>
              <w:rFonts w:hint="eastAsia"/>
              <w:szCs w:val="21"/>
            </w:rPr>
            <w:t>第</w:t>
          </w:r>
          <w:r w:rsidRPr="008F136A">
            <w:rPr>
              <w:szCs w:val="21"/>
            </w:rPr>
            <w:fldChar w:fldCharType="begin"/>
          </w:r>
          <w:r w:rsidRPr="008F136A">
            <w:rPr>
              <w:szCs w:val="21"/>
            </w:rPr>
            <w:instrText xml:space="preserve"> PAGE   \* MERGEFORMAT </w:instrText>
          </w:r>
          <w:r w:rsidRPr="008F136A">
            <w:rPr>
              <w:szCs w:val="21"/>
            </w:rPr>
            <w:fldChar w:fldCharType="separate"/>
          </w:r>
          <w:r w:rsidR="00BC02E2" w:rsidRPr="00BC02E2">
            <w:rPr>
              <w:noProof/>
              <w:szCs w:val="21"/>
              <w:lang w:val="zh-CN"/>
            </w:rPr>
            <w:t>1</w:t>
          </w:r>
          <w:r w:rsidRPr="008F136A">
            <w:rPr>
              <w:szCs w:val="21"/>
            </w:rPr>
            <w:fldChar w:fldCharType="end"/>
          </w:r>
          <w:r w:rsidRPr="00266C77">
            <w:rPr>
              <w:rFonts w:hint="eastAsia"/>
              <w:szCs w:val="21"/>
            </w:rPr>
            <w:t>页共</w:t>
          </w:r>
          <w:r w:rsidRPr="00266C77">
            <w:rPr>
              <w:szCs w:val="21"/>
            </w:rPr>
            <w:fldChar w:fldCharType="begin"/>
          </w:r>
          <w:r w:rsidRPr="00266C77">
            <w:rPr>
              <w:szCs w:val="21"/>
            </w:rPr>
            <w:instrText xml:space="preserve"> NUMPAGES </w:instrText>
          </w:r>
          <w:r w:rsidRPr="00266C77">
            <w:rPr>
              <w:szCs w:val="21"/>
            </w:rPr>
            <w:fldChar w:fldCharType="separate"/>
          </w:r>
          <w:r w:rsidR="00BC02E2">
            <w:rPr>
              <w:noProof/>
              <w:szCs w:val="21"/>
            </w:rPr>
            <w:t>77</w:t>
          </w:r>
          <w:r w:rsidRPr="00266C77">
            <w:rPr>
              <w:szCs w:val="21"/>
            </w:rPr>
            <w:fldChar w:fldCharType="end"/>
          </w:r>
          <w:r w:rsidRPr="00266C77">
            <w:rPr>
              <w:rFonts w:hint="eastAsia"/>
              <w:szCs w:val="21"/>
            </w:rPr>
            <w:t>页</w:t>
          </w:r>
        </w:p>
      </w:tc>
    </w:tr>
  </w:tbl>
  <w:p w:rsidR="006167A0" w:rsidRPr="00E47807" w:rsidRDefault="006167A0" w:rsidP="00E47807">
    <w:pPr>
      <w:pStyle w:val="a7"/>
      <w:rPr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5495"/>
      <w:gridCol w:w="3541"/>
    </w:tblGrid>
    <w:tr w:rsidR="006167A0" w:rsidTr="008F136A">
      <w:tc>
        <w:tcPr>
          <w:tcW w:w="5495" w:type="dxa"/>
        </w:tcPr>
        <w:p w:rsidR="006167A0" w:rsidRDefault="006167A0" w:rsidP="008F136A">
          <w:pPr>
            <w:pStyle w:val="a7"/>
            <w:rPr>
              <w:szCs w:val="24"/>
            </w:rPr>
          </w:pPr>
          <w:r w:rsidRPr="006F66BF">
            <w:rPr>
              <w:rStyle w:val="style1"/>
              <w:rFonts w:ascii="Tahoma" w:hAnsi="Tahoma" w:cs="Tahoma"/>
            </w:rPr>
            <w:t>©</w:t>
          </w:r>
          <w:r w:rsidRPr="006F66BF">
            <w:rPr>
              <w:rStyle w:val="style1"/>
              <w:rFonts w:ascii="Tahoma" w:hAnsi="Tahoma" w:cs="Tahoma" w:hint="eastAsia"/>
            </w:rPr>
            <w:t>版权归</w:t>
          </w:r>
          <w:r w:rsidRPr="006F66BF">
            <w:t>华彩控股有限公司所有</w:t>
          </w:r>
        </w:p>
      </w:tc>
      <w:tc>
        <w:tcPr>
          <w:tcW w:w="3541" w:type="dxa"/>
        </w:tcPr>
        <w:p w:rsidR="006167A0" w:rsidRPr="008F136A" w:rsidRDefault="006167A0" w:rsidP="00CC7472">
          <w:pPr>
            <w:pStyle w:val="a7"/>
            <w:ind w:left="0" w:right="388" w:firstLineChars="800" w:firstLine="1440"/>
            <w:rPr>
              <w:szCs w:val="24"/>
            </w:rPr>
          </w:pPr>
          <w:r w:rsidRPr="00266C77">
            <w:rPr>
              <w:rFonts w:hint="eastAsia"/>
              <w:szCs w:val="21"/>
            </w:rPr>
            <w:t>第</w:t>
          </w:r>
          <w:r w:rsidRPr="008F136A">
            <w:rPr>
              <w:szCs w:val="21"/>
            </w:rPr>
            <w:fldChar w:fldCharType="begin"/>
          </w:r>
          <w:r w:rsidRPr="008F136A">
            <w:rPr>
              <w:szCs w:val="21"/>
            </w:rPr>
            <w:instrText xml:space="preserve"> PAGE   \* MERGEFORMAT </w:instrText>
          </w:r>
          <w:r w:rsidRPr="008F136A">
            <w:rPr>
              <w:szCs w:val="21"/>
            </w:rPr>
            <w:fldChar w:fldCharType="separate"/>
          </w:r>
          <w:r w:rsidR="00BC02E2" w:rsidRPr="00BC02E2">
            <w:rPr>
              <w:noProof/>
              <w:szCs w:val="21"/>
              <w:lang w:val="zh-CN"/>
            </w:rPr>
            <w:t>4</w:t>
          </w:r>
          <w:r w:rsidRPr="008F136A">
            <w:rPr>
              <w:szCs w:val="21"/>
            </w:rPr>
            <w:fldChar w:fldCharType="end"/>
          </w:r>
          <w:r w:rsidRPr="00266C77">
            <w:rPr>
              <w:rFonts w:hint="eastAsia"/>
              <w:szCs w:val="21"/>
            </w:rPr>
            <w:t>页共</w:t>
          </w:r>
          <w:r>
            <w:rPr>
              <w:szCs w:val="21"/>
            </w:rPr>
            <w:t>93</w:t>
          </w:r>
          <w:r w:rsidRPr="00266C77">
            <w:rPr>
              <w:rFonts w:hint="eastAsia"/>
              <w:szCs w:val="21"/>
            </w:rPr>
            <w:t>页</w:t>
          </w:r>
        </w:p>
      </w:tc>
    </w:tr>
  </w:tbl>
  <w:p w:rsidR="006167A0" w:rsidRPr="008F136A" w:rsidRDefault="006167A0" w:rsidP="008F136A">
    <w:pPr>
      <w:pStyle w:val="a7"/>
      <w:rPr>
        <w:szCs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5165"/>
      <w:gridCol w:w="3340"/>
    </w:tblGrid>
    <w:tr w:rsidR="006167A0" w:rsidTr="008F136A">
      <w:tc>
        <w:tcPr>
          <w:tcW w:w="5495" w:type="dxa"/>
        </w:tcPr>
        <w:p w:rsidR="006167A0" w:rsidRDefault="006167A0" w:rsidP="008F136A">
          <w:pPr>
            <w:pStyle w:val="a7"/>
            <w:rPr>
              <w:szCs w:val="24"/>
            </w:rPr>
          </w:pPr>
          <w:r w:rsidRPr="006F66BF">
            <w:rPr>
              <w:rStyle w:val="style1"/>
              <w:rFonts w:ascii="Tahoma" w:hAnsi="Tahoma" w:cs="Tahoma"/>
            </w:rPr>
            <w:t>©</w:t>
          </w:r>
          <w:r w:rsidRPr="006F66BF">
            <w:rPr>
              <w:rStyle w:val="style1"/>
              <w:rFonts w:ascii="Tahoma" w:hAnsi="Tahoma" w:cs="Tahoma" w:hint="eastAsia"/>
            </w:rPr>
            <w:t>版权归</w:t>
          </w:r>
          <w:r w:rsidRPr="006F66BF">
            <w:t>华彩控股有限公司所有</w:t>
          </w:r>
        </w:p>
      </w:tc>
      <w:tc>
        <w:tcPr>
          <w:tcW w:w="3541" w:type="dxa"/>
        </w:tcPr>
        <w:p w:rsidR="006167A0" w:rsidRPr="008F136A" w:rsidRDefault="006167A0" w:rsidP="003044B5">
          <w:pPr>
            <w:pStyle w:val="a7"/>
            <w:jc w:val="right"/>
            <w:rPr>
              <w:szCs w:val="24"/>
            </w:rPr>
          </w:pPr>
          <w:r w:rsidRPr="00266C77">
            <w:rPr>
              <w:rFonts w:hint="eastAsia"/>
              <w:szCs w:val="21"/>
            </w:rPr>
            <w:t>第</w:t>
          </w:r>
          <w:r w:rsidRPr="008F136A">
            <w:rPr>
              <w:szCs w:val="21"/>
            </w:rPr>
            <w:fldChar w:fldCharType="begin"/>
          </w:r>
          <w:r w:rsidRPr="008F136A">
            <w:rPr>
              <w:szCs w:val="21"/>
            </w:rPr>
            <w:instrText xml:space="preserve"> PAGE   \* MERGEFORMAT </w:instrText>
          </w:r>
          <w:r w:rsidRPr="008F136A">
            <w:rPr>
              <w:szCs w:val="21"/>
            </w:rPr>
            <w:fldChar w:fldCharType="separate"/>
          </w:r>
          <w:r w:rsidR="00BC02E2" w:rsidRPr="00BC02E2">
            <w:rPr>
              <w:noProof/>
              <w:szCs w:val="21"/>
              <w:lang w:val="zh-CN"/>
            </w:rPr>
            <w:t>1</w:t>
          </w:r>
          <w:r w:rsidRPr="008F136A">
            <w:rPr>
              <w:szCs w:val="21"/>
            </w:rPr>
            <w:fldChar w:fldCharType="end"/>
          </w:r>
          <w:r w:rsidRPr="00266C77">
            <w:rPr>
              <w:rFonts w:hint="eastAsia"/>
              <w:szCs w:val="21"/>
            </w:rPr>
            <w:t>页共</w:t>
          </w:r>
          <w:r>
            <w:rPr>
              <w:szCs w:val="21"/>
            </w:rPr>
            <w:t>83</w:t>
          </w:r>
          <w:r w:rsidRPr="00266C77">
            <w:rPr>
              <w:rFonts w:hint="eastAsia"/>
              <w:szCs w:val="21"/>
            </w:rPr>
            <w:t>页</w:t>
          </w:r>
        </w:p>
      </w:tc>
    </w:tr>
  </w:tbl>
  <w:p w:rsidR="006167A0" w:rsidRPr="008F136A" w:rsidRDefault="006167A0" w:rsidP="008F136A">
    <w:pPr>
      <w:pStyle w:val="a7"/>
      <w:rPr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25AD" w:rsidRDefault="007225AD">
      <w:r>
        <w:separator/>
      </w:r>
    </w:p>
    <w:p w:rsidR="007225AD" w:rsidRDefault="007225AD"/>
  </w:footnote>
  <w:footnote w:type="continuationSeparator" w:id="0">
    <w:p w:rsidR="007225AD" w:rsidRDefault="007225AD">
      <w:r>
        <w:continuationSeparator/>
      </w:r>
    </w:p>
    <w:p w:rsidR="007225AD" w:rsidRDefault="007225A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67A0" w:rsidRPr="008F136A" w:rsidRDefault="006167A0" w:rsidP="008F136A">
    <w:pPr>
      <w:pStyle w:val="a6"/>
      <w:pBdr>
        <w:bottom w:val="single" w:sz="6" w:space="2" w:color="auto"/>
      </w:pBdr>
      <w:tabs>
        <w:tab w:val="clear" w:pos="8306"/>
        <w:tab w:val="right" w:pos="8789"/>
      </w:tabs>
      <w:ind w:right="31"/>
      <w:jc w:val="both"/>
      <w:rPr>
        <w:b/>
      </w:rPr>
    </w:pPr>
    <w:r>
      <w:rPr>
        <w:rFonts w:ascii="宋体"/>
        <w:noProof/>
        <w:lang w:bidi="km-KH"/>
      </w:rPr>
      <w:drawing>
        <wp:inline distT="0" distB="0" distL="0" distR="0" wp14:anchorId="6F77D5CC" wp14:editId="6351EF44">
          <wp:extent cx="1250950" cy="284480"/>
          <wp:effectExtent l="19050" t="0" r="635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950" cy="284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宋体" w:hAnsi="宋体" w:hint="eastAsia"/>
      </w:rPr>
      <w:t xml:space="preserve">                                     </w:t>
    </w:r>
    <w:r>
      <w:rPr>
        <w:rFonts w:ascii="宋体" w:hAnsi="宋体" w:hint="eastAsia"/>
        <w:sz w:val="21"/>
        <w:szCs w:val="21"/>
      </w:rPr>
      <w:t>【柬埔寨G</w:t>
    </w:r>
    <w:r>
      <w:rPr>
        <w:rFonts w:ascii="宋体" w:hAnsi="宋体"/>
        <w:sz w:val="21"/>
        <w:szCs w:val="21"/>
      </w:rPr>
      <w:t>UI</w:t>
    </w:r>
    <w:r>
      <w:rPr>
        <w:rFonts w:ascii="宋体" w:hAnsi="宋体" w:hint="eastAsia"/>
        <w:sz w:val="21"/>
        <w:szCs w:val="21"/>
      </w:rPr>
      <w:t>】需求规格说明书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67A0" w:rsidRPr="008F136A" w:rsidRDefault="006167A0" w:rsidP="008F136A">
    <w:pPr>
      <w:pStyle w:val="a6"/>
      <w:pBdr>
        <w:bottom w:val="single" w:sz="6" w:space="2" w:color="auto"/>
      </w:pBdr>
      <w:tabs>
        <w:tab w:val="clear" w:pos="8306"/>
        <w:tab w:val="right" w:pos="8789"/>
      </w:tabs>
      <w:ind w:right="31"/>
      <w:jc w:val="both"/>
      <w:rPr>
        <w:b/>
      </w:rPr>
    </w:pPr>
    <w:r>
      <w:rPr>
        <w:rFonts w:ascii="宋体"/>
        <w:noProof/>
        <w:lang w:bidi="km-KH"/>
      </w:rPr>
      <w:drawing>
        <wp:inline distT="0" distB="0" distL="0" distR="0" wp14:anchorId="5954DCCB" wp14:editId="27A73077">
          <wp:extent cx="1250950" cy="284480"/>
          <wp:effectExtent l="19050" t="0" r="6350" b="0"/>
          <wp:docPr id="2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950" cy="284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宋体" w:hAnsi="宋体" w:hint="eastAsia"/>
      </w:rPr>
      <w:t xml:space="preserve">             </w:t>
    </w:r>
    <w:r>
      <w:rPr>
        <w:rFonts w:ascii="宋体" w:hAnsi="宋体"/>
      </w:rPr>
      <w:t xml:space="preserve">       </w:t>
    </w:r>
    <w:r>
      <w:rPr>
        <w:rFonts w:ascii="宋体" w:hAnsi="宋体" w:hint="eastAsia"/>
      </w:rPr>
      <w:t xml:space="preserve">        </w:t>
    </w:r>
    <w:r w:rsidRPr="00AC5DC0">
      <w:rPr>
        <w:rFonts w:ascii="宋体" w:hAnsi="宋体" w:hint="eastAsia"/>
        <w:sz w:val="21"/>
        <w:szCs w:val="21"/>
      </w:rPr>
      <w:t>【</w:t>
    </w:r>
    <w:r>
      <w:rPr>
        <w:rFonts w:ascii="宋体" w:hAnsi="宋体" w:hint="eastAsia"/>
        <w:sz w:val="21"/>
        <w:szCs w:val="21"/>
      </w:rPr>
      <w:t>柬埔寨国家</w:t>
    </w:r>
    <w:r>
      <w:rPr>
        <w:rFonts w:ascii="宋体" w:hAnsi="宋体"/>
        <w:sz w:val="21"/>
        <w:szCs w:val="21"/>
      </w:rPr>
      <w:t>彩票</w:t>
    </w:r>
    <w:r>
      <w:rPr>
        <w:rFonts w:ascii="宋体" w:hAnsi="宋体" w:hint="eastAsia"/>
        <w:sz w:val="21"/>
        <w:szCs w:val="21"/>
      </w:rPr>
      <w:t>系统】需求规格说明书</w:t>
    </w:r>
    <w:r>
      <w:rPr>
        <w:noProof/>
        <w:sz w:val="24"/>
        <w:szCs w:val="24"/>
        <w:lang w:bidi="km-K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FAFB1A" wp14:editId="5E800549">
              <wp:simplePos x="0" y="0"/>
              <wp:positionH relativeFrom="column">
                <wp:posOffset>0</wp:posOffset>
              </wp:positionH>
              <wp:positionV relativeFrom="paragraph">
                <wp:posOffset>-22225</wp:posOffset>
              </wp:positionV>
              <wp:extent cx="154305" cy="191770"/>
              <wp:effectExtent l="0" t="0" r="0" b="0"/>
              <wp:wrapNone/>
              <wp:docPr id="4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91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167A0" w:rsidRDefault="006167A0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FAFB1A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0;margin-top:-1.75pt;width:12.15pt;height:15.1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TQdwIAAP0EAAAOAAAAZHJzL2Uyb0RvYy54bWysVF1v2yAUfZ+0/4B4T21nThNbdao2madJ&#10;3YfU7gcQwDEaBgQ0djf1v++C47TrNmmalgfn2lwO595zLheXQyfRgVsntKpwdpZixBXVTKh9hb/c&#10;1bMVRs4TxYjUilf4gTt8uX796qI3JZ/rVkvGLQIQ5creVLj13pRJ4mjLO+LOtOEKFhttO+Lh1e4T&#10;ZkkP6J1M5ml6nvTaMmM15c7B1+24iNcRv2k49Z+axnGPZIWBm49PG5+78EzWF6TcW2JaQY80yD+w&#10;6IhQcOgJaks8QfdW/ALVCWq1040/o7pLdNMIymMNUE2WvqjmtiWGx1qgOc6c2uT+Hyz9ePhskWAV&#10;zjFSpAOJ7vjg0bUe0Dy2pzeuhKxbA3l+gO8gcyzVmRtNvzqk9KYlas+vrNV9ywkDellobPJsaxDE&#10;lS6A7PoPmsE55N7rCDQ0tgu9g24gQAeZHk7SBC40HLnI36QLjCgsZUW2XEZuCSmnzcY6/47rDoWg&#10;whaUj+DkcON8IEPKKSWc5bQUrBZSxhe7322kRQcCLqnjL/J/kSZVSFY6bBsRxy/AEc4Ia4FtVP17&#10;kc3z9HpezOrz1XKW1/liVizT1SzNiuviPM2LfFs/BoJZXraCMa5uhOKTA7P87xQ+zsLonehB1Fe4&#10;WMwXo0J/LDKNv98V2QkPAylFV+HVKYmUQde3isVx8UTIMU5+ph+7DD2Y/mNXoguC8KMF/LAbACW4&#10;YafZA/jBatALRIdbBIJW228Y9TCRFVZwZWAk3ytwVBjeKbBTsJsCoihsrLDHaAw3fhzye2PFvgXc&#10;ybNX4LpaREc8cTh6FWYsUj/eB2GIn7/HrKdba/0DAAD//wMAUEsDBBQABgAIAAAAIQBpcUOn3QAA&#10;AAUBAAAPAAAAZHJzL2Rvd25yZXYueG1sTI/NTsMwEITvSLyDtUhcUOu0hYJCnAqKekJC0MB9Gy9x&#10;wD9R7CaBp2c5wWk1mtHMt8VmclYM1Mc2eAWLeQaCfB106xsFr9VudgMiJvQabfCk4IsibMrTkwJz&#10;HUb/QsM+NYJLfMxRgUmpy6WMtSGHcR468uy9h95hYtk3Uvc4crmzcplla+mw9bxgsKOtofpzf3QK&#10;Poaq2en7aTTbxWP1fPH0/WbxQanzs+nuFkSiKf2F4Ref0aFkpkM4eh2FVcCPJAWz1RUIdpeXKxAH&#10;vutrkGUh/9OXPwAAAP//AwBQSwECLQAUAAYACAAAACEAtoM4kv4AAADhAQAAEwAAAAAAAAAAAAAA&#10;AAAAAAAAW0NvbnRlbnRfVHlwZXNdLnhtbFBLAQItABQABgAIAAAAIQA4/SH/1gAAAJQBAAALAAAA&#10;AAAAAAAAAAAAAC8BAABfcmVscy8ucmVsc1BLAQItABQABgAIAAAAIQAzlwTQdwIAAP0EAAAOAAAA&#10;AAAAAAAAAAAAAC4CAABkcnMvZTJvRG9jLnhtbFBLAQItABQABgAIAAAAIQBpcUOn3QAAAAUBAAAP&#10;AAAAAAAAAAAAAAAAANEEAABkcnMvZG93bnJldi54bWxQSwUGAAAAAAQABADzAAAA2wUAAAAA&#10;" stroked="f">
              <v:textbox style="mso-fit-shape-to-text:t" inset="0,0,0,0">
                <w:txbxContent>
                  <w:p w:rsidR="006167A0" w:rsidRDefault="006167A0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92497"/>
    <w:multiLevelType w:val="hybridMultilevel"/>
    <w:tmpl w:val="BE9AB5F0"/>
    <w:lvl w:ilvl="0" w:tplc="FC363864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8E3563"/>
    <w:multiLevelType w:val="hybridMultilevel"/>
    <w:tmpl w:val="C2C6E0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9BB58D5"/>
    <w:multiLevelType w:val="hybridMultilevel"/>
    <w:tmpl w:val="A6C6A4F4"/>
    <w:lvl w:ilvl="0" w:tplc="8F5EAD3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33BABC7C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89CE3C2E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25C20A92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D1CE81A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787CC588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A218EF4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9218179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1A0A58F2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E915514"/>
    <w:multiLevelType w:val="hybridMultilevel"/>
    <w:tmpl w:val="77FEE802"/>
    <w:lvl w:ilvl="0" w:tplc="E13E869C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4">
    <w:nsid w:val="1F1B0495"/>
    <w:multiLevelType w:val="hybridMultilevel"/>
    <w:tmpl w:val="01EE464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23BE58DF"/>
    <w:multiLevelType w:val="hybridMultilevel"/>
    <w:tmpl w:val="FB2EB622"/>
    <w:lvl w:ilvl="0" w:tplc="D5CC8CBE">
      <w:start w:val="1"/>
      <w:numFmt w:val="decimal"/>
      <w:lvlText w:val="%1、"/>
      <w:lvlJc w:val="left"/>
      <w:pPr>
        <w:ind w:left="330" w:hanging="3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527926"/>
    <w:multiLevelType w:val="hybridMultilevel"/>
    <w:tmpl w:val="E9E8F8E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261660C9"/>
    <w:multiLevelType w:val="hybridMultilevel"/>
    <w:tmpl w:val="6F8833D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2C212239"/>
    <w:multiLevelType w:val="hybridMultilevel"/>
    <w:tmpl w:val="21B8EA80"/>
    <w:lvl w:ilvl="0" w:tplc="04090001">
      <w:start w:val="1"/>
      <w:numFmt w:val="bullet"/>
      <w:lvlText w:val=""/>
      <w:lvlJc w:val="left"/>
      <w:pPr>
        <w:ind w:left="4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4" w:hanging="420"/>
      </w:pPr>
      <w:rPr>
        <w:rFonts w:ascii="Wingdings" w:hAnsi="Wingdings" w:hint="default"/>
      </w:rPr>
    </w:lvl>
  </w:abstractNum>
  <w:abstractNum w:abstractNumId="9">
    <w:nsid w:val="32151550"/>
    <w:multiLevelType w:val="hybridMultilevel"/>
    <w:tmpl w:val="77FEE802"/>
    <w:lvl w:ilvl="0" w:tplc="E13E869C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10">
    <w:nsid w:val="3296740B"/>
    <w:multiLevelType w:val="hybridMultilevel"/>
    <w:tmpl w:val="8600500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360C1C77"/>
    <w:multiLevelType w:val="hybridMultilevel"/>
    <w:tmpl w:val="4CD8706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36DA794D"/>
    <w:multiLevelType w:val="hybridMultilevel"/>
    <w:tmpl w:val="8E8AA74A"/>
    <w:lvl w:ilvl="0" w:tplc="0409000D">
      <w:start w:val="1"/>
      <w:numFmt w:val="bullet"/>
      <w:lvlText w:val="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3">
    <w:nsid w:val="3C10777C"/>
    <w:multiLevelType w:val="hybridMultilevel"/>
    <w:tmpl w:val="FB2EB622"/>
    <w:lvl w:ilvl="0" w:tplc="D5CC8CBE">
      <w:start w:val="1"/>
      <w:numFmt w:val="decimal"/>
      <w:lvlText w:val="%1、"/>
      <w:lvlJc w:val="left"/>
      <w:pPr>
        <w:ind w:left="330" w:hanging="3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CE303AE"/>
    <w:multiLevelType w:val="hybridMultilevel"/>
    <w:tmpl w:val="B454806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0286DE7"/>
    <w:multiLevelType w:val="hybridMultilevel"/>
    <w:tmpl w:val="17AEF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44995F29"/>
    <w:multiLevelType w:val="hybridMultilevel"/>
    <w:tmpl w:val="FC9202B0"/>
    <w:lvl w:ilvl="0" w:tplc="04090001">
      <w:start w:val="1"/>
      <w:numFmt w:val="bullet"/>
      <w:lvlText w:val=""/>
      <w:lvlJc w:val="left"/>
      <w:pPr>
        <w:ind w:left="4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4" w:hanging="420"/>
      </w:pPr>
      <w:rPr>
        <w:rFonts w:ascii="Wingdings" w:hAnsi="Wingdings" w:hint="default"/>
      </w:rPr>
    </w:lvl>
  </w:abstractNum>
  <w:abstractNum w:abstractNumId="17">
    <w:nsid w:val="47A13279"/>
    <w:multiLevelType w:val="hybridMultilevel"/>
    <w:tmpl w:val="F4945C5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52391BDB"/>
    <w:multiLevelType w:val="hybridMultilevel"/>
    <w:tmpl w:val="B7329BA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545C0D9D"/>
    <w:multiLevelType w:val="hybridMultilevel"/>
    <w:tmpl w:val="EA80C08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>
    <w:nsid w:val="58C2422F"/>
    <w:multiLevelType w:val="hybridMultilevel"/>
    <w:tmpl w:val="740ED688"/>
    <w:lvl w:ilvl="0" w:tplc="04090001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lowerLetter"/>
      <w:lvlText w:val="%2)"/>
      <w:lvlJc w:val="left"/>
      <w:pPr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CCA7672"/>
    <w:multiLevelType w:val="hybridMultilevel"/>
    <w:tmpl w:val="6888BC2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60A74185"/>
    <w:multiLevelType w:val="multilevel"/>
    <w:tmpl w:val="2084C2C8"/>
    <w:lvl w:ilvl="0">
      <w:start w:val="1"/>
      <w:numFmt w:val="decimal"/>
      <w:pStyle w:val="1"/>
      <w:suff w:val="space"/>
      <w:lvlText w:val="%1"/>
      <w:lvlJc w:val="left"/>
      <w:pPr>
        <w:ind w:left="284" w:firstLine="0"/>
      </w:pPr>
      <w:rPr>
        <w:rFonts w:ascii="Arial" w:eastAsia="宋体" w:hAnsi="Arial" w:hint="eastAsia"/>
        <w:sz w:val="36"/>
        <w:szCs w:val="36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284" w:firstLine="0"/>
      </w:pPr>
      <w:rPr>
        <w:rFonts w:ascii="Arial" w:eastAsia="宋体" w:hAnsi="Arial"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426" w:firstLine="0"/>
      </w:pPr>
      <w:rPr>
        <w:rFonts w:ascii="Arial" w:hAnsi="Arial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Arial" w:eastAsia="宋体" w:hAnsi="Arial"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709" w:firstLine="0"/>
      </w:pPr>
      <w:rPr>
        <w:rFonts w:ascii="Arial" w:eastAsia="宋体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284" w:firstLine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284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724"/>
        </w:tabs>
        <w:ind w:left="1724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868"/>
        </w:tabs>
        <w:ind w:left="1868" w:hanging="1584"/>
      </w:pPr>
      <w:rPr>
        <w:rFonts w:hint="eastAsia"/>
      </w:rPr>
    </w:lvl>
  </w:abstractNum>
  <w:abstractNum w:abstractNumId="23">
    <w:nsid w:val="612B05BB"/>
    <w:multiLevelType w:val="hybridMultilevel"/>
    <w:tmpl w:val="4E1A9B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6A575AFF"/>
    <w:multiLevelType w:val="hybridMultilevel"/>
    <w:tmpl w:val="9E385E38"/>
    <w:lvl w:ilvl="0" w:tplc="2F6A7AC0">
      <w:start w:val="2"/>
      <w:numFmt w:val="decimal"/>
      <w:lvlText w:val="%1、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B61403C"/>
    <w:multiLevelType w:val="hybridMultilevel"/>
    <w:tmpl w:val="DE82D4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6C1A72EA"/>
    <w:multiLevelType w:val="hybridMultilevel"/>
    <w:tmpl w:val="1408FE5A"/>
    <w:lvl w:ilvl="0" w:tplc="938E2026">
      <w:start w:val="1"/>
      <w:numFmt w:val="bullet"/>
      <w:lvlText w:val=""/>
      <w:lvlJc w:val="left"/>
      <w:pPr>
        <w:ind w:left="596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"/>
      <w:lvlJc w:val="left"/>
      <w:pPr>
        <w:ind w:left="874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294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1714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134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2554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2974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3394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3814" w:hanging="420"/>
      </w:pPr>
      <w:rPr>
        <w:rFonts w:ascii="Wingdings" w:hAnsi="Wingdings" w:hint="default"/>
      </w:rPr>
    </w:lvl>
  </w:abstractNum>
  <w:abstractNum w:abstractNumId="27">
    <w:nsid w:val="70CA4924"/>
    <w:multiLevelType w:val="hybridMultilevel"/>
    <w:tmpl w:val="D5B62E4A"/>
    <w:lvl w:ilvl="0" w:tplc="04090001">
      <w:start w:val="1"/>
      <w:numFmt w:val="bullet"/>
      <w:lvlText w:val=""/>
      <w:lvlJc w:val="left"/>
      <w:pPr>
        <w:ind w:left="4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4" w:hanging="420"/>
      </w:pPr>
      <w:rPr>
        <w:rFonts w:ascii="Wingdings" w:hAnsi="Wingdings" w:hint="default"/>
      </w:rPr>
    </w:lvl>
  </w:abstractNum>
  <w:abstractNum w:abstractNumId="28">
    <w:nsid w:val="710C3072"/>
    <w:multiLevelType w:val="hybridMultilevel"/>
    <w:tmpl w:val="84AE82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761148CA"/>
    <w:multiLevelType w:val="hybridMultilevel"/>
    <w:tmpl w:val="66F09096"/>
    <w:lvl w:ilvl="0" w:tplc="04090001">
      <w:start w:val="1"/>
      <w:numFmt w:val="bullet"/>
      <w:lvlText w:val=""/>
      <w:lvlJc w:val="left"/>
      <w:pPr>
        <w:ind w:left="4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4" w:hanging="420"/>
      </w:pPr>
      <w:rPr>
        <w:rFonts w:ascii="Wingdings" w:hAnsi="Wingdings" w:hint="default"/>
      </w:rPr>
    </w:lvl>
  </w:abstractNum>
  <w:abstractNum w:abstractNumId="30">
    <w:nsid w:val="7777697D"/>
    <w:multiLevelType w:val="hybridMultilevel"/>
    <w:tmpl w:val="444802B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>
    <w:nsid w:val="7BEA0309"/>
    <w:multiLevelType w:val="multilevel"/>
    <w:tmpl w:val="517ED0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85" w:hanging="88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85" w:hanging="885"/>
      </w:pPr>
      <w:rPr>
        <w:rFonts w:hint="default"/>
      </w:rPr>
    </w:lvl>
    <w:lvl w:ilvl="3">
      <w:start w:val="5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>
    <w:nsid w:val="7C18060C"/>
    <w:multiLevelType w:val="hybridMultilevel"/>
    <w:tmpl w:val="47841FD4"/>
    <w:lvl w:ilvl="0" w:tplc="BE38D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7802902" w:tentative="1">
      <w:start w:val="1"/>
      <w:numFmt w:val="lowerLetter"/>
      <w:lvlText w:val="%2)"/>
      <w:lvlJc w:val="left"/>
      <w:pPr>
        <w:ind w:left="840" w:hanging="420"/>
      </w:pPr>
    </w:lvl>
    <w:lvl w:ilvl="2" w:tplc="B68A455C" w:tentative="1">
      <w:start w:val="1"/>
      <w:numFmt w:val="lowerRoman"/>
      <w:lvlText w:val="%3."/>
      <w:lvlJc w:val="right"/>
      <w:pPr>
        <w:ind w:left="1260" w:hanging="420"/>
      </w:pPr>
    </w:lvl>
    <w:lvl w:ilvl="3" w:tplc="2974CDCE" w:tentative="1">
      <w:start w:val="1"/>
      <w:numFmt w:val="decimal"/>
      <w:lvlText w:val="%4."/>
      <w:lvlJc w:val="left"/>
      <w:pPr>
        <w:ind w:left="1680" w:hanging="420"/>
      </w:pPr>
    </w:lvl>
    <w:lvl w:ilvl="4" w:tplc="02E41C54" w:tentative="1">
      <w:start w:val="1"/>
      <w:numFmt w:val="lowerLetter"/>
      <w:lvlText w:val="%5)"/>
      <w:lvlJc w:val="left"/>
      <w:pPr>
        <w:ind w:left="2100" w:hanging="420"/>
      </w:pPr>
    </w:lvl>
    <w:lvl w:ilvl="5" w:tplc="234EE644" w:tentative="1">
      <w:start w:val="1"/>
      <w:numFmt w:val="lowerRoman"/>
      <w:lvlText w:val="%6."/>
      <w:lvlJc w:val="right"/>
      <w:pPr>
        <w:ind w:left="2520" w:hanging="420"/>
      </w:pPr>
    </w:lvl>
    <w:lvl w:ilvl="6" w:tplc="45D2DC1E" w:tentative="1">
      <w:start w:val="1"/>
      <w:numFmt w:val="decimal"/>
      <w:lvlText w:val="%7."/>
      <w:lvlJc w:val="left"/>
      <w:pPr>
        <w:ind w:left="2940" w:hanging="420"/>
      </w:pPr>
    </w:lvl>
    <w:lvl w:ilvl="7" w:tplc="F410A088" w:tentative="1">
      <w:start w:val="1"/>
      <w:numFmt w:val="lowerLetter"/>
      <w:lvlText w:val="%8)"/>
      <w:lvlJc w:val="left"/>
      <w:pPr>
        <w:ind w:left="3360" w:hanging="420"/>
      </w:pPr>
    </w:lvl>
    <w:lvl w:ilvl="8" w:tplc="19EA83A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CA46E81"/>
    <w:multiLevelType w:val="hybridMultilevel"/>
    <w:tmpl w:val="E514C1DA"/>
    <w:lvl w:ilvl="0" w:tplc="41B8AE26">
      <w:start w:val="1"/>
      <w:numFmt w:val="decimal"/>
      <w:lvlText w:val="%1."/>
      <w:lvlJc w:val="left"/>
      <w:pPr>
        <w:ind w:left="394" w:hanging="360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abstractNum w:abstractNumId="34">
    <w:nsid w:val="7DFA3451"/>
    <w:multiLevelType w:val="hybridMultilevel"/>
    <w:tmpl w:val="77FEE802"/>
    <w:lvl w:ilvl="0" w:tplc="E13E869C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74" w:hanging="420"/>
      </w:pPr>
    </w:lvl>
    <w:lvl w:ilvl="2" w:tplc="0409001B" w:tentative="1">
      <w:start w:val="1"/>
      <w:numFmt w:val="lowerRoman"/>
      <w:lvlText w:val="%3."/>
      <w:lvlJc w:val="right"/>
      <w:pPr>
        <w:ind w:left="1294" w:hanging="420"/>
      </w:pPr>
    </w:lvl>
    <w:lvl w:ilvl="3" w:tplc="0409000F" w:tentative="1">
      <w:start w:val="1"/>
      <w:numFmt w:val="decimal"/>
      <w:lvlText w:val="%4."/>
      <w:lvlJc w:val="left"/>
      <w:pPr>
        <w:ind w:left="1714" w:hanging="420"/>
      </w:pPr>
    </w:lvl>
    <w:lvl w:ilvl="4" w:tplc="04090019" w:tentative="1">
      <w:start w:val="1"/>
      <w:numFmt w:val="lowerLetter"/>
      <w:lvlText w:val="%5)"/>
      <w:lvlJc w:val="left"/>
      <w:pPr>
        <w:ind w:left="2134" w:hanging="420"/>
      </w:pPr>
    </w:lvl>
    <w:lvl w:ilvl="5" w:tplc="0409001B" w:tentative="1">
      <w:start w:val="1"/>
      <w:numFmt w:val="lowerRoman"/>
      <w:lvlText w:val="%6."/>
      <w:lvlJc w:val="right"/>
      <w:pPr>
        <w:ind w:left="2554" w:hanging="420"/>
      </w:pPr>
    </w:lvl>
    <w:lvl w:ilvl="6" w:tplc="0409000F" w:tentative="1">
      <w:start w:val="1"/>
      <w:numFmt w:val="decimal"/>
      <w:lvlText w:val="%7."/>
      <w:lvlJc w:val="left"/>
      <w:pPr>
        <w:ind w:left="2974" w:hanging="420"/>
      </w:pPr>
    </w:lvl>
    <w:lvl w:ilvl="7" w:tplc="04090019" w:tentative="1">
      <w:start w:val="1"/>
      <w:numFmt w:val="lowerLetter"/>
      <w:lvlText w:val="%8)"/>
      <w:lvlJc w:val="left"/>
      <w:pPr>
        <w:ind w:left="3394" w:hanging="420"/>
      </w:pPr>
    </w:lvl>
    <w:lvl w:ilvl="8" w:tplc="0409001B" w:tentative="1">
      <w:start w:val="1"/>
      <w:numFmt w:val="lowerRoman"/>
      <w:lvlText w:val="%9."/>
      <w:lvlJc w:val="right"/>
      <w:pPr>
        <w:ind w:left="3814" w:hanging="420"/>
      </w:pPr>
    </w:lvl>
  </w:abstractNum>
  <w:num w:numId="1">
    <w:abstractNumId w:val="22"/>
  </w:num>
  <w:num w:numId="2">
    <w:abstractNumId w:val="2"/>
  </w:num>
  <w:num w:numId="3">
    <w:abstractNumId w:val="19"/>
  </w:num>
  <w:num w:numId="4">
    <w:abstractNumId w:val="26"/>
  </w:num>
  <w:num w:numId="5">
    <w:abstractNumId w:val="20"/>
  </w:num>
  <w:num w:numId="6">
    <w:abstractNumId w:val="31"/>
  </w:num>
  <w:num w:numId="7">
    <w:abstractNumId w:val="32"/>
  </w:num>
  <w:num w:numId="8">
    <w:abstractNumId w:val="3"/>
  </w:num>
  <w:num w:numId="9">
    <w:abstractNumId w:val="22"/>
  </w:num>
  <w:num w:numId="10">
    <w:abstractNumId w:val="33"/>
  </w:num>
  <w:num w:numId="11">
    <w:abstractNumId w:val="22"/>
  </w:num>
  <w:num w:numId="12">
    <w:abstractNumId w:val="9"/>
  </w:num>
  <w:num w:numId="13">
    <w:abstractNumId w:val="34"/>
  </w:num>
  <w:num w:numId="14">
    <w:abstractNumId w:val="22"/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2"/>
  </w:num>
  <w:num w:numId="17">
    <w:abstractNumId w:val="22"/>
  </w:num>
  <w:num w:numId="18">
    <w:abstractNumId w:val="22"/>
  </w:num>
  <w:num w:numId="19">
    <w:abstractNumId w:val="22"/>
  </w:num>
  <w:num w:numId="20">
    <w:abstractNumId w:val="22"/>
  </w:num>
  <w:num w:numId="21">
    <w:abstractNumId w:val="22"/>
  </w:num>
  <w:num w:numId="22">
    <w:abstractNumId w:val="22"/>
  </w:num>
  <w:num w:numId="23">
    <w:abstractNumId w:val="22"/>
  </w:num>
  <w:num w:numId="24">
    <w:abstractNumId w:val="22"/>
  </w:num>
  <w:num w:numId="25">
    <w:abstractNumId w:val="23"/>
  </w:num>
  <w:num w:numId="26">
    <w:abstractNumId w:val="22"/>
  </w:num>
  <w:num w:numId="27">
    <w:abstractNumId w:val="22"/>
  </w:num>
  <w:num w:numId="28">
    <w:abstractNumId w:val="22"/>
  </w:num>
  <w:num w:numId="29">
    <w:abstractNumId w:val="22"/>
  </w:num>
  <w:num w:numId="30">
    <w:abstractNumId w:val="22"/>
  </w:num>
  <w:num w:numId="31">
    <w:abstractNumId w:val="22"/>
  </w:num>
  <w:num w:numId="32">
    <w:abstractNumId w:val="22"/>
  </w:num>
  <w:num w:numId="33">
    <w:abstractNumId w:val="22"/>
  </w:num>
  <w:num w:numId="34">
    <w:abstractNumId w:val="22"/>
  </w:num>
  <w:num w:numId="35">
    <w:abstractNumId w:val="22"/>
  </w:num>
  <w:num w:numId="36">
    <w:abstractNumId w:val="22"/>
  </w:num>
  <w:num w:numId="37">
    <w:abstractNumId w:val="22"/>
  </w:num>
  <w:num w:numId="38">
    <w:abstractNumId w:val="22"/>
  </w:num>
  <w:num w:numId="39">
    <w:abstractNumId w:val="13"/>
  </w:num>
  <w:num w:numId="40">
    <w:abstractNumId w:val="5"/>
  </w:num>
  <w:num w:numId="41">
    <w:abstractNumId w:val="22"/>
  </w:num>
  <w:num w:numId="42">
    <w:abstractNumId w:val="22"/>
  </w:num>
  <w:num w:numId="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4"/>
  </w:num>
  <w:num w:numId="45">
    <w:abstractNumId w:val="25"/>
  </w:num>
  <w:num w:numId="46">
    <w:abstractNumId w:val="11"/>
  </w:num>
  <w:num w:numId="47">
    <w:abstractNumId w:val="30"/>
  </w:num>
  <w:num w:numId="48">
    <w:abstractNumId w:val="17"/>
  </w:num>
  <w:num w:numId="49">
    <w:abstractNumId w:val="7"/>
  </w:num>
  <w:num w:numId="50">
    <w:abstractNumId w:val="4"/>
  </w:num>
  <w:num w:numId="51">
    <w:abstractNumId w:val="21"/>
  </w:num>
  <w:num w:numId="52">
    <w:abstractNumId w:val="14"/>
  </w:num>
  <w:num w:numId="53">
    <w:abstractNumId w:val="10"/>
  </w:num>
  <w:num w:numId="54">
    <w:abstractNumId w:val="18"/>
  </w:num>
  <w:num w:numId="55">
    <w:abstractNumId w:val="6"/>
  </w:num>
  <w:num w:numId="56">
    <w:abstractNumId w:val="15"/>
  </w:num>
  <w:num w:numId="57">
    <w:abstractNumId w:val="28"/>
  </w:num>
  <w:num w:numId="58">
    <w:abstractNumId w:val="0"/>
  </w:num>
  <w:num w:numId="5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2"/>
  </w:num>
  <w:num w:numId="61">
    <w:abstractNumId w:val="8"/>
  </w:num>
  <w:num w:numId="62">
    <w:abstractNumId w:val="16"/>
  </w:num>
  <w:num w:numId="63">
    <w:abstractNumId w:val="29"/>
  </w:num>
  <w:num w:numId="64">
    <w:abstractNumId w:val="27"/>
  </w:num>
  <w:num w:numId="65">
    <w:abstractNumId w:val="1"/>
  </w:num>
  <w:numIdMacAtCleanup w:val="55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">
    <w15:presenceInfo w15:providerId="None" w15:userId="Microsoft"/>
  </w15:person>
  <w15:person w15:author="dongzhiguo">
    <w15:presenceInfo w15:providerId="None" w15:userId="dongzhigu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bordersDoNotSurroundHeader/>
  <w:bordersDoNotSurroundFooter/>
  <w:hideSpellingErrors/>
  <w:activeWritingStyle w:appName="MSWord" w:lang="en-US" w:vendorID="64" w:dllVersion="131078" w:nlCheck="1" w:checkStyle="1"/>
  <w:activeWritingStyle w:appName="MSWord" w:lang="zh-CN" w:vendorID="64" w:dllVersion="131077" w:nlCheck="1" w:checkStyle="1"/>
  <w:activeWritingStyle w:appName="MSWord" w:lang="en-AU" w:vendorID="64" w:dllVersion="131078" w:nlCheck="1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E86"/>
    <w:rsid w:val="000005B8"/>
    <w:rsid w:val="00000753"/>
    <w:rsid w:val="00000917"/>
    <w:rsid w:val="00001EEB"/>
    <w:rsid w:val="0000202A"/>
    <w:rsid w:val="00002135"/>
    <w:rsid w:val="00002323"/>
    <w:rsid w:val="000023FF"/>
    <w:rsid w:val="00002A51"/>
    <w:rsid w:val="00003C4A"/>
    <w:rsid w:val="0000461A"/>
    <w:rsid w:val="000062BE"/>
    <w:rsid w:val="0000646D"/>
    <w:rsid w:val="00006A14"/>
    <w:rsid w:val="00006D43"/>
    <w:rsid w:val="00006E79"/>
    <w:rsid w:val="000072B5"/>
    <w:rsid w:val="00007F24"/>
    <w:rsid w:val="00010010"/>
    <w:rsid w:val="00010F46"/>
    <w:rsid w:val="00012B29"/>
    <w:rsid w:val="00013F4F"/>
    <w:rsid w:val="0001440A"/>
    <w:rsid w:val="00014B31"/>
    <w:rsid w:val="000150E6"/>
    <w:rsid w:val="0001563F"/>
    <w:rsid w:val="000164FA"/>
    <w:rsid w:val="00016A75"/>
    <w:rsid w:val="0001702C"/>
    <w:rsid w:val="00017253"/>
    <w:rsid w:val="000175BE"/>
    <w:rsid w:val="00017604"/>
    <w:rsid w:val="0001782A"/>
    <w:rsid w:val="000204CD"/>
    <w:rsid w:val="000207E5"/>
    <w:rsid w:val="00021A2B"/>
    <w:rsid w:val="00021A7A"/>
    <w:rsid w:val="00021D6F"/>
    <w:rsid w:val="00021E49"/>
    <w:rsid w:val="000222D6"/>
    <w:rsid w:val="00023627"/>
    <w:rsid w:val="000239A5"/>
    <w:rsid w:val="000243AA"/>
    <w:rsid w:val="00024847"/>
    <w:rsid w:val="00024EE7"/>
    <w:rsid w:val="000251B9"/>
    <w:rsid w:val="0002566D"/>
    <w:rsid w:val="00025A86"/>
    <w:rsid w:val="00026C72"/>
    <w:rsid w:val="000272F4"/>
    <w:rsid w:val="00027602"/>
    <w:rsid w:val="000301D8"/>
    <w:rsid w:val="0003170C"/>
    <w:rsid w:val="000320D1"/>
    <w:rsid w:val="0003218C"/>
    <w:rsid w:val="0003238A"/>
    <w:rsid w:val="00032840"/>
    <w:rsid w:val="00032FEA"/>
    <w:rsid w:val="00034143"/>
    <w:rsid w:val="00034192"/>
    <w:rsid w:val="00034599"/>
    <w:rsid w:val="00034E01"/>
    <w:rsid w:val="00035C0F"/>
    <w:rsid w:val="00035E79"/>
    <w:rsid w:val="000360E5"/>
    <w:rsid w:val="000369E4"/>
    <w:rsid w:val="0003742E"/>
    <w:rsid w:val="00037E59"/>
    <w:rsid w:val="00040556"/>
    <w:rsid w:val="00040BB1"/>
    <w:rsid w:val="00040C13"/>
    <w:rsid w:val="00040D89"/>
    <w:rsid w:val="0004174A"/>
    <w:rsid w:val="00041E99"/>
    <w:rsid w:val="0004239E"/>
    <w:rsid w:val="00042A6C"/>
    <w:rsid w:val="000430EE"/>
    <w:rsid w:val="000434EF"/>
    <w:rsid w:val="00043E7B"/>
    <w:rsid w:val="00044332"/>
    <w:rsid w:val="000444F8"/>
    <w:rsid w:val="00044AD2"/>
    <w:rsid w:val="00044CDC"/>
    <w:rsid w:val="00045DB8"/>
    <w:rsid w:val="00045E35"/>
    <w:rsid w:val="0004626B"/>
    <w:rsid w:val="00047483"/>
    <w:rsid w:val="00047512"/>
    <w:rsid w:val="0005138D"/>
    <w:rsid w:val="000513BC"/>
    <w:rsid w:val="00051FF5"/>
    <w:rsid w:val="000534F9"/>
    <w:rsid w:val="000545CC"/>
    <w:rsid w:val="00054640"/>
    <w:rsid w:val="000552F4"/>
    <w:rsid w:val="000552FF"/>
    <w:rsid w:val="0005676B"/>
    <w:rsid w:val="000576A4"/>
    <w:rsid w:val="000576FD"/>
    <w:rsid w:val="00060E58"/>
    <w:rsid w:val="00061046"/>
    <w:rsid w:val="00061758"/>
    <w:rsid w:val="00062BB0"/>
    <w:rsid w:val="00063106"/>
    <w:rsid w:val="0006366B"/>
    <w:rsid w:val="0006367B"/>
    <w:rsid w:val="00064020"/>
    <w:rsid w:val="000648E3"/>
    <w:rsid w:val="00066355"/>
    <w:rsid w:val="00066C13"/>
    <w:rsid w:val="00066D6F"/>
    <w:rsid w:val="0006746E"/>
    <w:rsid w:val="0006759A"/>
    <w:rsid w:val="000679AE"/>
    <w:rsid w:val="00067C1D"/>
    <w:rsid w:val="00070538"/>
    <w:rsid w:val="000708D1"/>
    <w:rsid w:val="000709C9"/>
    <w:rsid w:val="000710A3"/>
    <w:rsid w:val="00071BF1"/>
    <w:rsid w:val="000726E3"/>
    <w:rsid w:val="00072C0E"/>
    <w:rsid w:val="00072C56"/>
    <w:rsid w:val="0007329C"/>
    <w:rsid w:val="00073630"/>
    <w:rsid w:val="00073C91"/>
    <w:rsid w:val="00074E47"/>
    <w:rsid w:val="0007597F"/>
    <w:rsid w:val="00075D7C"/>
    <w:rsid w:val="000766A9"/>
    <w:rsid w:val="00076BF2"/>
    <w:rsid w:val="00076FB8"/>
    <w:rsid w:val="00076FD1"/>
    <w:rsid w:val="000770E2"/>
    <w:rsid w:val="000777D1"/>
    <w:rsid w:val="00077F64"/>
    <w:rsid w:val="000801AB"/>
    <w:rsid w:val="0008035C"/>
    <w:rsid w:val="000816E4"/>
    <w:rsid w:val="00083151"/>
    <w:rsid w:val="00084658"/>
    <w:rsid w:val="00084989"/>
    <w:rsid w:val="00084D0C"/>
    <w:rsid w:val="000851AC"/>
    <w:rsid w:val="000859B2"/>
    <w:rsid w:val="00085AEF"/>
    <w:rsid w:val="00086811"/>
    <w:rsid w:val="00087688"/>
    <w:rsid w:val="00087785"/>
    <w:rsid w:val="00087CC9"/>
    <w:rsid w:val="0009039E"/>
    <w:rsid w:val="00090C0A"/>
    <w:rsid w:val="00091180"/>
    <w:rsid w:val="00091A37"/>
    <w:rsid w:val="00093579"/>
    <w:rsid w:val="0009484D"/>
    <w:rsid w:val="00095C44"/>
    <w:rsid w:val="00096656"/>
    <w:rsid w:val="00096989"/>
    <w:rsid w:val="00097717"/>
    <w:rsid w:val="000979A5"/>
    <w:rsid w:val="00097A44"/>
    <w:rsid w:val="000A05C7"/>
    <w:rsid w:val="000A1890"/>
    <w:rsid w:val="000A1C37"/>
    <w:rsid w:val="000A2359"/>
    <w:rsid w:val="000A32D2"/>
    <w:rsid w:val="000A330C"/>
    <w:rsid w:val="000A3898"/>
    <w:rsid w:val="000A41C6"/>
    <w:rsid w:val="000A45CB"/>
    <w:rsid w:val="000A4B39"/>
    <w:rsid w:val="000A4FA3"/>
    <w:rsid w:val="000A50C0"/>
    <w:rsid w:val="000A630E"/>
    <w:rsid w:val="000A6952"/>
    <w:rsid w:val="000A6F60"/>
    <w:rsid w:val="000A7286"/>
    <w:rsid w:val="000A7B83"/>
    <w:rsid w:val="000B0282"/>
    <w:rsid w:val="000B1163"/>
    <w:rsid w:val="000B1566"/>
    <w:rsid w:val="000B1C47"/>
    <w:rsid w:val="000B1C70"/>
    <w:rsid w:val="000B1E25"/>
    <w:rsid w:val="000B270F"/>
    <w:rsid w:val="000B2E59"/>
    <w:rsid w:val="000B3143"/>
    <w:rsid w:val="000B392A"/>
    <w:rsid w:val="000B4007"/>
    <w:rsid w:val="000B413A"/>
    <w:rsid w:val="000B4434"/>
    <w:rsid w:val="000B479A"/>
    <w:rsid w:val="000B54A9"/>
    <w:rsid w:val="000B5B8E"/>
    <w:rsid w:val="000B64E0"/>
    <w:rsid w:val="000B6523"/>
    <w:rsid w:val="000B6F33"/>
    <w:rsid w:val="000B6F83"/>
    <w:rsid w:val="000B7622"/>
    <w:rsid w:val="000B7DB7"/>
    <w:rsid w:val="000C047A"/>
    <w:rsid w:val="000C0AA6"/>
    <w:rsid w:val="000C0C6A"/>
    <w:rsid w:val="000C2492"/>
    <w:rsid w:val="000C3A2B"/>
    <w:rsid w:val="000C3B87"/>
    <w:rsid w:val="000C4160"/>
    <w:rsid w:val="000C42D1"/>
    <w:rsid w:val="000C42F2"/>
    <w:rsid w:val="000C452D"/>
    <w:rsid w:val="000C50FA"/>
    <w:rsid w:val="000C5AC0"/>
    <w:rsid w:val="000C5DF2"/>
    <w:rsid w:val="000C6236"/>
    <w:rsid w:val="000C753F"/>
    <w:rsid w:val="000C7C05"/>
    <w:rsid w:val="000D0734"/>
    <w:rsid w:val="000D0D24"/>
    <w:rsid w:val="000D24DB"/>
    <w:rsid w:val="000D291E"/>
    <w:rsid w:val="000D4891"/>
    <w:rsid w:val="000D5180"/>
    <w:rsid w:val="000D531F"/>
    <w:rsid w:val="000D5E4B"/>
    <w:rsid w:val="000D7485"/>
    <w:rsid w:val="000E1B5A"/>
    <w:rsid w:val="000E1CD6"/>
    <w:rsid w:val="000E2007"/>
    <w:rsid w:val="000E23B4"/>
    <w:rsid w:val="000E2469"/>
    <w:rsid w:val="000E268C"/>
    <w:rsid w:val="000E3E07"/>
    <w:rsid w:val="000E496D"/>
    <w:rsid w:val="000E4A05"/>
    <w:rsid w:val="000E4A5E"/>
    <w:rsid w:val="000E4E00"/>
    <w:rsid w:val="000E57E3"/>
    <w:rsid w:val="000E649E"/>
    <w:rsid w:val="000E6ECB"/>
    <w:rsid w:val="000E719B"/>
    <w:rsid w:val="000F0328"/>
    <w:rsid w:val="000F0BB8"/>
    <w:rsid w:val="000F1040"/>
    <w:rsid w:val="000F1335"/>
    <w:rsid w:val="000F1B71"/>
    <w:rsid w:val="000F2749"/>
    <w:rsid w:val="000F28AD"/>
    <w:rsid w:val="000F29A8"/>
    <w:rsid w:val="000F2A20"/>
    <w:rsid w:val="000F3B55"/>
    <w:rsid w:val="000F492C"/>
    <w:rsid w:val="000F4A15"/>
    <w:rsid w:val="000F5828"/>
    <w:rsid w:val="000F5EE0"/>
    <w:rsid w:val="000F6E11"/>
    <w:rsid w:val="000F7659"/>
    <w:rsid w:val="000F786A"/>
    <w:rsid w:val="000F7B17"/>
    <w:rsid w:val="000F7DEF"/>
    <w:rsid w:val="001003A6"/>
    <w:rsid w:val="0010116A"/>
    <w:rsid w:val="00101319"/>
    <w:rsid w:val="001016FC"/>
    <w:rsid w:val="0010250E"/>
    <w:rsid w:val="001026CD"/>
    <w:rsid w:val="00102ADC"/>
    <w:rsid w:val="0010489A"/>
    <w:rsid w:val="00104C84"/>
    <w:rsid w:val="00104D24"/>
    <w:rsid w:val="00105742"/>
    <w:rsid w:val="00105A95"/>
    <w:rsid w:val="00105AF2"/>
    <w:rsid w:val="00105D06"/>
    <w:rsid w:val="00105EE8"/>
    <w:rsid w:val="00106075"/>
    <w:rsid w:val="001063CD"/>
    <w:rsid w:val="001065B6"/>
    <w:rsid w:val="00107B56"/>
    <w:rsid w:val="001103A5"/>
    <w:rsid w:val="00110667"/>
    <w:rsid w:val="00110DAC"/>
    <w:rsid w:val="00111312"/>
    <w:rsid w:val="00111392"/>
    <w:rsid w:val="00113CA9"/>
    <w:rsid w:val="001147B4"/>
    <w:rsid w:val="00114881"/>
    <w:rsid w:val="001164B3"/>
    <w:rsid w:val="00117B87"/>
    <w:rsid w:val="00120279"/>
    <w:rsid w:val="001202E4"/>
    <w:rsid w:val="0012177C"/>
    <w:rsid w:val="001230E7"/>
    <w:rsid w:val="00123426"/>
    <w:rsid w:val="00123C23"/>
    <w:rsid w:val="001242F8"/>
    <w:rsid w:val="00124D69"/>
    <w:rsid w:val="00126CA3"/>
    <w:rsid w:val="00127005"/>
    <w:rsid w:val="00127C32"/>
    <w:rsid w:val="00130469"/>
    <w:rsid w:val="00130520"/>
    <w:rsid w:val="00131B34"/>
    <w:rsid w:val="00132BF9"/>
    <w:rsid w:val="00135098"/>
    <w:rsid w:val="00135115"/>
    <w:rsid w:val="00135788"/>
    <w:rsid w:val="00135C02"/>
    <w:rsid w:val="00135D09"/>
    <w:rsid w:val="00136E1F"/>
    <w:rsid w:val="001376D4"/>
    <w:rsid w:val="001402CE"/>
    <w:rsid w:val="001408B1"/>
    <w:rsid w:val="00141128"/>
    <w:rsid w:val="001412B5"/>
    <w:rsid w:val="0014147B"/>
    <w:rsid w:val="00142A85"/>
    <w:rsid w:val="00143474"/>
    <w:rsid w:val="00143A6C"/>
    <w:rsid w:val="0014450B"/>
    <w:rsid w:val="001451ED"/>
    <w:rsid w:val="00145A41"/>
    <w:rsid w:val="00145E01"/>
    <w:rsid w:val="001468D5"/>
    <w:rsid w:val="00151A3B"/>
    <w:rsid w:val="00151BE5"/>
    <w:rsid w:val="00151C7C"/>
    <w:rsid w:val="0015352B"/>
    <w:rsid w:val="00153967"/>
    <w:rsid w:val="001541CB"/>
    <w:rsid w:val="001545BA"/>
    <w:rsid w:val="00155345"/>
    <w:rsid w:val="00155642"/>
    <w:rsid w:val="00155C3F"/>
    <w:rsid w:val="001562B1"/>
    <w:rsid w:val="00156FDC"/>
    <w:rsid w:val="00157ECE"/>
    <w:rsid w:val="00160712"/>
    <w:rsid w:val="00160963"/>
    <w:rsid w:val="00161497"/>
    <w:rsid w:val="00161E38"/>
    <w:rsid w:val="00161EFF"/>
    <w:rsid w:val="001624FF"/>
    <w:rsid w:val="001635CC"/>
    <w:rsid w:val="00163663"/>
    <w:rsid w:val="00163712"/>
    <w:rsid w:val="0016374A"/>
    <w:rsid w:val="001647E2"/>
    <w:rsid w:val="00165665"/>
    <w:rsid w:val="00165F93"/>
    <w:rsid w:val="001667FF"/>
    <w:rsid w:val="00166900"/>
    <w:rsid w:val="00166A25"/>
    <w:rsid w:val="00166E37"/>
    <w:rsid w:val="001672A1"/>
    <w:rsid w:val="00167CAF"/>
    <w:rsid w:val="00170241"/>
    <w:rsid w:val="00172C95"/>
    <w:rsid w:val="00172E10"/>
    <w:rsid w:val="00173905"/>
    <w:rsid w:val="00173BE6"/>
    <w:rsid w:val="00174012"/>
    <w:rsid w:val="00174483"/>
    <w:rsid w:val="001747D3"/>
    <w:rsid w:val="00175A91"/>
    <w:rsid w:val="001765C9"/>
    <w:rsid w:val="00176CD2"/>
    <w:rsid w:val="00176E39"/>
    <w:rsid w:val="0017750E"/>
    <w:rsid w:val="00180119"/>
    <w:rsid w:val="00180E96"/>
    <w:rsid w:val="00181951"/>
    <w:rsid w:val="001825B3"/>
    <w:rsid w:val="00182A3E"/>
    <w:rsid w:val="0018407E"/>
    <w:rsid w:val="00184696"/>
    <w:rsid w:val="00186C96"/>
    <w:rsid w:val="00186D2F"/>
    <w:rsid w:val="00186D64"/>
    <w:rsid w:val="00187641"/>
    <w:rsid w:val="00187A0E"/>
    <w:rsid w:val="00187DEC"/>
    <w:rsid w:val="001904F6"/>
    <w:rsid w:val="00190534"/>
    <w:rsid w:val="0019204A"/>
    <w:rsid w:val="001922F4"/>
    <w:rsid w:val="00192CB2"/>
    <w:rsid w:val="00193F3E"/>
    <w:rsid w:val="001942F7"/>
    <w:rsid w:val="0019447C"/>
    <w:rsid w:val="0019554D"/>
    <w:rsid w:val="001965FC"/>
    <w:rsid w:val="00196990"/>
    <w:rsid w:val="00196BAF"/>
    <w:rsid w:val="0019783F"/>
    <w:rsid w:val="00197D89"/>
    <w:rsid w:val="001A12E4"/>
    <w:rsid w:val="001A1568"/>
    <w:rsid w:val="001A338D"/>
    <w:rsid w:val="001A3A57"/>
    <w:rsid w:val="001A4B00"/>
    <w:rsid w:val="001A4C0C"/>
    <w:rsid w:val="001A51B4"/>
    <w:rsid w:val="001A5EAA"/>
    <w:rsid w:val="001A6851"/>
    <w:rsid w:val="001A6958"/>
    <w:rsid w:val="001A6C80"/>
    <w:rsid w:val="001A75D8"/>
    <w:rsid w:val="001A7CD8"/>
    <w:rsid w:val="001A7D74"/>
    <w:rsid w:val="001B104F"/>
    <w:rsid w:val="001B110E"/>
    <w:rsid w:val="001B1568"/>
    <w:rsid w:val="001B17D2"/>
    <w:rsid w:val="001B2AEF"/>
    <w:rsid w:val="001B31E0"/>
    <w:rsid w:val="001B3725"/>
    <w:rsid w:val="001B3B10"/>
    <w:rsid w:val="001B3BF5"/>
    <w:rsid w:val="001B40BA"/>
    <w:rsid w:val="001B4DD8"/>
    <w:rsid w:val="001B5728"/>
    <w:rsid w:val="001B5851"/>
    <w:rsid w:val="001B62DC"/>
    <w:rsid w:val="001B6548"/>
    <w:rsid w:val="001B68DB"/>
    <w:rsid w:val="001B6E26"/>
    <w:rsid w:val="001B724E"/>
    <w:rsid w:val="001B76DA"/>
    <w:rsid w:val="001C0174"/>
    <w:rsid w:val="001C01C3"/>
    <w:rsid w:val="001C2617"/>
    <w:rsid w:val="001C26E3"/>
    <w:rsid w:val="001C28B5"/>
    <w:rsid w:val="001C39B0"/>
    <w:rsid w:val="001C3C6F"/>
    <w:rsid w:val="001C3E53"/>
    <w:rsid w:val="001C4035"/>
    <w:rsid w:val="001C5757"/>
    <w:rsid w:val="001C60AF"/>
    <w:rsid w:val="001C6282"/>
    <w:rsid w:val="001C666C"/>
    <w:rsid w:val="001C7753"/>
    <w:rsid w:val="001D1502"/>
    <w:rsid w:val="001D1548"/>
    <w:rsid w:val="001D1DBB"/>
    <w:rsid w:val="001D23A2"/>
    <w:rsid w:val="001D240B"/>
    <w:rsid w:val="001D2613"/>
    <w:rsid w:val="001D2AEA"/>
    <w:rsid w:val="001D340C"/>
    <w:rsid w:val="001D38CA"/>
    <w:rsid w:val="001D5B01"/>
    <w:rsid w:val="001D62B5"/>
    <w:rsid w:val="001D6BC5"/>
    <w:rsid w:val="001D7C6B"/>
    <w:rsid w:val="001D7DFF"/>
    <w:rsid w:val="001E0906"/>
    <w:rsid w:val="001E0CD1"/>
    <w:rsid w:val="001E1916"/>
    <w:rsid w:val="001E1A49"/>
    <w:rsid w:val="001E210B"/>
    <w:rsid w:val="001E229F"/>
    <w:rsid w:val="001E34BF"/>
    <w:rsid w:val="001E46F4"/>
    <w:rsid w:val="001E5040"/>
    <w:rsid w:val="001E533A"/>
    <w:rsid w:val="001E6352"/>
    <w:rsid w:val="001E7FDF"/>
    <w:rsid w:val="001F0398"/>
    <w:rsid w:val="001F0420"/>
    <w:rsid w:val="001F0C92"/>
    <w:rsid w:val="001F103A"/>
    <w:rsid w:val="001F14B2"/>
    <w:rsid w:val="001F1BE9"/>
    <w:rsid w:val="001F3A39"/>
    <w:rsid w:val="001F3BA7"/>
    <w:rsid w:val="001F3C23"/>
    <w:rsid w:val="001F429B"/>
    <w:rsid w:val="001F49FF"/>
    <w:rsid w:val="001F528D"/>
    <w:rsid w:val="001F53A4"/>
    <w:rsid w:val="001F590F"/>
    <w:rsid w:val="001F5CBA"/>
    <w:rsid w:val="001F6082"/>
    <w:rsid w:val="001F6A26"/>
    <w:rsid w:val="001F728A"/>
    <w:rsid w:val="001F74E2"/>
    <w:rsid w:val="001F7595"/>
    <w:rsid w:val="00200135"/>
    <w:rsid w:val="0020019B"/>
    <w:rsid w:val="00200E79"/>
    <w:rsid w:val="00201135"/>
    <w:rsid w:val="0020136C"/>
    <w:rsid w:val="002027AD"/>
    <w:rsid w:val="00202F75"/>
    <w:rsid w:val="00203A60"/>
    <w:rsid w:val="00203A87"/>
    <w:rsid w:val="00203D43"/>
    <w:rsid w:val="00204630"/>
    <w:rsid w:val="00204A1B"/>
    <w:rsid w:val="00205A90"/>
    <w:rsid w:val="0020631D"/>
    <w:rsid w:val="00206B8B"/>
    <w:rsid w:val="00206E3B"/>
    <w:rsid w:val="002072C9"/>
    <w:rsid w:val="00207657"/>
    <w:rsid w:val="0020775B"/>
    <w:rsid w:val="00210F4C"/>
    <w:rsid w:val="00210F64"/>
    <w:rsid w:val="00212308"/>
    <w:rsid w:val="0021233E"/>
    <w:rsid w:val="00212348"/>
    <w:rsid w:val="002125D2"/>
    <w:rsid w:val="00212869"/>
    <w:rsid w:val="002129EC"/>
    <w:rsid w:val="00212A0B"/>
    <w:rsid w:val="00213129"/>
    <w:rsid w:val="00214B4C"/>
    <w:rsid w:val="002157A2"/>
    <w:rsid w:val="00216021"/>
    <w:rsid w:val="002162DB"/>
    <w:rsid w:val="0021691A"/>
    <w:rsid w:val="00216E99"/>
    <w:rsid w:val="00217894"/>
    <w:rsid w:val="0022017B"/>
    <w:rsid w:val="00220973"/>
    <w:rsid w:val="00220BC5"/>
    <w:rsid w:val="00221B63"/>
    <w:rsid w:val="00221BB6"/>
    <w:rsid w:val="002224BF"/>
    <w:rsid w:val="0022262B"/>
    <w:rsid w:val="002233BE"/>
    <w:rsid w:val="00223DAC"/>
    <w:rsid w:val="00224019"/>
    <w:rsid w:val="00224269"/>
    <w:rsid w:val="002251AC"/>
    <w:rsid w:val="00226B38"/>
    <w:rsid w:val="00226FBD"/>
    <w:rsid w:val="00227BEB"/>
    <w:rsid w:val="00227CDC"/>
    <w:rsid w:val="002313E6"/>
    <w:rsid w:val="00232A8A"/>
    <w:rsid w:val="00232AFE"/>
    <w:rsid w:val="00233675"/>
    <w:rsid w:val="002339A1"/>
    <w:rsid w:val="00233BEA"/>
    <w:rsid w:val="00235661"/>
    <w:rsid w:val="00235DD3"/>
    <w:rsid w:val="00235F06"/>
    <w:rsid w:val="0023704E"/>
    <w:rsid w:val="00237350"/>
    <w:rsid w:val="00237AAB"/>
    <w:rsid w:val="0024020C"/>
    <w:rsid w:val="00240309"/>
    <w:rsid w:val="002403C6"/>
    <w:rsid w:val="00241F2C"/>
    <w:rsid w:val="00243458"/>
    <w:rsid w:val="0024371E"/>
    <w:rsid w:val="002445DD"/>
    <w:rsid w:val="002457F1"/>
    <w:rsid w:val="002458DA"/>
    <w:rsid w:val="00245DAC"/>
    <w:rsid w:val="00247B20"/>
    <w:rsid w:val="0025033B"/>
    <w:rsid w:val="00250F56"/>
    <w:rsid w:val="00252005"/>
    <w:rsid w:val="00252082"/>
    <w:rsid w:val="002524B7"/>
    <w:rsid w:val="00252AC4"/>
    <w:rsid w:val="00252AE4"/>
    <w:rsid w:val="00253A7A"/>
    <w:rsid w:val="00253BF1"/>
    <w:rsid w:val="0025426C"/>
    <w:rsid w:val="00254701"/>
    <w:rsid w:val="00254C7F"/>
    <w:rsid w:val="002553E7"/>
    <w:rsid w:val="00255A86"/>
    <w:rsid w:val="00255F8B"/>
    <w:rsid w:val="002564D2"/>
    <w:rsid w:val="00256F10"/>
    <w:rsid w:val="00260A7C"/>
    <w:rsid w:val="00260C01"/>
    <w:rsid w:val="00260FB2"/>
    <w:rsid w:val="0026177C"/>
    <w:rsid w:val="00261CF8"/>
    <w:rsid w:val="00261F44"/>
    <w:rsid w:val="00262113"/>
    <w:rsid w:val="00262375"/>
    <w:rsid w:val="00262A7F"/>
    <w:rsid w:val="00263229"/>
    <w:rsid w:val="00263484"/>
    <w:rsid w:val="00263A69"/>
    <w:rsid w:val="00263AF5"/>
    <w:rsid w:val="0026491D"/>
    <w:rsid w:val="00265C24"/>
    <w:rsid w:val="00265EDD"/>
    <w:rsid w:val="002662D9"/>
    <w:rsid w:val="0026775D"/>
    <w:rsid w:val="00270792"/>
    <w:rsid w:val="00272114"/>
    <w:rsid w:val="00272277"/>
    <w:rsid w:val="00272370"/>
    <w:rsid w:val="002727FF"/>
    <w:rsid w:val="00272851"/>
    <w:rsid w:val="00273208"/>
    <w:rsid w:val="00273A96"/>
    <w:rsid w:val="00273D8D"/>
    <w:rsid w:val="002747DA"/>
    <w:rsid w:val="00274A1B"/>
    <w:rsid w:val="002756A2"/>
    <w:rsid w:val="00277E9C"/>
    <w:rsid w:val="0028040C"/>
    <w:rsid w:val="00280A51"/>
    <w:rsid w:val="00281C0A"/>
    <w:rsid w:val="002820B9"/>
    <w:rsid w:val="0028255C"/>
    <w:rsid w:val="00283638"/>
    <w:rsid w:val="00283725"/>
    <w:rsid w:val="00283C6E"/>
    <w:rsid w:val="00284016"/>
    <w:rsid w:val="0028431E"/>
    <w:rsid w:val="002844E4"/>
    <w:rsid w:val="00284FC2"/>
    <w:rsid w:val="00285818"/>
    <w:rsid w:val="00285AE2"/>
    <w:rsid w:val="00286AEC"/>
    <w:rsid w:val="00287340"/>
    <w:rsid w:val="0028770F"/>
    <w:rsid w:val="00287B4B"/>
    <w:rsid w:val="0029133F"/>
    <w:rsid w:val="002914AA"/>
    <w:rsid w:val="00291B68"/>
    <w:rsid w:val="00291BC3"/>
    <w:rsid w:val="002926A7"/>
    <w:rsid w:val="00292755"/>
    <w:rsid w:val="0029364E"/>
    <w:rsid w:val="00294200"/>
    <w:rsid w:val="00294E4E"/>
    <w:rsid w:val="00294F65"/>
    <w:rsid w:val="00295095"/>
    <w:rsid w:val="00295122"/>
    <w:rsid w:val="00295466"/>
    <w:rsid w:val="002958B4"/>
    <w:rsid w:val="00295AEA"/>
    <w:rsid w:val="00295D19"/>
    <w:rsid w:val="00297B60"/>
    <w:rsid w:val="00297E50"/>
    <w:rsid w:val="002A08CA"/>
    <w:rsid w:val="002A1019"/>
    <w:rsid w:val="002A11DB"/>
    <w:rsid w:val="002A126D"/>
    <w:rsid w:val="002A1C8C"/>
    <w:rsid w:val="002A20E5"/>
    <w:rsid w:val="002A2BCD"/>
    <w:rsid w:val="002A394B"/>
    <w:rsid w:val="002A53DA"/>
    <w:rsid w:val="002A55EB"/>
    <w:rsid w:val="002A568C"/>
    <w:rsid w:val="002A5CEF"/>
    <w:rsid w:val="002A69F9"/>
    <w:rsid w:val="002A6B35"/>
    <w:rsid w:val="002A7C0E"/>
    <w:rsid w:val="002A7E98"/>
    <w:rsid w:val="002B2438"/>
    <w:rsid w:val="002B2CB9"/>
    <w:rsid w:val="002B369F"/>
    <w:rsid w:val="002B3FEC"/>
    <w:rsid w:val="002B40EE"/>
    <w:rsid w:val="002B5A7E"/>
    <w:rsid w:val="002B5AD5"/>
    <w:rsid w:val="002B5F6A"/>
    <w:rsid w:val="002B6BDA"/>
    <w:rsid w:val="002B7305"/>
    <w:rsid w:val="002B74AF"/>
    <w:rsid w:val="002B75AB"/>
    <w:rsid w:val="002B76E8"/>
    <w:rsid w:val="002B7715"/>
    <w:rsid w:val="002B7B44"/>
    <w:rsid w:val="002C0C92"/>
    <w:rsid w:val="002C13A7"/>
    <w:rsid w:val="002C2400"/>
    <w:rsid w:val="002C2A2F"/>
    <w:rsid w:val="002C2A37"/>
    <w:rsid w:val="002C2B99"/>
    <w:rsid w:val="002C4070"/>
    <w:rsid w:val="002C4EFA"/>
    <w:rsid w:val="002C523C"/>
    <w:rsid w:val="002C66CE"/>
    <w:rsid w:val="002C6B5F"/>
    <w:rsid w:val="002C6BF3"/>
    <w:rsid w:val="002D036C"/>
    <w:rsid w:val="002D0B35"/>
    <w:rsid w:val="002D324F"/>
    <w:rsid w:val="002D3A68"/>
    <w:rsid w:val="002D3C75"/>
    <w:rsid w:val="002D51A7"/>
    <w:rsid w:val="002D70EA"/>
    <w:rsid w:val="002D72F0"/>
    <w:rsid w:val="002D7E05"/>
    <w:rsid w:val="002E0334"/>
    <w:rsid w:val="002E0F7E"/>
    <w:rsid w:val="002E12AB"/>
    <w:rsid w:val="002E2BFF"/>
    <w:rsid w:val="002E3096"/>
    <w:rsid w:val="002E3B3E"/>
    <w:rsid w:val="002E3E12"/>
    <w:rsid w:val="002E3E17"/>
    <w:rsid w:val="002E3F19"/>
    <w:rsid w:val="002E4712"/>
    <w:rsid w:val="002E48B0"/>
    <w:rsid w:val="002E4BFB"/>
    <w:rsid w:val="002E53A6"/>
    <w:rsid w:val="002E73C3"/>
    <w:rsid w:val="002F0111"/>
    <w:rsid w:val="002F193D"/>
    <w:rsid w:val="002F200C"/>
    <w:rsid w:val="002F2796"/>
    <w:rsid w:val="002F2E4F"/>
    <w:rsid w:val="002F35EB"/>
    <w:rsid w:val="002F4287"/>
    <w:rsid w:val="002F4D27"/>
    <w:rsid w:val="002F607C"/>
    <w:rsid w:val="002F611D"/>
    <w:rsid w:val="002F61F9"/>
    <w:rsid w:val="002F68EB"/>
    <w:rsid w:val="002F6DB4"/>
    <w:rsid w:val="002F7197"/>
    <w:rsid w:val="002F74B9"/>
    <w:rsid w:val="002F76B9"/>
    <w:rsid w:val="002F7912"/>
    <w:rsid w:val="003002EE"/>
    <w:rsid w:val="0030031B"/>
    <w:rsid w:val="0030043F"/>
    <w:rsid w:val="00300AC9"/>
    <w:rsid w:val="00301489"/>
    <w:rsid w:val="00301632"/>
    <w:rsid w:val="00301CC0"/>
    <w:rsid w:val="003035D5"/>
    <w:rsid w:val="00304255"/>
    <w:rsid w:val="003044B5"/>
    <w:rsid w:val="00305129"/>
    <w:rsid w:val="003052D0"/>
    <w:rsid w:val="00305A27"/>
    <w:rsid w:val="00305B3A"/>
    <w:rsid w:val="00306CC4"/>
    <w:rsid w:val="00306D73"/>
    <w:rsid w:val="00306FE1"/>
    <w:rsid w:val="003070BA"/>
    <w:rsid w:val="003100A7"/>
    <w:rsid w:val="0031283E"/>
    <w:rsid w:val="003136E5"/>
    <w:rsid w:val="00314250"/>
    <w:rsid w:val="00314BF5"/>
    <w:rsid w:val="00315042"/>
    <w:rsid w:val="0031535E"/>
    <w:rsid w:val="003158B5"/>
    <w:rsid w:val="00315EDE"/>
    <w:rsid w:val="00316278"/>
    <w:rsid w:val="003173A8"/>
    <w:rsid w:val="00320027"/>
    <w:rsid w:val="00320D3E"/>
    <w:rsid w:val="00320D6E"/>
    <w:rsid w:val="00321A1C"/>
    <w:rsid w:val="003222E5"/>
    <w:rsid w:val="00322308"/>
    <w:rsid w:val="003225E8"/>
    <w:rsid w:val="00322B33"/>
    <w:rsid w:val="003240D0"/>
    <w:rsid w:val="003242E5"/>
    <w:rsid w:val="00325050"/>
    <w:rsid w:val="003254F3"/>
    <w:rsid w:val="00325B3D"/>
    <w:rsid w:val="00325E1E"/>
    <w:rsid w:val="00325EA7"/>
    <w:rsid w:val="003266E2"/>
    <w:rsid w:val="003273F7"/>
    <w:rsid w:val="00331306"/>
    <w:rsid w:val="003314A7"/>
    <w:rsid w:val="003316C7"/>
    <w:rsid w:val="003323BD"/>
    <w:rsid w:val="0033288D"/>
    <w:rsid w:val="00333B0E"/>
    <w:rsid w:val="0033457E"/>
    <w:rsid w:val="00334E6A"/>
    <w:rsid w:val="00335D2E"/>
    <w:rsid w:val="00336752"/>
    <w:rsid w:val="003376F6"/>
    <w:rsid w:val="00337A4D"/>
    <w:rsid w:val="00337EAF"/>
    <w:rsid w:val="00337F49"/>
    <w:rsid w:val="00340813"/>
    <w:rsid w:val="00341654"/>
    <w:rsid w:val="00343978"/>
    <w:rsid w:val="003462E1"/>
    <w:rsid w:val="00347528"/>
    <w:rsid w:val="00347FD3"/>
    <w:rsid w:val="0035004F"/>
    <w:rsid w:val="0035065F"/>
    <w:rsid w:val="0035070D"/>
    <w:rsid w:val="00351453"/>
    <w:rsid w:val="0035193E"/>
    <w:rsid w:val="0035245E"/>
    <w:rsid w:val="0035261C"/>
    <w:rsid w:val="0035459A"/>
    <w:rsid w:val="003556F8"/>
    <w:rsid w:val="003565FE"/>
    <w:rsid w:val="00356966"/>
    <w:rsid w:val="00357593"/>
    <w:rsid w:val="003576AE"/>
    <w:rsid w:val="00360159"/>
    <w:rsid w:val="003603E3"/>
    <w:rsid w:val="003610AB"/>
    <w:rsid w:val="00361583"/>
    <w:rsid w:val="0036232A"/>
    <w:rsid w:val="0036281A"/>
    <w:rsid w:val="00362C2C"/>
    <w:rsid w:val="00363484"/>
    <w:rsid w:val="00363BE1"/>
    <w:rsid w:val="003642B0"/>
    <w:rsid w:val="0036497C"/>
    <w:rsid w:val="00364AB0"/>
    <w:rsid w:val="00367062"/>
    <w:rsid w:val="0036746B"/>
    <w:rsid w:val="00367741"/>
    <w:rsid w:val="0037049F"/>
    <w:rsid w:val="003705FF"/>
    <w:rsid w:val="00370630"/>
    <w:rsid w:val="0037166D"/>
    <w:rsid w:val="00372113"/>
    <w:rsid w:val="003722F2"/>
    <w:rsid w:val="003729CB"/>
    <w:rsid w:val="00372B7A"/>
    <w:rsid w:val="00372B93"/>
    <w:rsid w:val="00372C1F"/>
    <w:rsid w:val="0037303F"/>
    <w:rsid w:val="00374C70"/>
    <w:rsid w:val="00374D30"/>
    <w:rsid w:val="003753AA"/>
    <w:rsid w:val="00375649"/>
    <w:rsid w:val="00375E23"/>
    <w:rsid w:val="00377404"/>
    <w:rsid w:val="00377CFA"/>
    <w:rsid w:val="00380F32"/>
    <w:rsid w:val="003812EC"/>
    <w:rsid w:val="00381997"/>
    <w:rsid w:val="00381AEB"/>
    <w:rsid w:val="00381DC3"/>
    <w:rsid w:val="0038214F"/>
    <w:rsid w:val="00382748"/>
    <w:rsid w:val="00383A13"/>
    <w:rsid w:val="00385288"/>
    <w:rsid w:val="003871BB"/>
    <w:rsid w:val="0038726F"/>
    <w:rsid w:val="00387DDC"/>
    <w:rsid w:val="00390B57"/>
    <w:rsid w:val="003913AD"/>
    <w:rsid w:val="00392842"/>
    <w:rsid w:val="00394CBE"/>
    <w:rsid w:val="00394F06"/>
    <w:rsid w:val="003963DE"/>
    <w:rsid w:val="00396546"/>
    <w:rsid w:val="00396F87"/>
    <w:rsid w:val="003A111B"/>
    <w:rsid w:val="003A1BC8"/>
    <w:rsid w:val="003A1EF4"/>
    <w:rsid w:val="003A2947"/>
    <w:rsid w:val="003A4B5F"/>
    <w:rsid w:val="003A52A1"/>
    <w:rsid w:val="003A5991"/>
    <w:rsid w:val="003A6D52"/>
    <w:rsid w:val="003A7310"/>
    <w:rsid w:val="003B0464"/>
    <w:rsid w:val="003B064E"/>
    <w:rsid w:val="003B105B"/>
    <w:rsid w:val="003B129F"/>
    <w:rsid w:val="003B26BA"/>
    <w:rsid w:val="003B342D"/>
    <w:rsid w:val="003B3A95"/>
    <w:rsid w:val="003B40A1"/>
    <w:rsid w:val="003B40F4"/>
    <w:rsid w:val="003B5107"/>
    <w:rsid w:val="003B51E5"/>
    <w:rsid w:val="003B574A"/>
    <w:rsid w:val="003B57E8"/>
    <w:rsid w:val="003B5E92"/>
    <w:rsid w:val="003B674D"/>
    <w:rsid w:val="003C06F3"/>
    <w:rsid w:val="003C1467"/>
    <w:rsid w:val="003C1498"/>
    <w:rsid w:val="003C1D2E"/>
    <w:rsid w:val="003C21EF"/>
    <w:rsid w:val="003C2E69"/>
    <w:rsid w:val="003C53B2"/>
    <w:rsid w:val="003C55B7"/>
    <w:rsid w:val="003C5671"/>
    <w:rsid w:val="003C596E"/>
    <w:rsid w:val="003C5B7C"/>
    <w:rsid w:val="003C6386"/>
    <w:rsid w:val="003C64AB"/>
    <w:rsid w:val="003C6E8B"/>
    <w:rsid w:val="003C77AC"/>
    <w:rsid w:val="003C78AF"/>
    <w:rsid w:val="003C7CCF"/>
    <w:rsid w:val="003D096A"/>
    <w:rsid w:val="003D0D88"/>
    <w:rsid w:val="003D12D1"/>
    <w:rsid w:val="003D162B"/>
    <w:rsid w:val="003D3B31"/>
    <w:rsid w:val="003D3D93"/>
    <w:rsid w:val="003D4318"/>
    <w:rsid w:val="003D63A4"/>
    <w:rsid w:val="003D771C"/>
    <w:rsid w:val="003D7E53"/>
    <w:rsid w:val="003E0353"/>
    <w:rsid w:val="003E1316"/>
    <w:rsid w:val="003E436B"/>
    <w:rsid w:val="003E48C2"/>
    <w:rsid w:val="003E4B89"/>
    <w:rsid w:val="003E55D5"/>
    <w:rsid w:val="003E561E"/>
    <w:rsid w:val="003E58F6"/>
    <w:rsid w:val="003E5963"/>
    <w:rsid w:val="003E59C8"/>
    <w:rsid w:val="003E6070"/>
    <w:rsid w:val="003E681B"/>
    <w:rsid w:val="003E6EB3"/>
    <w:rsid w:val="003E75F6"/>
    <w:rsid w:val="003E761D"/>
    <w:rsid w:val="003E7CD8"/>
    <w:rsid w:val="003F0A20"/>
    <w:rsid w:val="003F1792"/>
    <w:rsid w:val="003F18AD"/>
    <w:rsid w:val="003F1EB5"/>
    <w:rsid w:val="003F298D"/>
    <w:rsid w:val="003F2FE9"/>
    <w:rsid w:val="003F32B8"/>
    <w:rsid w:val="003F35E5"/>
    <w:rsid w:val="003F3E5D"/>
    <w:rsid w:val="003F41F8"/>
    <w:rsid w:val="003F46FD"/>
    <w:rsid w:val="003F738C"/>
    <w:rsid w:val="003F73E4"/>
    <w:rsid w:val="004002A2"/>
    <w:rsid w:val="00400945"/>
    <w:rsid w:val="004021ED"/>
    <w:rsid w:val="00402843"/>
    <w:rsid w:val="004030CE"/>
    <w:rsid w:val="00403B21"/>
    <w:rsid w:val="00404090"/>
    <w:rsid w:val="00404BFD"/>
    <w:rsid w:val="00405170"/>
    <w:rsid w:val="00405CBD"/>
    <w:rsid w:val="004069FD"/>
    <w:rsid w:val="00406BF2"/>
    <w:rsid w:val="004071A2"/>
    <w:rsid w:val="0041011B"/>
    <w:rsid w:val="00410366"/>
    <w:rsid w:val="00410E71"/>
    <w:rsid w:val="004114A5"/>
    <w:rsid w:val="0041207F"/>
    <w:rsid w:val="004120D1"/>
    <w:rsid w:val="00412DB3"/>
    <w:rsid w:val="00412DDC"/>
    <w:rsid w:val="00412DEE"/>
    <w:rsid w:val="00412E64"/>
    <w:rsid w:val="004136B1"/>
    <w:rsid w:val="00413A59"/>
    <w:rsid w:val="00413BA1"/>
    <w:rsid w:val="00413D06"/>
    <w:rsid w:val="00414D4F"/>
    <w:rsid w:val="004163F2"/>
    <w:rsid w:val="00416818"/>
    <w:rsid w:val="0041771E"/>
    <w:rsid w:val="0042057D"/>
    <w:rsid w:val="004212F2"/>
    <w:rsid w:val="00422D94"/>
    <w:rsid w:val="00422E74"/>
    <w:rsid w:val="00423054"/>
    <w:rsid w:val="004233D0"/>
    <w:rsid w:val="004233E6"/>
    <w:rsid w:val="00423BA6"/>
    <w:rsid w:val="00423FF7"/>
    <w:rsid w:val="00424B22"/>
    <w:rsid w:val="004252F7"/>
    <w:rsid w:val="00427466"/>
    <w:rsid w:val="004278F6"/>
    <w:rsid w:val="00427EF5"/>
    <w:rsid w:val="00430813"/>
    <w:rsid w:val="00431166"/>
    <w:rsid w:val="004314FE"/>
    <w:rsid w:val="004319C3"/>
    <w:rsid w:val="00433AE8"/>
    <w:rsid w:val="00433B57"/>
    <w:rsid w:val="004345A7"/>
    <w:rsid w:val="00434A5F"/>
    <w:rsid w:val="0043512C"/>
    <w:rsid w:val="004355A2"/>
    <w:rsid w:val="00435970"/>
    <w:rsid w:val="00435D47"/>
    <w:rsid w:val="004360F1"/>
    <w:rsid w:val="0043661F"/>
    <w:rsid w:val="00436CF4"/>
    <w:rsid w:val="00436F01"/>
    <w:rsid w:val="004374C4"/>
    <w:rsid w:val="00437CC5"/>
    <w:rsid w:val="00437DA3"/>
    <w:rsid w:val="0044013A"/>
    <w:rsid w:val="004408A8"/>
    <w:rsid w:val="00440AF4"/>
    <w:rsid w:val="00441911"/>
    <w:rsid w:val="00441F09"/>
    <w:rsid w:val="00441FD3"/>
    <w:rsid w:val="004425E7"/>
    <w:rsid w:val="004428A8"/>
    <w:rsid w:val="00442B4D"/>
    <w:rsid w:val="00444D25"/>
    <w:rsid w:val="00444D71"/>
    <w:rsid w:val="004458D5"/>
    <w:rsid w:val="00445D9B"/>
    <w:rsid w:val="004479D0"/>
    <w:rsid w:val="00447F7C"/>
    <w:rsid w:val="00451E8C"/>
    <w:rsid w:val="00452316"/>
    <w:rsid w:val="00452A40"/>
    <w:rsid w:val="0045330B"/>
    <w:rsid w:val="0045356E"/>
    <w:rsid w:val="00453892"/>
    <w:rsid w:val="004541F9"/>
    <w:rsid w:val="00454C3F"/>
    <w:rsid w:val="00456621"/>
    <w:rsid w:val="00457261"/>
    <w:rsid w:val="00457276"/>
    <w:rsid w:val="00460B88"/>
    <w:rsid w:val="0046356E"/>
    <w:rsid w:val="004636C3"/>
    <w:rsid w:val="004636EC"/>
    <w:rsid w:val="00465027"/>
    <w:rsid w:val="0046591F"/>
    <w:rsid w:val="0046592E"/>
    <w:rsid w:val="00466932"/>
    <w:rsid w:val="00466EB9"/>
    <w:rsid w:val="00467032"/>
    <w:rsid w:val="00467FAB"/>
    <w:rsid w:val="0047029D"/>
    <w:rsid w:val="0047041F"/>
    <w:rsid w:val="00471641"/>
    <w:rsid w:val="00472F7F"/>
    <w:rsid w:val="0047323A"/>
    <w:rsid w:val="00474A9F"/>
    <w:rsid w:val="004759E9"/>
    <w:rsid w:val="00475F7E"/>
    <w:rsid w:val="004763D7"/>
    <w:rsid w:val="0047660E"/>
    <w:rsid w:val="00476C88"/>
    <w:rsid w:val="0047718F"/>
    <w:rsid w:val="0047726C"/>
    <w:rsid w:val="004772B4"/>
    <w:rsid w:val="004776BD"/>
    <w:rsid w:val="00477D08"/>
    <w:rsid w:val="0048050F"/>
    <w:rsid w:val="0048133C"/>
    <w:rsid w:val="00481C42"/>
    <w:rsid w:val="00482348"/>
    <w:rsid w:val="004826E2"/>
    <w:rsid w:val="00483142"/>
    <w:rsid w:val="004837E4"/>
    <w:rsid w:val="004839C1"/>
    <w:rsid w:val="00485093"/>
    <w:rsid w:val="00485102"/>
    <w:rsid w:val="00485EDF"/>
    <w:rsid w:val="00486313"/>
    <w:rsid w:val="00486440"/>
    <w:rsid w:val="00486816"/>
    <w:rsid w:val="00486C49"/>
    <w:rsid w:val="0048781C"/>
    <w:rsid w:val="00487B83"/>
    <w:rsid w:val="00487DFA"/>
    <w:rsid w:val="00490648"/>
    <w:rsid w:val="00490A03"/>
    <w:rsid w:val="0049171D"/>
    <w:rsid w:val="004919EB"/>
    <w:rsid w:val="0049285E"/>
    <w:rsid w:val="0049337A"/>
    <w:rsid w:val="00494C92"/>
    <w:rsid w:val="00494D7A"/>
    <w:rsid w:val="00494E40"/>
    <w:rsid w:val="004964CF"/>
    <w:rsid w:val="004966B0"/>
    <w:rsid w:val="00496B1E"/>
    <w:rsid w:val="00496C77"/>
    <w:rsid w:val="00496D8A"/>
    <w:rsid w:val="00497349"/>
    <w:rsid w:val="00497ABB"/>
    <w:rsid w:val="00497F89"/>
    <w:rsid w:val="004A0928"/>
    <w:rsid w:val="004A266A"/>
    <w:rsid w:val="004A3F38"/>
    <w:rsid w:val="004A4449"/>
    <w:rsid w:val="004A6389"/>
    <w:rsid w:val="004A6937"/>
    <w:rsid w:val="004B016F"/>
    <w:rsid w:val="004B05B5"/>
    <w:rsid w:val="004B0CAE"/>
    <w:rsid w:val="004B1FBF"/>
    <w:rsid w:val="004B203E"/>
    <w:rsid w:val="004B2D01"/>
    <w:rsid w:val="004B3246"/>
    <w:rsid w:val="004B420A"/>
    <w:rsid w:val="004B4274"/>
    <w:rsid w:val="004B5490"/>
    <w:rsid w:val="004B5B1F"/>
    <w:rsid w:val="004B60C5"/>
    <w:rsid w:val="004B60E5"/>
    <w:rsid w:val="004B6C86"/>
    <w:rsid w:val="004B74C7"/>
    <w:rsid w:val="004B7B06"/>
    <w:rsid w:val="004B7B61"/>
    <w:rsid w:val="004C05E3"/>
    <w:rsid w:val="004C177B"/>
    <w:rsid w:val="004C1A3F"/>
    <w:rsid w:val="004C1C63"/>
    <w:rsid w:val="004C1C72"/>
    <w:rsid w:val="004C22D2"/>
    <w:rsid w:val="004C2418"/>
    <w:rsid w:val="004C29B3"/>
    <w:rsid w:val="004C3A09"/>
    <w:rsid w:val="004C3B32"/>
    <w:rsid w:val="004C51A5"/>
    <w:rsid w:val="004C5627"/>
    <w:rsid w:val="004C5E74"/>
    <w:rsid w:val="004D0392"/>
    <w:rsid w:val="004D08B3"/>
    <w:rsid w:val="004D0BC3"/>
    <w:rsid w:val="004D13D1"/>
    <w:rsid w:val="004D2A43"/>
    <w:rsid w:val="004D2DDD"/>
    <w:rsid w:val="004D31AB"/>
    <w:rsid w:val="004D3894"/>
    <w:rsid w:val="004D449A"/>
    <w:rsid w:val="004D4F4A"/>
    <w:rsid w:val="004D6161"/>
    <w:rsid w:val="004D7DA5"/>
    <w:rsid w:val="004D7EAE"/>
    <w:rsid w:val="004E0A81"/>
    <w:rsid w:val="004E0BD3"/>
    <w:rsid w:val="004E0BE0"/>
    <w:rsid w:val="004E0CCA"/>
    <w:rsid w:val="004E162A"/>
    <w:rsid w:val="004E1D17"/>
    <w:rsid w:val="004E1EEE"/>
    <w:rsid w:val="004E1F1B"/>
    <w:rsid w:val="004E24A9"/>
    <w:rsid w:val="004E2A0A"/>
    <w:rsid w:val="004E2B7E"/>
    <w:rsid w:val="004E2E9C"/>
    <w:rsid w:val="004E305C"/>
    <w:rsid w:val="004E31A9"/>
    <w:rsid w:val="004E3F4E"/>
    <w:rsid w:val="004E4C53"/>
    <w:rsid w:val="004E4E4A"/>
    <w:rsid w:val="004E6D95"/>
    <w:rsid w:val="004F02DE"/>
    <w:rsid w:val="004F2970"/>
    <w:rsid w:val="004F389E"/>
    <w:rsid w:val="004F4DD1"/>
    <w:rsid w:val="004F4E02"/>
    <w:rsid w:val="004F6AA7"/>
    <w:rsid w:val="004F6D57"/>
    <w:rsid w:val="004F6F3A"/>
    <w:rsid w:val="004F71C2"/>
    <w:rsid w:val="004F783D"/>
    <w:rsid w:val="004F7C08"/>
    <w:rsid w:val="004F7F98"/>
    <w:rsid w:val="005001B0"/>
    <w:rsid w:val="00500CE9"/>
    <w:rsid w:val="00501184"/>
    <w:rsid w:val="0050159A"/>
    <w:rsid w:val="00501813"/>
    <w:rsid w:val="00501D3F"/>
    <w:rsid w:val="00502895"/>
    <w:rsid w:val="00502A2B"/>
    <w:rsid w:val="005038DA"/>
    <w:rsid w:val="005041F7"/>
    <w:rsid w:val="00504983"/>
    <w:rsid w:val="0050555D"/>
    <w:rsid w:val="00506EF4"/>
    <w:rsid w:val="00507EA1"/>
    <w:rsid w:val="0051025C"/>
    <w:rsid w:val="00510F2C"/>
    <w:rsid w:val="005112D6"/>
    <w:rsid w:val="00512357"/>
    <w:rsid w:val="00512583"/>
    <w:rsid w:val="0051261E"/>
    <w:rsid w:val="00513F26"/>
    <w:rsid w:val="00514C8C"/>
    <w:rsid w:val="00515243"/>
    <w:rsid w:val="005152E3"/>
    <w:rsid w:val="005155C9"/>
    <w:rsid w:val="005161F3"/>
    <w:rsid w:val="005163E3"/>
    <w:rsid w:val="00516B88"/>
    <w:rsid w:val="00516C2E"/>
    <w:rsid w:val="00516E9A"/>
    <w:rsid w:val="0051746B"/>
    <w:rsid w:val="0051779E"/>
    <w:rsid w:val="0051780B"/>
    <w:rsid w:val="00522891"/>
    <w:rsid w:val="00522EF3"/>
    <w:rsid w:val="00523AB4"/>
    <w:rsid w:val="00523AEF"/>
    <w:rsid w:val="00524155"/>
    <w:rsid w:val="00524FC4"/>
    <w:rsid w:val="00525176"/>
    <w:rsid w:val="00525292"/>
    <w:rsid w:val="0052578E"/>
    <w:rsid w:val="00525DDB"/>
    <w:rsid w:val="00526438"/>
    <w:rsid w:val="0052683C"/>
    <w:rsid w:val="00527E6C"/>
    <w:rsid w:val="00530236"/>
    <w:rsid w:val="00531229"/>
    <w:rsid w:val="00531E6A"/>
    <w:rsid w:val="00531FD7"/>
    <w:rsid w:val="0053230C"/>
    <w:rsid w:val="00536015"/>
    <w:rsid w:val="0053618B"/>
    <w:rsid w:val="005369EA"/>
    <w:rsid w:val="00536F8C"/>
    <w:rsid w:val="00536FA7"/>
    <w:rsid w:val="0053756B"/>
    <w:rsid w:val="00537D73"/>
    <w:rsid w:val="005400CE"/>
    <w:rsid w:val="0054133A"/>
    <w:rsid w:val="005419FD"/>
    <w:rsid w:val="00541AC3"/>
    <w:rsid w:val="00541B24"/>
    <w:rsid w:val="00541E68"/>
    <w:rsid w:val="0054224C"/>
    <w:rsid w:val="00543043"/>
    <w:rsid w:val="005432BE"/>
    <w:rsid w:val="005435A5"/>
    <w:rsid w:val="005435E4"/>
    <w:rsid w:val="0054368B"/>
    <w:rsid w:val="00543829"/>
    <w:rsid w:val="00543883"/>
    <w:rsid w:val="005443CD"/>
    <w:rsid w:val="005443E4"/>
    <w:rsid w:val="0054441E"/>
    <w:rsid w:val="00544460"/>
    <w:rsid w:val="00545D08"/>
    <w:rsid w:val="005464E4"/>
    <w:rsid w:val="00546991"/>
    <w:rsid w:val="00546B7A"/>
    <w:rsid w:val="005470B6"/>
    <w:rsid w:val="005472D2"/>
    <w:rsid w:val="005475A8"/>
    <w:rsid w:val="00550C4A"/>
    <w:rsid w:val="00550C61"/>
    <w:rsid w:val="0055172F"/>
    <w:rsid w:val="00553441"/>
    <w:rsid w:val="00553CCF"/>
    <w:rsid w:val="0055432A"/>
    <w:rsid w:val="00554AF9"/>
    <w:rsid w:val="005556FA"/>
    <w:rsid w:val="00556C5B"/>
    <w:rsid w:val="00557686"/>
    <w:rsid w:val="0056047F"/>
    <w:rsid w:val="005604B3"/>
    <w:rsid w:val="00560EEF"/>
    <w:rsid w:val="00560F27"/>
    <w:rsid w:val="00560F29"/>
    <w:rsid w:val="005610CC"/>
    <w:rsid w:val="00561D42"/>
    <w:rsid w:val="00564220"/>
    <w:rsid w:val="00564F27"/>
    <w:rsid w:val="0056514E"/>
    <w:rsid w:val="0056524B"/>
    <w:rsid w:val="005658D9"/>
    <w:rsid w:val="00565965"/>
    <w:rsid w:val="00565C0F"/>
    <w:rsid w:val="00565C48"/>
    <w:rsid w:val="005664A6"/>
    <w:rsid w:val="00566F19"/>
    <w:rsid w:val="00567304"/>
    <w:rsid w:val="00567826"/>
    <w:rsid w:val="00567F55"/>
    <w:rsid w:val="005703EB"/>
    <w:rsid w:val="005706E0"/>
    <w:rsid w:val="00571A35"/>
    <w:rsid w:val="00571C66"/>
    <w:rsid w:val="00571E3E"/>
    <w:rsid w:val="0057213B"/>
    <w:rsid w:val="00574639"/>
    <w:rsid w:val="00574A52"/>
    <w:rsid w:val="00574BBD"/>
    <w:rsid w:val="00574BFC"/>
    <w:rsid w:val="00575A75"/>
    <w:rsid w:val="00575D71"/>
    <w:rsid w:val="00576C3A"/>
    <w:rsid w:val="00576C84"/>
    <w:rsid w:val="00576E83"/>
    <w:rsid w:val="00577919"/>
    <w:rsid w:val="0058028C"/>
    <w:rsid w:val="00580B92"/>
    <w:rsid w:val="00582190"/>
    <w:rsid w:val="00582364"/>
    <w:rsid w:val="0058260B"/>
    <w:rsid w:val="0058287A"/>
    <w:rsid w:val="00582D77"/>
    <w:rsid w:val="0058388F"/>
    <w:rsid w:val="005843C4"/>
    <w:rsid w:val="00584917"/>
    <w:rsid w:val="00585325"/>
    <w:rsid w:val="00585BAC"/>
    <w:rsid w:val="00586056"/>
    <w:rsid w:val="00586784"/>
    <w:rsid w:val="00586811"/>
    <w:rsid w:val="00586EB7"/>
    <w:rsid w:val="00586EC1"/>
    <w:rsid w:val="00587428"/>
    <w:rsid w:val="00590123"/>
    <w:rsid w:val="00590AA6"/>
    <w:rsid w:val="0059101B"/>
    <w:rsid w:val="00591263"/>
    <w:rsid w:val="005912C1"/>
    <w:rsid w:val="005918BB"/>
    <w:rsid w:val="00591B6A"/>
    <w:rsid w:val="005925CA"/>
    <w:rsid w:val="00592732"/>
    <w:rsid w:val="005928B3"/>
    <w:rsid w:val="005941E1"/>
    <w:rsid w:val="00594C77"/>
    <w:rsid w:val="005955B6"/>
    <w:rsid w:val="00596344"/>
    <w:rsid w:val="0059652A"/>
    <w:rsid w:val="00597623"/>
    <w:rsid w:val="005A003F"/>
    <w:rsid w:val="005A1B2A"/>
    <w:rsid w:val="005A23FB"/>
    <w:rsid w:val="005A424D"/>
    <w:rsid w:val="005A4BA1"/>
    <w:rsid w:val="005A5FD2"/>
    <w:rsid w:val="005A7526"/>
    <w:rsid w:val="005A76BF"/>
    <w:rsid w:val="005B0381"/>
    <w:rsid w:val="005B0D32"/>
    <w:rsid w:val="005B138B"/>
    <w:rsid w:val="005B1577"/>
    <w:rsid w:val="005B1850"/>
    <w:rsid w:val="005B1EF0"/>
    <w:rsid w:val="005B201E"/>
    <w:rsid w:val="005B32F7"/>
    <w:rsid w:val="005B4A2A"/>
    <w:rsid w:val="005B4B20"/>
    <w:rsid w:val="005B4BB8"/>
    <w:rsid w:val="005B62B1"/>
    <w:rsid w:val="005B65A2"/>
    <w:rsid w:val="005B6B9E"/>
    <w:rsid w:val="005B6BB1"/>
    <w:rsid w:val="005B6C45"/>
    <w:rsid w:val="005B6D27"/>
    <w:rsid w:val="005B79A6"/>
    <w:rsid w:val="005B7D57"/>
    <w:rsid w:val="005C015D"/>
    <w:rsid w:val="005C0FAB"/>
    <w:rsid w:val="005C1F30"/>
    <w:rsid w:val="005C1FCC"/>
    <w:rsid w:val="005C2151"/>
    <w:rsid w:val="005C2213"/>
    <w:rsid w:val="005C2E8E"/>
    <w:rsid w:val="005C3CCB"/>
    <w:rsid w:val="005C3DC2"/>
    <w:rsid w:val="005C4AEB"/>
    <w:rsid w:val="005C537D"/>
    <w:rsid w:val="005C54D0"/>
    <w:rsid w:val="005C5F63"/>
    <w:rsid w:val="005C68E6"/>
    <w:rsid w:val="005D0816"/>
    <w:rsid w:val="005D08D0"/>
    <w:rsid w:val="005D132C"/>
    <w:rsid w:val="005D19E7"/>
    <w:rsid w:val="005D1BAA"/>
    <w:rsid w:val="005D28E7"/>
    <w:rsid w:val="005D2D58"/>
    <w:rsid w:val="005D3740"/>
    <w:rsid w:val="005D4D45"/>
    <w:rsid w:val="005D51E6"/>
    <w:rsid w:val="005D554C"/>
    <w:rsid w:val="005D5990"/>
    <w:rsid w:val="005D5A6B"/>
    <w:rsid w:val="005D61D5"/>
    <w:rsid w:val="005D68DB"/>
    <w:rsid w:val="005D6CBC"/>
    <w:rsid w:val="005D6D06"/>
    <w:rsid w:val="005D781B"/>
    <w:rsid w:val="005E05E8"/>
    <w:rsid w:val="005E0827"/>
    <w:rsid w:val="005E09B3"/>
    <w:rsid w:val="005E22BA"/>
    <w:rsid w:val="005E22FA"/>
    <w:rsid w:val="005E45F2"/>
    <w:rsid w:val="005E4E9F"/>
    <w:rsid w:val="005E5B90"/>
    <w:rsid w:val="005E60B0"/>
    <w:rsid w:val="005E7ABB"/>
    <w:rsid w:val="005F0B96"/>
    <w:rsid w:val="005F0E03"/>
    <w:rsid w:val="005F0E04"/>
    <w:rsid w:val="005F151E"/>
    <w:rsid w:val="005F172F"/>
    <w:rsid w:val="005F186F"/>
    <w:rsid w:val="005F2176"/>
    <w:rsid w:val="005F34E0"/>
    <w:rsid w:val="005F4449"/>
    <w:rsid w:val="005F4510"/>
    <w:rsid w:val="005F4BD0"/>
    <w:rsid w:val="005F54AC"/>
    <w:rsid w:val="005F5A06"/>
    <w:rsid w:val="005F5CEB"/>
    <w:rsid w:val="005F6405"/>
    <w:rsid w:val="005F65AC"/>
    <w:rsid w:val="005F6729"/>
    <w:rsid w:val="005F68E4"/>
    <w:rsid w:val="005F72D9"/>
    <w:rsid w:val="00600D8A"/>
    <w:rsid w:val="0060109A"/>
    <w:rsid w:val="006010E9"/>
    <w:rsid w:val="0060490E"/>
    <w:rsid w:val="00604ECA"/>
    <w:rsid w:val="0060506C"/>
    <w:rsid w:val="00606348"/>
    <w:rsid w:val="00606803"/>
    <w:rsid w:val="00606BD0"/>
    <w:rsid w:val="006107E7"/>
    <w:rsid w:val="006118D2"/>
    <w:rsid w:val="00611ADF"/>
    <w:rsid w:val="00612D40"/>
    <w:rsid w:val="00613B8C"/>
    <w:rsid w:val="0061463C"/>
    <w:rsid w:val="0061477C"/>
    <w:rsid w:val="0061489F"/>
    <w:rsid w:val="00614ACE"/>
    <w:rsid w:val="00614F37"/>
    <w:rsid w:val="0061515A"/>
    <w:rsid w:val="0061537B"/>
    <w:rsid w:val="00615C0F"/>
    <w:rsid w:val="00615C8E"/>
    <w:rsid w:val="00615E84"/>
    <w:rsid w:val="00615EF4"/>
    <w:rsid w:val="00616293"/>
    <w:rsid w:val="006167A0"/>
    <w:rsid w:val="0061798F"/>
    <w:rsid w:val="00620173"/>
    <w:rsid w:val="00620893"/>
    <w:rsid w:val="00622197"/>
    <w:rsid w:val="00622641"/>
    <w:rsid w:val="00622EEF"/>
    <w:rsid w:val="00623BDE"/>
    <w:rsid w:val="0062455E"/>
    <w:rsid w:val="00625061"/>
    <w:rsid w:val="0062631E"/>
    <w:rsid w:val="00626C58"/>
    <w:rsid w:val="006277E8"/>
    <w:rsid w:val="006306CF"/>
    <w:rsid w:val="006317B3"/>
    <w:rsid w:val="0063284F"/>
    <w:rsid w:val="00632E04"/>
    <w:rsid w:val="00634BD7"/>
    <w:rsid w:val="00635053"/>
    <w:rsid w:val="006350C2"/>
    <w:rsid w:val="0063605C"/>
    <w:rsid w:val="006365CE"/>
    <w:rsid w:val="006366FA"/>
    <w:rsid w:val="006408D6"/>
    <w:rsid w:val="00640A85"/>
    <w:rsid w:val="00640DF1"/>
    <w:rsid w:val="00641190"/>
    <w:rsid w:val="00641746"/>
    <w:rsid w:val="006421C4"/>
    <w:rsid w:val="006428A2"/>
    <w:rsid w:val="0064334B"/>
    <w:rsid w:val="00643658"/>
    <w:rsid w:val="00643871"/>
    <w:rsid w:val="006445E0"/>
    <w:rsid w:val="00645CB6"/>
    <w:rsid w:val="00645D1F"/>
    <w:rsid w:val="00645D26"/>
    <w:rsid w:val="00646509"/>
    <w:rsid w:val="0064724C"/>
    <w:rsid w:val="006512EC"/>
    <w:rsid w:val="006514D9"/>
    <w:rsid w:val="00651525"/>
    <w:rsid w:val="006515EF"/>
    <w:rsid w:val="00652020"/>
    <w:rsid w:val="00652551"/>
    <w:rsid w:val="00652E39"/>
    <w:rsid w:val="00653F5B"/>
    <w:rsid w:val="006543AD"/>
    <w:rsid w:val="006548CB"/>
    <w:rsid w:val="0065519C"/>
    <w:rsid w:val="00655ED5"/>
    <w:rsid w:val="00657301"/>
    <w:rsid w:val="00657734"/>
    <w:rsid w:val="006609EF"/>
    <w:rsid w:val="00660D08"/>
    <w:rsid w:val="0066230C"/>
    <w:rsid w:val="006629DB"/>
    <w:rsid w:val="00662C41"/>
    <w:rsid w:val="00662C91"/>
    <w:rsid w:val="00662E73"/>
    <w:rsid w:val="0066364D"/>
    <w:rsid w:val="00663971"/>
    <w:rsid w:val="00663AE8"/>
    <w:rsid w:val="006643BC"/>
    <w:rsid w:val="00664611"/>
    <w:rsid w:val="00664EA7"/>
    <w:rsid w:val="00665752"/>
    <w:rsid w:val="00667275"/>
    <w:rsid w:val="006675F8"/>
    <w:rsid w:val="006677B0"/>
    <w:rsid w:val="00667EB7"/>
    <w:rsid w:val="0067074F"/>
    <w:rsid w:val="00670A2F"/>
    <w:rsid w:val="0067122C"/>
    <w:rsid w:val="00672C23"/>
    <w:rsid w:val="0067325C"/>
    <w:rsid w:val="00673DB0"/>
    <w:rsid w:val="00674C0E"/>
    <w:rsid w:val="00674C4C"/>
    <w:rsid w:val="006751C6"/>
    <w:rsid w:val="006751FB"/>
    <w:rsid w:val="0067551D"/>
    <w:rsid w:val="006759CB"/>
    <w:rsid w:val="00675F7F"/>
    <w:rsid w:val="0067616E"/>
    <w:rsid w:val="006768B8"/>
    <w:rsid w:val="006769BB"/>
    <w:rsid w:val="00677AF2"/>
    <w:rsid w:val="006802AF"/>
    <w:rsid w:val="00680D0F"/>
    <w:rsid w:val="00682D47"/>
    <w:rsid w:val="00683DDB"/>
    <w:rsid w:val="00684763"/>
    <w:rsid w:val="0068479A"/>
    <w:rsid w:val="00684F4B"/>
    <w:rsid w:val="00685CC7"/>
    <w:rsid w:val="00685FD6"/>
    <w:rsid w:val="006873CC"/>
    <w:rsid w:val="006900D6"/>
    <w:rsid w:val="00690446"/>
    <w:rsid w:val="00690D38"/>
    <w:rsid w:val="006913C6"/>
    <w:rsid w:val="00692755"/>
    <w:rsid w:val="00692EF9"/>
    <w:rsid w:val="006938A7"/>
    <w:rsid w:val="00693A28"/>
    <w:rsid w:val="00693D1E"/>
    <w:rsid w:val="00694317"/>
    <w:rsid w:val="00694938"/>
    <w:rsid w:val="00694E70"/>
    <w:rsid w:val="00695273"/>
    <w:rsid w:val="0069605B"/>
    <w:rsid w:val="00696EA4"/>
    <w:rsid w:val="0069754E"/>
    <w:rsid w:val="006979A0"/>
    <w:rsid w:val="006A083D"/>
    <w:rsid w:val="006A1D96"/>
    <w:rsid w:val="006A2498"/>
    <w:rsid w:val="006A2568"/>
    <w:rsid w:val="006A25A3"/>
    <w:rsid w:val="006A2FF7"/>
    <w:rsid w:val="006A3275"/>
    <w:rsid w:val="006A36B0"/>
    <w:rsid w:val="006A3952"/>
    <w:rsid w:val="006A462C"/>
    <w:rsid w:val="006A4A4A"/>
    <w:rsid w:val="006A4A87"/>
    <w:rsid w:val="006A5018"/>
    <w:rsid w:val="006A5B58"/>
    <w:rsid w:val="006A601A"/>
    <w:rsid w:val="006A6770"/>
    <w:rsid w:val="006A71AE"/>
    <w:rsid w:val="006A795F"/>
    <w:rsid w:val="006B03EF"/>
    <w:rsid w:val="006B0691"/>
    <w:rsid w:val="006B0949"/>
    <w:rsid w:val="006B16DD"/>
    <w:rsid w:val="006B2256"/>
    <w:rsid w:val="006B23AE"/>
    <w:rsid w:val="006B3E09"/>
    <w:rsid w:val="006B3EFA"/>
    <w:rsid w:val="006B4262"/>
    <w:rsid w:val="006B4B71"/>
    <w:rsid w:val="006B510D"/>
    <w:rsid w:val="006B54A2"/>
    <w:rsid w:val="006B57B3"/>
    <w:rsid w:val="006B614C"/>
    <w:rsid w:val="006B6395"/>
    <w:rsid w:val="006B7327"/>
    <w:rsid w:val="006B779F"/>
    <w:rsid w:val="006C0113"/>
    <w:rsid w:val="006C0A3A"/>
    <w:rsid w:val="006C0C88"/>
    <w:rsid w:val="006C123F"/>
    <w:rsid w:val="006C1897"/>
    <w:rsid w:val="006C1D77"/>
    <w:rsid w:val="006C2748"/>
    <w:rsid w:val="006C2EB8"/>
    <w:rsid w:val="006C312E"/>
    <w:rsid w:val="006C33FC"/>
    <w:rsid w:val="006C3867"/>
    <w:rsid w:val="006C3A7C"/>
    <w:rsid w:val="006C3BE3"/>
    <w:rsid w:val="006C63A7"/>
    <w:rsid w:val="006C64E2"/>
    <w:rsid w:val="006C6F4C"/>
    <w:rsid w:val="006C6F67"/>
    <w:rsid w:val="006D014B"/>
    <w:rsid w:val="006D092D"/>
    <w:rsid w:val="006D0F1A"/>
    <w:rsid w:val="006D0F5B"/>
    <w:rsid w:val="006D17ED"/>
    <w:rsid w:val="006D1C9B"/>
    <w:rsid w:val="006D258F"/>
    <w:rsid w:val="006D2981"/>
    <w:rsid w:val="006D2DB6"/>
    <w:rsid w:val="006D3825"/>
    <w:rsid w:val="006D3C94"/>
    <w:rsid w:val="006D3DFE"/>
    <w:rsid w:val="006D48B8"/>
    <w:rsid w:val="006D4A94"/>
    <w:rsid w:val="006D4DC3"/>
    <w:rsid w:val="006D5CCF"/>
    <w:rsid w:val="006D5F03"/>
    <w:rsid w:val="006D6510"/>
    <w:rsid w:val="006D6572"/>
    <w:rsid w:val="006D67EB"/>
    <w:rsid w:val="006D6886"/>
    <w:rsid w:val="006D6FFF"/>
    <w:rsid w:val="006D7451"/>
    <w:rsid w:val="006D7702"/>
    <w:rsid w:val="006E1071"/>
    <w:rsid w:val="006E2219"/>
    <w:rsid w:val="006E2CA8"/>
    <w:rsid w:val="006E2D39"/>
    <w:rsid w:val="006E3232"/>
    <w:rsid w:val="006E3B97"/>
    <w:rsid w:val="006E40A8"/>
    <w:rsid w:val="006E4772"/>
    <w:rsid w:val="006E58C0"/>
    <w:rsid w:val="006E5CA9"/>
    <w:rsid w:val="006E5E0D"/>
    <w:rsid w:val="006E6712"/>
    <w:rsid w:val="006E6C2E"/>
    <w:rsid w:val="006E712B"/>
    <w:rsid w:val="006E755B"/>
    <w:rsid w:val="006E7C88"/>
    <w:rsid w:val="006F0052"/>
    <w:rsid w:val="006F0096"/>
    <w:rsid w:val="006F0447"/>
    <w:rsid w:val="006F0782"/>
    <w:rsid w:val="006F1FC0"/>
    <w:rsid w:val="006F2230"/>
    <w:rsid w:val="006F333D"/>
    <w:rsid w:val="006F3E6D"/>
    <w:rsid w:val="006F412C"/>
    <w:rsid w:val="006F448B"/>
    <w:rsid w:val="006F4675"/>
    <w:rsid w:val="006F5ACE"/>
    <w:rsid w:val="006F5EC7"/>
    <w:rsid w:val="006F5FB9"/>
    <w:rsid w:val="006F6642"/>
    <w:rsid w:val="006F78B6"/>
    <w:rsid w:val="00700157"/>
    <w:rsid w:val="0070076A"/>
    <w:rsid w:val="007015E9"/>
    <w:rsid w:val="007017F4"/>
    <w:rsid w:val="00702101"/>
    <w:rsid w:val="0070226E"/>
    <w:rsid w:val="007029DC"/>
    <w:rsid w:val="0070380C"/>
    <w:rsid w:val="00704EAD"/>
    <w:rsid w:val="00705493"/>
    <w:rsid w:val="00706BD6"/>
    <w:rsid w:val="007072A1"/>
    <w:rsid w:val="007074B6"/>
    <w:rsid w:val="007101A1"/>
    <w:rsid w:val="00710EE3"/>
    <w:rsid w:val="007120D6"/>
    <w:rsid w:val="0071229D"/>
    <w:rsid w:val="00712EF5"/>
    <w:rsid w:val="00713AA5"/>
    <w:rsid w:val="00713D7A"/>
    <w:rsid w:val="007140C8"/>
    <w:rsid w:val="00714E53"/>
    <w:rsid w:val="00715605"/>
    <w:rsid w:val="007159AF"/>
    <w:rsid w:val="00716F7B"/>
    <w:rsid w:val="0072010C"/>
    <w:rsid w:val="0072021F"/>
    <w:rsid w:val="00720828"/>
    <w:rsid w:val="00720E95"/>
    <w:rsid w:val="007218F7"/>
    <w:rsid w:val="00721991"/>
    <w:rsid w:val="007224C4"/>
    <w:rsid w:val="007225AD"/>
    <w:rsid w:val="00722949"/>
    <w:rsid w:val="00722AB4"/>
    <w:rsid w:val="00722C62"/>
    <w:rsid w:val="00722EE8"/>
    <w:rsid w:val="00723F84"/>
    <w:rsid w:val="00724C3B"/>
    <w:rsid w:val="00725543"/>
    <w:rsid w:val="00725DBF"/>
    <w:rsid w:val="007264C4"/>
    <w:rsid w:val="00727326"/>
    <w:rsid w:val="0073016F"/>
    <w:rsid w:val="00730735"/>
    <w:rsid w:val="00730DB6"/>
    <w:rsid w:val="00730EC2"/>
    <w:rsid w:val="00731889"/>
    <w:rsid w:val="007323B3"/>
    <w:rsid w:val="00733001"/>
    <w:rsid w:val="00733219"/>
    <w:rsid w:val="00733231"/>
    <w:rsid w:val="00733E38"/>
    <w:rsid w:val="007341B0"/>
    <w:rsid w:val="007344F6"/>
    <w:rsid w:val="007345EB"/>
    <w:rsid w:val="00734E77"/>
    <w:rsid w:val="00736351"/>
    <w:rsid w:val="00736A85"/>
    <w:rsid w:val="00737BCB"/>
    <w:rsid w:val="00737F22"/>
    <w:rsid w:val="00741DF7"/>
    <w:rsid w:val="00742BF6"/>
    <w:rsid w:val="007434C9"/>
    <w:rsid w:val="0074378D"/>
    <w:rsid w:val="00743963"/>
    <w:rsid w:val="007451EA"/>
    <w:rsid w:val="0074529F"/>
    <w:rsid w:val="00745A0D"/>
    <w:rsid w:val="00745B4F"/>
    <w:rsid w:val="00745E89"/>
    <w:rsid w:val="00746933"/>
    <w:rsid w:val="00751023"/>
    <w:rsid w:val="00752B9D"/>
    <w:rsid w:val="007536CD"/>
    <w:rsid w:val="007548E6"/>
    <w:rsid w:val="00755E86"/>
    <w:rsid w:val="00755EBC"/>
    <w:rsid w:val="00756618"/>
    <w:rsid w:val="00757EEA"/>
    <w:rsid w:val="0076119D"/>
    <w:rsid w:val="00761598"/>
    <w:rsid w:val="00762035"/>
    <w:rsid w:val="007627D8"/>
    <w:rsid w:val="007633E8"/>
    <w:rsid w:val="00765AB3"/>
    <w:rsid w:val="00765D48"/>
    <w:rsid w:val="0076645A"/>
    <w:rsid w:val="00766785"/>
    <w:rsid w:val="007672C2"/>
    <w:rsid w:val="00767388"/>
    <w:rsid w:val="00767DF5"/>
    <w:rsid w:val="00767F4C"/>
    <w:rsid w:val="00767FD7"/>
    <w:rsid w:val="00770F96"/>
    <w:rsid w:val="007712DF"/>
    <w:rsid w:val="00771518"/>
    <w:rsid w:val="00771526"/>
    <w:rsid w:val="00771823"/>
    <w:rsid w:val="00771AFE"/>
    <w:rsid w:val="00771EEB"/>
    <w:rsid w:val="007724D1"/>
    <w:rsid w:val="00772742"/>
    <w:rsid w:val="007727E7"/>
    <w:rsid w:val="00773240"/>
    <w:rsid w:val="00773E28"/>
    <w:rsid w:val="00773FA6"/>
    <w:rsid w:val="007749BC"/>
    <w:rsid w:val="00774C1B"/>
    <w:rsid w:val="0077520E"/>
    <w:rsid w:val="00775471"/>
    <w:rsid w:val="007763C5"/>
    <w:rsid w:val="007765B5"/>
    <w:rsid w:val="00780166"/>
    <w:rsid w:val="007805A6"/>
    <w:rsid w:val="00780F5C"/>
    <w:rsid w:val="0078111B"/>
    <w:rsid w:val="0078257E"/>
    <w:rsid w:val="00783705"/>
    <w:rsid w:val="007845B4"/>
    <w:rsid w:val="0078488C"/>
    <w:rsid w:val="00784F8B"/>
    <w:rsid w:val="007850AF"/>
    <w:rsid w:val="00786B36"/>
    <w:rsid w:val="00786B66"/>
    <w:rsid w:val="00790150"/>
    <w:rsid w:val="007906BD"/>
    <w:rsid w:val="00791246"/>
    <w:rsid w:val="00791BB7"/>
    <w:rsid w:val="00792F7A"/>
    <w:rsid w:val="00794EF5"/>
    <w:rsid w:val="00795609"/>
    <w:rsid w:val="00795A02"/>
    <w:rsid w:val="00796A4E"/>
    <w:rsid w:val="00796D35"/>
    <w:rsid w:val="00796EAB"/>
    <w:rsid w:val="007975F4"/>
    <w:rsid w:val="00797687"/>
    <w:rsid w:val="007A054C"/>
    <w:rsid w:val="007A1CBC"/>
    <w:rsid w:val="007A1CF7"/>
    <w:rsid w:val="007A288C"/>
    <w:rsid w:val="007A2930"/>
    <w:rsid w:val="007A2945"/>
    <w:rsid w:val="007A2E86"/>
    <w:rsid w:val="007A35B4"/>
    <w:rsid w:val="007A41E5"/>
    <w:rsid w:val="007A5733"/>
    <w:rsid w:val="007A62F3"/>
    <w:rsid w:val="007A69A9"/>
    <w:rsid w:val="007A74E4"/>
    <w:rsid w:val="007A7606"/>
    <w:rsid w:val="007A7779"/>
    <w:rsid w:val="007A78C5"/>
    <w:rsid w:val="007B00B1"/>
    <w:rsid w:val="007B0852"/>
    <w:rsid w:val="007B0911"/>
    <w:rsid w:val="007B0F78"/>
    <w:rsid w:val="007B1027"/>
    <w:rsid w:val="007B16EF"/>
    <w:rsid w:val="007B1FB0"/>
    <w:rsid w:val="007B2BF3"/>
    <w:rsid w:val="007B3107"/>
    <w:rsid w:val="007B3C09"/>
    <w:rsid w:val="007B3E43"/>
    <w:rsid w:val="007B44A9"/>
    <w:rsid w:val="007B5276"/>
    <w:rsid w:val="007B5B89"/>
    <w:rsid w:val="007B5F5F"/>
    <w:rsid w:val="007C1B07"/>
    <w:rsid w:val="007C235D"/>
    <w:rsid w:val="007C32EE"/>
    <w:rsid w:val="007C3628"/>
    <w:rsid w:val="007C36DA"/>
    <w:rsid w:val="007C40E5"/>
    <w:rsid w:val="007C428F"/>
    <w:rsid w:val="007C43B8"/>
    <w:rsid w:val="007C47E7"/>
    <w:rsid w:val="007C4A32"/>
    <w:rsid w:val="007C4D97"/>
    <w:rsid w:val="007C5613"/>
    <w:rsid w:val="007C6682"/>
    <w:rsid w:val="007C6EB4"/>
    <w:rsid w:val="007C7E63"/>
    <w:rsid w:val="007D035E"/>
    <w:rsid w:val="007D1274"/>
    <w:rsid w:val="007D136C"/>
    <w:rsid w:val="007D21BD"/>
    <w:rsid w:val="007D2720"/>
    <w:rsid w:val="007D2FCE"/>
    <w:rsid w:val="007D3FE4"/>
    <w:rsid w:val="007D41B6"/>
    <w:rsid w:val="007D481F"/>
    <w:rsid w:val="007D5656"/>
    <w:rsid w:val="007D5BC1"/>
    <w:rsid w:val="007D643E"/>
    <w:rsid w:val="007D667E"/>
    <w:rsid w:val="007D7145"/>
    <w:rsid w:val="007D796C"/>
    <w:rsid w:val="007E07CB"/>
    <w:rsid w:val="007E0DE7"/>
    <w:rsid w:val="007E12C3"/>
    <w:rsid w:val="007E12DD"/>
    <w:rsid w:val="007E357B"/>
    <w:rsid w:val="007E4F97"/>
    <w:rsid w:val="007E54DF"/>
    <w:rsid w:val="007E58E5"/>
    <w:rsid w:val="007E5DE0"/>
    <w:rsid w:val="007E6787"/>
    <w:rsid w:val="007E7F09"/>
    <w:rsid w:val="007F05F4"/>
    <w:rsid w:val="007F1176"/>
    <w:rsid w:val="007F12C4"/>
    <w:rsid w:val="007F2C5C"/>
    <w:rsid w:val="007F31C8"/>
    <w:rsid w:val="007F3971"/>
    <w:rsid w:val="007F3A5F"/>
    <w:rsid w:val="007F45CA"/>
    <w:rsid w:val="007F45DC"/>
    <w:rsid w:val="007F48A0"/>
    <w:rsid w:val="007F69DD"/>
    <w:rsid w:val="007F7B05"/>
    <w:rsid w:val="007F7E51"/>
    <w:rsid w:val="00800364"/>
    <w:rsid w:val="00801F0B"/>
    <w:rsid w:val="0080224D"/>
    <w:rsid w:val="008026A1"/>
    <w:rsid w:val="00804146"/>
    <w:rsid w:val="00804152"/>
    <w:rsid w:val="00805B67"/>
    <w:rsid w:val="00805FB6"/>
    <w:rsid w:val="0080611A"/>
    <w:rsid w:val="0080669D"/>
    <w:rsid w:val="00806A9F"/>
    <w:rsid w:val="008072C6"/>
    <w:rsid w:val="00807510"/>
    <w:rsid w:val="008075B5"/>
    <w:rsid w:val="008077CB"/>
    <w:rsid w:val="00807C5E"/>
    <w:rsid w:val="00810317"/>
    <w:rsid w:val="00810BE0"/>
    <w:rsid w:val="00810C72"/>
    <w:rsid w:val="00810D2A"/>
    <w:rsid w:val="00810DE2"/>
    <w:rsid w:val="00810F01"/>
    <w:rsid w:val="00811726"/>
    <w:rsid w:val="0081186C"/>
    <w:rsid w:val="00811CD0"/>
    <w:rsid w:val="00813123"/>
    <w:rsid w:val="008137BC"/>
    <w:rsid w:val="00813D6F"/>
    <w:rsid w:val="0081439B"/>
    <w:rsid w:val="008145E0"/>
    <w:rsid w:val="008156ED"/>
    <w:rsid w:val="0081571E"/>
    <w:rsid w:val="00815B72"/>
    <w:rsid w:val="008172C8"/>
    <w:rsid w:val="00817AA9"/>
    <w:rsid w:val="00817B12"/>
    <w:rsid w:val="008204B9"/>
    <w:rsid w:val="00820881"/>
    <w:rsid w:val="008209AF"/>
    <w:rsid w:val="00820FF4"/>
    <w:rsid w:val="00821532"/>
    <w:rsid w:val="0082182E"/>
    <w:rsid w:val="00821D99"/>
    <w:rsid w:val="0082230F"/>
    <w:rsid w:val="00822380"/>
    <w:rsid w:val="008223C7"/>
    <w:rsid w:val="00823085"/>
    <w:rsid w:val="00823322"/>
    <w:rsid w:val="00823614"/>
    <w:rsid w:val="008248D3"/>
    <w:rsid w:val="00824EFD"/>
    <w:rsid w:val="00826362"/>
    <w:rsid w:val="0082661C"/>
    <w:rsid w:val="008272E2"/>
    <w:rsid w:val="00827936"/>
    <w:rsid w:val="00827A2A"/>
    <w:rsid w:val="00830A69"/>
    <w:rsid w:val="00830CEB"/>
    <w:rsid w:val="00831044"/>
    <w:rsid w:val="008316DB"/>
    <w:rsid w:val="008325D1"/>
    <w:rsid w:val="008326E4"/>
    <w:rsid w:val="008334D5"/>
    <w:rsid w:val="0083352D"/>
    <w:rsid w:val="00833797"/>
    <w:rsid w:val="00834C62"/>
    <w:rsid w:val="0083653B"/>
    <w:rsid w:val="008372DC"/>
    <w:rsid w:val="00837429"/>
    <w:rsid w:val="008375B9"/>
    <w:rsid w:val="00837A1E"/>
    <w:rsid w:val="00837F6C"/>
    <w:rsid w:val="008406AF"/>
    <w:rsid w:val="00841A4F"/>
    <w:rsid w:val="00841DD2"/>
    <w:rsid w:val="00842620"/>
    <w:rsid w:val="008427E1"/>
    <w:rsid w:val="00842ECF"/>
    <w:rsid w:val="008443F1"/>
    <w:rsid w:val="00845340"/>
    <w:rsid w:val="0084579A"/>
    <w:rsid w:val="00845F22"/>
    <w:rsid w:val="00845F96"/>
    <w:rsid w:val="0085013C"/>
    <w:rsid w:val="00850BE5"/>
    <w:rsid w:val="008513D1"/>
    <w:rsid w:val="008516C3"/>
    <w:rsid w:val="0085253E"/>
    <w:rsid w:val="008526D8"/>
    <w:rsid w:val="008535C1"/>
    <w:rsid w:val="00854902"/>
    <w:rsid w:val="008554EC"/>
    <w:rsid w:val="00855F42"/>
    <w:rsid w:val="0085630E"/>
    <w:rsid w:val="008571E1"/>
    <w:rsid w:val="008573E3"/>
    <w:rsid w:val="008575A5"/>
    <w:rsid w:val="00857CBA"/>
    <w:rsid w:val="00857DC2"/>
    <w:rsid w:val="008603E7"/>
    <w:rsid w:val="0086093E"/>
    <w:rsid w:val="0086136E"/>
    <w:rsid w:val="00861FA5"/>
    <w:rsid w:val="0086242C"/>
    <w:rsid w:val="00862D98"/>
    <w:rsid w:val="0086355B"/>
    <w:rsid w:val="008635E4"/>
    <w:rsid w:val="00863F4A"/>
    <w:rsid w:val="0086402C"/>
    <w:rsid w:val="008640A3"/>
    <w:rsid w:val="00864FFC"/>
    <w:rsid w:val="00865473"/>
    <w:rsid w:val="00866450"/>
    <w:rsid w:val="00866ACB"/>
    <w:rsid w:val="008671A8"/>
    <w:rsid w:val="008678BC"/>
    <w:rsid w:val="008712F3"/>
    <w:rsid w:val="008713C5"/>
    <w:rsid w:val="00871447"/>
    <w:rsid w:val="00871D9B"/>
    <w:rsid w:val="00872B21"/>
    <w:rsid w:val="00872C0F"/>
    <w:rsid w:val="00872F52"/>
    <w:rsid w:val="008735AC"/>
    <w:rsid w:val="00873628"/>
    <w:rsid w:val="008737EC"/>
    <w:rsid w:val="00873AD7"/>
    <w:rsid w:val="0087492C"/>
    <w:rsid w:val="008749C3"/>
    <w:rsid w:val="00874D96"/>
    <w:rsid w:val="00874FEC"/>
    <w:rsid w:val="00875863"/>
    <w:rsid w:val="008763BE"/>
    <w:rsid w:val="00876765"/>
    <w:rsid w:val="0087692E"/>
    <w:rsid w:val="00876DA9"/>
    <w:rsid w:val="00876DD5"/>
    <w:rsid w:val="00877922"/>
    <w:rsid w:val="00877B2A"/>
    <w:rsid w:val="008802FC"/>
    <w:rsid w:val="00881759"/>
    <w:rsid w:val="00882FAB"/>
    <w:rsid w:val="00883117"/>
    <w:rsid w:val="00883A40"/>
    <w:rsid w:val="00883DE7"/>
    <w:rsid w:val="00883F56"/>
    <w:rsid w:val="00884815"/>
    <w:rsid w:val="00884853"/>
    <w:rsid w:val="008851EE"/>
    <w:rsid w:val="00885746"/>
    <w:rsid w:val="008869A2"/>
    <w:rsid w:val="00886BE9"/>
    <w:rsid w:val="00886F4D"/>
    <w:rsid w:val="00887BDF"/>
    <w:rsid w:val="00887FFA"/>
    <w:rsid w:val="00891744"/>
    <w:rsid w:val="008926C1"/>
    <w:rsid w:val="00893651"/>
    <w:rsid w:val="008939AB"/>
    <w:rsid w:val="008959A5"/>
    <w:rsid w:val="00895EF7"/>
    <w:rsid w:val="00896F6E"/>
    <w:rsid w:val="00896FD8"/>
    <w:rsid w:val="0089740D"/>
    <w:rsid w:val="00897B47"/>
    <w:rsid w:val="00897EB8"/>
    <w:rsid w:val="008A0901"/>
    <w:rsid w:val="008A141A"/>
    <w:rsid w:val="008A177A"/>
    <w:rsid w:val="008A1F6B"/>
    <w:rsid w:val="008A2B5E"/>
    <w:rsid w:val="008A2DF0"/>
    <w:rsid w:val="008A4006"/>
    <w:rsid w:val="008A4A59"/>
    <w:rsid w:val="008A5AE2"/>
    <w:rsid w:val="008A6566"/>
    <w:rsid w:val="008A6CDC"/>
    <w:rsid w:val="008A78E1"/>
    <w:rsid w:val="008A7BA8"/>
    <w:rsid w:val="008A7C0E"/>
    <w:rsid w:val="008A7F2D"/>
    <w:rsid w:val="008B098A"/>
    <w:rsid w:val="008B0E09"/>
    <w:rsid w:val="008B19D2"/>
    <w:rsid w:val="008B1A31"/>
    <w:rsid w:val="008B1AE7"/>
    <w:rsid w:val="008B1AF3"/>
    <w:rsid w:val="008B1C04"/>
    <w:rsid w:val="008B3990"/>
    <w:rsid w:val="008B4622"/>
    <w:rsid w:val="008B5E51"/>
    <w:rsid w:val="008B611F"/>
    <w:rsid w:val="008B66E7"/>
    <w:rsid w:val="008C187A"/>
    <w:rsid w:val="008C1D73"/>
    <w:rsid w:val="008C24C7"/>
    <w:rsid w:val="008C3139"/>
    <w:rsid w:val="008C31E6"/>
    <w:rsid w:val="008C365C"/>
    <w:rsid w:val="008C3698"/>
    <w:rsid w:val="008C3ED3"/>
    <w:rsid w:val="008C4033"/>
    <w:rsid w:val="008C61D4"/>
    <w:rsid w:val="008C64DA"/>
    <w:rsid w:val="008C67AB"/>
    <w:rsid w:val="008C6950"/>
    <w:rsid w:val="008C7765"/>
    <w:rsid w:val="008C791A"/>
    <w:rsid w:val="008C7A1A"/>
    <w:rsid w:val="008D02BA"/>
    <w:rsid w:val="008D033D"/>
    <w:rsid w:val="008D0576"/>
    <w:rsid w:val="008D07AA"/>
    <w:rsid w:val="008D0BEB"/>
    <w:rsid w:val="008D0D91"/>
    <w:rsid w:val="008D0F74"/>
    <w:rsid w:val="008D2650"/>
    <w:rsid w:val="008D2EDA"/>
    <w:rsid w:val="008D2F38"/>
    <w:rsid w:val="008D3FE4"/>
    <w:rsid w:val="008D4A90"/>
    <w:rsid w:val="008D52ED"/>
    <w:rsid w:val="008D5656"/>
    <w:rsid w:val="008D57D8"/>
    <w:rsid w:val="008D5C03"/>
    <w:rsid w:val="008D5DEC"/>
    <w:rsid w:val="008D5E2E"/>
    <w:rsid w:val="008D6B83"/>
    <w:rsid w:val="008D7B2A"/>
    <w:rsid w:val="008E072E"/>
    <w:rsid w:val="008E141E"/>
    <w:rsid w:val="008E34B9"/>
    <w:rsid w:val="008E35D7"/>
    <w:rsid w:val="008E3E3A"/>
    <w:rsid w:val="008E42BA"/>
    <w:rsid w:val="008E4846"/>
    <w:rsid w:val="008E4F12"/>
    <w:rsid w:val="008E5D7F"/>
    <w:rsid w:val="008E6805"/>
    <w:rsid w:val="008E777D"/>
    <w:rsid w:val="008F0296"/>
    <w:rsid w:val="008F09AD"/>
    <w:rsid w:val="008F136A"/>
    <w:rsid w:val="008F140D"/>
    <w:rsid w:val="008F1B36"/>
    <w:rsid w:val="008F24D0"/>
    <w:rsid w:val="008F27A5"/>
    <w:rsid w:val="008F28F0"/>
    <w:rsid w:val="008F2DAC"/>
    <w:rsid w:val="008F3180"/>
    <w:rsid w:val="008F4244"/>
    <w:rsid w:val="008F4590"/>
    <w:rsid w:val="008F61A9"/>
    <w:rsid w:val="008F759F"/>
    <w:rsid w:val="008F79E3"/>
    <w:rsid w:val="00900C28"/>
    <w:rsid w:val="00900F98"/>
    <w:rsid w:val="00900FDD"/>
    <w:rsid w:val="0090102A"/>
    <w:rsid w:val="009019A0"/>
    <w:rsid w:val="00902AF8"/>
    <w:rsid w:val="00902FFA"/>
    <w:rsid w:val="00903301"/>
    <w:rsid w:val="00903D47"/>
    <w:rsid w:val="00903EE8"/>
    <w:rsid w:val="00904D77"/>
    <w:rsid w:val="00904F9A"/>
    <w:rsid w:val="009063C0"/>
    <w:rsid w:val="009064E7"/>
    <w:rsid w:val="00910305"/>
    <w:rsid w:val="00911101"/>
    <w:rsid w:val="00912493"/>
    <w:rsid w:val="00912920"/>
    <w:rsid w:val="00912EC1"/>
    <w:rsid w:val="0091428E"/>
    <w:rsid w:val="009146E5"/>
    <w:rsid w:val="00915DB3"/>
    <w:rsid w:val="0091605F"/>
    <w:rsid w:val="0091614F"/>
    <w:rsid w:val="009161BB"/>
    <w:rsid w:val="009168FC"/>
    <w:rsid w:val="00916BD6"/>
    <w:rsid w:val="00916D61"/>
    <w:rsid w:val="00916E86"/>
    <w:rsid w:val="009170DC"/>
    <w:rsid w:val="00917B1A"/>
    <w:rsid w:val="00917BD0"/>
    <w:rsid w:val="00920339"/>
    <w:rsid w:val="009217E7"/>
    <w:rsid w:val="00922B4A"/>
    <w:rsid w:val="00922DF2"/>
    <w:rsid w:val="0092360A"/>
    <w:rsid w:val="00923735"/>
    <w:rsid w:val="009241E8"/>
    <w:rsid w:val="009242AF"/>
    <w:rsid w:val="00924978"/>
    <w:rsid w:val="009249F0"/>
    <w:rsid w:val="00924F94"/>
    <w:rsid w:val="00925184"/>
    <w:rsid w:val="00925577"/>
    <w:rsid w:val="00927569"/>
    <w:rsid w:val="00927A5E"/>
    <w:rsid w:val="00927A86"/>
    <w:rsid w:val="00927BBD"/>
    <w:rsid w:val="00930735"/>
    <w:rsid w:val="00930BC8"/>
    <w:rsid w:val="00932174"/>
    <w:rsid w:val="0093280E"/>
    <w:rsid w:val="0093290C"/>
    <w:rsid w:val="00933075"/>
    <w:rsid w:val="00933455"/>
    <w:rsid w:val="009340D2"/>
    <w:rsid w:val="00934526"/>
    <w:rsid w:val="009351EF"/>
    <w:rsid w:val="009364A4"/>
    <w:rsid w:val="0093679C"/>
    <w:rsid w:val="009372B5"/>
    <w:rsid w:val="00940529"/>
    <w:rsid w:val="0094191A"/>
    <w:rsid w:val="00941B20"/>
    <w:rsid w:val="009427D0"/>
    <w:rsid w:val="00942E3A"/>
    <w:rsid w:val="009442BB"/>
    <w:rsid w:val="0094528B"/>
    <w:rsid w:val="00945584"/>
    <w:rsid w:val="00945B79"/>
    <w:rsid w:val="009467B8"/>
    <w:rsid w:val="00946F2F"/>
    <w:rsid w:val="009478CF"/>
    <w:rsid w:val="00950DB4"/>
    <w:rsid w:val="00950ECD"/>
    <w:rsid w:val="00951B02"/>
    <w:rsid w:val="0095246D"/>
    <w:rsid w:val="00952708"/>
    <w:rsid w:val="0095387C"/>
    <w:rsid w:val="00953A10"/>
    <w:rsid w:val="009546F3"/>
    <w:rsid w:val="00954BFB"/>
    <w:rsid w:val="00954E32"/>
    <w:rsid w:val="009561AF"/>
    <w:rsid w:val="00956364"/>
    <w:rsid w:val="009579E1"/>
    <w:rsid w:val="00957AEF"/>
    <w:rsid w:val="00957B0D"/>
    <w:rsid w:val="00957DF3"/>
    <w:rsid w:val="00960B42"/>
    <w:rsid w:val="0096184C"/>
    <w:rsid w:val="00961D23"/>
    <w:rsid w:val="00962340"/>
    <w:rsid w:val="00962710"/>
    <w:rsid w:val="00962947"/>
    <w:rsid w:val="00962CA7"/>
    <w:rsid w:val="00962EDB"/>
    <w:rsid w:val="00964D08"/>
    <w:rsid w:val="00964DF1"/>
    <w:rsid w:val="009656C9"/>
    <w:rsid w:val="00965EC1"/>
    <w:rsid w:val="0096757B"/>
    <w:rsid w:val="00967C3D"/>
    <w:rsid w:val="00970818"/>
    <w:rsid w:val="00970E38"/>
    <w:rsid w:val="009713F1"/>
    <w:rsid w:val="00971787"/>
    <w:rsid w:val="009719BA"/>
    <w:rsid w:val="00971AD3"/>
    <w:rsid w:val="00971D76"/>
    <w:rsid w:val="00971E61"/>
    <w:rsid w:val="00972593"/>
    <w:rsid w:val="0097393E"/>
    <w:rsid w:val="0097396C"/>
    <w:rsid w:val="009739BA"/>
    <w:rsid w:val="00974120"/>
    <w:rsid w:val="009741FB"/>
    <w:rsid w:val="009748E0"/>
    <w:rsid w:val="00974C5F"/>
    <w:rsid w:val="00974CD6"/>
    <w:rsid w:val="009757C5"/>
    <w:rsid w:val="00975D5A"/>
    <w:rsid w:val="00975D81"/>
    <w:rsid w:val="00976996"/>
    <w:rsid w:val="00977D22"/>
    <w:rsid w:val="009802AB"/>
    <w:rsid w:val="00981501"/>
    <w:rsid w:val="0098178B"/>
    <w:rsid w:val="00981E8C"/>
    <w:rsid w:val="0098205D"/>
    <w:rsid w:val="0098339D"/>
    <w:rsid w:val="00983D43"/>
    <w:rsid w:val="009843EA"/>
    <w:rsid w:val="0098488D"/>
    <w:rsid w:val="00984F58"/>
    <w:rsid w:val="009858A8"/>
    <w:rsid w:val="00987AD5"/>
    <w:rsid w:val="00987B61"/>
    <w:rsid w:val="00987F1E"/>
    <w:rsid w:val="00990028"/>
    <w:rsid w:val="00990636"/>
    <w:rsid w:val="00990748"/>
    <w:rsid w:val="00990C10"/>
    <w:rsid w:val="0099110A"/>
    <w:rsid w:val="00991899"/>
    <w:rsid w:val="009920F6"/>
    <w:rsid w:val="00992448"/>
    <w:rsid w:val="0099280F"/>
    <w:rsid w:val="00992BF4"/>
    <w:rsid w:val="00992D19"/>
    <w:rsid w:val="009947F2"/>
    <w:rsid w:val="00995037"/>
    <w:rsid w:val="00995A02"/>
    <w:rsid w:val="00996244"/>
    <w:rsid w:val="009976BD"/>
    <w:rsid w:val="009977C7"/>
    <w:rsid w:val="00997C20"/>
    <w:rsid w:val="00997C6C"/>
    <w:rsid w:val="00997C7E"/>
    <w:rsid w:val="009A00B5"/>
    <w:rsid w:val="009A00F4"/>
    <w:rsid w:val="009A0840"/>
    <w:rsid w:val="009A09C8"/>
    <w:rsid w:val="009A1792"/>
    <w:rsid w:val="009A1882"/>
    <w:rsid w:val="009A19A5"/>
    <w:rsid w:val="009A19AA"/>
    <w:rsid w:val="009A1C0E"/>
    <w:rsid w:val="009A21A6"/>
    <w:rsid w:val="009A24D7"/>
    <w:rsid w:val="009A26AB"/>
    <w:rsid w:val="009A4375"/>
    <w:rsid w:val="009A44F0"/>
    <w:rsid w:val="009A4757"/>
    <w:rsid w:val="009A5A59"/>
    <w:rsid w:val="009A5E8D"/>
    <w:rsid w:val="009A6155"/>
    <w:rsid w:val="009A640A"/>
    <w:rsid w:val="009A66F7"/>
    <w:rsid w:val="009A6BB9"/>
    <w:rsid w:val="009B02DF"/>
    <w:rsid w:val="009B0BFC"/>
    <w:rsid w:val="009B1245"/>
    <w:rsid w:val="009B1C7B"/>
    <w:rsid w:val="009B204D"/>
    <w:rsid w:val="009B23C8"/>
    <w:rsid w:val="009B2744"/>
    <w:rsid w:val="009B2904"/>
    <w:rsid w:val="009B2A48"/>
    <w:rsid w:val="009B2E1C"/>
    <w:rsid w:val="009B308E"/>
    <w:rsid w:val="009B343B"/>
    <w:rsid w:val="009B3621"/>
    <w:rsid w:val="009B3B3F"/>
    <w:rsid w:val="009B477A"/>
    <w:rsid w:val="009B4ADC"/>
    <w:rsid w:val="009B4AFB"/>
    <w:rsid w:val="009B6124"/>
    <w:rsid w:val="009B624C"/>
    <w:rsid w:val="009B7588"/>
    <w:rsid w:val="009B7C4E"/>
    <w:rsid w:val="009C0DE2"/>
    <w:rsid w:val="009C0E9B"/>
    <w:rsid w:val="009C20F7"/>
    <w:rsid w:val="009C2ECD"/>
    <w:rsid w:val="009C32D3"/>
    <w:rsid w:val="009C34E2"/>
    <w:rsid w:val="009C39F7"/>
    <w:rsid w:val="009C466A"/>
    <w:rsid w:val="009C47BF"/>
    <w:rsid w:val="009C4900"/>
    <w:rsid w:val="009C52DF"/>
    <w:rsid w:val="009C5F4C"/>
    <w:rsid w:val="009D2301"/>
    <w:rsid w:val="009D2F99"/>
    <w:rsid w:val="009D3112"/>
    <w:rsid w:val="009D322C"/>
    <w:rsid w:val="009D3403"/>
    <w:rsid w:val="009D4EDF"/>
    <w:rsid w:val="009D5375"/>
    <w:rsid w:val="009D568A"/>
    <w:rsid w:val="009D60A4"/>
    <w:rsid w:val="009D615B"/>
    <w:rsid w:val="009D6381"/>
    <w:rsid w:val="009D7B73"/>
    <w:rsid w:val="009E09DE"/>
    <w:rsid w:val="009E0C86"/>
    <w:rsid w:val="009E1468"/>
    <w:rsid w:val="009E185D"/>
    <w:rsid w:val="009E2781"/>
    <w:rsid w:val="009E2A41"/>
    <w:rsid w:val="009E2C72"/>
    <w:rsid w:val="009E39EE"/>
    <w:rsid w:val="009E4014"/>
    <w:rsid w:val="009E5A98"/>
    <w:rsid w:val="009E5B42"/>
    <w:rsid w:val="009E62A3"/>
    <w:rsid w:val="009E6A67"/>
    <w:rsid w:val="009F0775"/>
    <w:rsid w:val="009F0C7B"/>
    <w:rsid w:val="009F1145"/>
    <w:rsid w:val="009F2286"/>
    <w:rsid w:val="009F5D07"/>
    <w:rsid w:val="009F60FF"/>
    <w:rsid w:val="009F66E1"/>
    <w:rsid w:val="00A0142C"/>
    <w:rsid w:val="00A02A95"/>
    <w:rsid w:val="00A04EAE"/>
    <w:rsid w:val="00A05460"/>
    <w:rsid w:val="00A057B8"/>
    <w:rsid w:val="00A05CAA"/>
    <w:rsid w:val="00A06604"/>
    <w:rsid w:val="00A06AA1"/>
    <w:rsid w:val="00A07699"/>
    <w:rsid w:val="00A1029C"/>
    <w:rsid w:val="00A1098B"/>
    <w:rsid w:val="00A1146F"/>
    <w:rsid w:val="00A11D24"/>
    <w:rsid w:val="00A11E3E"/>
    <w:rsid w:val="00A14BA6"/>
    <w:rsid w:val="00A15F0D"/>
    <w:rsid w:val="00A16004"/>
    <w:rsid w:val="00A1622D"/>
    <w:rsid w:val="00A17B6C"/>
    <w:rsid w:val="00A218F5"/>
    <w:rsid w:val="00A227DC"/>
    <w:rsid w:val="00A2305B"/>
    <w:rsid w:val="00A234E0"/>
    <w:rsid w:val="00A23B9C"/>
    <w:rsid w:val="00A23EC0"/>
    <w:rsid w:val="00A2492B"/>
    <w:rsid w:val="00A24CE4"/>
    <w:rsid w:val="00A24F5E"/>
    <w:rsid w:val="00A253AA"/>
    <w:rsid w:val="00A25E26"/>
    <w:rsid w:val="00A2634E"/>
    <w:rsid w:val="00A27F17"/>
    <w:rsid w:val="00A3003D"/>
    <w:rsid w:val="00A30B30"/>
    <w:rsid w:val="00A30BC7"/>
    <w:rsid w:val="00A31439"/>
    <w:rsid w:val="00A3170D"/>
    <w:rsid w:val="00A32415"/>
    <w:rsid w:val="00A32468"/>
    <w:rsid w:val="00A32629"/>
    <w:rsid w:val="00A32868"/>
    <w:rsid w:val="00A32DE3"/>
    <w:rsid w:val="00A33D6E"/>
    <w:rsid w:val="00A347A5"/>
    <w:rsid w:val="00A34950"/>
    <w:rsid w:val="00A34F64"/>
    <w:rsid w:val="00A35ACF"/>
    <w:rsid w:val="00A35B79"/>
    <w:rsid w:val="00A35E82"/>
    <w:rsid w:val="00A36431"/>
    <w:rsid w:val="00A36777"/>
    <w:rsid w:val="00A367A1"/>
    <w:rsid w:val="00A37ED0"/>
    <w:rsid w:val="00A40D70"/>
    <w:rsid w:val="00A40EA2"/>
    <w:rsid w:val="00A4157A"/>
    <w:rsid w:val="00A41B5B"/>
    <w:rsid w:val="00A41D68"/>
    <w:rsid w:val="00A432BB"/>
    <w:rsid w:val="00A43ACB"/>
    <w:rsid w:val="00A4420E"/>
    <w:rsid w:val="00A446DD"/>
    <w:rsid w:val="00A44806"/>
    <w:rsid w:val="00A44F90"/>
    <w:rsid w:val="00A45B95"/>
    <w:rsid w:val="00A460FE"/>
    <w:rsid w:val="00A46E89"/>
    <w:rsid w:val="00A46F96"/>
    <w:rsid w:val="00A476DE"/>
    <w:rsid w:val="00A477D1"/>
    <w:rsid w:val="00A50778"/>
    <w:rsid w:val="00A51861"/>
    <w:rsid w:val="00A51A04"/>
    <w:rsid w:val="00A52D52"/>
    <w:rsid w:val="00A53B10"/>
    <w:rsid w:val="00A54A87"/>
    <w:rsid w:val="00A55973"/>
    <w:rsid w:val="00A56C77"/>
    <w:rsid w:val="00A575FD"/>
    <w:rsid w:val="00A600C6"/>
    <w:rsid w:val="00A60570"/>
    <w:rsid w:val="00A60E75"/>
    <w:rsid w:val="00A60E7D"/>
    <w:rsid w:val="00A61CF6"/>
    <w:rsid w:val="00A627E1"/>
    <w:rsid w:val="00A632FF"/>
    <w:rsid w:val="00A634FF"/>
    <w:rsid w:val="00A641EC"/>
    <w:rsid w:val="00A6545E"/>
    <w:rsid w:val="00A66E81"/>
    <w:rsid w:val="00A67511"/>
    <w:rsid w:val="00A679B3"/>
    <w:rsid w:val="00A67B2F"/>
    <w:rsid w:val="00A7043E"/>
    <w:rsid w:val="00A71009"/>
    <w:rsid w:val="00A710DF"/>
    <w:rsid w:val="00A7181C"/>
    <w:rsid w:val="00A71E88"/>
    <w:rsid w:val="00A72DD2"/>
    <w:rsid w:val="00A7372C"/>
    <w:rsid w:val="00A75255"/>
    <w:rsid w:val="00A757FB"/>
    <w:rsid w:val="00A75D2C"/>
    <w:rsid w:val="00A775B4"/>
    <w:rsid w:val="00A77BDB"/>
    <w:rsid w:val="00A808A3"/>
    <w:rsid w:val="00A8101E"/>
    <w:rsid w:val="00A818C2"/>
    <w:rsid w:val="00A82C11"/>
    <w:rsid w:val="00A82D0D"/>
    <w:rsid w:val="00A83103"/>
    <w:rsid w:val="00A83405"/>
    <w:rsid w:val="00A83D63"/>
    <w:rsid w:val="00A8452F"/>
    <w:rsid w:val="00A84586"/>
    <w:rsid w:val="00A85B3C"/>
    <w:rsid w:val="00A85D9A"/>
    <w:rsid w:val="00A86FC5"/>
    <w:rsid w:val="00A870C3"/>
    <w:rsid w:val="00A87214"/>
    <w:rsid w:val="00A874E6"/>
    <w:rsid w:val="00A87D23"/>
    <w:rsid w:val="00A90975"/>
    <w:rsid w:val="00A90D09"/>
    <w:rsid w:val="00A90F92"/>
    <w:rsid w:val="00A917C9"/>
    <w:rsid w:val="00A925EB"/>
    <w:rsid w:val="00A92B79"/>
    <w:rsid w:val="00A92B8E"/>
    <w:rsid w:val="00A9399D"/>
    <w:rsid w:val="00A93C1D"/>
    <w:rsid w:val="00A943A6"/>
    <w:rsid w:val="00A952EF"/>
    <w:rsid w:val="00A959C5"/>
    <w:rsid w:val="00A95DD8"/>
    <w:rsid w:val="00A968EA"/>
    <w:rsid w:val="00A96CED"/>
    <w:rsid w:val="00A97122"/>
    <w:rsid w:val="00AA0740"/>
    <w:rsid w:val="00AA0969"/>
    <w:rsid w:val="00AA09F1"/>
    <w:rsid w:val="00AA0CF1"/>
    <w:rsid w:val="00AA187D"/>
    <w:rsid w:val="00AA1E79"/>
    <w:rsid w:val="00AA2BEC"/>
    <w:rsid w:val="00AA2CEF"/>
    <w:rsid w:val="00AA32E0"/>
    <w:rsid w:val="00AA3505"/>
    <w:rsid w:val="00AA3A64"/>
    <w:rsid w:val="00AA4256"/>
    <w:rsid w:val="00AA45BF"/>
    <w:rsid w:val="00AA4B4E"/>
    <w:rsid w:val="00AA5789"/>
    <w:rsid w:val="00AA66D7"/>
    <w:rsid w:val="00AA66F1"/>
    <w:rsid w:val="00AA6DED"/>
    <w:rsid w:val="00AA7F35"/>
    <w:rsid w:val="00AB006B"/>
    <w:rsid w:val="00AB0AE2"/>
    <w:rsid w:val="00AB0DE1"/>
    <w:rsid w:val="00AB1596"/>
    <w:rsid w:val="00AB1B32"/>
    <w:rsid w:val="00AB2632"/>
    <w:rsid w:val="00AB2F7F"/>
    <w:rsid w:val="00AB3C86"/>
    <w:rsid w:val="00AB47D7"/>
    <w:rsid w:val="00AB5597"/>
    <w:rsid w:val="00AB56C9"/>
    <w:rsid w:val="00AB6031"/>
    <w:rsid w:val="00AB6299"/>
    <w:rsid w:val="00AB62EC"/>
    <w:rsid w:val="00AB6CEE"/>
    <w:rsid w:val="00AB75D6"/>
    <w:rsid w:val="00AB777F"/>
    <w:rsid w:val="00AC27FD"/>
    <w:rsid w:val="00AC3C68"/>
    <w:rsid w:val="00AC3E27"/>
    <w:rsid w:val="00AC4489"/>
    <w:rsid w:val="00AC525E"/>
    <w:rsid w:val="00AC58F7"/>
    <w:rsid w:val="00AC5BBE"/>
    <w:rsid w:val="00AC5D4F"/>
    <w:rsid w:val="00AC5DC0"/>
    <w:rsid w:val="00AC6038"/>
    <w:rsid w:val="00AC6718"/>
    <w:rsid w:val="00AC676F"/>
    <w:rsid w:val="00AC6992"/>
    <w:rsid w:val="00AC6DFE"/>
    <w:rsid w:val="00AC7311"/>
    <w:rsid w:val="00AD059D"/>
    <w:rsid w:val="00AD076C"/>
    <w:rsid w:val="00AD0D15"/>
    <w:rsid w:val="00AD178D"/>
    <w:rsid w:val="00AD296C"/>
    <w:rsid w:val="00AD43DF"/>
    <w:rsid w:val="00AD4465"/>
    <w:rsid w:val="00AD48C7"/>
    <w:rsid w:val="00AD4FA0"/>
    <w:rsid w:val="00AD4FA7"/>
    <w:rsid w:val="00AD5693"/>
    <w:rsid w:val="00AD573B"/>
    <w:rsid w:val="00AD57EF"/>
    <w:rsid w:val="00AD5DCD"/>
    <w:rsid w:val="00AD63F6"/>
    <w:rsid w:val="00AD6A1A"/>
    <w:rsid w:val="00AD70C6"/>
    <w:rsid w:val="00AD7700"/>
    <w:rsid w:val="00AE057A"/>
    <w:rsid w:val="00AE0896"/>
    <w:rsid w:val="00AE0BE7"/>
    <w:rsid w:val="00AE1024"/>
    <w:rsid w:val="00AE35D3"/>
    <w:rsid w:val="00AE4C00"/>
    <w:rsid w:val="00AE51B0"/>
    <w:rsid w:val="00AE5383"/>
    <w:rsid w:val="00AE5B44"/>
    <w:rsid w:val="00AE5D05"/>
    <w:rsid w:val="00AE65B7"/>
    <w:rsid w:val="00AE6E5C"/>
    <w:rsid w:val="00AE71C6"/>
    <w:rsid w:val="00AE761B"/>
    <w:rsid w:val="00AE7A2B"/>
    <w:rsid w:val="00AF0880"/>
    <w:rsid w:val="00AF0D04"/>
    <w:rsid w:val="00AF2582"/>
    <w:rsid w:val="00AF6C79"/>
    <w:rsid w:val="00AF6C82"/>
    <w:rsid w:val="00AF6CE2"/>
    <w:rsid w:val="00B00513"/>
    <w:rsid w:val="00B0128C"/>
    <w:rsid w:val="00B013A9"/>
    <w:rsid w:val="00B01668"/>
    <w:rsid w:val="00B01C7C"/>
    <w:rsid w:val="00B02ED4"/>
    <w:rsid w:val="00B031D3"/>
    <w:rsid w:val="00B035DE"/>
    <w:rsid w:val="00B03621"/>
    <w:rsid w:val="00B03625"/>
    <w:rsid w:val="00B038A9"/>
    <w:rsid w:val="00B05C74"/>
    <w:rsid w:val="00B060F4"/>
    <w:rsid w:val="00B06F93"/>
    <w:rsid w:val="00B07256"/>
    <w:rsid w:val="00B07287"/>
    <w:rsid w:val="00B07EE9"/>
    <w:rsid w:val="00B1078E"/>
    <w:rsid w:val="00B11516"/>
    <w:rsid w:val="00B11C94"/>
    <w:rsid w:val="00B11EFD"/>
    <w:rsid w:val="00B1367E"/>
    <w:rsid w:val="00B13DDC"/>
    <w:rsid w:val="00B13EFE"/>
    <w:rsid w:val="00B14ABA"/>
    <w:rsid w:val="00B14B62"/>
    <w:rsid w:val="00B14FC5"/>
    <w:rsid w:val="00B1563F"/>
    <w:rsid w:val="00B16787"/>
    <w:rsid w:val="00B169EE"/>
    <w:rsid w:val="00B17F86"/>
    <w:rsid w:val="00B203F6"/>
    <w:rsid w:val="00B20521"/>
    <w:rsid w:val="00B20975"/>
    <w:rsid w:val="00B20A72"/>
    <w:rsid w:val="00B212DB"/>
    <w:rsid w:val="00B21CFA"/>
    <w:rsid w:val="00B223CA"/>
    <w:rsid w:val="00B22723"/>
    <w:rsid w:val="00B22DAF"/>
    <w:rsid w:val="00B23156"/>
    <w:rsid w:val="00B23158"/>
    <w:rsid w:val="00B241E8"/>
    <w:rsid w:val="00B2484B"/>
    <w:rsid w:val="00B24AF9"/>
    <w:rsid w:val="00B2555E"/>
    <w:rsid w:val="00B26419"/>
    <w:rsid w:val="00B2787D"/>
    <w:rsid w:val="00B27A59"/>
    <w:rsid w:val="00B30110"/>
    <w:rsid w:val="00B30523"/>
    <w:rsid w:val="00B3084E"/>
    <w:rsid w:val="00B309A0"/>
    <w:rsid w:val="00B30DDC"/>
    <w:rsid w:val="00B30EB7"/>
    <w:rsid w:val="00B30F8C"/>
    <w:rsid w:val="00B311FA"/>
    <w:rsid w:val="00B3194F"/>
    <w:rsid w:val="00B31A48"/>
    <w:rsid w:val="00B31E2D"/>
    <w:rsid w:val="00B31FB1"/>
    <w:rsid w:val="00B3388A"/>
    <w:rsid w:val="00B33938"/>
    <w:rsid w:val="00B33973"/>
    <w:rsid w:val="00B3402D"/>
    <w:rsid w:val="00B3451F"/>
    <w:rsid w:val="00B346A4"/>
    <w:rsid w:val="00B349E9"/>
    <w:rsid w:val="00B34D38"/>
    <w:rsid w:val="00B3646F"/>
    <w:rsid w:val="00B3711F"/>
    <w:rsid w:val="00B40A59"/>
    <w:rsid w:val="00B41066"/>
    <w:rsid w:val="00B412B6"/>
    <w:rsid w:val="00B41A84"/>
    <w:rsid w:val="00B41B27"/>
    <w:rsid w:val="00B41D49"/>
    <w:rsid w:val="00B41FEE"/>
    <w:rsid w:val="00B4202E"/>
    <w:rsid w:val="00B4204F"/>
    <w:rsid w:val="00B428FB"/>
    <w:rsid w:val="00B4296F"/>
    <w:rsid w:val="00B42DB3"/>
    <w:rsid w:val="00B42EE9"/>
    <w:rsid w:val="00B43D33"/>
    <w:rsid w:val="00B45F3A"/>
    <w:rsid w:val="00B466EF"/>
    <w:rsid w:val="00B467E3"/>
    <w:rsid w:val="00B46F1A"/>
    <w:rsid w:val="00B46FAA"/>
    <w:rsid w:val="00B46FE4"/>
    <w:rsid w:val="00B47239"/>
    <w:rsid w:val="00B474DD"/>
    <w:rsid w:val="00B475A3"/>
    <w:rsid w:val="00B47789"/>
    <w:rsid w:val="00B47A2A"/>
    <w:rsid w:val="00B5034A"/>
    <w:rsid w:val="00B5082D"/>
    <w:rsid w:val="00B50CA4"/>
    <w:rsid w:val="00B51058"/>
    <w:rsid w:val="00B512B9"/>
    <w:rsid w:val="00B51534"/>
    <w:rsid w:val="00B5221B"/>
    <w:rsid w:val="00B534A1"/>
    <w:rsid w:val="00B536FE"/>
    <w:rsid w:val="00B53E6A"/>
    <w:rsid w:val="00B5492F"/>
    <w:rsid w:val="00B54FBB"/>
    <w:rsid w:val="00B553D4"/>
    <w:rsid w:val="00B55651"/>
    <w:rsid w:val="00B55715"/>
    <w:rsid w:val="00B570A2"/>
    <w:rsid w:val="00B57450"/>
    <w:rsid w:val="00B57D3E"/>
    <w:rsid w:val="00B6039D"/>
    <w:rsid w:val="00B615B3"/>
    <w:rsid w:val="00B61942"/>
    <w:rsid w:val="00B619F4"/>
    <w:rsid w:val="00B62476"/>
    <w:rsid w:val="00B62D9D"/>
    <w:rsid w:val="00B64A1B"/>
    <w:rsid w:val="00B64B10"/>
    <w:rsid w:val="00B65F2A"/>
    <w:rsid w:val="00B6623A"/>
    <w:rsid w:val="00B669C8"/>
    <w:rsid w:val="00B71DDA"/>
    <w:rsid w:val="00B731EB"/>
    <w:rsid w:val="00B73371"/>
    <w:rsid w:val="00B73DA6"/>
    <w:rsid w:val="00B7412A"/>
    <w:rsid w:val="00B7448C"/>
    <w:rsid w:val="00B749EE"/>
    <w:rsid w:val="00B75098"/>
    <w:rsid w:val="00B755A1"/>
    <w:rsid w:val="00B75D34"/>
    <w:rsid w:val="00B76921"/>
    <w:rsid w:val="00B805E0"/>
    <w:rsid w:val="00B80B64"/>
    <w:rsid w:val="00B811E4"/>
    <w:rsid w:val="00B813FE"/>
    <w:rsid w:val="00B82949"/>
    <w:rsid w:val="00B82E65"/>
    <w:rsid w:val="00B82EF6"/>
    <w:rsid w:val="00B837F6"/>
    <w:rsid w:val="00B8389B"/>
    <w:rsid w:val="00B846B2"/>
    <w:rsid w:val="00B856BB"/>
    <w:rsid w:val="00B857F5"/>
    <w:rsid w:val="00B85D62"/>
    <w:rsid w:val="00B8628B"/>
    <w:rsid w:val="00B90170"/>
    <w:rsid w:val="00B90899"/>
    <w:rsid w:val="00B90A1C"/>
    <w:rsid w:val="00B91217"/>
    <w:rsid w:val="00B913F1"/>
    <w:rsid w:val="00B9267C"/>
    <w:rsid w:val="00B9282C"/>
    <w:rsid w:val="00B92DAE"/>
    <w:rsid w:val="00B92F8D"/>
    <w:rsid w:val="00B9306C"/>
    <w:rsid w:val="00B936C7"/>
    <w:rsid w:val="00B936CD"/>
    <w:rsid w:val="00B9466E"/>
    <w:rsid w:val="00B949BE"/>
    <w:rsid w:val="00B94B9F"/>
    <w:rsid w:val="00B9542E"/>
    <w:rsid w:val="00B96063"/>
    <w:rsid w:val="00B962EC"/>
    <w:rsid w:val="00B96654"/>
    <w:rsid w:val="00BA11D3"/>
    <w:rsid w:val="00BA2324"/>
    <w:rsid w:val="00BA2D69"/>
    <w:rsid w:val="00BA2F49"/>
    <w:rsid w:val="00BA31AE"/>
    <w:rsid w:val="00BA350E"/>
    <w:rsid w:val="00BA3784"/>
    <w:rsid w:val="00BA4CAA"/>
    <w:rsid w:val="00BA5E0A"/>
    <w:rsid w:val="00BA5E59"/>
    <w:rsid w:val="00BA7334"/>
    <w:rsid w:val="00BB05C6"/>
    <w:rsid w:val="00BB1099"/>
    <w:rsid w:val="00BB1B95"/>
    <w:rsid w:val="00BB207E"/>
    <w:rsid w:val="00BB23E6"/>
    <w:rsid w:val="00BB325C"/>
    <w:rsid w:val="00BB371A"/>
    <w:rsid w:val="00BB4209"/>
    <w:rsid w:val="00BB4F39"/>
    <w:rsid w:val="00BB533C"/>
    <w:rsid w:val="00BB570C"/>
    <w:rsid w:val="00BB5C8D"/>
    <w:rsid w:val="00BB6019"/>
    <w:rsid w:val="00BB6BF9"/>
    <w:rsid w:val="00BC02E2"/>
    <w:rsid w:val="00BC0523"/>
    <w:rsid w:val="00BC1C4B"/>
    <w:rsid w:val="00BC2356"/>
    <w:rsid w:val="00BC23B8"/>
    <w:rsid w:val="00BC264A"/>
    <w:rsid w:val="00BC305E"/>
    <w:rsid w:val="00BC310B"/>
    <w:rsid w:val="00BC366B"/>
    <w:rsid w:val="00BC36E5"/>
    <w:rsid w:val="00BC3AB7"/>
    <w:rsid w:val="00BC3CF6"/>
    <w:rsid w:val="00BC4179"/>
    <w:rsid w:val="00BC4B28"/>
    <w:rsid w:val="00BC4B75"/>
    <w:rsid w:val="00BC5176"/>
    <w:rsid w:val="00BC5A8B"/>
    <w:rsid w:val="00BC5C52"/>
    <w:rsid w:val="00BC69F8"/>
    <w:rsid w:val="00BC6CFA"/>
    <w:rsid w:val="00BC7C30"/>
    <w:rsid w:val="00BD1370"/>
    <w:rsid w:val="00BD190B"/>
    <w:rsid w:val="00BD2087"/>
    <w:rsid w:val="00BD2677"/>
    <w:rsid w:val="00BD2F4D"/>
    <w:rsid w:val="00BD32F8"/>
    <w:rsid w:val="00BD333F"/>
    <w:rsid w:val="00BD3A9E"/>
    <w:rsid w:val="00BD5492"/>
    <w:rsid w:val="00BD6CE4"/>
    <w:rsid w:val="00BD7A3F"/>
    <w:rsid w:val="00BE0647"/>
    <w:rsid w:val="00BE0AC2"/>
    <w:rsid w:val="00BE0DEC"/>
    <w:rsid w:val="00BE19B2"/>
    <w:rsid w:val="00BE202A"/>
    <w:rsid w:val="00BE2F16"/>
    <w:rsid w:val="00BE2FD1"/>
    <w:rsid w:val="00BE3B78"/>
    <w:rsid w:val="00BE3F0A"/>
    <w:rsid w:val="00BE4314"/>
    <w:rsid w:val="00BE515C"/>
    <w:rsid w:val="00BE62EB"/>
    <w:rsid w:val="00BE6402"/>
    <w:rsid w:val="00BE6734"/>
    <w:rsid w:val="00BE6C19"/>
    <w:rsid w:val="00BE6D69"/>
    <w:rsid w:val="00BE74F1"/>
    <w:rsid w:val="00BF0BBC"/>
    <w:rsid w:val="00BF2202"/>
    <w:rsid w:val="00BF2450"/>
    <w:rsid w:val="00BF281E"/>
    <w:rsid w:val="00BF2A4C"/>
    <w:rsid w:val="00BF2E28"/>
    <w:rsid w:val="00BF2F6F"/>
    <w:rsid w:val="00BF3D6A"/>
    <w:rsid w:val="00BF4054"/>
    <w:rsid w:val="00BF5CB3"/>
    <w:rsid w:val="00BF7148"/>
    <w:rsid w:val="00BF7B86"/>
    <w:rsid w:val="00C00619"/>
    <w:rsid w:val="00C00BAD"/>
    <w:rsid w:val="00C0124A"/>
    <w:rsid w:val="00C0192E"/>
    <w:rsid w:val="00C01F1F"/>
    <w:rsid w:val="00C02103"/>
    <w:rsid w:val="00C02543"/>
    <w:rsid w:val="00C02BD8"/>
    <w:rsid w:val="00C03261"/>
    <w:rsid w:val="00C03BE6"/>
    <w:rsid w:val="00C04582"/>
    <w:rsid w:val="00C049B5"/>
    <w:rsid w:val="00C04AD0"/>
    <w:rsid w:val="00C04B5E"/>
    <w:rsid w:val="00C05223"/>
    <w:rsid w:val="00C05E50"/>
    <w:rsid w:val="00C06176"/>
    <w:rsid w:val="00C06CB7"/>
    <w:rsid w:val="00C06CDF"/>
    <w:rsid w:val="00C06DBB"/>
    <w:rsid w:val="00C06F4D"/>
    <w:rsid w:val="00C10EA2"/>
    <w:rsid w:val="00C10F3B"/>
    <w:rsid w:val="00C12A89"/>
    <w:rsid w:val="00C13E99"/>
    <w:rsid w:val="00C14B59"/>
    <w:rsid w:val="00C15323"/>
    <w:rsid w:val="00C15F5B"/>
    <w:rsid w:val="00C172C2"/>
    <w:rsid w:val="00C178DB"/>
    <w:rsid w:val="00C17B93"/>
    <w:rsid w:val="00C200E8"/>
    <w:rsid w:val="00C22364"/>
    <w:rsid w:val="00C22690"/>
    <w:rsid w:val="00C22989"/>
    <w:rsid w:val="00C2352A"/>
    <w:rsid w:val="00C239D8"/>
    <w:rsid w:val="00C23E3A"/>
    <w:rsid w:val="00C23EA2"/>
    <w:rsid w:val="00C2488F"/>
    <w:rsid w:val="00C26975"/>
    <w:rsid w:val="00C26BB8"/>
    <w:rsid w:val="00C27285"/>
    <w:rsid w:val="00C3007E"/>
    <w:rsid w:val="00C3137D"/>
    <w:rsid w:val="00C31E47"/>
    <w:rsid w:val="00C32509"/>
    <w:rsid w:val="00C32812"/>
    <w:rsid w:val="00C330C0"/>
    <w:rsid w:val="00C33A94"/>
    <w:rsid w:val="00C34501"/>
    <w:rsid w:val="00C34ED1"/>
    <w:rsid w:val="00C3577B"/>
    <w:rsid w:val="00C35DC1"/>
    <w:rsid w:val="00C36225"/>
    <w:rsid w:val="00C364F9"/>
    <w:rsid w:val="00C3691F"/>
    <w:rsid w:val="00C374BF"/>
    <w:rsid w:val="00C41371"/>
    <w:rsid w:val="00C418DD"/>
    <w:rsid w:val="00C43671"/>
    <w:rsid w:val="00C449F0"/>
    <w:rsid w:val="00C44E17"/>
    <w:rsid w:val="00C46141"/>
    <w:rsid w:val="00C47019"/>
    <w:rsid w:val="00C47E34"/>
    <w:rsid w:val="00C50BF7"/>
    <w:rsid w:val="00C51260"/>
    <w:rsid w:val="00C51ABC"/>
    <w:rsid w:val="00C52067"/>
    <w:rsid w:val="00C5259F"/>
    <w:rsid w:val="00C52951"/>
    <w:rsid w:val="00C532F3"/>
    <w:rsid w:val="00C53406"/>
    <w:rsid w:val="00C54995"/>
    <w:rsid w:val="00C54B62"/>
    <w:rsid w:val="00C569E7"/>
    <w:rsid w:val="00C56FDA"/>
    <w:rsid w:val="00C57042"/>
    <w:rsid w:val="00C57287"/>
    <w:rsid w:val="00C57F31"/>
    <w:rsid w:val="00C60739"/>
    <w:rsid w:val="00C61450"/>
    <w:rsid w:val="00C61934"/>
    <w:rsid w:val="00C61AB3"/>
    <w:rsid w:val="00C61FD1"/>
    <w:rsid w:val="00C62836"/>
    <w:rsid w:val="00C62D3A"/>
    <w:rsid w:val="00C62D9F"/>
    <w:rsid w:val="00C639D6"/>
    <w:rsid w:val="00C63D09"/>
    <w:rsid w:val="00C64349"/>
    <w:rsid w:val="00C64472"/>
    <w:rsid w:val="00C7039C"/>
    <w:rsid w:val="00C71CA0"/>
    <w:rsid w:val="00C727A8"/>
    <w:rsid w:val="00C73FAE"/>
    <w:rsid w:val="00C7434D"/>
    <w:rsid w:val="00C7549F"/>
    <w:rsid w:val="00C75523"/>
    <w:rsid w:val="00C765E8"/>
    <w:rsid w:val="00C76CEA"/>
    <w:rsid w:val="00C76DA2"/>
    <w:rsid w:val="00C77F38"/>
    <w:rsid w:val="00C8114A"/>
    <w:rsid w:val="00C81898"/>
    <w:rsid w:val="00C81A25"/>
    <w:rsid w:val="00C81C9F"/>
    <w:rsid w:val="00C823E8"/>
    <w:rsid w:val="00C8254B"/>
    <w:rsid w:val="00C82775"/>
    <w:rsid w:val="00C827B5"/>
    <w:rsid w:val="00C8297F"/>
    <w:rsid w:val="00C831B7"/>
    <w:rsid w:val="00C842FD"/>
    <w:rsid w:val="00C84486"/>
    <w:rsid w:val="00C8471F"/>
    <w:rsid w:val="00C8516C"/>
    <w:rsid w:val="00C85AE8"/>
    <w:rsid w:val="00C86C14"/>
    <w:rsid w:val="00C8737D"/>
    <w:rsid w:val="00C87600"/>
    <w:rsid w:val="00C87E21"/>
    <w:rsid w:val="00C90075"/>
    <w:rsid w:val="00C9058B"/>
    <w:rsid w:val="00C9173B"/>
    <w:rsid w:val="00C9326B"/>
    <w:rsid w:val="00C949DF"/>
    <w:rsid w:val="00C954BD"/>
    <w:rsid w:val="00C975A5"/>
    <w:rsid w:val="00CA0F5E"/>
    <w:rsid w:val="00CA18BF"/>
    <w:rsid w:val="00CA2484"/>
    <w:rsid w:val="00CA266E"/>
    <w:rsid w:val="00CA4684"/>
    <w:rsid w:val="00CA4EEB"/>
    <w:rsid w:val="00CA5F70"/>
    <w:rsid w:val="00CA7873"/>
    <w:rsid w:val="00CA7E8C"/>
    <w:rsid w:val="00CB0FAE"/>
    <w:rsid w:val="00CB1B36"/>
    <w:rsid w:val="00CB1C1F"/>
    <w:rsid w:val="00CB2021"/>
    <w:rsid w:val="00CB2426"/>
    <w:rsid w:val="00CB2511"/>
    <w:rsid w:val="00CB2A47"/>
    <w:rsid w:val="00CB2C13"/>
    <w:rsid w:val="00CB48C6"/>
    <w:rsid w:val="00CB69C7"/>
    <w:rsid w:val="00CB6AF7"/>
    <w:rsid w:val="00CB6C99"/>
    <w:rsid w:val="00CB6DF9"/>
    <w:rsid w:val="00CB74E3"/>
    <w:rsid w:val="00CB76F9"/>
    <w:rsid w:val="00CC017C"/>
    <w:rsid w:val="00CC0946"/>
    <w:rsid w:val="00CC141D"/>
    <w:rsid w:val="00CC152C"/>
    <w:rsid w:val="00CC1693"/>
    <w:rsid w:val="00CC22E3"/>
    <w:rsid w:val="00CC2310"/>
    <w:rsid w:val="00CC2DB3"/>
    <w:rsid w:val="00CC4487"/>
    <w:rsid w:val="00CC49BF"/>
    <w:rsid w:val="00CC4F32"/>
    <w:rsid w:val="00CC57BB"/>
    <w:rsid w:val="00CC687E"/>
    <w:rsid w:val="00CC7472"/>
    <w:rsid w:val="00CD0364"/>
    <w:rsid w:val="00CD142F"/>
    <w:rsid w:val="00CD1AD4"/>
    <w:rsid w:val="00CD1C73"/>
    <w:rsid w:val="00CD23A6"/>
    <w:rsid w:val="00CD344B"/>
    <w:rsid w:val="00CD3702"/>
    <w:rsid w:val="00CD3773"/>
    <w:rsid w:val="00CD40E0"/>
    <w:rsid w:val="00CD58AF"/>
    <w:rsid w:val="00CD60FE"/>
    <w:rsid w:val="00CD63FE"/>
    <w:rsid w:val="00CD6B4E"/>
    <w:rsid w:val="00CD6DCC"/>
    <w:rsid w:val="00CD752A"/>
    <w:rsid w:val="00CD7EA4"/>
    <w:rsid w:val="00CE0689"/>
    <w:rsid w:val="00CE08E1"/>
    <w:rsid w:val="00CE28BF"/>
    <w:rsid w:val="00CE2FD9"/>
    <w:rsid w:val="00CE3102"/>
    <w:rsid w:val="00CE36BD"/>
    <w:rsid w:val="00CE4105"/>
    <w:rsid w:val="00CE50E8"/>
    <w:rsid w:val="00CE5310"/>
    <w:rsid w:val="00CE5CBF"/>
    <w:rsid w:val="00CE5E89"/>
    <w:rsid w:val="00CE652E"/>
    <w:rsid w:val="00CE6CE7"/>
    <w:rsid w:val="00CE6E60"/>
    <w:rsid w:val="00CE78EE"/>
    <w:rsid w:val="00CE7CF2"/>
    <w:rsid w:val="00CF0039"/>
    <w:rsid w:val="00CF0B08"/>
    <w:rsid w:val="00CF1684"/>
    <w:rsid w:val="00CF1B73"/>
    <w:rsid w:val="00CF1BBB"/>
    <w:rsid w:val="00CF2BF5"/>
    <w:rsid w:val="00CF39FB"/>
    <w:rsid w:val="00CF3B02"/>
    <w:rsid w:val="00CF3B26"/>
    <w:rsid w:val="00CF41E0"/>
    <w:rsid w:val="00CF53C9"/>
    <w:rsid w:val="00CF5A20"/>
    <w:rsid w:val="00CF6733"/>
    <w:rsid w:val="00CF6A28"/>
    <w:rsid w:val="00D00342"/>
    <w:rsid w:val="00D0048E"/>
    <w:rsid w:val="00D00FAE"/>
    <w:rsid w:val="00D011F3"/>
    <w:rsid w:val="00D01AC1"/>
    <w:rsid w:val="00D02534"/>
    <w:rsid w:val="00D02D79"/>
    <w:rsid w:val="00D0311E"/>
    <w:rsid w:val="00D035FB"/>
    <w:rsid w:val="00D0497E"/>
    <w:rsid w:val="00D04A34"/>
    <w:rsid w:val="00D04B73"/>
    <w:rsid w:val="00D04E69"/>
    <w:rsid w:val="00D05197"/>
    <w:rsid w:val="00D0660B"/>
    <w:rsid w:val="00D07B96"/>
    <w:rsid w:val="00D07E0A"/>
    <w:rsid w:val="00D101CC"/>
    <w:rsid w:val="00D1061E"/>
    <w:rsid w:val="00D10DB7"/>
    <w:rsid w:val="00D10EBE"/>
    <w:rsid w:val="00D10F12"/>
    <w:rsid w:val="00D11AD2"/>
    <w:rsid w:val="00D11E28"/>
    <w:rsid w:val="00D12497"/>
    <w:rsid w:val="00D125D8"/>
    <w:rsid w:val="00D1278B"/>
    <w:rsid w:val="00D128EE"/>
    <w:rsid w:val="00D1315C"/>
    <w:rsid w:val="00D14DF6"/>
    <w:rsid w:val="00D1564C"/>
    <w:rsid w:val="00D204C0"/>
    <w:rsid w:val="00D20940"/>
    <w:rsid w:val="00D20946"/>
    <w:rsid w:val="00D20F05"/>
    <w:rsid w:val="00D2273F"/>
    <w:rsid w:val="00D228EA"/>
    <w:rsid w:val="00D22BB2"/>
    <w:rsid w:val="00D230E2"/>
    <w:rsid w:val="00D233E4"/>
    <w:rsid w:val="00D236B0"/>
    <w:rsid w:val="00D23B23"/>
    <w:rsid w:val="00D23F67"/>
    <w:rsid w:val="00D245D3"/>
    <w:rsid w:val="00D25146"/>
    <w:rsid w:val="00D259CD"/>
    <w:rsid w:val="00D25B5A"/>
    <w:rsid w:val="00D25CE1"/>
    <w:rsid w:val="00D26396"/>
    <w:rsid w:val="00D267CC"/>
    <w:rsid w:val="00D276A2"/>
    <w:rsid w:val="00D30128"/>
    <w:rsid w:val="00D3172A"/>
    <w:rsid w:val="00D31A19"/>
    <w:rsid w:val="00D3236B"/>
    <w:rsid w:val="00D32D28"/>
    <w:rsid w:val="00D3323D"/>
    <w:rsid w:val="00D33357"/>
    <w:rsid w:val="00D33C30"/>
    <w:rsid w:val="00D33FFA"/>
    <w:rsid w:val="00D341D3"/>
    <w:rsid w:val="00D345CB"/>
    <w:rsid w:val="00D345E9"/>
    <w:rsid w:val="00D34685"/>
    <w:rsid w:val="00D353BF"/>
    <w:rsid w:val="00D358AB"/>
    <w:rsid w:val="00D3619C"/>
    <w:rsid w:val="00D364CF"/>
    <w:rsid w:val="00D365F0"/>
    <w:rsid w:val="00D366E3"/>
    <w:rsid w:val="00D36E7A"/>
    <w:rsid w:val="00D36ED8"/>
    <w:rsid w:val="00D36FA6"/>
    <w:rsid w:val="00D37FB9"/>
    <w:rsid w:val="00D40B04"/>
    <w:rsid w:val="00D40C28"/>
    <w:rsid w:val="00D42CE2"/>
    <w:rsid w:val="00D4302E"/>
    <w:rsid w:val="00D43308"/>
    <w:rsid w:val="00D43D7F"/>
    <w:rsid w:val="00D4421C"/>
    <w:rsid w:val="00D44ED4"/>
    <w:rsid w:val="00D44F07"/>
    <w:rsid w:val="00D45F47"/>
    <w:rsid w:val="00D46361"/>
    <w:rsid w:val="00D4704D"/>
    <w:rsid w:val="00D4772E"/>
    <w:rsid w:val="00D479BD"/>
    <w:rsid w:val="00D47E06"/>
    <w:rsid w:val="00D47E61"/>
    <w:rsid w:val="00D47F32"/>
    <w:rsid w:val="00D50DC5"/>
    <w:rsid w:val="00D510FB"/>
    <w:rsid w:val="00D512C5"/>
    <w:rsid w:val="00D516C5"/>
    <w:rsid w:val="00D519E4"/>
    <w:rsid w:val="00D51D34"/>
    <w:rsid w:val="00D51FF5"/>
    <w:rsid w:val="00D53391"/>
    <w:rsid w:val="00D5371D"/>
    <w:rsid w:val="00D55538"/>
    <w:rsid w:val="00D56336"/>
    <w:rsid w:val="00D56B80"/>
    <w:rsid w:val="00D57FD5"/>
    <w:rsid w:val="00D61AC5"/>
    <w:rsid w:val="00D630C4"/>
    <w:rsid w:val="00D63853"/>
    <w:rsid w:val="00D641DD"/>
    <w:rsid w:val="00D6467F"/>
    <w:rsid w:val="00D6505D"/>
    <w:rsid w:val="00D6565D"/>
    <w:rsid w:val="00D65D78"/>
    <w:rsid w:val="00D65DB2"/>
    <w:rsid w:val="00D65DED"/>
    <w:rsid w:val="00D661D4"/>
    <w:rsid w:val="00D6628C"/>
    <w:rsid w:val="00D66508"/>
    <w:rsid w:val="00D6672A"/>
    <w:rsid w:val="00D67599"/>
    <w:rsid w:val="00D67DC3"/>
    <w:rsid w:val="00D67E16"/>
    <w:rsid w:val="00D67F3F"/>
    <w:rsid w:val="00D701B8"/>
    <w:rsid w:val="00D70406"/>
    <w:rsid w:val="00D704E3"/>
    <w:rsid w:val="00D70753"/>
    <w:rsid w:val="00D70940"/>
    <w:rsid w:val="00D72299"/>
    <w:rsid w:val="00D72495"/>
    <w:rsid w:val="00D72DB2"/>
    <w:rsid w:val="00D72DFF"/>
    <w:rsid w:val="00D73A2D"/>
    <w:rsid w:val="00D73A4F"/>
    <w:rsid w:val="00D741FD"/>
    <w:rsid w:val="00D75275"/>
    <w:rsid w:val="00D7555D"/>
    <w:rsid w:val="00D75C75"/>
    <w:rsid w:val="00D7688A"/>
    <w:rsid w:val="00D76BF4"/>
    <w:rsid w:val="00D773E5"/>
    <w:rsid w:val="00D77493"/>
    <w:rsid w:val="00D7761E"/>
    <w:rsid w:val="00D77813"/>
    <w:rsid w:val="00D77882"/>
    <w:rsid w:val="00D77974"/>
    <w:rsid w:val="00D77DBF"/>
    <w:rsid w:val="00D77DCA"/>
    <w:rsid w:val="00D80723"/>
    <w:rsid w:val="00D814D6"/>
    <w:rsid w:val="00D81B97"/>
    <w:rsid w:val="00D83015"/>
    <w:rsid w:val="00D84406"/>
    <w:rsid w:val="00D844B9"/>
    <w:rsid w:val="00D84571"/>
    <w:rsid w:val="00D84638"/>
    <w:rsid w:val="00D84A9F"/>
    <w:rsid w:val="00D85F44"/>
    <w:rsid w:val="00D8617E"/>
    <w:rsid w:val="00D867B8"/>
    <w:rsid w:val="00D87296"/>
    <w:rsid w:val="00D9159D"/>
    <w:rsid w:val="00D91BD9"/>
    <w:rsid w:val="00D91EC7"/>
    <w:rsid w:val="00D9213C"/>
    <w:rsid w:val="00D93020"/>
    <w:rsid w:val="00D93825"/>
    <w:rsid w:val="00D939C3"/>
    <w:rsid w:val="00D93B58"/>
    <w:rsid w:val="00D93DBA"/>
    <w:rsid w:val="00D940D1"/>
    <w:rsid w:val="00D9410F"/>
    <w:rsid w:val="00D95806"/>
    <w:rsid w:val="00D966AC"/>
    <w:rsid w:val="00D969F2"/>
    <w:rsid w:val="00D96CF1"/>
    <w:rsid w:val="00D9740C"/>
    <w:rsid w:val="00D97494"/>
    <w:rsid w:val="00DA1428"/>
    <w:rsid w:val="00DA3814"/>
    <w:rsid w:val="00DA3AD6"/>
    <w:rsid w:val="00DA4D84"/>
    <w:rsid w:val="00DA4FB7"/>
    <w:rsid w:val="00DA512F"/>
    <w:rsid w:val="00DA5727"/>
    <w:rsid w:val="00DA60FB"/>
    <w:rsid w:val="00DA6390"/>
    <w:rsid w:val="00DA680C"/>
    <w:rsid w:val="00DA70E4"/>
    <w:rsid w:val="00DA73ED"/>
    <w:rsid w:val="00DA7837"/>
    <w:rsid w:val="00DA7B24"/>
    <w:rsid w:val="00DB01F8"/>
    <w:rsid w:val="00DB08EF"/>
    <w:rsid w:val="00DB0AB5"/>
    <w:rsid w:val="00DB28D6"/>
    <w:rsid w:val="00DB2B80"/>
    <w:rsid w:val="00DB2EEF"/>
    <w:rsid w:val="00DB4304"/>
    <w:rsid w:val="00DB5001"/>
    <w:rsid w:val="00DB56FF"/>
    <w:rsid w:val="00DB5CBD"/>
    <w:rsid w:val="00DB6AA8"/>
    <w:rsid w:val="00DC00F2"/>
    <w:rsid w:val="00DC02DD"/>
    <w:rsid w:val="00DC04A4"/>
    <w:rsid w:val="00DC0976"/>
    <w:rsid w:val="00DC0C90"/>
    <w:rsid w:val="00DC1B13"/>
    <w:rsid w:val="00DC1F53"/>
    <w:rsid w:val="00DC2427"/>
    <w:rsid w:val="00DC289B"/>
    <w:rsid w:val="00DC4784"/>
    <w:rsid w:val="00DC4942"/>
    <w:rsid w:val="00DC4AED"/>
    <w:rsid w:val="00DC548F"/>
    <w:rsid w:val="00DC5FFE"/>
    <w:rsid w:val="00DC6132"/>
    <w:rsid w:val="00DC6491"/>
    <w:rsid w:val="00DC65A3"/>
    <w:rsid w:val="00DC71B8"/>
    <w:rsid w:val="00DD0239"/>
    <w:rsid w:val="00DD0B59"/>
    <w:rsid w:val="00DD0EDD"/>
    <w:rsid w:val="00DD1900"/>
    <w:rsid w:val="00DD1B3C"/>
    <w:rsid w:val="00DD38D1"/>
    <w:rsid w:val="00DD43E2"/>
    <w:rsid w:val="00DD56CF"/>
    <w:rsid w:val="00DD5886"/>
    <w:rsid w:val="00DD5F7D"/>
    <w:rsid w:val="00DD6346"/>
    <w:rsid w:val="00DD6993"/>
    <w:rsid w:val="00DD7551"/>
    <w:rsid w:val="00DE041A"/>
    <w:rsid w:val="00DE0513"/>
    <w:rsid w:val="00DE2957"/>
    <w:rsid w:val="00DE2EBB"/>
    <w:rsid w:val="00DE335C"/>
    <w:rsid w:val="00DE360E"/>
    <w:rsid w:val="00DE50AB"/>
    <w:rsid w:val="00DE5854"/>
    <w:rsid w:val="00DE68E8"/>
    <w:rsid w:val="00DE706A"/>
    <w:rsid w:val="00DE7204"/>
    <w:rsid w:val="00DF011C"/>
    <w:rsid w:val="00DF0140"/>
    <w:rsid w:val="00DF033D"/>
    <w:rsid w:val="00DF08BE"/>
    <w:rsid w:val="00DF0FBF"/>
    <w:rsid w:val="00DF1021"/>
    <w:rsid w:val="00DF11D7"/>
    <w:rsid w:val="00DF1231"/>
    <w:rsid w:val="00DF1955"/>
    <w:rsid w:val="00DF1E82"/>
    <w:rsid w:val="00DF2527"/>
    <w:rsid w:val="00DF26ED"/>
    <w:rsid w:val="00DF27E1"/>
    <w:rsid w:val="00DF33D9"/>
    <w:rsid w:val="00DF3708"/>
    <w:rsid w:val="00DF4168"/>
    <w:rsid w:val="00DF4513"/>
    <w:rsid w:val="00DF4887"/>
    <w:rsid w:val="00DF4BDE"/>
    <w:rsid w:val="00DF5A61"/>
    <w:rsid w:val="00DF6506"/>
    <w:rsid w:val="00DF652E"/>
    <w:rsid w:val="00DF6682"/>
    <w:rsid w:val="00DF6A59"/>
    <w:rsid w:val="00DF6C72"/>
    <w:rsid w:val="00DF7227"/>
    <w:rsid w:val="00DF725E"/>
    <w:rsid w:val="00E00C90"/>
    <w:rsid w:val="00E00CD9"/>
    <w:rsid w:val="00E011BF"/>
    <w:rsid w:val="00E0148D"/>
    <w:rsid w:val="00E0365F"/>
    <w:rsid w:val="00E040D8"/>
    <w:rsid w:val="00E04498"/>
    <w:rsid w:val="00E04B5A"/>
    <w:rsid w:val="00E057DE"/>
    <w:rsid w:val="00E0629B"/>
    <w:rsid w:val="00E06A1E"/>
    <w:rsid w:val="00E06EB6"/>
    <w:rsid w:val="00E07513"/>
    <w:rsid w:val="00E07E0F"/>
    <w:rsid w:val="00E109FB"/>
    <w:rsid w:val="00E10C63"/>
    <w:rsid w:val="00E1132D"/>
    <w:rsid w:val="00E1173C"/>
    <w:rsid w:val="00E11AB5"/>
    <w:rsid w:val="00E11F3F"/>
    <w:rsid w:val="00E120A3"/>
    <w:rsid w:val="00E121ED"/>
    <w:rsid w:val="00E1224B"/>
    <w:rsid w:val="00E12997"/>
    <w:rsid w:val="00E12ACD"/>
    <w:rsid w:val="00E1346B"/>
    <w:rsid w:val="00E13880"/>
    <w:rsid w:val="00E148B9"/>
    <w:rsid w:val="00E14AFC"/>
    <w:rsid w:val="00E14BE8"/>
    <w:rsid w:val="00E14F19"/>
    <w:rsid w:val="00E1563E"/>
    <w:rsid w:val="00E15E84"/>
    <w:rsid w:val="00E16109"/>
    <w:rsid w:val="00E170D9"/>
    <w:rsid w:val="00E1716E"/>
    <w:rsid w:val="00E1754F"/>
    <w:rsid w:val="00E208F9"/>
    <w:rsid w:val="00E20AB6"/>
    <w:rsid w:val="00E2147B"/>
    <w:rsid w:val="00E215BF"/>
    <w:rsid w:val="00E224A2"/>
    <w:rsid w:val="00E22D85"/>
    <w:rsid w:val="00E24938"/>
    <w:rsid w:val="00E24A46"/>
    <w:rsid w:val="00E255C4"/>
    <w:rsid w:val="00E25D5F"/>
    <w:rsid w:val="00E264AB"/>
    <w:rsid w:val="00E27474"/>
    <w:rsid w:val="00E27E69"/>
    <w:rsid w:val="00E30B5B"/>
    <w:rsid w:val="00E31CFE"/>
    <w:rsid w:val="00E32B43"/>
    <w:rsid w:val="00E33357"/>
    <w:rsid w:val="00E33444"/>
    <w:rsid w:val="00E33D12"/>
    <w:rsid w:val="00E33FCF"/>
    <w:rsid w:val="00E342A6"/>
    <w:rsid w:val="00E34B0E"/>
    <w:rsid w:val="00E36A74"/>
    <w:rsid w:val="00E36FC4"/>
    <w:rsid w:val="00E370C2"/>
    <w:rsid w:val="00E417C3"/>
    <w:rsid w:val="00E43721"/>
    <w:rsid w:val="00E43791"/>
    <w:rsid w:val="00E44042"/>
    <w:rsid w:val="00E445BE"/>
    <w:rsid w:val="00E44770"/>
    <w:rsid w:val="00E449BB"/>
    <w:rsid w:val="00E4504D"/>
    <w:rsid w:val="00E46532"/>
    <w:rsid w:val="00E46E7C"/>
    <w:rsid w:val="00E471BA"/>
    <w:rsid w:val="00E47807"/>
    <w:rsid w:val="00E47B4C"/>
    <w:rsid w:val="00E50410"/>
    <w:rsid w:val="00E50AD6"/>
    <w:rsid w:val="00E50D07"/>
    <w:rsid w:val="00E51381"/>
    <w:rsid w:val="00E51573"/>
    <w:rsid w:val="00E522B6"/>
    <w:rsid w:val="00E527B6"/>
    <w:rsid w:val="00E5335B"/>
    <w:rsid w:val="00E546A8"/>
    <w:rsid w:val="00E54E3D"/>
    <w:rsid w:val="00E54FBE"/>
    <w:rsid w:val="00E55010"/>
    <w:rsid w:val="00E55E55"/>
    <w:rsid w:val="00E56869"/>
    <w:rsid w:val="00E60373"/>
    <w:rsid w:val="00E60D9A"/>
    <w:rsid w:val="00E612EC"/>
    <w:rsid w:val="00E617B6"/>
    <w:rsid w:val="00E63995"/>
    <w:rsid w:val="00E63F74"/>
    <w:rsid w:val="00E64742"/>
    <w:rsid w:val="00E64D25"/>
    <w:rsid w:val="00E654F9"/>
    <w:rsid w:val="00E65A90"/>
    <w:rsid w:val="00E65CB8"/>
    <w:rsid w:val="00E65EFD"/>
    <w:rsid w:val="00E664A1"/>
    <w:rsid w:val="00E667D5"/>
    <w:rsid w:val="00E6683B"/>
    <w:rsid w:val="00E670A9"/>
    <w:rsid w:val="00E67191"/>
    <w:rsid w:val="00E675D7"/>
    <w:rsid w:val="00E70F75"/>
    <w:rsid w:val="00E71986"/>
    <w:rsid w:val="00E72AC2"/>
    <w:rsid w:val="00E73746"/>
    <w:rsid w:val="00E73916"/>
    <w:rsid w:val="00E74099"/>
    <w:rsid w:val="00E74186"/>
    <w:rsid w:val="00E74685"/>
    <w:rsid w:val="00E74C2F"/>
    <w:rsid w:val="00E74F5D"/>
    <w:rsid w:val="00E76850"/>
    <w:rsid w:val="00E76F22"/>
    <w:rsid w:val="00E76F69"/>
    <w:rsid w:val="00E7775D"/>
    <w:rsid w:val="00E77A3B"/>
    <w:rsid w:val="00E80020"/>
    <w:rsid w:val="00E80236"/>
    <w:rsid w:val="00E8071F"/>
    <w:rsid w:val="00E80C6F"/>
    <w:rsid w:val="00E81133"/>
    <w:rsid w:val="00E818AA"/>
    <w:rsid w:val="00E81C8B"/>
    <w:rsid w:val="00E82264"/>
    <w:rsid w:val="00E833C5"/>
    <w:rsid w:val="00E83670"/>
    <w:rsid w:val="00E8385A"/>
    <w:rsid w:val="00E840B1"/>
    <w:rsid w:val="00E84CB8"/>
    <w:rsid w:val="00E8621D"/>
    <w:rsid w:val="00E864B1"/>
    <w:rsid w:val="00E874E9"/>
    <w:rsid w:val="00E879B6"/>
    <w:rsid w:val="00E87A19"/>
    <w:rsid w:val="00E87ACC"/>
    <w:rsid w:val="00E87FC2"/>
    <w:rsid w:val="00E90200"/>
    <w:rsid w:val="00E90548"/>
    <w:rsid w:val="00E90DCE"/>
    <w:rsid w:val="00E91098"/>
    <w:rsid w:val="00E9189D"/>
    <w:rsid w:val="00E91B3E"/>
    <w:rsid w:val="00E923D0"/>
    <w:rsid w:val="00E93096"/>
    <w:rsid w:val="00E93213"/>
    <w:rsid w:val="00E94372"/>
    <w:rsid w:val="00E94544"/>
    <w:rsid w:val="00E94ADB"/>
    <w:rsid w:val="00E955D1"/>
    <w:rsid w:val="00E95A2C"/>
    <w:rsid w:val="00E96503"/>
    <w:rsid w:val="00EA048E"/>
    <w:rsid w:val="00EA0A9A"/>
    <w:rsid w:val="00EA10A3"/>
    <w:rsid w:val="00EA1426"/>
    <w:rsid w:val="00EA2624"/>
    <w:rsid w:val="00EA3BCD"/>
    <w:rsid w:val="00EA3C5C"/>
    <w:rsid w:val="00EA41F7"/>
    <w:rsid w:val="00EA6221"/>
    <w:rsid w:val="00EA6F69"/>
    <w:rsid w:val="00EA71F0"/>
    <w:rsid w:val="00EA7710"/>
    <w:rsid w:val="00EA7BD0"/>
    <w:rsid w:val="00EB0163"/>
    <w:rsid w:val="00EB0252"/>
    <w:rsid w:val="00EB07A8"/>
    <w:rsid w:val="00EB0904"/>
    <w:rsid w:val="00EB0A4D"/>
    <w:rsid w:val="00EB0F93"/>
    <w:rsid w:val="00EB1008"/>
    <w:rsid w:val="00EB2A60"/>
    <w:rsid w:val="00EB43FB"/>
    <w:rsid w:val="00EB4663"/>
    <w:rsid w:val="00EB4BC3"/>
    <w:rsid w:val="00EB5AE6"/>
    <w:rsid w:val="00EB7139"/>
    <w:rsid w:val="00EB7E6A"/>
    <w:rsid w:val="00EC08CD"/>
    <w:rsid w:val="00EC0A1A"/>
    <w:rsid w:val="00EC10B4"/>
    <w:rsid w:val="00EC1E1C"/>
    <w:rsid w:val="00EC3BCA"/>
    <w:rsid w:val="00EC4331"/>
    <w:rsid w:val="00EC44D8"/>
    <w:rsid w:val="00EC460F"/>
    <w:rsid w:val="00EC54F5"/>
    <w:rsid w:val="00EC56A3"/>
    <w:rsid w:val="00EC696D"/>
    <w:rsid w:val="00EC7E08"/>
    <w:rsid w:val="00ED047C"/>
    <w:rsid w:val="00ED0524"/>
    <w:rsid w:val="00ED0A2E"/>
    <w:rsid w:val="00ED11F6"/>
    <w:rsid w:val="00ED144D"/>
    <w:rsid w:val="00ED1BE1"/>
    <w:rsid w:val="00ED2531"/>
    <w:rsid w:val="00ED272C"/>
    <w:rsid w:val="00ED3F23"/>
    <w:rsid w:val="00ED403F"/>
    <w:rsid w:val="00ED4071"/>
    <w:rsid w:val="00ED5F58"/>
    <w:rsid w:val="00ED66DB"/>
    <w:rsid w:val="00ED76CB"/>
    <w:rsid w:val="00ED7AED"/>
    <w:rsid w:val="00EE02F9"/>
    <w:rsid w:val="00EE04F7"/>
    <w:rsid w:val="00EE0822"/>
    <w:rsid w:val="00EE0D84"/>
    <w:rsid w:val="00EE0E22"/>
    <w:rsid w:val="00EE11FC"/>
    <w:rsid w:val="00EE157F"/>
    <w:rsid w:val="00EE2DD6"/>
    <w:rsid w:val="00EE37CF"/>
    <w:rsid w:val="00EE3BD2"/>
    <w:rsid w:val="00EE3E22"/>
    <w:rsid w:val="00EE4023"/>
    <w:rsid w:val="00EE4322"/>
    <w:rsid w:val="00EE4512"/>
    <w:rsid w:val="00EE4A0C"/>
    <w:rsid w:val="00EE7E0E"/>
    <w:rsid w:val="00EF0435"/>
    <w:rsid w:val="00EF0790"/>
    <w:rsid w:val="00EF16BC"/>
    <w:rsid w:val="00EF1ACF"/>
    <w:rsid w:val="00EF1E12"/>
    <w:rsid w:val="00EF219B"/>
    <w:rsid w:val="00EF3095"/>
    <w:rsid w:val="00EF621B"/>
    <w:rsid w:val="00F00DD6"/>
    <w:rsid w:val="00F0142D"/>
    <w:rsid w:val="00F02D9D"/>
    <w:rsid w:val="00F04F97"/>
    <w:rsid w:val="00F0581A"/>
    <w:rsid w:val="00F065F0"/>
    <w:rsid w:val="00F075B1"/>
    <w:rsid w:val="00F077F9"/>
    <w:rsid w:val="00F0788E"/>
    <w:rsid w:val="00F07C78"/>
    <w:rsid w:val="00F07FD5"/>
    <w:rsid w:val="00F104CE"/>
    <w:rsid w:val="00F106F6"/>
    <w:rsid w:val="00F10703"/>
    <w:rsid w:val="00F10EC4"/>
    <w:rsid w:val="00F11E9F"/>
    <w:rsid w:val="00F124EC"/>
    <w:rsid w:val="00F12EBC"/>
    <w:rsid w:val="00F13149"/>
    <w:rsid w:val="00F13299"/>
    <w:rsid w:val="00F13345"/>
    <w:rsid w:val="00F133E5"/>
    <w:rsid w:val="00F13A93"/>
    <w:rsid w:val="00F13B8E"/>
    <w:rsid w:val="00F145CF"/>
    <w:rsid w:val="00F14A31"/>
    <w:rsid w:val="00F14B10"/>
    <w:rsid w:val="00F14B38"/>
    <w:rsid w:val="00F151CA"/>
    <w:rsid w:val="00F15222"/>
    <w:rsid w:val="00F15495"/>
    <w:rsid w:val="00F15D59"/>
    <w:rsid w:val="00F16504"/>
    <w:rsid w:val="00F16BD3"/>
    <w:rsid w:val="00F16F1C"/>
    <w:rsid w:val="00F17D01"/>
    <w:rsid w:val="00F20172"/>
    <w:rsid w:val="00F20355"/>
    <w:rsid w:val="00F20FEB"/>
    <w:rsid w:val="00F2158B"/>
    <w:rsid w:val="00F217B8"/>
    <w:rsid w:val="00F217F1"/>
    <w:rsid w:val="00F219DD"/>
    <w:rsid w:val="00F221A3"/>
    <w:rsid w:val="00F234F1"/>
    <w:rsid w:val="00F243F6"/>
    <w:rsid w:val="00F24F92"/>
    <w:rsid w:val="00F24FB0"/>
    <w:rsid w:val="00F258E7"/>
    <w:rsid w:val="00F25C4C"/>
    <w:rsid w:val="00F267DE"/>
    <w:rsid w:val="00F2739A"/>
    <w:rsid w:val="00F2763A"/>
    <w:rsid w:val="00F27770"/>
    <w:rsid w:val="00F30397"/>
    <w:rsid w:val="00F31929"/>
    <w:rsid w:val="00F31E62"/>
    <w:rsid w:val="00F31F15"/>
    <w:rsid w:val="00F32647"/>
    <w:rsid w:val="00F327C0"/>
    <w:rsid w:val="00F327DD"/>
    <w:rsid w:val="00F32988"/>
    <w:rsid w:val="00F3372E"/>
    <w:rsid w:val="00F33D0A"/>
    <w:rsid w:val="00F34012"/>
    <w:rsid w:val="00F344F1"/>
    <w:rsid w:val="00F34AE0"/>
    <w:rsid w:val="00F34D15"/>
    <w:rsid w:val="00F34EF6"/>
    <w:rsid w:val="00F358F7"/>
    <w:rsid w:val="00F363E2"/>
    <w:rsid w:val="00F3720B"/>
    <w:rsid w:val="00F3738A"/>
    <w:rsid w:val="00F4019E"/>
    <w:rsid w:val="00F40297"/>
    <w:rsid w:val="00F40C3B"/>
    <w:rsid w:val="00F417C6"/>
    <w:rsid w:val="00F428D5"/>
    <w:rsid w:val="00F42EEA"/>
    <w:rsid w:val="00F43DB2"/>
    <w:rsid w:val="00F43DCB"/>
    <w:rsid w:val="00F45C51"/>
    <w:rsid w:val="00F464DA"/>
    <w:rsid w:val="00F50031"/>
    <w:rsid w:val="00F51011"/>
    <w:rsid w:val="00F51B11"/>
    <w:rsid w:val="00F51CE4"/>
    <w:rsid w:val="00F53011"/>
    <w:rsid w:val="00F5317E"/>
    <w:rsid w:val="00F5343E"/>
    <w:rsid w:val="00F53831"/>
    <w:rsid w:val="00F53D4A"/>
    <w:rsid w:val="00F54298"/>
    <w:rsid w:val="00F544C6"/>
    <w:rsid w:val="00F554BD"/>
    <w:rsid w:val="00F55685"/>
    <w:rsid w:val="00F55B3A"/>
    <w:rsid w:val="00F56FD8"/>
    <w:rsid w:val="00F57C41"/>
    <w:rsid w:val="00F600E1"/>
    <w:rsid w:val="00F601BA"/>
    <w:rsid w:val="00F613E8"/>
    <w:rsid w:val="00F6314D"/>
    <w:rsid w:val="00F63307"/>
    <w:rsid w:val="00F636DE"/>
    <w:rsid w:val="00F63F97"/>
    <w:rsid w:val="00F64022"/>
    <w:rsid w:val="00F6404A"/>
    <w:rsid w:val="00F6451E"/>
    <w:rsid w:val="00F657DE"/>
    <w:rsid w:val="00F66AB5"/>
    <w:rsid w:val="00F67672"/>
    <w:rsid w:val="00F67D30"/>
    <w:rsid w:val="00F701AB"/>
    <w:rsid w:val="00F706FB"/>
    <w:rsid w:val="00F70A11"/>
    <w:rsid w:val="00F70EE4"/>
    <w:rsid w:val="00F71E2C"/>
    <w:rsid w:val="00F72BDF"/>
    <w:rsid w:val="00F73BA4"/>
    <w:rsid w:val="00F741D8"/>
    <w:rsid w:val="00F7468B"/>
    <w:rsid w:val="00F752E5"/>
    <w:rsid w:val="00F76DFA"/>
    <w:rsid w:val="00F77336"/>
    <w:rsid w:val="00F77390"/>
    <w:rsid w:val="00F7765B"/>
    <w:rsid w:val="00F77B07"/>
    <w:rsid w:val="00F804B8"/>
    <w:rsid w:val="00F81FF1"/>
    <w:rsid w:val="00F825A1"/>
    <w:rsid w:val="00F8274A"/>
    <w:rsid w:val="00F82E8C"/>
    <w:rsid w:val="00F83722"/>
    <w:rsid w:val="00F83BE7"/>
    <w:rsid w:val="00F83EFC"/>
    <w:rsid w:val="00F84409"/>
    <w:rsid w:val="00F8480A"/>
    <w:rsid w:val="00F84EA5"/>
    <w:rsid w:val="00F8539B"/>
    <w:rsid w:val="00F853C5"/>
    <w:rsid w:val="00F85E75"/>
    <w:rsid w:val="00F861E3"/>
    <w:rsid w:val="00F8654B"/>
    <w:rsid w:val="00F8683A"/>
    <w:rsid w:val="00F86A4B"/>
    <w:rsid w:val="00F90472"/>
    <w:rsid w:val="00F90A50"/>
    <w:rsid w:val="00F93FCB"/>
    <w:rsid w:val="00F94531"/>
    <w:rsid w:val="00F95554"/>
    <w:rsid w:val="00F9634F"/>
    <w:rsid w:val="00F979E9"/>
    <w:rsid w:val="00F97B90"/>
    <w:rsid w:val="00FA04DB"/>
    <w:rsid w:val="00FA0A91"/>
    <w:rsid w:val="00FA1331"/>
    <w:rsid w:val="00FA1AF2"/>
    <w:rsid w:val="00FA23C3"/>
    <w:rsid w:val="00FA2705"/>
    <w:rsid w:val="00FA27A3"/>
    <w:rsid w:val="00FA2819"/>
    <w:rsid w:val="00FA3019"/>
    <w:rsid w:val="00FA31D7"/>
    <w:rsid w:val="00FA345D"/>
    <w:rsid w:val="00FA4393"/>
    <w:rsid w:val="00FA49A5"/>
    <w:rsid w:val="00FA4E67"/>
    <w:rsid w:val="00FA5CB4"/>
    <w:rsid w:val="00FA6787"/>
    <w:rsid w:val="00FA6D35"/>
    <w:rsid w:val="00FB06DC"/>
    <w:rsid w:val="00FB15AD"/>
    <w:rsid w:val="00FB3363"/>
    <w:rsid w:val="00FB3413"/>
    <w:rsid w:val="00FB38C9"/>
    <w:rsid w:val="00FB3AE6"/>
    <w:rsid w:val="00FB49CD"/>
    <w:rsid w:val="00FB49FE"/>
    <w:rsid w:val="00FB65E9"/>
    <w:rsid w:val="00FB692D"/>
    <w:rsid w:val="00FB7715"/>
    <w:rsid w:val="00FB7A2A"/>
    <w:rsid w:val="00FB7DD0"/>
    <w:rsid w:val="00FB7F6E"/>
    <w:rsid w:val="00FC167E"/>
    <w:rsid w:val="00FC1A7D"/>
    <w:rsid w:val="00FC20C9"/>
    <w:rsid w:val="00FC216A"/>
    <w:rsid w:val="00FC3105"/>
    <w:rsid w:val="00FC4659"/>
    <w:rsid w:val="00FC5691"/>
    <w:rsid w:val="00FC59C6"/>
    <w:rsid w:val="00FC5D06"/>
    <w:rsid w:val="00FC6543"/>
    <w:rsid w:val="00FC6DFE"/>
    <w:rsid w:val="00FC7DE8"/>
    <w:rsid w:val="00FC7E50"/>
    <w:rsid w:val="00FD0574"/>
    <w:rsid w:val="00FD058D"/>
    <w:rsid w:val="00FD2433"/>
    <w:rsid w:val="00FD2B74"/>
    <w:rsid w:val="00FD2C95"/>
    <w:rsid w:val="00FD38BD"/>
    <w:rsid w:val="00FD3A46"/>
    <w:rsid w:val="00FD3ABA"/>
    <w:rsid w:val="00FD3B80"/>
    <w:rsid w:val="00FD61FF"/>
    <w:rsid w:val="00FD6C09"/>
    <w:rsid w:val="00FD78F6"/>
    <w:rsid w:val="00FE09FA"/>
    <w:rsid w:val="00FE0CAF"/>
    <w:rsid w:val="00FE0DFD"/>
    <w:rsid w:val="00FE0E6C"/>
    <w:rsid w:val="00FE0F29"/>
    <w:rsid w:val="00FE13CA"/>
    <w:rsid w:val="00FE21F3"/>
    <w:rsid w:val="00FE257C"/>
    <w:rsid w:val="00FE2727"/>
    <w:rsid w:val="00FE3A83"/>
    <w:rsid w:val="00FE3DA4"/>
    <w:rsid w:val="00FE3E12"/>
    <w:rsid w:val="00FE3E43"/>
    <w:rsid w:val="00FE422B"/>
    <w:rsid w:val="00FE4584"/>
    <w:rsid w:val="00FF0A89"/>
    <w:rsid w:val="00FF1334"/>
    <w:rsid w:val="00FF1915"/>
    <w:rsid w:val="00FF1A40"/>
    <w:rsid w:val="00FF1BC5"/>
    <w:rsid w:val="00FF1E6F"/>
    <w:rsid w:val="00FF21F0"/>
    <w:rsid w:val="00FF27E9"/>
    <w:rsid w:val="00FF28E1"/>
    <w:rsid w:val="00FF3073"/>
    <w:rsid w:val="00FF321C"/>
    <w:rsid w:val="00FF3FDF"/>
    <w:rsid w:val="00FF4202"/>
    <w:rsid w:val="00FF4A62"/>
    <w:rsid w:val="00FF5227"/>
    <w:rsid w:val="00FF531A"/>
    <w:rsid w:val="00FF5EAB"/>
    <w:rsid w:val="00FF60B6"/>
    <w:rsid w:val="00FF7477"/>
    <w:rsid w:val="00FF7C32"/>
    <w:rsid w:val="00FF7E0F"/>
    <w:rsid w:val="012BDB32"/>
    <w:rsid w:val="01A176D2"/>
    <w:rsid w:val="01AE13D0"/>
    <w:rsid w:val="01BA2016"/>
    <w:rsid w:val="02140EF3"/>
    <w:rsid w:val="033739D3"/>
    <w:rsid w:val="03EB27A1"/>
    <w:rsid w:val="04A30BD8"/>
    <w:rsid w:val="04F762F9"/>
    <w:rsid w:val="059AE406"/>
    <w:rsid w:val="05A7B71E"/>
    <w:rsid w:val="0668B86B"/>
    <w:rsid w:val="067056BA"/>
    <w:rsid w:val="067211AD"/>
    <w:rsid w:val="07DBAAAA"/>
    <w:rsid w:val="08180FE5"/>
    <w:rsid w:val="088D1384"/>
    <w:rsid w:val="08BA914D"/>
    <w:rsid w:val="08DA068A"/>
    <w:rsid w:val="08E8C3DC"/>
    <w:rsid w:val="098B5442"/>
    <w:rsid w:val="09DE336F"/>
    <w:rsid w:val="0A53F0DA"/>
    <w:rsid w:val="0B1B909B"/>
    <w:rsid w:val="0B515F42"/>
    <w:rsid w:val="0B924906"/>
    <w:rsid w:val="0C551338"/>
    <w:rsid w:val="0CB82F3F"/>
    <w:rsid w:val="0CD1A14D"/>
    <w:rsid w:val="0CF4391B"/>
    <w:rsid w:val="0D2C0FEC"/>
    <w:rsid w:val="0D3631F8"/>
    <w:rsid w:val="0D3E70E9"/>
    <w:rsid w:val="0D55902D"/>
    <w:rsid w:val="0DE86549"/>
    <w:rsid w:val="0E84DAAB"/>
    <w:rsid w:val="10A8D099"/>
    <w:rsid w:val="10DB9664"/>
    <w:rsid w:val="10FFA0B4"/>
    <w:rsid w:val="1124046B"/>
    <w:rsid w:val="121EAD78"/>
    <w:rsid w:val="1255516D"/>
    <w:rsid w:val="12BB0E4B"/>
    <w:rsid w:val="13CBFF20"/>
    <w:rsid w:val="14044DD3"/>
    <w:rsid w:val="1553C23F"/>
    <w:rsid w:val="15942072"/>
    <w:rsid w:val="15D4E6E9"/>
    <w:rsid w:val="170E6DB5"/>
    <w:rsid w:val="1772D7BA"/>
    <w:rsid w:val="195DFA76"/>
    <w:rsid w:val="1974B4A5"/>
    <w:rsid w:val="1A1FF7C4"/>
    <w:rsid w:val="1AD0A240"/>
    <w:rsid w:val="1D0EA2D4"/>
    <w:rsid w:val="1DBE18A9"/>
    <w:rsid w:val="1E57FB5C"/>
    <w:rsid w:val="1EBFEC67"/>
    <w:rsid w:val="1F365F84"/>
    <w:rsid w:val="1F6B8A9A"/>
    <w:rsid w:val="1FD9E95C"/>
    <w:rsid w:val="20A9B577"/>
    <w:rsid w:val="20F19701"/>
    <w:rsid w:val="216BE909"/>
    <w:rsid w:val="21BA6BAB"/>
    <w:rsid w:val="22CA9087"/>
    <w:rsid w:val="238C4B00"/>
    <w:rsid w:val="24707680"/>
    <w:rsid w:val="2535456E"/>
    <w:rsid w:val="2536D11A"/>
    <w:rsid w:val="2565EFC0"/>
    <w:rsid w:val="25CC6B1B"/>
    <w:rsid w:val="274D3735"/>
    <w:rsid w:val="2762BBA5"/>
    <w:rsid w:val="27F8667B"/>
    <w:rsid w:val="28874F2F"/>
    <w:rsid w:val="289A612D"/>
    <w:rsid w:val="2904111B"/>
    <w:rsid w:val="29A11A24"/>
    <w:rsid w:val="2D9ECE5D"/>
    <w:rsid w:val="2DAA4869"/>
    <w:rsid w:val="2E40A744"/>
    <w:rsid w:val="2FF33878"/>
    <w:rsid w:val="30638C82"/>
    <w:rsid w:val="30D57E44"/>
    <w:rsid w:val="31174B7F"/>
    <w:rsid w:val="313BA33C"/>
    <w:rsid w:val="314661FA"/>
    <w:rsid w:val="314DAA5C"/>
    <w:rsid w:val="31DD1369"/>
    <w:rsid w:val="32D4E4EE"/>
    <w:rsid w:val="32F215C9"/>
    <w:rsid w:val="35231D54"/>
    <w:rsid w:val="35650B4D"/>
    <w:rsid w:val="35FAFF76"/>
    <w:rsid w:val="3657FA52"/>
    <w:rsid w:val="369F863A"/>
    <w:rsid w:val="36B35B3B"/>
    <w:rsid w:val="36E6BC60"/>
    <w:rsid w:val="377DCDBE"/>
    <w:rsid w:val="37893BD0"/>
    <w:rsid w:val="37A408E2"/>
    <w:rsid w:val="3AA0C9CF"/>
    <w:rsid w:val="3B3F6D37"/>
    <w:rsid w:val="3B7110D1"/>
    <w:rsid w:val="3BF7FADB"/>
    <w:rsid w:val="3D0DD807"/>
    <w:rsid w:val="3DFEA8B0"/>
    <w:rsid w:val="3E379C40"/>
    <w:rsid w:val="3E4CA998"/>
    <w:rsid w:val="3E57AD6E"/>
    <w:rsid w:val="3F3EAEC9"/>
    <w:rsid w:val="40030EF4"/>
    <w:rsid w:val="40721576"/>
    <w:rsid w:val="413D1750"/>
    <w:rsid w:val="4248FE1C"/>
    <w:rsid w:val="42BA9951"/>
    <w:rsid w:val="42E5F397"/>
    <w:rsid w:val="430023AC"/>
    <w:rsid w:val="4321FCD3"/>
    <w:rsid w:val="44268D21"/>
    <w:rsid w:val="44732BBC"/>
    <w:rsid w:val="44A26280"/>
    <w:rsid w:val="4546E3F3"/>
    <w:rsid w:val="4636C8D0"/>
    <w:rsid w:val="4695B358"/>
    <w:rsid w:val="478470B3"/>
    <w:rsid w:val="4890803E"/>
    <w:rsid w:val="48C37200"/>
    <w:rsid w:val="4A04D64C"/>
    <w:rsid w:val="4ACD2BF5"/>
    <w:rsid w:val="4AD6EFE9"/>
    <w:rsid w:val="4BF0D1E6"/>
    <w:rsid w:val="4C5AED68"/>
    <w:rsid w:val="4CFBA469"/>
    <w:rsid w:val="4E4EC4D5"/>
    <w:rsid w:val="4E5D81B1"/>
    <w:rsid w:val="4E784B49"/>
    <w:rsid w:val="4F27358D"/>
    <w:rsid w:val="4FDF96A3"/>
    <w:rsid w:val="50945216"/>
    <w:rsid w:val="52324BB2"/>
    <w:rsid w:val="52475DBB"/>
    <w:rsid w:val="52E91659"/>
    <w:rsid w:val="5334229F"/>
    <w:rsid w:val="53BB40EC"/>
    <w:rsid w:val="53C05F6E"/>
    <w:rsid w:val="54993E7C"/>
    <w:rsid w:val="54D07A48"/>
    <w:rsid w:val="5585F301"/>
    <w:rsid w:val="558F7992"/>
    <w:rsid w:val="571D90C8"/>
    <w:rsid w:val="575730A8"/>
    <w:rsid w:val="5859EFBC"/>
    <w:rsid w:val="58DF8C5F"/>
    <w:rsid w:val="58E0DF38"/>
    <w:rsid w:val="5967CAE5"/>
    <w:rsid w:val="59A7D15D"/>
    <w:rsid w:val="5A4C979D"/>
    <w:rsid w:val="5AE09BCF"/>
    <w:rsid w:val="5AE1B3B3"/>
    <w:rsid w:val="5B22C944"/>
    <w:rsid w:val="5B52AD3A"/>
    <w:rsid w:val="5C5D16E2"/>
    <w:rsid w:val="5CD34C05"/>
    <w:rsid w:val="5CED50C3"/>
    <w:rsid w:val="5E5E1B44"/>
    <w:rsid w:val="5E850BA4"/>
    <w:rsid w:val="5F3A972A"/>
    <w:rsid w:val="60279006"/>
    <w:rsid w:val="616D95E9"/>
    <w:rsid w:val="61DE7D4F"/>
    <w:rsid w:val="624854F0"/>
    <w:rsid w:val="6295E179"/>
    <w:rsid w:val="639763FB"/>
    <w:rsid w:val="63A249AA"/>
    <w:rsid w:val="63C538BD"/>
    <w:rsid w:val="63F0619A"/>
    <w:rsid w:val="643C180E"/>
    <w:rsid w:val="64B4F04B"/>
    <w:rsid w:val="64C07100"/>
    <w:rsid w:val="65114E4B"/>
    <w:rsid w:val="6616CE09"/>
    <w:rsid w:val="66789600"/>
    <w:rsid w:val="66873187"/>
    <w:rsid w:val="684D9274"/>
    <w:rsid w:val="68B57FDB"/>
    <w:rsid w:val="69AD8229"/>
    <w:rsid w:val="6AA7DA24"/>
    <w:rsid w:val="6BEFCF9E"/>
    <w:rsid w:val="6BF87A4D"/>
    <w:rsid w:val="6D4ECD09"/>
    <w:rsid w:val="6DCE8B2B"/>
    <w:rsid w:val="6E30B80D"/>
    <w:rsid w:val="6E8B1455"/>
    <w:rsid w:val="6EB651F7"/>
    <w:rsid w:val="6ECE1167"/>
    <w:rsid w:val="6EFCACB0"/>
    <w:rsid w:val="6F7DB85A"/>
    <w:rsid w:val="6FC07611"/>
    <w:rsid w:val="702FDDB9"/>
    <w:rsid w:val="70A4D5D4"/>
    <w:rsid w:val="71D69E33"/>
    <w:rsid w:val="71EE9B06"/>
    <w:rsid w:val="7309F95C"/>
    <w:rsid w:val="730C889D"/>
    <w:rsid w:val="735DDC1E"/>
    <w:rsid w:val="737D3188"/>
    <w:rsid w:val="745AE1C0"/>
    <w:rsid w:val="749CF0CF"/>
    <w:rsid w:val="7629A289"/>
    <w:rsid w:val="767F8556"/>
    <w:rsid w:val="78835D50"/>
    <w:rsid w:val="79E2C9A8"/>
    <w:rsid w:val="7ACEA610"/>
    <w:rsid w:val="7B6AB647"/>
    <w:rsid w:val="7C310A63"/>
    <w:rsid w:val="7CA99225"/>
    <w:rsid w:val="7CC20E1A"/>
    <w:rsid w:val="7CE8660D"/>
    <w:rsid w:val="7DF17350"/>
    <w:rsid w:val="7F082287"/>
    <w:rsid w:val="7FF0B1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CB13B81-7B88-4DD4-90B4-2024D8FF6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iPriority="99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LS正文"/>
    <w:qFormat/>
    <w:rsid w:val="00226B38"/>
    <w:pPr>
      <w:widowControl w:val="0"/>
      <w:adjustRightInd w:val="0"/>
      <w:spacing w:line="300" w:lineRule="auto"/>
      <w:ind w:left="34" w:right="28"/>
      <w:jc w:val="both"/>
    </w:pPr>
    <w:rPr>
      <w:rFonts w:ascii="Arial" w:hAnsi="Arial"/>
      <w:kern w:val="21"/>
      <w:sz w:val="21"/>
      <w:szCs w:val="21"/>
    </w:rPr>
  </w:style>
  <w:style w:type="paragraph" w:styleId="1">
    <w:name w:val="heading 1"/>
    <w:aliases w:val="CLS-H1,h1 chapter heading,Heading 1,H1,Level 1 Head,PIM 1,Section Head,h1,l1,1,Heading 0,章,Header 1,Header1,A MAJOR/BOLD,Company Index,Chapter Name,Datasheet title,Fab-1,level 1,heading 1,Head1,1st level,H11,H12,H13,H14,H15,H16,H17,标书1,L1,boc"/>
    <w:basedOn w:val="a"/>
    <w:next w:val="a"/>
    <w:link w:val="1Char"/>
    <w:qFormat/>
    <w:rsid w:val="00465027"/>
    <w:pPr>
      <w:widowControl/>
      <w:numPr>
        <w:numId w:val="1"/>
      </w:numPr>
      <w:adjustRightInd/>
      <w:spacing w:before="120" w:after="120"/>
      <w:jc w:val="left"/>
      <w:outlineLvl w:val="0"/>
    </w:pPr>
    <w:rPr>
      <w:b/>
      <w:bCs/>
      <w:sz w:val="36"/>
    </w:rPr>
  </w:style>
  <w:style w:type="paragraph" w:styleId="2">
    <w:name w:val="heading 2"/>
    <w:aliases w:val="CLS-H2,h2 main heading,Heading 2 Hidden,Heading 2 CCBS,Titre3,H2,Level 2 Head,heading 2,PIM2,2nd level,h2,2,Header 2,l2,Titre2,Head 2,2.标题 2,HD2,Fab-2,sect 1.2,H21,sect 1.21,H22,sect 1.22,H211,sect 1.211,H23,sect 1.23,H212,sect 1.212,Courseware #"/>
    <w:basedOn w:val="1"/>
    <w:next w:val="a"/>
    <w:link w:val="2Char"/>
    <w:qFormat/>
    <w:rsid w:val="00465027"/>
    <w:pPr>
      <w:numPr>
        <w:ilvl w:val="1"/>
      </w:numPr>
      <w:outlineLvl w:val="1"/>
    </w:pPr>
    <w:rPr>
      <w:sz w:val="30"/>
    </w:rPr>
  </w:style>
  <w:style w:type="paragraph" w:styleId="3">
    <w:name w:val="heading 3"/>
    <w:aliases w:val="CLS-H3,h3 sub heading,Level 3 Head,H3,Heading 3 - old,level_3,PIM 3,h3,3rd level,3,sect1.2.3,prop3,3heading,heading 3,Heading 31,Bold Head,bh,3 Char,Heading 3,l3,CT,小标题中,sect1.2.31,sect1.2.32,sect1.2.311,sect1.2.33,sect1.2.312,PRTM Heading 3,BOD 0"/>
    <w:basedOn w:val="2"/>
    <w:next w:val="a"/>
    <w:link w:val="3Char"/>
    <w:qFormat/>
    <w:rsid w:val="003F41F8"/>
    <w:pPr>
      <w:numPr>
        <w:ilvl w:val="2"/>
      </w:numPr>
      <w:ind w:left="0" w:right="0"/>
      <w:outlineLvl w:val="2"/>
    </w:pPr>
    <w:rPr>
      <w:sz w:val="28"/>
    </w:rPr>
  </w:style>
  <w:style w:type="paragraph" w:styleId="4">
    <w:name w:val="heading 4"/>
    <w:aliases w:val="CLS-H4,h4 sub sub heading,H4,h4,PIM 4,Fab-4,T5,Heading 4,三级,bullet,bl,bb,h41,H41,bullet1,bl1,bb1,h42,H42,bullet2,bl2,bb2,h411,H411,bullet11,bl11,bb11,h43,H43,bullet3,bl3,bb3,h412,H412,bullet12,bl12,bb12,h421,H421,bullet21,bl21,bb21,h4111,H4111"/>
    <w:basedOn w:val="3"/>
    <w:next w:val="a"/>
    <w:link w:val="4Char"/>
    <w:qFormat/>
    <w:rsid w:val="00320D3E"/>
    <w:pPr>
      <w:numPr>
        <w:ilvl w:val="3"/>
      </w:numPr>
      <w:spacing w:line="240" w:lineRule="atLeast"/>
      <w:ind w:left="681"/>
      <w:outlineLvl w:val="3"/>
    </w:pPr>
  </w:style>
  <w:style w:type="paragraph" w:styleId="5">
    <w:name w:val="heading 5"/>
    <w:aliases w:val="H5,PIM 5,dash,ds,dd,h5,First Bullet,L5,5,H51,First Bullet1,L51,51,dash1,ds1,dd1,H52,First Bullet2,L52,52,dash2,ds2,dd2,H53,First Bullet3,L53,53,dash3,ds3,dd3,H54,First Bullet4,L54,54,dash4,ds4,dd4,H55,First Bullet5,L55,55,dash5,ds5,dd5,H56,L56,l5"/>
    <w:basedOn w:val="4"/>
    <w:next w:val="a"/>
    <w:link w:val="5Char"/>
    <w:qFormat/>
    <w:rsid w:val="002D7E05"/>
    <w:pPr>
      <w:numPr>
        <w:ilvl w:val="4"/>
      </w:numPr>
      <w:tabs>
        <w:tab w:val="num" w:pos="360"/>
      </w:tabs>
      <w:outlineLvl w:val="4"/>
    </w:pPr>
  </w:style>
  <w:style w:type="paragraph" w:styleId="6">
    <w:name w:val="heading 6"/>
    <w:aliases w:val="PIM 6,H6,Bullet (Single Lines),h6,BOD 4,Legal Level 1.,Bullet list"/>
    <w:basedOn w:val="5"/>
    <w:next w:val="a"/>
    <w:qFormat/>
    <w:rsid w:val="002D7E05"/>
    <w:pPr>
      <w:numPr>
        <w:ilvl w:val="5"/>
      </w:numPr>
      <w:tabs>
        <w:tab w:val="num" w:pos="360"/>
      </w:tabs>
      <w:outlineLvl w:val="5"/>
    </w:pPr>
  </w:style>
  <w:style w:type="paragraph" w:styleId="7">
    <w:name w:val="heading 7"/>
    <w:aliases w:val="PIM 7,H TIMES1,不用,letter list,1.标题 6,H7"/>
    <w:basedOn w:val="6"/>
    <w:next w:val="a"/>
    <w:qFormat/>
    <w:rsid w:val="002D7E05"/>
    <w:pPr>
      <w:numPr>
        <w:ilvl w:val="6"/>
      </w:numPr>
      <w:tabs>
        <w:tab w:val="num" w:pos="360"/>
      </w:tabs>
      <w:outlineLvl w:val="6"/>
    </w:pPr>
  </w:style>
  <w:style w:type="paragraph" w:styleId="8">
    <w:name w:val="heading 8"/>
    <w:aliases w:val="不用8,H8"/>
    <w:basedOn w:val="a"/>
    <w:next w:val="a"/>
    <w:qFormat/>
    <w:rsid w:val="002D7E05"/>
    <w:pPr>
      <w:keepNext/>
      <w:keepLines/>
      <w:numPr>
        <w:ilvl w:val="7"/>
        <w:numId w:val="1"/>
      </w:numPr>
      <w:tabs>
        <w:tab w:val="num" w:pos="360"/>
      </w:tabs>
      <w:spacing w:before="240" w:after="64" w:line="320" w:lineRule="auto"/>
      <w:ind w:left="0" w:firstLine="0"/>
      <w:outlineLvl w:val="7"/>
    </w:pPr>
    <w:rPr>
      <w:rFonts w:eastAsia="黑体"/>
    </w:rPr>
  </w:style>
  <w:style w:type="paragraph" w:styleId="9">
    <w:name w:val="heading 9"/>
    <w:aliases w:val="PIM 9,不用9,H9"/>
    <w:basedOn w:val="a"/>
    <w:next w:val="a"/>
    <w:qFormat/>
    <w:rsid w:val="002D7E05"/>
    <w:pPr>
      <w:keepNext/>
      <w:keepLines/>
      <w:numPr>
        <w:ilvl w:val="8"/>
        <w:numId w:val="1"/>
      </w:numPr>
      <w:tabs>
        <w:tab w:val="num" w:pos="360"/>
      </w:tabs>
      <w:spacing w:before="240" w:after="64" w:line="320" w:lineRule="auto"/>
      <w:ind w:left="0" w:firstLine="0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CLS-H1 Char,h1 chapter heading Char,Heading 1 Char,H1 Char,Level 1 Head Char,PIM 1 Char,Section Head Char,h1 Char,l1 Char,1 Char,Heading 0 Char,章 Char,Header 1 Char,Header1 Char,A MAJOR/BOLD Char,Company Index Char,Chapter Name Char,Fab-1 Char"/>
    <w:basedOn w:val="a0"/>
    <w:link w:val="1"/>
    <w:rsid w:val="00465027"/>
    <w:rPr>
      <w:rFonts w:ascii="Arial" w:hAnsi="Arial"/>
      <w:b/>
      <w:bCs/>
      <w:kern w:val="21"/>
      <w:sz w:val="36"/>
      <w:szCs w:val="21"/>
    </w:rPr>
  </w:style>
  <w:style w:type="character" w:customStyle="1" w:styleId="2Char">
    <w:name w:val="标题 2 Char"/>
    <w:aliases w:val="CLS-H2 Char,h2 main heading Char,Heading 2 Hidden Char,Heading 2 CCBS Char,Titre3 Char,H2 Char,Level 2 Head Char,heading 2 Char,PIM2 Char,2nd level Char,h2 Char,2 Char,Header 2 Char,l2 Char,Titre2 Char,Head 2 Char,2.标题 2 Char,HD2 Char,H21 Char"/>
    <w:basedOn w:val="1Char"/>
    <w:link w:val="2"/>
    <w:rsid w:val="00465027"/>
    <w:rPr>
      <w:rFonts w:ascii="Arial" w:hAnsi="Arial"/>
      <w:b/>
      <w:bCs/>
      <w:kern w:val="21"/>
      <w:sz w:val="30"/>
      <w:szCs w:val="21"/>
    </w:rPr>
  </w:style>
  <w:style w:type="character" w:customStyle="1" w:styleId="3Char">
    <w:name w:val="标题 3 Char"/>
    <w:aliases w:val="CLS-H3 Char,h3 sub heading Char,Level 3 Head Char,H3 Char,Heading 3 - old Char,level_3 Char,PIM 3 Char,h3 Char,3rd level Char,3 Char1,sect1.2.3 Char,prop3 Char,3heading Char,heading 3 Char,Heading 31 Char,Bold Head Char,bh Char,3 Char Char"/>
    <w:basedOn w:val="2Char"/>
    <w:link w:val="3"/>
    <w:rsid w:val="003F41F8"/>
    <w:rPr>
      <w:rFonts w:ascii="Arial" w:hAnsi="Arial"/>
      <w:b/>
      <w:bCs/>
      <w:kern w:val="21"/>
      <w:sz w:val="28"/>
      <w:szCs w:val="21"/>
    </w:rPr>
  </w:style>
  <w:style w:type="character" w:customStyle="1" w:styleId="4Char">
    <w:name w:val="标题 4 Char"/>
    <w:aliases w:val="CLS-H4 Char,h4 sub sub heading Char,H4 Char,h4 Char,PIM 4 Char,Fab-4 Char,T5 Char,Heading 4 Char,三级 Char,bullet Char,bl Char,bb Char,h41 Char,H41 Char,bullet1 Char,bl1 Char,bb1 Char,h42 Char,H42 Char,bullet2 Char,bl2 Char,bb2 Char,h411 Char"/>
    <w:basedOn w:val="3Char"/>
    <w:link w:val="4"/>
    <w:rsid w:val="00320D3E"/>
    <w:rPr>
      <w:rFonts w:ascii="Arial" w:hAnsi="Arial"/>
      <w:b/>
      <w:bCs/>
      <w:kern w:val="21"/>
      <w:sz w:val="28"/>
      <w:szCs w:val="21"/>
    </w:rPr>
  </w:style>
  <w:style w:type="character" w:customStyle="1" w:styleId="5Char">
    <w:name w:val="标题 5 Char"/>
    <w:aliases w:val="H5 Char,PIM 5 Char,dash Char,ds Char,dd Char,h5 Char,First Bullet Char,L5 Char,5 Char,H51 Char,First Bullet1 Char,L51 Char,51 Char,dash1 Char,ds1 Char,dd1 Char,H52 Char,First Bullet2 Char,L52 Char,52 Char,dash2 Char,ds2 Char,dd2 Char,H53 Char"/>
    <w:basedOn w:val="4Char"/>
    <w:link w:val="5"/>
    <w:rsid w:val="00622EEF"/>
    <w:rPr>
      <w:rFonts w:ascii="Arial" w:hAnsi="Arial"/>
      <w:b/>
      <w:bCs/>
      <w:kern w:val="21"/>
      <w:sz w:val="21"/>
      <w:szCs w:val="21"/>
    </w:rPr>
  </w:style>
  <w:style w:type="paragraph" w:customStyle="1" w:styleId="10">
    <w:name w:val="项目符号1说明"/>
    <w:basedOn w:val="a"/>
    <w:autoRedefine/>
    <w:rsid w:val="002D7E05"/>
    <w:pPr>
      <w:adjustRightInd/>
      <w:spacing w:before="60" w:after="60" w:line="360" w:lineRule="auto"/>
      <w:ind w:left="900"/>
    </w:pPr>
    <w:rPr>
      <w:rFonts w:ascii="Times New Roman" w:hAnsi="Times New Roman"/>
      <w:szCs w:val="24"/>
    </w:rPr>
  </w:style>
  <w:style w:type="paragraph" w:customStyle="1" w:styleId="20">
    <w:name w:val="项目符号2"/>
    <w:basedOn w:val="a"/>
    <w:next w:val="a"/>
    <w:rsid w:val="002D7E05"/>
    <w:pPr>
      <w:tabs>
        <w:tab w:val="num" w:pos="420"/>
      </w:tabs>
      <w:adjustRightInd/>
      <w:spacing w:before="60" w:after="60" w:line="360" w:lineRule="auto"/>
      <w:ind w:left="420" w:hanging="420"/>
    </w:pPr>
    <w:rPr>
      <w:rFonts w:ascii="Times New Roman" w:hAnsi="Times New Roman"/>
      <w:szCs w:val="24"/>
    </w:rPr>
  </w:style>
  <w:style w:type="paragraph" w:customStyle="1" w:styleId="21">
    <w:name w:val="正文缩进2字"/>
    <w:basedOn w:val="a"/>
    <w:autoRedefine/>
    <w:rsid w:val="002D7E05"/>
    <w:pPr>
      <w:autoSpaceDE w:val="0"/>
      <w:autoSpaceDN w:val="0"/>
      <w:spacing w:before="60" w:after="60" w:line="360" w:lineRule="auto"/>
      <w:ind w:firstLine="420"/>
    </w:pPr>
    <w:rPr>
      <w:rFonts w:ascii="宋体" w:hAnsi="宋体"/>
      <w:color w:val="000000"/>
    </w:rPr>
  </w:style>
  <w:style w:type="paragraph" w:styleId="a3">
    <w:name w:val="annotation text"/>
    <w:basedOn w:val="a"/>
    <w:link w:val="Char"/>
    <w:rsid w:val="002D7E05"/>
    <w:pPr>
      <w:jc w:val="left"/>
    </w:pPr>
  </w:style>
  <w:style w:type="table" w:styleId="a4">
    <w:name w:val="Table Grid"/>
    <w:basedOn w:val="a1"/>
    <w:uiPriority w:val="39"/>
    <w:rsid w:val="002D7E05"/>
    <w:pPr>
      <w:widowControl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Document Map"/>
    <w:basedOn w:val="a"/>
    <w:semiHidden/>
    <w:rsid w:val="002D7E05"/>
    <w:pPr>
      <w:shd w:val="clear" w:color="auto" w:fill="000080"/>
    </w:pPr>
  </w:style>
  <w:style w:type="paragraph" w:styleId="a6">
    <w:name w:val="header"/>
    <w:basedOn w:val="a"/>
    <w:link w:val="Char0"/>
    <w:rsid w:val="00DF0F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8F136A"/>
    <w:rPr>
      <w:rFonts w:ascii="Arial" w:hAnsi="Arial"/>
      <w:kern w:val="21"/>
      <w:sz w:val="18"/>
      <w:szCs w:val="18"/>
    </w:rPr>
  </w:style>
  <w:style w:type="paragraph" w:styleId="a7">
    <w:name w:val="footer"/>
    <w:basedOn w:val="a"/>
    <w:link w:val="Char1"/>
    <w:rsid w:val="00DF0FB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8F136A"/>
    <w:rPr>
      <w:rFonts w:ascii="Arial" w:hAnsi="Arial"/>
      <w:kern w:val="21"/>
      <w:sz w:val="18"/>
      <w:szCs w:val="18"/>
    </w:rPr>
  </w:style>
  <w:style w:type="paragraph" w:customStyle="1" w:styleId="a8">
    <w:name w:val="封面公司名"/>
    <w:basedOn w:val="a"/>
    <w:rsid w:val="00DF0FBF"/>
    <w:pPr>
      <w:autoSpaceDE w:val="0"/>
      <w:autoSpaceDN w:val="0"/>
      <w:spacing w:before="60" w:after="60" w:line="360" w:lineRule="auto"/>
      <w:jc w:val="center"/>
    </w:pPr>
    <w:rPr>
      <w:rFonts w:eastAsia="黑体" w:cs="宋体"/>
      <w:color w:val="000000"/>
      <w:sz w:val="30"/>
      <w:szCs w:val="20"/>
    </w:rPr>
  </w:style>
  <w:style w:type="paragraph" w:styleId="11">
    <w:name w:val="toc 1"/>
    <w:basedOn w:val="a"/>
    <w:next w:val="a"/>
    <w:autoRedefine/>
    <w:uiPriority w:val="39"/>
    <w:rsid w:val="007017F4"/>
    <w:pPr>
      <w:tabs>
        <w:tab w:val="right" w:leader="dot" w:pos="9039"/>
      </w:tabs>
    </w:pPr>
  </w:style>
  <w:style w:type="paragraph" w:styleId="22">
    <w:name w:val="toc 2"/>
    <w:basedOn w:val="a"/>
    <w:next w:val="a"/>
    <w:autoRedefine/>
    <w:uiPriority w:val="39"/>
    <w:rsid w:val="004B1FBF"/>
    <w:pPr>
      <w:ind w:leftChars="200" w:left="420"/>
    </w:pPr>
  </w:style>
  <w:style w:type="paragraph" w:styleId="30">
    <w:name w:val="toc 3"/>
    <w:basedOn w:val="a"/>
    <w:next w:val="a"/>
    <w:autoRedefine/>
    <w:uiPriority w:val="39"/>
    <w:rsid w:val="004B1FBF"/>
    <w:pPr>
      <w:ind w:leftChars="400" w:left="840"/>
    </w:pPr>
  </w:style>
  <w:style w:type="paragraph" w:styleId="40">
    <w:name w:val="toc 4"/>
    <w:basedOn w:val="a"/>
    <w:next w:val="a"/>
    <w:autoRedefine/>
    <w:uiPriority w:val="39"/>
    <w:rsid w:val="004B1FBF"/>
    <w:pPr>
      <w:ind w:leftChars="600" w:left="1260"/>
    </w:pPr>
  </w:style>
  <w:style w:type="character" w:styleId="a9">
    <w:name w:val="Hyperlink"/>
    <w:basedOn w:val="a0"/>
    <w:uiPriority w:val="99"/>
    <w:rsid w:val="004B1FBF"/>
    <w:rPr>
      <w:color w:val="0000FF"/>
      <w:u w:val="single"/>
    </w:rPr>
  </w:style>
  <w:style w:type="paragraph" w:customStyle="1" w:styleId="CLS">
    <w:name w:val="CLS标题"/>
    <w:basedOn w:val="1"/>
    <w:link w:val="CLSChar"/>
    <w:qFormat/>
    <w:rsid w:val="00E33FCF"/>
    <w:pPr>
      <w:numPr>
        <w:numId w:val="0"/>
      </w:numPr>
      <w:spacing w:before="720" w:after="720"/>
      <w:jc w:val="center"/>
    </w:pPr>
    <w:rPr>
      <w:rFonts w:ascii="黑体" w:eastAsia="黑体"/>
      <w:bCs w:val="0"/>
      <w:szCs w:val="48"/>
    </w:rPr>
  </w:style>
  <w:style w:type="character" w:customStyle="1" w:styleId="CLSChar">
    <w:name w:val="CLS标题 Char"/>
    <w:basedOn w:val="1Char"/>
    <w:link w:val="CLS"/>
    <w:rsid w:val="00E33FCF"/>
    <w:rPr>
      <w:rFonts w:ascii="黑体" w:eastAsia="黑体" w:hAnsi="Arial"/>
      <w:b/>
      <w:bCs/>
      <w:kern w:val="21"/>
      <w:sz w:val="36"/>
      <w:szCs w:val="48"/>
    </w:rPr>
  </w:style>
  <w:style w:type="character" w:styleId="aa">
    <w:name w:val="Emphasis"/>
    <w:aliases w:val="CLS强调"/>
    <w:basedOn w:val="a0"/>
    <w:qFormat/>
    <w:rsid w:val="00B615B3"/>
    <w:rPr>
      <w:i/>
      <w:iCs/>
      <w:u w:val="single"/>
    </w:rPr>
  </w:style>
  <w:style w:type="character" w:styleId="ab">
    <w:name w:val="Strong"/>
    <w:aliases w:val="CLS要点"/>
    <w:basedOn w:val="a0"/>
    <w:qFormat/>
    <w:rsid w:val="00B615B3"/>
    <w:rPr>
      <w:b/>
      <w:bCs/>
    </w:rPr>
  </w:style>
  <w:style w:type="paragraph" w:styleId="ac">
    <w:name w:val="Balloon Text"/>
    <w:basedOn w:val="a"/>
    <w:link w:val="Char2"/>
    <w:rsid w:val="00D42CE2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c"/>
    <w:rsid w:val="00D42CE2"/>
    <w:rPr>
      <w:rFonts w:ascii="Arial" w:hAnsi="Arial"/>
      <w:spacing w:val="20"/>
      <w:kern w:val="2"/>
      <w:sz w:val="18"/>
      <w:szCs w:val="18"/>
    </w:rPr>
  </w:style>
  <w:style w:type="paragraph" w:styleId="ad">
    <w:name w:val="Body Text"/>
    <w:aliases w:val=" Char Char Char Char Char, Char Char Char Char"/>
    <w:basedOn w:val="a"/>
    <w:link w:val="Char3"/>
    <w:rsid w:val="00007F24"/>
    <w:pPr>
      <w:widowControl/>
      <w:overflowPunct w:val="0"/>
      <w:autoSpaceDE w:val="0"/>
      <w:autoSpaceDN w:val="0"/>
      <w:spacing w:after="120" w:line="240" w:lineRule="auto"/>
      <w:jc w:val="left"/>
      <w:textAlignment w:val="baseline"/>
    </w:pPr>
    <w:rPr>
      <w:rFonts w:ascii="Times New Roman" w:hAnsi="Times New Roman" w:cs="Arial"/>
      <w:bCs/>
      <w:kern w:val="0"/>
      <w:sz w:val="22"/>
      <w:szCs w:val="20"/>
      <w:lang w:val="en-AU" w:eastAsia="en-US"/>
    </w:rPr>
  </w:style>
  <w:style w:type="character" w:customStyle="1" w:styleId="Char3">
    <w:name w:val="正文文本 Char"/>
    <w:aliases w:val=" Char Char Char Char Char Char, Char Char Char Char Char1"/>
    <w:basedOn w:val="a0"/>
    <w:link w:val="ad"/>
    <w:rsid w:val="00007F24"/>
    <w:rPr>
      <w:rFonts w:cs="Arial"/>
      <w:bCs/>
      <w:sz w:val="22"/>
      <w:lang w:val="en-AU" w:eastAsia="en-US"/>
    </w:rPr>
  </w:style>
  <w:style w:type="paragraph" w:styleId="50">
    <w:name w:val="toc 5"/>
    <w:basedOn w:val="a"/>
    <w:next w:val="a"/>
    <w:autoRedefine/>
    <w:uiPriority w:val="39"/>
    <w:rsid w:val="00007F24"/>
    <w:pPr>
      <w:ind w:leftChars="800" w:left="1680"/>
    </w:pPr>
  </w:style>
  <w:style w:type="paragraph" w:customStyle="1" w:styleId="CLS0">
    <w:name w:val="CLS项目"/>
    <w:basedOn w:val="a"/>
    <w:link w:val="CLSChar0"/>
    <w:rsid w:val="002C2A2F"/>
    <w:pPr>
      <w:ind w:left="980" w:rightChars="100" w:right="100" w:hanging="420"/>
    </w:pPr>
  </w:style>
  <w:style w:type="character" w:customStyle="1" w:styleId="CLSChar0">
    <w:name w:val="CLS项目 Char"/>
    <w:basedOn w:val="a0"/>
    <w:link w:val="CLS0"/>
    <w:rsid w:val="002C2A2F"/>
    <w:rPr>
      <w:rFonts w:ascii="Arial" w:hAnsi="Arial"/>
      <w:kern w:val="21"/>
      <w:sz w:val="21"/>
      <w:szCs w:val="21"/>
    </w:rPr>
  </w:style>
  <w:style w:type="paragraph" w:customStyle="1" w:styleId="CLS-H5">
    <w:name w:val="CLS-H5"/>
    <w:basedOn w:val="5"/>
    <w:link w:val="CLS-H5Char"/>
    <w:qFormat/>
    <w:rsid w:val="00320D3E"/>
    <w:pPr>
      <w:tabs>
        <w:tab w:val="clear" w:pos="360"/>
      </w:tabs>
      <w:adjustRightInd w:val="0"/>
      <w:snapToGrid w:val="0"/>
      <w:spacing w:before="0" w:after="0"/>
    </w:pPr>
  </w:style>
  <w:style w:type="character" w:customStyle="1" w:styleId="CLS-H5Char">
    <w:name w:val="CLS-H5 Char"/>
    <w:basedOn w:val="5Char"/>
    <w:link w:val="CLS-H5"/>
    <w:rsid w:val="00320D3E"/>
    <w:rPr>
      <w:rFonts w:ascii="Arial" w:hAnsi="Arial"/>
      <w:b/>
      <w:bCs/>
      <w:kern w:val="21"/>
      <w:sz w:val="28"/>
      <w:szCs w:val="21"/>
    </w:rPr>
  </w:style>
  <w:style w:type="character" w:styleId="ae">
    <w:name w:val="Placeholder Text"/>
    <w:basedOn w:val="a0"/>
    <w:uiPriority w:val="99"/>
    <w:semiHidden/>
    <w:rsid w:val="003C06F3"/>
    <w:rPr>
      <w:color w:val="808080"/>
    </w:rPr>
  </w:style>
  <w:style w:type="paragraph" w:styleId="af">
    <w:name w:val="List Paragraph"/>
    <w:aliases w:val="业务规则操作数据"/>
    <w:basedOn w:val="a"/>
    <w:link w:val="Char4"/>
    <w:uiPriority w:val="34"/>
    <w:qFormat/>
    <w:rsid w:val="006118D2"/>
    <w:pPr>
      <w:ind w:firstLineChars="200" w:firstLine="420"/>
    </w:pPr>
  </w:style>
  <w:style w:type="character" w:customStyle="1" w:styleId="style1">
    <w:name w:val="style1"/>
    <w:basedOn w:val="a0"/>
    <w:rsid w:val="008F136A"/>
  </w:style>
  <w:style w:type="paragraph" w:styleId="af0">
    <w:name w:val="No Spacing"/>
    <w:link w:val="Char5"/>
    <w:uiPriority w:val="1"/>
    <w:rsid w:val="00F075B1"/>
    <w:pPr>
      <w:widowControl w:val="0"/>
      <w:spacing w:line="300" w:lineRule="auto"/>
      <w:ind w:left="34" w:right="28" w:firstLine="420"/>
      <w:jc w:val="both"/>
    </w:pPr>
    <w:rPr>
      <w:rFonts w:ascii="Calibri" w:hAnsi="Calibri"/>
      <w:kern w:val="2"/>
      <w:sz w:val="21"/>
      <w:szCs w:val="22"/>
    </w:rPr>
  </w:style>
  <w:style w:type="character" w:customStyle="1" w:styleId="Char5">
    <w:name w:val="无间隔 Char"/>
    <w:basedOn w:val="a0"/>
    <w:link w:val="af0"/>
    <w:uiPriority w:val="1"/>
    <w:rsid w:val="00F075B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af1">
    <w:name w:val="Normal Indent"/>
    <w:basedOn w:val="a"/>
    <w:autoRedefine/>
    <w:rsid w:val="004252F7"/>
    <w:pPr>
      <w:adjustRightInd/>
      <w:spacing w:line="360" w:lineRule="auto"/>
      <w:ind w:right="-108"/>
      <w:jc w:val="left"/>
    </w:pPr>
    <w:rPr>
      <w:rFonts w:ascii="微软雅黑" w:eastAsia="微软雅黑" w:hAnsi="微软雅黑"/>
      <w:iCs/>
      <w:kern w:val="0"/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DC71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DC71B8"/>
    <w:rPr>
      <w:rFonts w:ascii="宋体" w:hAnsi="宋体" w:cs="宋体"/>
      <w:sz w:val="24"/>
      <w:szCs w:val="24"/>
    </w:rPr>
  </w:style>
  <w:style w:type="character" w:styleId="af2">
    <w:name w:val="annotation reference"/>
    <w:basedOn w:val="a0"/>
    <w:rsid w:val="002B369F"/>
    <w:rPr>
      <w:sz w:val="21"/>
      <w:szCs w:val="21"/>
    </w:rPr>
  </w:style>
  <w:style w:type="paragraph" w:styleId="af3">
    <w:name w:val="annotation subject"/>
    <w:basedOn w:val="a3"/>
    <w:next w:val="a3"/>
    <w:link w:val="Char6"/>
    <w:rsid w:val="002B369F"/>
    <w:rPr>
      <w:b/>
      <w:bCs/>
    </w:rPr>
  </w:style>
  <w:style w:type="character" w:customStyle="1" w:styleId="Char">
    <w:name w:val="批注文字 Char"/>
    <w:basedOn w:val="a0"/>
    <w:link w:val="a3"/>
    <w:rsid w:val="002B369F"/>
    <w:rPr>
      <w:rFonts w:ascii="Arial" w:hAnsi="Arial"/>
      <w:kern w:val="21"/>
      <w:sz w:val="21"/>
      <w:szCs w:val="21"/>
    </w:rPr>
  </w:style>
  <w:style w:type="character" w:customStyle="1" w:styleId="Char6">
    <w:name w:val="批注主题 Char"/>
    <w:basedOn w:val="Char"/>
    <w:link w:val="af3"/>
    <w:rsid w:val="002B369F"/>
    <w:rPr>
      <w:rFonts w:ascii="Arial" w:hAnsi="Arial"/>
      <w:kern w:val="21"/>
      <w:sz w:val="21"/>
      <w:szCs w:val="21"/>
    </w:rPr>
  </w:style>
  <w:style w:type="paragraph" w:styleId="af4">
    <w:name w:val="caption"/>
    <w:basedOn w:val="a"/>
    <w:next w:val="a"/>
    <w:qFormat/>
    <w:rsid w:val="00E8385A"/>
    <w:pPr>
      <w:adjustRightInd/>
      <w:spacing w:before="152" w:after="160" w:line="240" w:lineRule="auto"/>
    </w:pPr>
    <w:rPr>
      <w:rFonts w:eastAsia="黑体" w:cs="Arial"/>
      <w:kern w:val="2"/>
      <w:sz w:val="20"/>
      <w:szCs w:val="20"/>
    </w:rPr>
  </w:style>
  <w:style w:type="paragraph" w:styleId="60">
    <w:name w:val="toc 6"/>
    <w:basedOn w:val="a"/>
    <w:next w:val="a"/>
    <w:autoRedefine/>
    <w:uiPriority w:val="39"/>
    <w:rsid w:val="00E8385A"/>
    <w:pPr>
      <w:adjustRightInd/>
      <w:spacing w:line="240" w:lineRule="auto"/>
      <w:ind w:leftChars="1000" w:left="2100"/>
    </w:pPr>
    <w:rPr>
      <w:rFonts w:ascii="Times New Roman" w:hAnsi="Times New Roman"/>
      <w:kern w:val="2"/>
      <w:szCs w:val="24"/>
    </w:rPr>
  </w:style>
  <w:style w:type="paragraph" w:styleId="70">
    <w:name w:val="toc 7"/>
    <w:basedOn w:val="a"/>
    <w:next w:val="a"/>
    <w:autoRedefine/>
    <w:uiPriority w:val="39"/>
    <w:rsid w:val="00E8385A"/>
    <w:pPr>
      <w:adjustRightInd/>
      <w:spacing w:line="240" w:lineRule="auto"/>
      <w:ind w:leftChars="1200" w:left="2520"/>
    </w:pPr>
    <w:rPr>
      <w:rFonts w:ascii="Times New Roman" w:hAnsi="Times New Roman"/>
      <w:kern w:val="2"/>
      <w:szCs w:val="24"/>
    </w:rPr>
  </w:style>
  <w:style w:type="paragraph" w:styleId="80">
    <w:name w:val="toc 8"/>
    <w:basedOn w:val="a"/>
    <w:next w:val="a"/>
    <w:autoRedefine/>
    <w:uiPriority w:val="39"/>
    <w:rsid w:val="00E8385A"/>
    <w:pPr>
      <w:adjustRightInd/>
      <w:spacing w:line="240" w:lineRule="auto"/>
      <w:ind w:leftChars="1400" w:left="2940"/>
    </w:pPr>
    <w:rPr>
      <w:rFonts w:ascii="Times New Roman" w:hAnsi="Times New Roman"/>
      <w:kern w:val="2"/>
      <w:szCs w:val="24"/>
    </w:rPr>
  </w:style>
  <w:style w:type="paragraph" w:styleId="90">
    <w:name w:val="toc 9"/>
    <w:basedOn w:val="a"/>
    <w:next w:val="a"/>
    <w:autoRedefine/>
    <w:uiPriority w:val="39"/>
    <w:rsid w:val="00E8385A"/>
    <w:pPr>
      <w:adjustRightInd/>
      <w:spacing w:line="240" w:lineRule="auto"/>
      <w:ind w:leftChars="1600" w:left="3360"/>
    </w:pPr>
    <w:rPr>
      <w:rFonts w:ascii="Times New Roman" w:hAnsi="Times New Roman"/>
      <w:kern w:val="2"/>
      <w:szCs w:val="24"/>
    </w:rPr>
  </w:style>
  <w:style w:type="paragraph" w:customStyle="1" w:styleId="Normal0li">
    <w:name w:val="Normal 0li"/>
    <w:basedOn w:val="a"/>
    <w:rsid w:val="00E8385A"/>
    <w:pPr>
      <w:widowControl/>
      <w:adjustRightInd/>
      <w:spacing w:line="240" w:lineRule="auto"/>
    </w:pPr>
    <w:rPr>
      <w:rFonts w:ascii="Times New Roman" w:hAnsi="Times New Roman"/>
      <w:kern w:val="0"/>
      <w:sz w:val="20"/>
      <w:szCs w:val="20"/>
    </w:rPr>
  </w:style>
  <w:style w:type="character" w:styleId="af5">
    <w:name w:val="page number"/>
    <w:basedOn w:val="a0"/>
    <w:rsid w:val="00E8385A"/>
  </w:style>
  <w:style w:type="paragraph" w:customStyle="1" w:styleId="abbreviations">
    <w:name w:val="abbreviations"/>
    <w:basedOn w:val="a"/>
    <w:rsid w:val="00E8385A"/>
    <w:pPr>
      <w:widowControl/>
      <w:tabs>
        <w:tab w:val="left" w:pos="1418"/>
      </w:tabs>
      <w:adjustRightInd/>
      <w:spacing w:before="240" w:line="240" w:lineRule="auto"/>
      <w:ind w:left="1361" w:hanging="1021"/>
    </w:pPr>
    <w:rPr>
      <w:rFonts w:ascii="Times New Roman" w:hAnsi="Times New Roman"/>
      <w:kern w:val="0"/>
      <w:sz w:val="20"/>
      <w:szCs w:val="20"/>
    </w:rPr>
  </w:style>
  <w:style w:type="paragraph" w:customStyle="1" w:styleId="figuretitle">
    <w:name w:val="figure title"/>
    <w:basedOn w:val="a"/>
    <w:rsid w:val="00E8385A"/>
    <w:pPr>
      <w:widowControl/>
      <w:adjustRightInd/>
      <w:spacing w:before="120" w:line="240" w:lineRule="auto"/>
      <w:jc w:val="center"/>
    </w:pPr>
    <w:rPr>
      <w:rFonts w:ascii="Times New Roman" w:hAnsi="Times New Roman"/>
      <w:kern w:val="0"/>
      <w:sz w:val="20"/>
      <w:szCs w:val="20"/>
    </w:rPr>
  </w:style>
  <w:style w:type="character" w:styleId="af6">
    <w:name w:val="FollowedHyperlink"/>
    <w:basedOn w:val="a0"/>
    <w:rsid w:val="00E8385A"/>
    <w:rPr>
      <w:color w:val="800080"/>
      <w:u w:val="single"/>
    </w:rPr>
  </w:style>
  <w:style w:type="paragraph" w:styleId="af7">
    <w:name w:val="table of authorities"/>
    <w:basedOn w:val="a"/>
    <w:next w:val="a"/>
    <w:rsid w:val="00E8385A"/>
    <w:pPr>
      <w:adjustRightInd/>
      <w:spacing w:line="240" w:lineRule="auto"/>
      <w:ind w:leftChars="200" w:left="420"/>
    </w:pPr>
    <w:rPr>
      <w:rFonts w:ascii="Times New Roman" w:hAnsi="Times New Roman"/>
      <w:kern w:val="2"/>
      <w:szCs w:val="24"/>
    </w:rPr>
  </w:style>
  <w:style w:type="paragraph" w:customStyle="1" w:styleId="12">
    <w:name w:val="段落1"/>
    <w:basedOn w:val="a"/>
    <w:rsid w:val="00E8385A"/>
    <w:pPr>
      <w:autoSpaceDE w:val="0"/>
      <w:autoSpaceDN w:val="0"/>
      <w:spacing w:before="105" w:line="240" w:lineRule="auto"/>
    </w:pPr>
    <w:rPr>
      <w:rFonts w:ascii="宋体" w:hAnsi="Times New Roman"/>
      <w:kern w:val="0"/>
    </w:rPr>
  </w:style>
  <w:style w:type="paragraph" w:customStyle="1" w:styleId="af8">
    <w:name w:val="缺省文本"/>
    <w:basedOn w:val="a"/>
    <w:rsid w:val="00E8385A"/>
    <w:pPr>
      <w:autoSpaceDE w:val="0"/>
      <w:autoSpaceDN w:val="0"/>
      <w:spacing w:before="105" w:line="240" w:lineRule="auto"/>
      <w:jc w:val="left"/>
    </w:pPr>
    <w:rPr>
      <w:rFonts w:ascii="Times New Roman" w:hAnsi="Times New Roman"/>
      <w:kern w:val="0"/>
    </w:rPr>
  </w:style>
  <w:style w:type="paragraph" w:customStyle="1" w:styleId="af9">
    <w:name w:val="提示文字"/>
    <w:basedOn w:val="af1"/>
    <w:rsid w:val="00E8385A"/>
    <w:pPr>
      <w:framePr w:wrap="around" w:hAnchor="text"/>
    </w:pPr>
  </w:style>
  <w:style w:type="character" w:customStyle="1" w:styleId="Char4">
    <w:name w:val="列出段落 Char"/>
    <w:aliases w:val="业务规则操作数据 Char"/>
    <w:basedOn w:val="a0"/>
    <w:link w:val="af"/>
    <w:uiPriority w:val="34"/>
    <w:rsid w:val="00E8385A"/>
    <w:rPr>
      <w:rFonts w:ascii="Arial" w:hAnsi="Arial"/>
      <w:kern w:val="21"/>
      <w:sz w:val="21"/>
      <w:szCs w:val="21"/>
    </w:rPr>
  </w:style>
  <w:style w:type="character" w:styleId="HTML0">
    <w:name w:val="HTML Definition"/>
    <w:basedOn w:val="a0"/>
    <w:uiPriority w:val="99"/>
    <w:unhideWhenUsed/>
    <w:rsid w:val="00FD61FF"/>
    <w:rPr>
      <w:i/>
      <w:iCs/>
    </w:rPr>
  </w:style>
  <w:style w:type="paragraph" w:styleId="afa">
    <w:name w:val="Revision"/>
    <w:hidden/>
    <w:uiPriority w:val="99"/>
    <w:semiHidden/>
    <w:rsid w:val="008A2DF0"/>
    <w:pPr>
      <w:spacing w:line="300" w:lineRule="auto"/>
      <w:ind w:left="34" w:right="28"/>
    </w:pPr>
    <w:rPr>
      <w:rFonts w:ascii="Arial" w:hAnsi="Arial"/>
      <w:kern w:val="21"/>
      <w:sz w:val="21"/>
      <w:szCs w:val="21"/>
    </w:rPr>
  </w:style>
  <w:style w:type="paragraph" w:styleId="afb">
    <w:name w:val="Body Text First Indent"/>
    <w:aliases w:val="正文首行缩进，正文文字缩近"/>
    <w:basedOn w:val="ad"/>
    <w:link w:val="Char7"/>
    <w:rsid w:val="00771823"/>
    <w:pPr>
      <w:widowControl w:val="0"/>
      <w:overflowPunct/>
      <w:autoSpaceDE/>
      <w:autoSpaceDN/>
      <w:adjustRightInd/>
      <w:ind w:left="0" w:right="0" w:firstLineChars="100" w:firstLine="420"/>
      <w:jc w:val="both"/>
      <w:textAlignment w:val="auto"/>
    </w:pPr>
    <w:rPr>
      <w:rFonts w:cs="Times New Roman"/>
      <w:bCs w:val="0"/>
      <w:kern w:val="2"/>
      <w:sz w:val="21"/>
      <w:szCs w:val="24"/>
      <w:lang w:val="en-US" w:eastAsia="zh-CN"/>
    </w:rPr>
  </w:style>
  <w:style w:type="character" w:customStyle="1" w:styleId="Char7">
    <w:name w:val="正文首行缩进 Char"/>
    <w:aliases w:val="正文首行缩进，正文文字缩近 Char"/>
    <w:basedOn w:val="Char3"/>
    <w:link w:val="afb"/>
    <w:rsid w:val="00771823"/>
    <w:rPr>
      <w:rFonts w:cs="Arial"/>
      <w:bCs/>
      <w:kern w:val="2"/>
      <w:sz w:val="21"/>
      <w:szCs w:val="24"/>
      <w:lang w:val="en-AU" w:eastAsia="en-US"/>
    </w:rPr>
  </w:style>
  <w:style w:type="paragraph" w:styleId="afc">
    <w:name w:val="Date"/>
    <w:basedOn w:val="a"/>
    <w:next w:val="a"/>
    <w:link w:val="Char8"/>
    <w:rsid w:val="00771823"/>
    <w:pPr>
      <w:adjustRightInd/>
      <w:spacing w:line="240" w:lineRule="auto"/>
      <w:ind w:leftChars="2500" w:left="100" w:right="0"/>
    </w:pPr>
    <w:rPr>
      <w:rFonts w:ascii="Times New Roman" w:hAnsi="Times New Roman"/>
      <w:kern w:val="2"/>
      <w:szCs w:val="24"/>
    </w:rPr>
  </w:style>
  <w:style w:type="character" w:customStyle="1" w:styleId="Char8">
    <w:name w:val="日期 Char"/>
    <w:basedOn w:val="a0"/>
    <w:link w:val="afc"/>
    <w:rsid w:val="00771823"/>
    <w:rPr>
      <w:kern w:val="2"/>
      <w:sz w:val="21"/>
      <w:szCs w:val="24"/>
    </w:rPr>
  </w:style>
  <w:style w:type="paragraph" w:customStyle="1" w:styleId="Heading">
    <w:name w:val="Heading"/>
    <w:basedOn w:val="1"/>
    <w:next w:val="a"/>
    <w:rsid w:val="00771823"/>
    <w:pPr>
      <w:keepNext/>
      <w:pageBreakBefore/>
      <w:tabs>
        <w:tab w:val="num" w:pos="1134"/>
      </w:tabs>
      <w:overflowPunct w:val="0"/>
      <w:autoSpaceDE w:val="0"/>
      <w:autoSpaceDN w:val="0"/>
      <w:adjustRightInd w:val="0"/>
      <w:spacing w:before="0" w:after="240" w:line="240" w:lineRule="auto"/>
      <w:ind w:right="0"/>
      <w:textAlignment w:val="baseline"/>
      <w:outlineLvl w:val="9"/>
    </w:pPr>
    <w:rPr>
      <w:bCs w:val="0"/>
      <w:spacing w:val="20"/>
      <w:kern w:val="0"/>
      <w:sz w:val="40"/>
      <w:szCs w:val="20"/>
      <w:lang w:val="en-AU" w:eastAsia="en-US"/>
    </w:rPr>
  </w:style>
  <w:style w:type="paragraph" w:styleId="afd">
    <w:name w:val="table of figures"/>
    <w:aliases w:val="Table of tables"/>
    <w:basedOn w:val="a"/>
    <w:next w:val="a"/>
    <w:rsid w:val="00771823"/>
    <w:pPr>
      <w:widowControl/>
      <w:tabs>
        <w:tab w:val="left" w:pos="1200"/>
        <w:tab w:val="right" w:leader="dot" w:pos="8505"/>
      </w:tabs>
      <w:overflowPunct w:val="0"/>
      <w:autoSpaceDE w:val="0"/>
      <w:autoSpaceDN w:val="0"/>
      <w:spacing w:after="120" w:line="240" w:lineRule="auto"/>
      <w:ind w:left="1200" w:right="0" w:hanging="1200"/>
      <w:jc w:val="left"/>
      <w:textAlignment w:val="baseline"/>
    </w:pPr>
    <w:rPr>
      <w:rFonts w:ascii="Times New Roman" w:hAnsi="Times New Roman"/>
      <w:noProof/>
      <w:kern w:val="0"/>
      <w:sz w:val="24"/>
      <w:szCs w:val="20"/>
      <w:lang w:val="en-AU" w:eastAsia="en-US"/>
    </w:rPr>
  </w:style>
  <w:style w:type="paragraph" w:customStyle="1" w:styleId="LastPage">
    <w:name w:val="Last Page"/>
    <w:basedOn w:val="a"/>
    <w:rsid w:val="00771823"/>
    <w:pPr>
      <w:keepNext/>
      <w:pageBreakBefore/>
      <w:widowControl/>
      <w:overflowPunct w:val="0"/>
      <w:autoSpaceDE w:val="0"/>
      <w:autoSpaceDN w:val="0"/>
      <w:spacing w:after="240" w:line="240" w:lineRule="auto"/>
      <w:ind w:left="0" w:right="0"/>
      <w:jc w:val="left"/>
      <w:textAlignment w:val="baseline"/>
    </w:pPr>
    <w:rPr>
      <w:b/>
      <w:spacing w:val="20"/>
      <w:kern w:val="0"/>
      <w:sz w:val="40"/>
      <w:szCs w:val="20"/>
      <w:lang w:val="en-AU" w:eastAsia="en-US"/>
    </w:rPr>
  </w:style>
  <w:style w:type="paragraph" w:customStyle="1" w:styleId="CompanyName">
    <w:name w:val="CompanyName"/>
    <w:basedOn w:val="a"/>
    <w:rsid w:val="00771823"/>
    <w:pPr>
      <w:widowControl/>
      <w:adjustRightInd/>
      <w:spacing w:after="120" w:line="240" w:lineRule="auto"/>
      <w:ind w:left="0" w:right="0"/>
      <w:jc w:val="left"/>
    </w:pPr>
    <w:rPr>
      <w:kern w:val="0"/>
      <w:sz w:val="28"/>
      <w:szCs w:val="20"/>
      <w:lang w:val="en-GB" w:eastAsia="en-US"/>
    </w:rPr>
  </w:style>
  <w:style w:type="paragraph" w:customStyle="1" w:styleId="ProjectName">
    <w:name w:val="ProjectName"/>
    <w:basedOn w:val="a"/>
    <w:rsid w:val="00771823"/>
    <w:pPr>
      <w:widowControl/>
      <w:adjustRightInd/>
      <w:spacing w:after="120" w:line="240" w:lineRule="auto"/>
      <w:ind w:left="0" w:right="0"/>
      <w:jc w:val="left"/>
    </w:pPr>
    <w:rPr>
      <w:kern w:val="0"/>
      <w:sz w:val="28"/>
      <w:szCs w:val="20"/>
      <w:lang w:val="en-GB" w:eastAsia="en-US"/>
    </w:rPr>
  </w:style>
  <w:style w:type="paragraph" w:customStyle="1" w:styleId="TitlePageDocInfo">
    <w:name w:val="TitlePageDocInfo"/>
    <w:basedOn w:val="a"/>
    <w:rsid w:val="00771823"/>
    <w:pPr>
      <w:widowControl/>
      <w:adjustRightInd/>
      <w:spacing w:before="40" w:after="40" w:line="240" w:lineRule="auto"/>
      <w:ind w:left="0" w:right="0"/>
      <w:jc w:val="left"/>
    </w:pPr>
    <w:rPr>
      <w:rFonts w:ascii="Times New Roman" w:hAnsi="Times New Roman"/>
      <w:kern w:val="0"/>
      <w:sz w:val="22"/>
      <w:szCs w:val="20"/>
      <w:lang w:val="en-GB" w:eastAsia="en-US"/>
    </w:rPr>
  </w:style>
  <w:style w:type="paragraph" w:customStyle="1" w:styleId="DocumentId">
    <w:name w:val="DocumentId"/>
    <w:basedOn w:val="TitlePageDocInfo"/>
    <w:rsid w:val="00771823"/>
  </w:style>
  <w:style w:type="paragraph" w:customStyle="1" w:styleId="ReleaseDate">
    <w:name w:val="ReleaseDate"/>
    <w:basedOn w:val="TitlePageDocInfo"/>
    <w:rsid w:val="00771823"/>
  </w:style>
  <w:style w:type="paragraph" w:customStyle="1" w:styleId="ReleaseId">
    <w:name w:val="ReleaseId"/>
    <w:basedOn w:val="TitlePageDocInfo"/>
    <w:rsid w:val="00771823"/>
  </w:style>
  <w:style w:type="paragraph" w:customStyle="1" w:styleId="DocumentMnemonic">
    <w:name w:val="DocumentMnemonic"/>
    <w:basedOn w:val="a"/>
    <w:rsid w:val="00771823"/>
    <w:pPr>
      <w:widowControl/>
      <w:adjustRightInd/>
      <w:spacing w:after="120" w:line="240" w:lineRule="auto"/>
      <w:ind w:left="0" w:right="0"/>
      <w:jc w:val="left"/>
    </w:pPr>
    <w:rPr>
      <w:b/>
      <w:kern w:val="0"/>
      <w:sz w:val="72"/>
      <w:szCs w:val="20"/>
      <w:lang w:val="en-GB" w:eastAsia="en-US"/>
    </w:rPr>
  </w:style>
  <w:style w:type="paragraph" w:customStyle="1" w:styleId="DocumentType">
    <w:name w:val="DocumentType"/>
    <w:basedOn w:val="a"/>
    <w:rsid w:val="00771823"/>
    <w:pPr>
      <w:widowControl/>
      <w:tabs>
        <w:tab w:val="num" w:pos="720"/>
      </w:tabs>
      <w:adjustRightInd/>
      <w:spacing w:before="180" w:after="60" w:line="240" w:lineRule="auto"/>
      <w:ind w:left="720" w:right="0" w:hanging="360"/>
      <w:jc w:val="left"/>
    </w:pPr>
    <w:rPr>
      <w:b/>
      <w:snapToGrid w:val="0"/>
      <w:color w:val="000000"/>
      <w:kern w:val="0"/>
      <w:sz w:val="24"/>
      <w:szCs w:val="20"/>
      <w:lang w:val="en-GB" w:eastAsia="en-US"/>
    </w:rPr>
  </w:style>
  <w:style w:type="paragraph" w:customStyle="1" w:styleId="Tabletext">
    <w:name w:val="Table text"/>
    <w:basedOn w:val="a"/>
    <w:rsid w:val="00771823"/>
    <w:pPr>
      <w:widowControl/>
      <w:overflowPunct w:val="0"/>
      <w:autoSpaceDE w:val="0"/>
      <w:autoSpaceDN w:val="0"/>
      <w:spacing w:after="120" w:line="240" w:lineRule="auto"/>
      <w:ind w:left="0" w:right="0"/>
      <w:jc w:val="left"/>
      <w:textAlignment w:val="baseline"/>
    </w:pPr>
    <w:rPr>
      <w:rFonts w:ascii="Times New Roman" w:hAnsi="Times New Roman"/>
      <w:kern w:val="0"/>
      <w:sz w:val="22"/>
      <w:szCs w:val="20"/>
      <w:lang w:val="en-AU" w:eastAsia="en-US"/>
    </w:rPr>
  </w:style>
  <w:style w:type="paragraph" w:customStyle="1" w:styleId="TableHead">
    <w:name w:val="Table Head"/>
    <w:basedOn w:val="a"/>
    <w:rsid w:val="00771823"/>
    <w:pPr>
      <w:keepNext/>
      <w:widowControl/>
      <w:adjustRightInd/>
      <w:spacing w:before="120" w:after="40" w:line="240" w:lineRule="auto"/>
      <w:ind w:left="0" w:right="0"/>
      <w:jc w:val="left"/>
    </w:pPr>
    <w:rPr>
      <w:rFonts w:cs="Arial"/>
      <w:b/>
      <w:color w:val="0A357E"/>
      <w:kern w:val="0"/>
      <w:sz w:val="22"/>
      <w:szCs w:val="20"/>
      <w:lang w:val="en-AU" w:eastAsia="en-US"/>
    </w:rPr>
  </w:style>
  <w:style w:type="paragraph" w:customStyle="1" w:styleId="Frontmatter">
    <w:name w:val="Frontmatter"/>
    <w:basedOn w:val="a"/>
    <w:rsid w:val="00771823"/>
    <w:pPr>
      <w:widowControl/>
      <w:adjustRightInd/>
      <w:spacing w:before="60" w:line="240" w:lineRule="auto"/>
      <w:ind w:left="0" w:right="0"/>
      <w:jc w:val="left"/>
    </w:pPr>
    <w:rPr>
      <w:kern w:val="0"/>
      <w:sz w:val="18"/>
      <w:szCs w:val="20"/>
      <w:lang w:val="en-GB" w:eastAsia="en-US"/>
    </w:rPr>
  </w:style>
  <w:style w:type="character" w:customStyle="1" w:styleId="BodyTextChar">
    <w:name w:val="Body Text Char"/>
    <w:basedOn w:val="a0"/>
    <w:rsid w:val="00771823"/>
    <w:rPr>
      <w:rFonts w:cs="Arial"/>
      <w:bCs/>
      <w:sz w:val="22"/>
      <w:lang w:val="en-AU" w:eastAsia="en-US" w:bidi="ar-SA"/>
    </w:rPr>
  </w:style>
  <w:style w:type="paragraph" w:customStyle="1" w:styleId="TableTextLeft">
    <w:name w:val="Table Text Left"/>
    <w:rsid w:val="00771823"/>
    <w:pPr>
      <w:spacing w:before="40" w:after="20"/>
    </w:pPr>
    <w:rPr>
      <w:noProof/>
      <w:lang w:val="en-AU" w:eastAsia="en-US"/>
    </w:rPr>
  </w:style>
  <w:style w:type="paragraph" w:customStyle="1" w:styleId="AWAMajorHead">
    <w:name w:val="AWA Major Head"/>
    <w:basedOn w:val="a"/>
    <w:next w:val="a"/>
    <w:rsid w:val="00771823"/>
    <w:pPr>
      <w:widowControl/>
      <w:pBdr>
        <w:bottom w:val="single" w:sz="6" w:space="1" w:color="auto"/>
      </w:pBdr>
      <w:adjustRightInd/>
      <w:spacing w:before="360" w:after="120" w:line="240" w:lineRule="auto"/>
      <w:ind w:left="-1134" w:right="0"/>
      <w:jc w:val="left"/>
    </w:pPr>
    <w:rPr>
      <w:rFonts w:ascii="AvantGarde" w:eastAsia="Times New Roman" w:hAnsi="AvantGarde"/>
      <w:spacing w:val="-2"/>
      <w:kern w:val="0"/>
      <w:sz w:val="32"/>
      <w:szCs w:val="20"/>
      <w:lang w:val="en-AU" w:eastAsia="en-US"/>
    </w:rPr>
  </w:style>
  <w:style w:type="table" w:customStyle="1" w:styleId="13">
    <w:name w:val="网格型1"/>
    <w:basedOn w:val="a1"/>
    <w:next w:val="a4"/>
    <w:uiPriority w:val="39"/>
    <w:rsid w:val="009A09C8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网格型2"/>
    <w:basedOn w:val="a1"/>
    <w:next w:val="a4"/>
    <w:uiPriority w:val="39"/>
    <w:rsid w:val="00105EE8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Data" Target="diagrams/data1.xml"/><Relationship Id="rId18" Type="http://schemas.openxmlformats.org/officeDocument/2006/relationships/diagramData" Target="diagrams/data2.xm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diagramColors" Target="diagrams/colors2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07/relationships/diagramDrawing" Target="diagrams/drawing1.xm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diagramQuickStyle" Target="diagrams/quickStyle2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image" Target="media/image3.png"/><Relationship Id="rId28" Type="http://schemas.microsoft.com/office/2011/relationships/people" Target="people.xml"/><Relationship Id="rId10" Type="http://schemas.openxmlformats.org/officeDocument/2006/relationships/footer" Target="footer1.xml"/><Relationship Id="rId19" Type="http://schemas.openxmlformats.org/officeDocument/2006/relationships/diagramLayout" Target="diagrams/layout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diagramLayout" Target="diagrams/layout1.xml"/><Relationship Id="rId22" Type="http://schemas.microsoft.com/office/2007/relationships/diagramDrawing" Target="diagrams/drawing2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&#21326;&#24425;&#38656;&#27714;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08C39D8-3C6E-4BD8-BC6C-0E9B494F5D17}" type="doc">
      <dgm:prSet loTypeId="urn:microsoft.com/office/officeart/2005/8/layout/bProcess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A3D5B60D-D65D-4B3B-94B7-FA3F634735AA}">
      <dgm:prSet phldrT="[文本]"/>
      <dgm:spPr/>
      <dgm:t>
        <a:bodyPr/>
        <a:lstStyle/>
        <a:p>
          <a:r>
            <a:rPr lang="zh-CN" altLang="en-US"/>
            <a:t>选择游戏及期次</a:t>
          </a:r>
        </a:p>
      </dgm:t>
    </dgm:pt>
    <dgm:pt modelId="{331A2121-C9AE-4CF2-A9B6-B774908677D8}" type="parTrans" cxnId="{BF734AB1-C2DF-48BF-9D90-04BECE85459F}">
      <dgm:prSet/>
      <dgm:spPr/>
      <dgm:t>
        <a:bodyPr/>
        <a:lstStyle/>
        <a:p>
          <a:endParaRPr lang="zh-CN" altLang="en-US"/>
        </a:p>
      </dgm:t>
    </dgm:pt>
    <dgm:pt modelId="{0BB4D92E-8748-4147-9696-7E2845980997}" type="sibTrans" cxnId="{BF734AB1-C2DF-48BF-9D90-04BECE85459F}">
      <dgm:prSet/>
      <dgm:spPr/>
      <dgm:t>
        <a:bodyPr/>
        <a:lstStyle/>
        <a:p>
          <a:endParaRPr lang="zh-CN" altLang="en-US"/>
        </a:p>
      </dgm:t>
    </dgm:pt>
    <dgm:pt modelId="{5E15D996-00F8-4E6A-917D-CACFF51F9769}">
      <dgm:prSet phldrT="[文本]"/>
      <dgm:spPr/>
      <dgm:t>
        <a:bodyPr/>
        <a:lstStyle/>
        <a:p>
          <a:r>
            <a:rPr lang="zh-CN" altLang="en-US"/>
            <a:t>查看备份文件</a:t>
          </a:r>
        </a:p>
      </dgm:t>
    </dgm:pt>
    <dgm:pt modelId="{8B3CF84A-98F2-4E41-8E76-A639E8D26E72}" type="parTrans" cxnId="{6DFEF443-AE53-4E3E-8A2C-98B5221AC2FF}">
      <dgm:prSet/>
      <dgm:spPr/>
      <dgm:t>
        <a:bodyPr/>
        <a:lstStyle/>
        <a:p>
          <a:endParaRPr lang="zh-CN" altLang="en-US"/>
        </a:p>
      </dgm:t>
    </dgm:pt>
    <dgm:pt modelId="{0CE7E816-5623-4DEB-B5EB-550E360FE2B7}" type="sibTrans" cxnId="{6DFEF443-AE53-4E3E-8A2C-98B5221AC2FF}">
      <dgm:prSet/>
      <dgm:spPr/>
      <dgm:t>
        <a:bodyPr/>
        <a:lstStyle/>
        <a:p>
          <a:endParaRPr lang="zh-CN" altLang="en-US"/>
        </a:p>
      </dgm:t>
    </dgm:pt>
    <dgm:pt modelId="{453CFBB8-487C-4207-9C63-68C4735AD793}">
      <dgm:prSet phldrT="[文本]"/>
      <dgm:spPr/>
      <dgm:t>
        <a:bodyPr/>
        <a:lstStyle/>
        <a:p>
          <a:r>
            <a:rPr lang="zh-CN" altLang="en-US"/>
            <a:t>录入开奖号码</a:t>
          </a:r>
        </a:p>
      </dgm:t>
    </dgm:pt>
    <dgm:pt modelId="{475E5BB8-4C1C-4F2C-A2E9-76768BDA0380}" type="parTrans" cxnId="{117FC3ED-702A-4865-A67A-A7C4CA7A6B94}">
      <dgm:prSet/>
      <dgm:spPr/>
      <dgm:t>
        <a:bodyPr/>
        <a:lstStyle/>
        <a:p>
          <a:endParaRPr lang="zh-CN" altLang="en-US"/>
        </a:p>
      </dgm:t>
    </dgm:pt>
    <dgm:pt modelId="{08D1341E-2280-43A7-84CD-3586170092BC}" type="sibTrans" cxnId="{117FC3ED-702A-4865-A67A-A7C4CA7A6B94}">
      <dgm:prSet/>
      <dgm:spPr/>
      <dgm:t>
        <a:bodyPr/>
        <a:lstStyle/>
        <a:p>
          <a:endParaRPr lang="zh-CN" altLang="en-US"/>
        </a:p>
      </dgm:t>
    </dgm:pt>
    <dgm:pt modelId="{52DDBBBE-A176-4E4E-9BAF-F1021163A22D}">
      <dgm:prSet phldrT="[文本]"/>
      <dgm:spPr/>
      <dgm:t>
        <a:bodyPr/>
        <a:lstStyle/>
        <a:p>
          <a:r>
            <a:rPr lang="zh-CN" altLang="en-US"/>
            <a:t>显示匹配结果</a:t>
          </a:r>
        </a:p>
      </dgm:t>
    </dgm:pt>
    <dgm:pt modelId="{170CAA9F-D01B-4E9A-914D-A4EC24B80F59}" type="parTrans" cxnId="{3F5FE2F1-C904-487F-AB02-1555A7022320}">
      <dgm:prSet/>
      <dgm:spPr/>
      <dgm:t>
        <a:bodyPr/>
        <a:lstStyle/>
        <a:p>
          <a:endParaRPr lang="zh-CN" altLang="en-US"/>
        </a:p>
      </dgm:t>
    </dgm:pt>
    <dgm:pt modelId="{F636B9CE-8E6D-46A2-AF4F-D1DDDCF43207}" type="sibTrans" cxnId="{3F5FE2F1-C904-487F-AB02-1555A7022320}">
      <dgm:prSet/>
      <dgm:spPr/>
      <dgm:t>
        <a:bodyPr/>
        <a:lstStyle/>
        <a:p>
          <a:endParaRPr lang="zh-CN" altLang="en-US"/>
        </a:p>
      </dgm:t>
    </dgm:pt>
    <dgm:pt modelId="{3C3E42B5-BE35-4962-8988-6D6AB9284120}">
      <dgm:prSet phldrT="[文本]"/>
      <dgm:spPr/>
      <dgm:t>
        <a:bodyPr/>
        <a:lstStyle/>
        <a:p>
          <a:r>
            <a:rPr lang="zh-CN" altLang="en-US"/>
            <a:t>调整奖级奖金</a:t>
          </a:r>
        </a:p>
      </dgm:t>
    </dgm:pt>
    <dgm:pt modelId="{B6791344-8532-4D13-B332-7B2F22FEDD98}" type="parTrans" cxnId="{D622C334-0EBD-459D-B151-4F23167BB9C9}">
      <dgm:prSet/>
      <dgm:spPr/>
      <dgm:t>
        <a:bodyPr/>
        <a:lstStyle/>
        <a:p>
          <a:endParaRPr lang="zh-CN" altLang="en-US"/>
        </a:p>
      </dgm:t>
    </dgm:pt>
    <dgm:pt modelId="{2F6F8ECF-AF43-4875-BFE4-119F7A1FE1A8}" type="sibTrans" cxnId="{D622C334-0EBD-459D-B151-4F23167BB9C9}">
      <dgm:prSet/>
      <dgm:spPr/>
      <dgm:t>
        <a:bodyPr/>
        <a:lstStyle/>
        <a:p>
          <a:endParaRPr lang="zh-CN" altLang="en-US"/>
        </a:p>
      </dgm:t>
    </dgm:pt>
    <dgm:pt modelId="{CEDA0038-A05D-464F-852F-5A1EE9B60A6B}">
      <dgm:prSet phldrT="[文本]"/>
      <dgm:spPr/>
      <dgm:t>
        <a:bodyPr/>
        <a:lstStyle/>
        <a:p>
          <a:r>
            <a:rPr lang="zh-CN" altLang="en-US"/>
            <a:t>确认算奖结果</a:t>
          </a:r>
        </a:p>
      </dgm:t>
    </dgm:pt>
    <dgm:pt modelId="{79C48330-7343-49F4-86D4-C08C83BC5936}" type="parTrans" cxnId="{A26FB5AE-7714-4E70-8A37-87C4D3526EEA}">
      <dgm:prSet/>
      <dgm:spPr/>
      <dgm:t>
        <a:bodyPr/>
        <a:lstStyle/>
        <a:p>
          <a:endParaRPr lang="zh-CN" altLang="en-US"/>
        </a:p>
      </dgm:t>
    </dgm:pt>
    <dgm:pt modelId="{ADFDBD2F-5316-4360-846E-5E74A8E3D479}" type="sibTrans" cxnId="{A26FB5AE-7714-4E70-8A37-87C4D3526EEA}">
      <dgm:prSet/>
      <dgm:spPr/>
      <dgm:t>
        <a:bodyPr/>
        <a:lstStyle/>
        <a:p>
          <a:endParaRPr lang="zh-CN" altLang="en-US"/>
        </a:p>
      </dgm:t>
    </dgm:pt>
    <dgm:pt modelId="{F1C63A91-52A2-4364-BE48-6D9E594656F9}">
      <dgm:prSet phldrT="[文本]"/>
      <dgm:spPr/>
      <dgm:t>
        <a:bodyPr/>
        <a:lstStyle/>
        <a:p>
          <a:r>
            <a:rPr lang="zh-CN" altLang="en-US"/>
            <a:t>稽核开奖数据</a:t>
          </a:r>
        </a:p>
      </dgm:t>
    </dgm:pt>
    <dgm:pt modelId="{60293D6A-E280-4029-8934-27BED6CD2442}" type="parTrans" cxnId="{E3302AE4-7BE9-4631-AC95-08DB1261A5A7}">
      <dgm:prSet/>
      <dgm:spPr/>
      <dgm:t>
        <a:bodyPr/>
        <a:lstStyle/>
        <a:p>
          <a:endParaRPr lang="zh-CN" altLang="en-US"/>
        </a:p>
      </dgm:t>
    </dgm:pt>
    <dgm:pt modelId="{66B3CB2F-EBC6-461D-8EE7-7FEBADEC7270}" type="sibTrans" cxnId="{E3302AE4-7BE9-4631-AC95-08DB1261A5A7}">
      <dgm:prSet/>
      <dgm:spPr/>
      <dgm:t>
        <a:bodyPr/>
        <a:lstStyle/>
        <a:p>
          <a:endParaRPr lang="zh-CN" altLang="en-US"/>
        </a:p>
      </dgm:t>
    </dgm:pt>
    <dgm:pt modelId="{EF42B5B3-4D91-4344-9126-848DBDE04D97}">
      <dgm:prSet phldrT="[文本]"/>
      <dgm:spPr/>
      <dgm:t>
        <a:bodyPr/>
        <a:lstStyle/>
        <a:p>
          <a:r>
            <a:rPr lang="zh-CN" altLang="en-US"/>
            <a:t>确认开奖结果</a:t>
          </a:r>
        </a:p>
      </dgm:t>
    </dgm:pt>
    <dgm:pt modelId="{51BD998F-43ED-4404-B098-DE9006943540}" type="parTrans" cxnId="{5239B73A-0919-47AE-82BD-CA1F32DF28CD}">
      <dgm:prSet/>
      <dgm:spPr/>
      <dgm:t>
        <a:bodyPr/>
        <a:lstStyle/>
        <a:p>
          <a:endParaRPr lang="zh-CN" altLang="en-US"/>
        </a:p>
      </dgm:t>
    </dgm:pt>
    <dgm:pt modelId="{67073524-2554-48D2-BEFB-906121DD92D4}" type="sibTrans" cxnId="{5239B73A-0919-47AE-82BD-CA1F32DF28CD}">
      <dgm:prSet/>
      <dgm:spPr/>
      <dgm:t>
        <a:bodyPr/>
        <a:lstStyle/>
        <a:p>
          <a:endParaRPr lang="zh-CN" altLang="en-US"/>
        </a:p>
      </dgm:t>
    </dgm:pt>
    <dgm:pt modelId="{59092431-408C-45E3-9017-C0CCEC1518C0}" type="pres">
      <dgm:prSet presAssocID="{308C39D8-3C6E-4BD8-BC6C-0E9B494F5D17}" presName="diagram" presStyleCnt="0">
        <dgm:presLayoutVars>
          <dgm:dir/>
          <dgm:resizeHandles/>
        </dgm:presLayoutVars>
      </dgm:prSet>
      <dgm:spPr/>
      <dgm:t>
        <a:bodyPr/>
        <a:lstStyle/>
        <a:p>
          <a:endParaRPr lang="zh-CN" altLang="en-US"/>
        </a:p>
      </dgm:t>
    </dgm:pt>
    <dgm:pt modelId="{8E4DF219-CF74-4441-8AD1-50C4A8F8BBA1}" type="pres">
      <dgm:prSet presAssocID="{A3D5B60D-D65D-4B3B-94B7-FA3F634735AA}" presName="firstNode" presStyleLbl="node1" presStyleIdx="0" presStyleCnt="8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53D26863-C0F1-4EAE-A936-49647779358F}" type="pres">
      <dgm:prSet presAssocID="{0BB4D92E-8748-4147-9696-7E2845980997}" presName="sibTrans" presStyleLbl="sibTrans2D1" presStyleIdx="0" presStyleCnt="7"/>
      <dgm:spPr/>
      <dgm:t>
        <a:bodyPr/>
        <a:lstStyle/>
        <a:p>
          <a:endParaRPr lang="zh-CN" altLang="en-US"/>
        </a:p>
      </dgm:t>
    </dgm:pt>
    <dgm:pt modelId="{02452FDB-00E8-41A8-97D5-0263CFF76E2B}" type="pres">
      <dgm:prSet presAssocID="{5E15D996-00F8-4E6A-917D-CACFF51F9769}" presName="middleNode" presStyleCnt="0"/>
      <dgm:spPr/>
    </dgm:pt>
    <dgm:pt modelId="{057D4CFB-1A85-4D5C-9394-6C04A83D353B}" type="pres">
      <dgm:prSet presAssocID="{5E15D996-00F8-4E6A-917D-CACFF51F9769}" presName="padding" presStyleLbl="node1" presStyleIdx="0" presStyleCnt="8"/>
      <dgm:spPr/>
    </dgm:pt>
    <dgm:pt modelId="{5B818B0F-D739-493F-A99D-EF5CD0C107BD}" type="pres">
      <dgm:prSet presAssocID="{5E15D996-00F8-4E6A-917D-CACFF51F9769}" presName="shape" presStyleLbl="node1" presStyleIdx="1" presStyleCnt="8" custScaleX="152726" custScaleY="142472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D7828085-7E80-4DAA-B52E-D5C867679060}" type="pres">
      <dgm:prSet presAssocID="{0CE7E816-5623-4DEB-B5EB-550E360FE2B7}" presName="sibTrans" presStyleLbl="sibTrans2D1" presStyleIdx="1" presStyleCnt="7"/>
      <dgm:spPr/>
      <dgm:t>
        <a:bodyPr/>
        <a:lstStyle/>
        <a:p>
          <a:endParaRPr lang="zh-CN" altLang="en-US"/>
        </a:p>
      </dgm:t>
    </dgm:pt>
    <dgm:pt modelId="{99DAE0D0-14A3-4CE4-8548-B1B15D23ED6C}" type="pres">
      <dgm:prSet presAssocID="{453CFBB8-487C-4207-9C63-68C4735AD793}" presName="middleNode" presStyleCnt="0"/>
      <dgm:spPr/>
    </dgm:pt>
    <dgm:pt modelId="{6F1D3975-4BD3-457A-A41A-3254B8D5F0E5}" type="pres">
      <dgm:prSet presAssocID="{453CFBB8-487C-4207-9C63-68C4735AD793}" presName="padding" presStyleLbl="node1" presStyleIdx="1" presStyleCnt="8"/>
      <dgm:spPr/>
    </dgm:pt>
    <dgm:pt modelId="{AE813C0B-8CD4-4BFE-B038-4D865A522403}" type="pres">
      <dgm:prSet presAssocID="{453CFBB8-487C-4207-9C63-68C4735AD793}" presName="shape" presStyleLbl="node1" presStyleIdx="2" presStyleCnt="8" custScaleX="134954" custScaleY="131542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F070C9C1-BA22-4FF3-AFCC-8AAFD6CE9EE7}" type="pres">
      <dgm:prSet presAssocID="{08D1341E-2280-43A7-84CD-3586170092BC}" presName="sibTrans" presStyleLbl="sibTrans2D1" presStyleIdx="2" presStyleCnt="7"/>
      <dgm:spPr/>
      <dgm:t>
        <a:bodyPr/>
        <a:lstStyle/>
        <a:p>
          <a:endParaRPr lang="zh-CN" altLang="en-US"/>
        </a:p>
      </dgm:t>
    </dgm:pt>
    <dgm:pt modelId="{8B6DD12E-CAD2-48FF-9079-CC0E4B0C22F3}" type="pres">
      <dgm:prSet presAssocID="{52DDBBBE-A176-4E4E-9BAF-F1021163A22D}" presName="middleNode" presStyleCnt="0"/>
      <dgm:spPr/>
    </dgm:pt>
    <dgm:pt modelId="{E374527F-C8CB-4C72-B78E-4A99D5EF2371}" type="pres">
      <dgm:prSet presAssocID="{52DDBBBE-A176-4E4E-9BAF-F1021163A22D}" presName="padding" presStyleLbl="node1" presStyleIdx="2" presStyleCnt="8"/>
      <dgm:spPr/>
    </dgm:pt>
    <dgm:pt modelId="{D7590ED2-4E1B-4B3A-9D5F-1FE40AEC56BC}" type="pres">
      <dgm:prSet presAssocID="{52DDBBBE-A176-4E4E-9BAF-F1021163A22D}" presName="shape" presStyleLbl="node1" presStyleIdx="3" presStyleCnt="8" custScaleX="139377" custScaleY="139377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0FB9D9E6-E5C3-4F10-81D7-90FA793CE78A}" type="pres">
      <dgm:prSet presAssocID="{F636B9CE-8E6D-46A2-AF4F-D1DDDCF43207}" presName="sibTrans" presStyleLbl="sibTrans2D1" presStyleIdx="3" presStyleCnt="7"/>
      <dgm:spPr/>
      <dgm:t>
        <a:bodyPr/>
        <a:lstStyle/>
        <a:p>
          <a:endParaRPr lang="zh-CN" altLang="en-US"/>
        </a:p>
      </dgm:t>
    </dgm:pt>
    <dgm:pt modelId="{7B95778C-FC17-4549-943B-84BCD5D42727}" type="pres">
      <dgm:prSet presAssocID="{3C3E42B5-BE35-4962-8988-6D6AB9284120}" presName="middleNode" presStyleCnt="0"/>
      <dgm:spPr/>
    </dgm:pt>
    <dgm:pt modelId="{99F9DD0D-4A7E-40DE-B68E-3170CF290A34}" type="pres">
      <dgm:prSet presAssocID="{3C3E42B5-BE35-4962-8988-6D6AB9284120}" presName="padding" presStyleLbl="node1" presStyleIdx="3" presStyleCnt="8"/>
      <dgm:spPr/>
    </dgm:pt>
    <dgm:pt modelId="{40B7CE9D-333E-482A-9EB2-64E4E9B23BE2}" type="pres">
      <dgm:prSet presAssocID="{3C3E42B5-BE35-4962-8988-6D6AB9284120}" presName="shape" presStyleLbl="node1" presStyleIdx="4" presStyleCnt="8" custScaleX="136311" custScaleY="136311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CEA74F1-DF35-4387-B372-85476303D369}" type="pres">
      <dgm:prSet presAssocID="{2F6F8ECF-AF43-4875-BFE4-119F7A1FE1A8}" presName="sibTrans" presStyleLbl="sibTrans2D1" presStyleIdx="4" presStyleCnt="7"/>
      <dgm:spPr/>
      <dgm:t>
        <a:bodyPr/>
        <a:lstStyle/>
        <a:p>
          <a:endParaRPr lang="zh-CN" altLang="en-US"/>
        </a:p>
      </dgm:t>
    </dgm:pt>
    <dgm:pt modelId="{75FEF0EC-AE26-48D4-9719-32E1BDF541E5}" type="pres">
      <dgm:prSet presAssocID="{CEDA0038-A05D-464F-852F-5A1EE9B60A6B}" presName="middleNode" presStyleCnt="0"/>
      <dgm:spPr/>
    </dgm:pt>
    <dgm:pt modelId="{90872505-7660-4DC5-8D4D-AD57CEBA38F4}" type="pres">
      <dgm:prSet presAssocID="{CEDA0038-A05D-464F-852F-5A1EE9B60A6B}" presName="padding" presStyleLbl="node1" presStyleIdx="4" presStyleCnt="8"/>
      <dgm:spPr/>
    </dgm:pt>
    <dgm:pt modelId="{9A6E5A82-204E-4292-917A-D4D33F1469BF}" type="pres">
      <dgm:prSet presAssocID="{CEDA0038-A05D-464F-852F-5A1EE9B60A6B}" presName="shape" presStyleLbl="node1" presStyleIdx="5" presStyleCnt="8" custScaleX="134557" custScaleY="134557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82E3531D-541F-4548-A857-87A3BF0FA907}" type="pres">
      <dgm:prSet presAssocID="{ADFDBD2F-5316-4360-846E-5E74A8E3D479}" presName="sibTrans" presStyleLbl="sibTrans2D1" presStyleIdx="5" presStyleCnt="7"/>
      <dgm:spPr/>
      <dgm:t>
        <a:bodyPr/>
        <a:lstStyle/>
        <a:p>
          <a:endParaRPr lang="zh-CN" altLang="en-US"/>
        </a:p>
      </dgm:t>
    </dgm:pt>
    <dgm:pt modelId="{EA5E3555-7459-49A3-9BAD-C5827353EA45}" type="pres">
      <dgm:prSet presAssocID="{F1C63A91-52A2-4364-BE48-6D9E594656F9}" presName="middleNode" presStyleCnt="0"/>
      <dgm:spPr/>
    </dgm:pt>
    <dgm:pt modelId="{453DAA77-B51B-48D6-94B7-462BFF50A7E8}" type="pres">
      <dgm:prSet presAssocID="{F1C63A91-52A2-4364-BE48-6D9E594656F9}" presName="padding" presStyleLbl="node1" presStyleIdx="5" presStyleCnt="8"/>
      <dgm:spPr/>
    </dgm:pt>
    <dgm:pt modelId="{8F611785-5A12-42AC-9466-0E9F9DB86C8B}" type="pres">
      <dgm:prSet presAssocID="{F1C63A91-52A2-4364-BE48-6D9E594656F9}" presName="shape" presStyleLbl="node1" presStyleIdx="6" presStyleCnt="8" custScaleX="137735" custScaleY="13773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42B86F25-5021-4C0A-8AC8-64EF495A4D6B}" type="pres">
      <dgm:prSet presAssocID="{66B3CB2F-EBC6-461D-8EE7-7FEBADEC7270}" presName="sibTrans" presStyleLbl="sibTrans2D1" presStyleIdx="6" presStyleCnt="7"/>
      <dgm:spPr/>
      <dgm:t>
        <a:bodyPr/>
        <a:lstStyle/>
        <a:p>
          <a:endParaRPr lang="zh-CN" altLang="en-US"/>
        </a:p>
      </dgm:t>
    </dgm:pt>
    <dgm:pt modelId="{EEE4BA2E-9F80-4C56-BEF2-76148AEA6528}" type="pres">
      <dgm:prSet presAssocID="{EF42B5B3-4D91-4344-9126-848DBDE04D97}" presName="lastNode" presStyleLbl="node1" presStyleIdx="7" presStyleCnt="8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E2BAA103-13ED-40D3-9B43-9CBB7F296FF0}" type="presOf" srcId="{66B3CB2F-EBC6-461D-8EE7-7FEBADEC7270}" destId="{42B86F25-5021-4C0A-8AC8-64EF495A4D6B}" srcOrd="0" destOrd="0" presId="urn:microsoft.com/office/officeart/2005/8/layout/bProcess2"/>
    <dgm:cxn modelId="{5239B73A-0919-47AE-82BD-CA1F32DF28CD}" srcId="{308C39D8-3C6E-4BD8-BC6C-0E9B494F5D17}" destId="{EF42B5B3-4D91-4344-9126-848DBDE04D97}" srcOrd="7" destOrd="0" parTransId="{51BD998F-43ED-4404-B098-DE9006943540}" sibTransId="{67073524-2554-48D2-BEFB-906121DD92D4}"/>
    <dgm:cxn modelId="{D622C334-0EBD-459D-B151-4F23167BB9C9}" srcId="{308C39D8-3C6E-4BD8-BC6C-0E9B494F5D17}" destId="{3C3E42B5-BE35-4962-8988-6D6AB9284120}" srcOrd="4" destOrd="0" parTransId="{B6791344-8532-4D13-B332-7B2F22FEDD98}" sibTransId="{2F6F8ECF-AF43-4875-BFE4-119F7A1FE1A8}"/>
    <dgm:cxn modelId="{A26FB5AE-7714-4E70-8A37-87C4D3526EEA}" srcId="{308C39D8-3C6E-4BD8-BC6C-0E9B494F5D17}" destId="{CEDA0038-A05D-464F-852F-5A1EE9B60A6B}" srcOrd="5" destOrd="0" parTransId="{79C48330-7343-49F4-86D4-C08C83BC5936}" sibTransId="{ADFDBD2F-5316-4360-846E-5E74A8E3D479}"/>
    <dgm:cxn modelId="{E3302AE4-7BE9-4631-AC95-08DB1261A5A7}" srcId="{308C39D8-3C6E-4BD8-BC6C-0E9B494F5D17}" destId="{F1C63A91-52A2-4364-BE48-6D9E594656F9}" srcOrd="6" destOrd="0" parTransId="{60293D6A-E280-4029-8934-27BED6CD2442}" sibTransId="{66B3CB2F-EBC6-461D-8EE7-7FEBADEC7270}"/>
    <dgm:cxn modelId="{F5054475-20B4-4CD3-8ED9-7F965898E9DE}" type="presOf" srcId="{A3D5B60D-D65D-4B3B-94B7-FA3F634735AA}" destId="{8E4DF219-CF74-4441-8AD1-50C4A8F8BBA1}" srcOrd="0" destOrd="0" presId="urn:microsoft.com/office/officeart/2005/8/layout/bProcess2"/>
    <dgm:cxn modelId="{5400C791-8689-4925-83EF-F3B6F35A3E2B}" type="presOf" srcId="{08D1341E-2280-43A7-84CD-3586170092BC}" destId="{F070C9C1-BA22-4FF3-AFCC-8AAFD6CE9EE7}" srcOrd="0" destOrd="0" presId="urn:microsoft.com/office/officeart/2005/8/layout/bProcess2"/>
    <dgm:cxn modelId="{BF734AB1-C2DF-48BF-9D90-04BECE85459F}" srcId="{308C39D8-3C6E-4BD8-BC6C-0E9B494F5D17}" destId="{A3D5B60D-D65D-4B3B-94B7-FA3F634735AA}" srcOrd="0" destOrd="0" parTransId="{331A2121-C9AE-4CF2-A9B6-B774908677D8}" sibTransId="{0BB4D92E-8748-4147-9696-7E2845980997}"/>
    <dgm:cxn modelId="{D8A3F7EA-A214-4E47-A598-F7C20A38E36B}" type="presOf" srcId="{0BB4D92E-8748-4147-9696-7E2845980997}" destId="{53D26863-C0F1-4EAE-A936-49647779358F}" srcOrd="0" destOrd="0" presId="urn:microsoft.com/office/officeart/2005/8/layout/bProcess2"/>
    <dgm:cxn modelId="{047C5EC8-E979-4C0C-8843-D03247B1F001}" type="presOf" srcId="{3C3E42B5-BE35-4962-8988-6D6AB9284120}" destId="{40B7CE9D-333E-482A-9EB2-64E4E9B23BE2}" srcOrd="0" destOrd="0" presId="urn:microsoft.com/office/officeart/2005/8/layout/bProcess2"/>
    <dgm:cxn modelId="{E847EE2B-B2B4-48C9-9FB5-EE17461BBCC7}" type="presOf" srcId="{0CE7E816-5623-4DEB-B5EB-550E360FE2B7}" destId="{D7828085-7E80-4DAA-B52E-D5C867679060}" srcOrd="0" destOrd="0" presId="urn:microsoft.com/office/officeart/2005/8/layout/bProcess2"/>
    <dgm:cxn modelId="{6344C292-82EA-4CC1-8BA1-2F7E4AE57843}" type="presOf" srcId="{ADFDBD2F-5316-4360-846E-5E74A8E3D479}" destId="{82E3531D-541F-4548-A857-87A3BF0FA907}" srcOrd="0" destOrd="0" presId="urn:microsoft.com/office/officeart/2005/8/layout/bProcess2"/>
    <dgm:cxn modelId="{97682C8A-DF3F-442A-A82C-CD09B1D9A787}" type="presOf" srcId="{2F6F8ECF-AF43-4875-BFE4-119F7A1FE1A8}" destId="{ECEA74F1-DF35-4387-B372-85476303D369}" srcOrd="0" destOrd="0" presId="urn:microsoft.com/office/officeart/2005/8/layout/bProcess2"/>
    <dgm:cxn modelId="{65C52F4B-E171-403A-975A-B7DEAB1A22BC}" type="presOf" srcId="{453CFBB8-487C-4207-9C63-68C4735AD793}" destId="{AE813C0B-8CD4-4BFE-B038-4D865A522403}" srcOrd="0" destOrd="0" presId="urn:microsoft.com/office/officeart/2005/8/layout/bProcess2"/>
    <dgm:cxn modelId="{B51AC47E-BFC2-4CF2-9091-B87C8E438AFA}" type="presOf" srcId="{52DDBBBE-A176-4E4E-9BAF-F1021163A22D}" destId="{D7590ED2-4E1B-4B3A-9D5F-1FE40AEC56BC}" srcOrd="0" destOrd="0" presId="urn:microsoft.com/office/officeart/2005/8/layout/bProcess2"/>
    <dgm:cxn modelId="{F33499DB-097E-4118-B1F7-7C4249FE13A8}" type="presOf" srcId="{CEDA0038-A05D-464F-852F-5A1EE9B60A6B}" destId="{9A6E5A82-204E-4292-917A-D4D33F1469BF}" srcOrd="0" destOrd="0" presId="urn:microsoft.com/office/officeart/2005/8/layout/bProcess2"/>
    <dgm:cxn modelId="{E27B127D-962D-4A79-A675-724F15041B85}" type="presOf" srcId="{5E15D996-00F8-4E6A-917D-CACFF51F9769}" destId="{5B818B0F-D739-493F-A99D-EF5CD0C107BD}" srcOrd="0" destOrd="0" presId="urn:microsoft.com/office/officeart/2005/8/layout/bProcess2"/>
    <dgm:cxn modelId="{6DFEF443-AE53-4E3E-8A2C-98B5221AC2FF}" srcId="{308C39D8-3C6E-4BD8-BC6C-0E9B494F5D17}" destId="{5E15D996-00F8-4E6A-917D-CACFF51F9769}" srcOrd="1" destOrd="0" parTransId="{8B3CF84A-98F2-4E41-8E76-A639E8D26E72}" sibTransId="{0CE7E816-5623-4DEB-B5EB-550E360FE2B7}"/>
    <dgm:cxn modelId="{55661433-B753-47CD-B57A-8B47F61661C0}" type="presOf" srcId="{EF42B5B3-4D91-4344-9126-848DBDE04D97}" destId="{EEE4BA2E-9F80-4C56-BEF2-76148AEA6528}" srcOrd="0" destOrd="0" presId="urn:microsoft.com/office/officeart/2005/8/layout/bProcess2"/>
    <dgm:cxn modelId="{117FC3ED-702A-4865-A67A-A7C4CA7A6B94}" srcId="{308C39D8-3C6E-4BD8-BC6C-0E9B494F5D17}" destId="{453CFBB8-487C-4207-9C63-68C4735AD793}" srcOrd="2" destOrd="0" parTransId="{475E5BB8-4C1C-4F2C-A2E9-76768BDA0380}" sibTransId="{08D1341E-2280-43A7-84CD-3586170092BC}"/>
    <dgm:cxn modelId="{E428480B-2528-42D9-9FAF-073995F17189}" type="presOf" srcId="{308C39D8-3C6E-4BD8-BC6C-0E9B494F5D17}" destId="{59092431-408C-45E3-9017-C0CCEC1518C0}" srcOrd="0" destOrd="0" presId="urn:microsoft.com/office/officeart/2005/8/layout/bProcess2"/>
    <dgm:cxn modelId="{3F5FE2F1-C904-487F-AB02-1555A7022320}" srcId="{308C39D8-3C6E-4BD8-BC6C-0E9B494F5D17}" destId="{52DDBBBE-A176-4E4E-9BAF-F1021163A22D}" srcOrd="3" destOrd="0" parTransId="{170CAA9F-D01B-4E9A-914D-A4EC24B80F59}" sibTransId="{F636B9CE-8E6D-46A2-AF4F-D1DDDCF43207}"/>
    <dgm:cxn modelId="{87D5E085-5C8F-40AF-A1D7-39FAF0743FC2}" type="presOf" srcId="{F636B9CE-8E6D-46A2-AF4F-D1DDDCF43207}" destId="{0FB9D9E6-E5C3-4F10-81D7-90FA793CE78A}" srcOrd="0" destOrd="0" presId="urn:microsoft.com/office/officeart/2005/8/layout/bProcess2"/>
    <dgm:cxn modelId="{7316700B-87E0-499A-95CB-FFFE9ACAB03D}" type="presOf" srcId="{F1C63A91-52A2-4364-BE48-6D9E594656F9}" destId="{8F611785-5A12-42AC-9466-0E9F9DB86C8B}" srcOrd="0" destOrd="0" presId="urn:microsoft.com/office/officeart/2005/8/layout/bProcess2"/>
    <dgm:cxn modelId="{A8BF2160-BC65-4B0D-9CCA-7F11DF3679E4}" type="presParOf" srcId="{59092431-408C-45E3-9017-C0CCEC1518C0}" destId="{8E4DF219-CF74-4441-8AD1-50C4A8F8BBA1}" srcOrd="0" destOrd="0" presId="urn:microsoft.com/office/officeart/2005/8/layout/bProcess2"/>
    <dgm:cxn modelId="{A5FBA286-8EA1-45C3-B890-2D3FFA014BD3}" type="presParOf" srcId="{59092431-408C-45E3-9017-C0CCEC1518C0}" destId="{53D26863-C0F1-4EAE-A936-49647779358F}" srcOrd="1" destOrd="0" presId="urn:microsoft.com/office/officeart/2005/8/layout/bProcess2"/>
    <dgm:cxn modelId="{ABD52938-59B7-4768-AA10-07ED4CDA9F6E}" type="presParOf" srcId="{59092431-408C-45E3-9017-C0CCEC1518C0}" destId="{02452FDB-00E8-41A8-97D5-0263CFF76E2B}" srcOrd="2" destOrd="0" presId="urn:microsoft.com/office/officeart/2005/8/layout/bProcess2"/>
    <dgm:cxn modelId="{F6FF8DE4-4FFE-46C9-B12C-EF4F440E6EBD}" type="presParOf" srcId="{02452FDB-00E8-41A8-97D5-0263CFF76E2B}" destId="{057D4CFB-1A85-4D5C-9394-6C04A83D353B}" srcOrd="0" destOrd="0" presId="urn:microsoft.com/office/officeart/2005/8/layout/bProcess2"/>
    <dgm:cxn modelId="{0042B8C5-6226-4042-9833-1D3C9634B790}" type="presParOf" srcId="{02452FDB-00E8-41A8-97D5-0263CFF76E2B}" destId="{5B818B0F-D739-493F-A99D-EF5CD0C107BD}" srcOrd="1" destOrd="0" presId="urn:microsoft.com/office/officeart/2005/8/layout/bProcess2"/>
    <dgm:cxn modelId="{955BE070-EC72-4EAE-BCB9-27F5673A9BFE}" type="presParOf" srcId="{59092431-408C-45E3-9017-C0CCEC1518C0}" destId="{D7828085-7E80-4DAA-B52E-D5C867679060}" srcOrd="3" destOrd="0" presId="urn:microsoft.com/office/officeart/2005/8/layout/bProcess2"/>
    <dgm:cxn modelId="{4CCAD5D6-180F-4FC8-A098-CAF18EEE975A}" type="presParOf" srcId="{59092431-408C-45E3-9017-C0CCEC1518C0}" destId="{99DAE0D0-14A3-4CE4-8548-B1B15D23ED6C}" srcOrd="4" destOrd="0" presId="urn:microsoft.com/office/officeart/2005/8/layout/bProcess2"/>
    <dgm:cxn modelId="{067E30C2-55C0-40F2-8C89-B4CB0A708903}" type="presParOf" srcId="{99DAE0D0-14A3-4CE4-8548-B1B15D23ED6C}" destId="{6F1D3975-4BD3-457A-A41A-3254B8D5F0E5}" srcOrd="0" destOrd="0" presId="urn:microsoft.com/office/officeart/2005/8/layout/bProcess2"/>
    <dgm:cxn modelId="{3A4B8727-C0CD-43B8-B62D-6D586B24336F}" type="presParOf" srcId="{99DAE0D0-14A3-4CE4-8548-B1B15D23ED6C}" destId="{AE813C0B-8CD4-4BFE-B038-4D865A522403}" srcOrd="1" destOrd="0" presId="urn:microsoft.com/office/officeart/2005/8/layout/bProcess2"/>
    <dgm:cxn modelId="{8FC317CF-D7A4-4EF4-9594-CA89F6514330}" type="presParOf" srcId="{59092431-408C-45E3-9017-C0CCEC1518C0}" destId="{F070C9C1-BA22-4FF3-AFCC-8AAFD6CE9EE7}" srcOrd="5" destOrd="0" presId="urn:microsoft.com/office/officeart/2005/8/layout/bProcess2"/>
    <dgm:cxn modelId="{22668B8C-09D5-4217-982F-D7EB20EC1EA0}" type="presParOf" srcId="{59092431-408C-45E3-9017-C0CCEC1518C0}" destId="{8B6DD12E-CAD2-48FF-9079-CC0E4B0C22F3}" srcOrd="6" destOrd="0" presId="urn:microsoft.com/office/officeart/2005/8/layout/bProcess2"/>
    <dgm:cxn modelId="{982C93F9-FAD8-48C2-9357-E8D80114AC1D}" type="presParOf" srcId="{8B6DD12E-CAD2-48FF-9079-CC0E4B0C22F3}" destId="{E374527F-C8CB-4C72-B78E-4A99D5EF2371}" srcOrd="0" destOrd="0" presId="urn:microsoft.com/office/officeart/2005/8/layout/bProcess2"/>
    <dgm:cxn modelId="{6496F269-07CB-4EB9-88E0-0CD3314E7602}" type="presParOf" srcId="{8B6DD12E-CAD2-48FF-9079-CC0E4B0C22F3}" destId="{D7590ED2-4E1B-4B3A-9D5F-1FE40AEC56BC}" srcOrd="1" destOrd="0" presId="urn:microsoft.com/office/officeart/2005/8/layout/bProcess2"/>
    <dgm:cxn modelId="{F91D3253-7553-406B-B244-CC02E96031CB}" type="presParOf" srcId="{59092431-408C-45E3-9017-C0CCEC1518C0}" destId="{0FB9D9E6-E5C3-4F10-81D7-90FA793CE78A}" srcOrd="7" destOrd="0" presId="urn:microsoft.com/office/officeart/2005/8/layout/bProcess2"/>
    <dgm:cxn modelId="{31EE840F-1892-4090-B2B3-6D795D8DB8C7}" type="presParOf" srcId="{59092431-408C-45E3-9017-C0CCEC1518C0}" destId="{7B95778C-FC17-4549-943B-84BCD5D42727}" srcOrd="8" destOrd="0" presId="urn:microsoft.com/office/officeart/2005/8/layout/bProcess2"/>
    <dgm:cxn modelId="{805214DC-C5EF-43BF-B012-2AD6C8FE1C1F}" type="presParOf" srcId="{7B95778C-FC17-4549-943B-84BCD5D42727}" destId="{99F9DD0D-4A7E-40DE-B68E-3170CF290A34}" srcOrd="0" destOrd="0" presId="urn:microsoft.com/office/officeart/2005/8/layout/bProcess2"/>
    <dgm:cxn modelId="{C201DB5D-BFEC-4D2E-A7E1-BE9AEEA62757}" type="presParOf" srcId="{7B95778C-FC17-4549-943B-84BCD5D42727}" destId="{40B7CE9D-333E-482A-9EB2-64E4E9B23BE2}" srcOrd="1" destOrd="0" presId="urn:microsoft.com/office/officeart/2005/8/layout/bProcess2"/>
    <dgm:cxn modelId="{5CC06CE4-CF19-4F48-8485-E90A586DBEE7}" type="presParOf" srcId="{59092431-408C-45E3-9017-C0CCEC1518C0}" destId="{ECEA74F1-DF35-4387-B372-85476303D369}" srcOrd="9" destOrd="0" presId="urn:microsoft.com/office/officeart/2005/8/layout/bProcess2"/>
    <dgm:cxn modelId="{3C2A536A-F862-4820-A3A5-4F5EF8603B76}" type="presParOf" srcId="{59092431-408C-45E3-9017-C0CCEC1518C0}" destId="{75FEF0EC-AE26-48D4-9719-32E1BDF541E5}" srcOrd="10" destOrd="0" presId="urn:microsoft.com/office/officeart/2005/8/layout/bProcess2"/>
    <dgm:cxn modelId="{EF0EC175-0E83-41E7-B67F-CA2D541AADB6}" type="presParOf" srcId="{75FEF0EC-AE26-48D4-9719-32E1BDF541E5}" destId="{90872505-7660-4DC5-8D4D-AD57CEBA38F4}" srcOrd="0" destOrd="0" presId="urn:microsoft.com/office/officeart/2005/8/layout/bProcess2"/>
    <dgm:cxn modelId="{F1F21615-EB2D-42A5-A9AA-F6E247739D0E}" type="presParOf" srcId="{75FEF0EC-AE26-48D4-9719-32E1BDF541E5}" destId="{9A6E5A82-204E-4292-917A-D4D33F1469BF}" srcOrd="1" destOrd="0" presId="urn:microsoft.com/office/officeart/2005/8/layout/bProcess2"/>
    <dgm:cxn modelId="{0448E1D2-B2F1-4215-8897-666EF93C5C75}" type="presParOf" srcId="{59092431-408C-45E3-9017-C0CCEC1518C0}" destId="{82E3531D-541F-4548-A857-87A3BF0FA907}" srcOrd="11" destOrd="0" presId="urn:microsoft.com/office/officeart/2005/8/layout/bProcess2"/>
    <dgm:cxn modelId="{C16909D4-2D07-4D5D-A019-2EC98743ACD7}" type="presParOf" srcId="{59092431-408C-45E3-9017-C0CCEC1518C0}" destId="{EA5E3555-7459-49A3-9BAD-C5827353EA45}" srcOrd="12" destOrd="0" presId="urn:microsoft.com/office/officeart/2005/8/layout/bProcess2"/>
    <dgm:cxn modelId="{5F056C40-0831-4942-B12C-264530A67466}" type="presParOf" srcId="{EA5E3555-7459-49A3-9BAD-C5827353EA45}" destId="{453DAA77-B51B-48D6-94B7-462BFF50A7E8}" srcOrd="0" destOrd="0" presId="urn:microsoft.com/office/officeart/2005/8/layout/bProcess2"/>
    <dgm:cxn modelId="{CA2F426F-DC10-45C2-9EA8-8E362C7F3203}" type="presParOf" srcId="{EA5E3555-7459-49A3-9BAD-C5827353EA45}" destId="{8F611785-5A12-42AC-9466-0E9F9DB86C8B}" srcOrd="1" destOrd="0" presId="urn:microsoft.com/office/officeart/2005/8/layout/bProcess2"/>
    <dgm:cxn modelId="{45A4B362-B9E9-4DAD-9755-C66AA2AF4F07}" type="presParOf" srcId="{59092431-408C-45E3-9017-C0CCEC1518C0}" destId="{42B86F25-5021-4C0A-8AC8-64EF495A4D6B}" srcOrd="13" destOrd="0" presId="urn:microsoft.com/office/officeart/2005/8/layout/bProcess2"/>
    <dgm:cxn modelId="{041DB556-0905-4041-86FF-275457948D5A}" type="presParOf" srcId="{59092431-408C-45E3-9017-C0CCEC1518C0}" destId="{EEE4BA2E-9F80-4C56-BEF2-76148AEA6528}" srcOrd="14" destOrd="0" presId="urn:microsoft.com/office/officeart/2005/8/layout/bProcess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7D8C2B9-98D9-4E31-9FFF-E0FC62342657}" type="doc">
      <dgm:prSet loTypeId="urn:microsoft.com/office/officeart/2005/8/layout/h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7E2E4E7F-479B-4D24-B194-3162E2F5629B}">
      <dgm:prSet phldrT="[文本]"/>
      <dgm:spPr/>
      <dgm:t>
        <a:bodyPr/>
        <a:lstStyle/>
        <a:p>
          <a:r>
            <a:rPr lang="zh-CN" altLang="en-US"/>
            <a:t>调整结果</a:t>
          </a:r>
        </a:p>
      </dgm:t>
    </dgm:pt>
    <dgm:pt modelId="{85D5D49E-D1D4-4E36-8CDC-4E96599FE595}" type="parTrans" cxnId="{6432C34D-9D95-4904-8624-CA7B5040243B}">
      <dgm:prSet/>
      <dgm:spPr/>
      <dgm:t>
        <a:bodyPr/>
        <a:lstStyle/>
        <a:p>
          <a:endParaRPr lang="zh-CN" altLang="en-US"/>
        </a:p>
      </dgm:t>
    </dgm:pt>
    <dgm:pt modelId="{8EC30489-5055-4AE4-BC5B-2F8C03246AE2}" type="sibTrans" cxnId="{6432C34D-9D95-4904-8624-CA7B5040243B}">
      <dgm:prSet/>
      <dgm:spPr/>
      <dgm:t>
        <a:bodyPr/>
        <a:lstStyle/>
        <a:p>
          <a:endParaRPr lang="zh-CN" altLang="en-US"/>
        </a:p>
      </dgm:t>
    </dgm:pt>
    <dgm:pt modelId="{286605F5-C220-41C0-86EA-B6863F5DDAEA}">
      <dgm:prSet phldrT="[文本]"/>
      <dgm:spPr/>
      <dgm:t>
        <a:bodyPr/>
        <a:lstStyle/>
        <a:p>
          <a:r>
            <a:rPr lang="zh-CN" altLang="en-US"/>
            <a:t>可调整预览结果</a:t>
          </a:r>
        </a:p>
      </dgm:t>
    </dgm:pt>
    <dgm:pt modelId="{8516C89A-A82E-4742-B264-C070EF38F145}" type="parTrans" cxnId="{1BF3461A-83AA-4307-B7F4-7328E5E0D9A6}">
      <dgm:prSet/>
      <dgm:spPr/>
      <dgm:t>
        <a:bodyPr/>
        <a:lstStyle/>
        <a:p>
          <a:endParaRPr lang="zh-CN" altLang="en-US"/>
        </a:p>
      </dgm:t>
    </dgm:pt>
    <dgm:pt modelId="{D5FEC567-17BA-4E42-94EC-89684988F970}" type="sibTrans" cxnId="{1BF3461A-83AA-4307-B7F4-7328E5E0D9A6}">
      <dgm:prSet/>
      <dgm:spPr/>
      <dgm:t>
        <a:bodyPr/>
        <a:lstStyle/>
        <a:p>
          <a:endParaRPr lang="zh-CN" altLang="en-US"/>
        </a:p>
      </dgm:t>
    </dgm:pt>
    <dgm:pt modelId="{55AA971B-5F87-43BA-9DB5-41F809644199}">
      <dgm:prSet phldrT="[文本]"/>
      <dgm:spPr/>
      <dgm:t>
        <a:bodyPr/>
        <a:lstStyle/>
        <a:p>
          <a:r>
            <a:rPr lang="zh-CN" altLang="en-US"/>
            <a:t>确认排期结果</a:t>
          </a:r>
        </a:p>
      </dgm:t>
    </dgm:pt>
    <dgm:pt modelId="{B5C35FC7-836F-477C-94E1-C4DE4A357241}" type="parTrans" cxnId="{50E66732-A4E6-4BAC-97F0-EDD27FCD6FA8}">
      <dgm:prSet/>
      <dgm:spPr/>
      <dgm:t>
        <a:bodyPr/>
        <a:lstStyle/>
        <a:p>
          <a:endParaRPr lang="zh-CN" altLang="en-US"/>
        </a:p>
      </dgm:t>
    </dgm:pt>
    <dgm:pt modelId="{ED69420F-4B05-4A16-9F27-56372CBAAF09}" type="sibTrans" cxnId="{50E66732-A4E6-4BAC-97F0-EDD27FCD6FA8}">
      <dgm:prSet/>
      <dgm:spPr/>
      <dgm:t>
        <a:bodyPr/>
        <a:lstStyle/>
        <a:p>
          <a:endParaRPr lang="zh-CN" altLang="en-US"/>
        </a:p>
      </dgm:t>
    </dgm:pt>
    <dgm:pt modelId="{58C097E5-3F29-48A2-B5BE-F4EA76E00D3C}">
      <dgm:prSet phldrT="[文本]"/>
      <dgm:spPr/>
      <dgm:t>
        <a:bodyPr/>
        <a:lstStyle/>
        <a:p>
          <a:endParaRPr lang="zh-CN" altLang="en-US"/>
        </a:p>
      </dgm:t>
    </dgm:pt>
    <dgm:pt modelId="{2642AFA2-5C12-493C-94BD-FA6764BE428A}" type="parTrans" cxnId="{DB117B9B-F5DE-4082-B9AC-5D08F4EECFD9}">
      <dgm:prSet/>
      <dgm:spPr/>
      <dgm:t>
        <a:bodyPr/>
        <a:lstStyle/>
        <a:p>
          <a:endParaRPr lang="zh-CN" altLang="en-US"/>
        </a:p>
      </dgm:t>
    </dgm:pt>
    <dgm:pt modelId="{6A5382D9-01BA-4B23-B9EE-D94302A9AA4F}" type="sibTrans" cxnId="{DB117B9B-F5DE-4082-B9AC-5D08F4EECFD9}">
      <dgm:prSet/>
      <dgm:spPr/>
      <dgm:t>
        <a:bodyPr/>
        <a:lstStyle/>
        <a:p>
          <a:endParaRPr lang="zh-CN" altLang="en-US"/>
        </a:p>
      </dgm:t>
    </dgm:pt>
    <dgm:pt modelId="{08242C1E-FD2B-4851-A3BD-334B4DBBD739}">
      <dgm:prSet phldrT="[文本]"/>
      <dgm:spPr/>
      <dgm:t>
        <a:bodyPr/>
        <a:lstStyle/>
        <a:p>
          <a:r>
            <a:rPr lang="zh-CN" altLang="en-US"/>
            <a:t>确认</a:t>
          </a:r>
        </a:p>
      </dgm:t>
    </dgm:pt>
    <dgm:pt modelId="{C75451D4-3819-4318-9218-59DDAB7B346F}" type="sibTrans" cxnId="{1C87CA2D-EA4E-4A20-B51B-E1493ECC6237}">
      <dgm:prSet/>
      <dgm:spPr/>
      <dgm:t>
        <a:bodyPr/>
        <a:lstStyle/>
        <a:p>
          <a:endParaRPr lang="zh-CN" altLang="en-US"/>
        </a:p>
      </dgm:t>
    </dgm:pt>
    <dgm:pt modelId="{D2E32AF8-9938-4E3E-A6C8-627F56065F80}" type="parTrans" cxnId="{1C87CA2D-EA4E-4A20-B51B-E1493ECC6237}">
      <dgm:prSet/>
      <dgm:spPr/>
      <dgm:t>
        <a:bodyPr/>
        <a:lstStyle/>
        <a:p>
          <a:endParaRPr lang="zh-CN" altLang="en-US"/>
        </a:p>
      </dgm:t>
    </dgm:pt>
    <dgm:pt modelId="{4BE121EB-1C6A-40DC-A6B6-4A256673AD23}">
      <dgm:prSet phldrT="[文本]"/>
      <dgm:spPr/>
      <dgm:t>
        <a:bodyPr/>
        <a:lstStyle/>
        <a:p>
          <a:r>
            <a:rPr lang="zh-CN" altLang="en-US"/>
            <a:t>选定模板</a:t>
          </a:r>
        </a:p>
      </dgm:t>
    </dgm:pt>
    <dgm:pt modelId="{A3FD646E-3D3C-4BF4-9CE5-1DAE7DFDAE0D}" type="sibTrans" cxnId="{FBD45AD2-29F2-4A83-B70E-10A43D3ECD7B}">
      <dgm:prSet/>
      <dgm:spPr/>
      <dgm:t>
        <a:bodyPr/>
        <a:lstStyle/>
        <a:p>
          <a:endParaRPr lang="zh-CN" altLang="en-US"/>
        </a:p>
      </dgm:t>
    </dgm:pt>
    <dgm:pt modelId="{3EE48567-D801-4BD3-AC02-3977C6838CD0}" type="parTrans" cxnId="{FBD45AD2-29F2-4A83-B70E-10A43D3ECD7B}">
      <dgm:prSet/>
      <dgm:spPr/>
      <dgm:t>
        <a:bodyPr/>
        <a:lstStyle/>
        <a:p>
          <a:endParaRPr lang="zh-CN" altLang="en-US"/>
        </a:p>
      </dgm:t>
    </dgm:pt>
    <dgm:pt modelId="{55BE0108-FF94-4AB1-B1B1-3CBC2F3014F1}">
      <dgm:prSet phldrT="[文本]"/>
      <dgm:spPr/>
      <dgm:t>
        <a:bodyPr/>
        <a:lstStyle/>
        <a:p>
          <a:r>
            <a:rPr lang="zh-CN" altLang="en-US"/>
            <a:t>选择游戏</a:t>
          </a:r>
        </a:p>
      </dgm:t>
    </dgm:pt>
    <dgm:pt modelId="{84EB0A4D-7F79-4261-B9EE-1F11A234AD7D}" type="parTrans" cxnId="{0E4E7A3A-88A9-41AE-838D-F3E0D6097ED7}">
      <dgm:prSet/>
      <dgm:spPr/>
      <dgm:t>
        <a:bodyPr/>
        <a:lstStyle/>
        <a:p>
          <a:endParaRPr lang="zh-CN" altLang="en-US"/>
        </a:p>
      </dgm:t>
    </dgm:pt>
    <dgm:pt modelId="{BCC4EFEF-0685-46DC-9D00-6833DFFAF571}" type="sibTrans" cxnId="{0E4E7A3A-88A9-41AE-838D-F3E0D6097ED7}">
      <dgm:prSet/>
      <dgm:spPr/>
      <dgm:t>
        <a:bodyPr/>
        <a:lstStyle/>
        <a:p>
          <a:endParaRPr lang="zh-CN" altLang="en-US"/>
        </a:p>
      </dgm:t>
    </dgm:pt>
    <dgm:pt modelId="{5B53AE0A-AB66-4173-8F31-D80AF863F06E}">
      <dgm:prSet phldrT="[文本]"/>
      <dgm:spPr/>
      <dgm:t>
        <a:bodyPr/>
        <a:lstStyle/>
        <a:p>
          <a:r>
            <a:rPr lang="zh-CN" altLang="en-US"/>
            <a:t>设置参数</a:t>
          </a:r>
        </a:p>
      </dgm:t>
    </dgm:pt>
    <dgm:pt modelId="{7126AEDC-8D7A-4FB7-8D9A-D886C72E46F1}" type="parTrans" cxnId="{09CF27FA-5557-4910-ADD9-5C988D27BEEB}">
      <dgm:prSet/>
      <dgm:spPr/>
      <dgm:t>
        <a:bodyPr/>
        <a:lstStyle/>
        <a:p>
          <a:endParaRPr lang="zh-CN" altLang="en-US"/>
        </a:p>
      </dgm:t>
    </dgm:pt>
    <dgm:pt modelId="{ABFA0E4D-0EDE-4F33-93B0-DA0D5B2D2659}" type="sibTrans" cxnId="{09CF27FA-5557-4910-ADD9-5C988D27BEEB}">
      <dgm:prSet/>
      <dgm:spPr/>
      <dgm:t>
        <a:bodyPr/>
        <a:lstStyle/>
        <a:p>
          <a:endParaRPr lang="zh-CN" altLang="en-US"/>
        </a:p>
      </dgm:t>
    </dgm:pt>
    <dgm:pt modelId="{7FC36A5E-3197-4811-B2A7-D7684FCB85EC}" type="pres">
      <dgm:prSet presAssocID="{F7D8C2B9-98D9-4E31-9FFF-E0FC62342657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B86F32D6-D1B9-4FDE-98E9-6D4915AC1E2A}" type="pres">
      <dgm:prSet presAssocID="{F7D8C2B9-98D9-4E31-9FFF-E0FC62342657}" presName="tSp" presStyleCnt="0"/>
      <dgm:spPr/>
    </dgm:pt>
    <dgm:pt modelId="{4D9FAEF7-C90A-4F8D-BAF0-23282622ACB1}" type="pres">
      <dgm:prSet presAssocID="{F7D8C2B9-98D9-4E31-9FFF-E0FC62342657}" presName="bSp" presStyleCnt="0"/>
      <dgm:spPr/>
    </dgm:pt>
    <dgm:pt modelId="{D03E35F4-6728-4FD5-ACAE-4EAADDA69BA2}" type="pres">
      <dgm:prSet presAssocID="{F7D8C2B9-98D9-4E31-9FFF-E0FC62342657}" presName="process" presStyleCnt="0"/>
      <dgm:spPr/>
    </dgm:pt>
    <dgm:pt modelId="{B26863A9-D22E-49F2-9E14-A35832A70464}" type="pres">
      <dgm:prSet presAssocID="{4BE121EB-1C6A-40DC-A6B6-4A256673AD23}" presName="composite1" presStyleCnt="0"/>
      <dgm:spPr/>
    </dgm:pt>
    <dgm:pt modelId="{0B6DB1D5-DCBA-43B2-8E7E-536B51702398}" type="pres">
      <dgm:prSet presAssocID="{4BE121EB-1C6A-40DC-A6B6-4A256673AD23}" presName="dummyNode1" presStyleLbl="node1" presStyleIdx="0" presStyleCnt="3"/>
      <dgm:spPr/>
    </dgm:pt>
    <dgm:pt modelId="{87736DE8-C158-435C-AE6E-031D9A51BFBD}" type="pres">
      <dgm:prSet presAssocID="{4BE121EB-1C6A-40DC-A6B6-4A256673AD23}" presName="childNode1" presStyleLbl="bgAcc1" presStyleIdx="0" presStyleCnt="3" custLinFactNeighborX="-1442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ADC0FAED-A9E8-40A6-8B8A-4CA38E1227F9}" type="pres">
      <dgm:prSet presAssocID="{4BE121EB-1C6A-40DC-A6B6-4A256673AD23}" presName="childNode1tx" presStyleLbl="bgAcc1" presStyleIdx="0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DC6BAE15-7F74-4536-971F-407DF368DAFF}" type="pres">
      <dgm:prSet presAssocID="{4BE121EB-1C6A-40DC-A6B6-4A256673AD23}" presName="parentNode1" presStyleLbl="node1" presStyleIdx="0" presStyleCnt="3">
        <dgm:presLayoutVars>
          <dgm:chMax val="1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0ADE63C-8141-42B6-9CC7-DA5AA5ADA939}" type="pres">
      <dgm:prSet presAssocID="{4BE121EB-1C6A-40DC-A6B6-4A256673AD23}" presName="connSite1" presStyleCnt="0"/>
      <dgm:spPr/>
    </dgm:pt>
    <dgm:pt modelId="{8C594B96-BAA2-40C4-A91D-5FD0603957F8}" type="pres">
      <dgm:prSet presAssocID="{A3FD646E-3D3C-4BF4-9CE5-1DAE7DFDAE0D}" presName="Name9" presStyleLbl="sibTrans2D1" presStyleIdx="0" presStyleCnt="2"/>
      <dgm:spPr/>
      <dgm:t>
        <a:bodyPr/>
        <a:lstStyle/>
        <a:p>
          <a:endParaRPr lang="zh-CN" altLang="en-US"/>
        </a:p>
      </dgm:t>
    </dgm:pt>
    <dgm:pt modelId="{DD491F72-BE53-491B-A317-B8C1E9FA1A34}" type="pres">
      <dgm:prSet presAssocID="{7E2E4E7F-479B-4D24-B194-3162E2F5629B}" presName="composite2" presStyleCnt="0"/>
      <dgm:spPr/>
    </dgm:pt>
    <dgm:pt modelId="{79E631F6-2BD1-4C0B-AFB2-4AEDEF99DC0B}" type="pres">
      <dgm:prSet presAssocID="{7E2E4E7F-479B-4D24-B194-3162E2F5629B}" presName="dummyNode2" presStyleLbl="node1" presStyleIdx="0" presStyleCnt="3"/>
      <dgm:spPr/>
    </dgm:pt>
    <dgm:pt modelId="{5B110F27-BB8F-4879-8F19-421BC6475B8B}" type="pres">
      <dgm:prSet presAssocID="{7E2E4E7F-479B-4D24-B194-3162E2F5629B}" presName="childNode2" presStyleLbl="bgAcc1" presStyleIdx="1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7CBF6E9E-E0FA-41FC-8C03-5CF6B121E6AD}" type="pres">
      <dgm:prSet presAssocID="{7E2E4E7F-479B-4D24-B194-3162E2F5629B}" presName="childNode2tx" presStyleLbl="bgAcc1" presStyleIdx="1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904185E1-B261-4CAC-8FB7-FDEB7674E829}" type="pres">
      <dgm:prSet presAssocID="{7E2E4E7F-479B-4D24-B194-3162E2F5629B}" presName="parentNode2" presStyleLbl="node1" presStyleIdx="1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1DCED4B2-B2AE-4FCB-8560-7AB31D23B9D2}" type="pres">
      <dgm:prSet presAssocID="{7E2E4E7F-479B-4D24-B194-3162E2F5629B}" presName="connSite2" presStyleCnt="0"/>
      <dgm:spPr/>
    </dgm:pt>
    <dgm:pt modelId="{1A05507D-E50D-44BF-8968-362D41F8DC32}" type="pres">
      <dgm:prSet presAssocID="{8EC30489-5055-4AE4-BC5B-2F8C03246AE2}" presName="Name18" presStyleLbl="sibTrans2D1" presStyleIdx="1" presStyleCnt="2"/>
      <dgm:spPr/>
      <dgm:t>
        <a:bodyPr/>
        <a:lstStyle/>
        <a:p>
          <a:endParaRPr lang="zh-CN" altLang="en-US"/>
        </a:p>
      </dgm:t>
    </dgm:pt>
    <dgm:pt modelId="{8F0D6E46-3BC4-4AB3-BA41-3D30A275C7D3}" type="pres">
      <dgm:prSet presAssocID="{08242C1E-FD2B-4851-A3BD-334B4DBBD739}" presName="composite1" presStyleCnt="0"/>
      <dgm:spPr/>
    </dgm:pt>
    <dgm:pt modelId="{98FF6041-A2ED-4D89-AC88-562B3C9A2CF6}" type="pres">
      <dgm:prSet presAssocID="{08242C1E-FD2B-4851-A3BD-334B4DBBD739}" presName="dummyNode1" presStyleLbl="node1" presStyleIdx="1" presStyleCnt="3"/>
      <dgm:spPr/>
    </dgm:pt>
    <dgm:pt modelId="{27FC4414-A531-4AF1-9F7E-F152CA479E76}" type="pres">
      <dgm:prSet presAssocID="{08242C1E-FD2B-4851-A3BD-334B4DBBD739}" presName="childNode1" presStyleLbl="bgAcc1" presStyleIdx="2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934CE46E-CCF4-44D5-A853-5182FD1BB7BC}" type="pres">
      <dgm:prSet presAssocID="{08242C1E-FD2B-4851-A3BD-334B4DBBD739}" presName="childNode1tx" presStyleLbl="bgAcc1" presStyleIdx="2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CB91CAA8-63DC-40D3-B52E-7CBC10F592D3}" type="pres">
      <dgm:prSet presAssocID="{08242C1E-FD2B-4851-A3BD-334B4DBBD739}" presName="parentNode1" presStyleLbl="node1" presStyleIdx="2" presStyleCnt="3">
        <dgm:presLayoutVars>
          <dgm:chMax val="1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386AFB4-E0E6-42A9-BB66-38272D7A2CD7}" type="pres">
      <dgm:prSet presAssocID="{08242C1E-FD2B-4851-A3BD-334B4DBBD739}" presName="connSite1" presStyleCnt="0"/>
      <dgm:spPr/>
    </dgm:pt>
  </dgm:ptLst>
  <dgm:cxnLst>
    <dgm:cxn modelId="{1BF3461A-83AA-4307-B7F4-7328E5E0D9A6}" srcId="{7E2E4E7F-479B-4D24-B194-3162E2F5629B}" destId="{286605F5-C220-41C0-86EA-B6863F5DDAEA}" srcOrd="0" destOrd="0" parTransId="{8516C89A-A82E-4742-B264-C070EF38F145}" sibTransId="{D5FEC567-17BA-4E42-94EC-89684988F970}"/>
    <dgm:cxn modelId="{5C191055-30B0-42F2-92FA-7705292517EE}" type="presOf" srcId="{4BE121EB-1C6A-40DC-A6B6-4A256673AD23}" destId="{DC6BAE15-7F74-4536-971F-407DF368DAFF}" srcOrd="0" destOrd="0" presId="urn:microsoft.com/office/officeart/2005/8/layout/hProcess4"/>
    <dgm:cxn modelId="{480925B2-912E-482D-A554-83CF58DE5D79}" type="presOf" srcId="{58C097E5-3F29-48A2-B5BE-F4EA76E00D3C}" destId="{ADC0FAED-A9E8-40A6-8B8A-4CA38E1227F9}" srcOrd="1" destOrd="2" presId="urn:microsoft.com/office/officeart/2005/8/layout/hProcess4"/>
    <dgm:cxn modelId="{50E66732-A4E6-4BAC-97F0-EDD27FCD6FA8}" srcId="{08242C1E-FD2B-4851-A3BD-334B4DBBD739}" destId="{55AA971B-5F87-43BA-9DB5-41F809644199}" srcOrd="0" destOrd="0" parTransId="{B5C35FC7-836F-477C-94E1-C4DE4A357241}" sibTransId="{ED69420F-4B05-4A16-9F27-56372CBAAF09}"/>
    <dgm:cxn modelId="{09CF27FA-5557-4910-ADD9-5C988D27BEEB}" srcId="{4BE121EB-1C6A-40DC-A6B6-4A256673AD23}" destId="{5B53AE0A-AB66-4173-8F31-D80AF863F06E}" srcOrd="1" destOrd="0" parTransId="{7126AEDC-8D7A-4FB7-8D9A-D886C72E46F1}" sibTransId="{ABFA0E4D-0EDE-4F33-93B0-DA0D5B2D2659}"/>
    <dgm:cxn modelId="{0A1932C3-87D0-4FC1-A74E-C480682F72E1}" type="presOf" srcId="{55BE0108-FF94-4AB1-B1B1-3CBC2F3014F1}" destId="{ADC0FAED-A9E8-40A6-8B8A-4CA38E1227F9}" srcOrd="1" destOrd="0" presId="urn:microsoft.com/office/officeart/2005/8/layout/hProcess4"/>
    <dgm:cxn modelId="{E32932C8-AEFC-4DAC-888F-2E5FC238CABC}" type="presOf" srcId="{55AA971B-5F87-43BA-9DB5-41F809644199}" destId="{934CE46E-CCF4-44D5-A853-5182FD1BB7BC}" srcOrd="1" destOrd="0" presId="urn:microsoft.com/office/officeart/2005/8/layout/hProcess4"/>
    <dgm:cxn modelId="{DB117B9B-F5DE-4082-B9AC-5D08F4EECFD9}" srcId="{4BE121EB-1C6A-40DC-A6B6-4A256673AD23}" destId="{58C097E5-3F29-48A2-B5BE-F4EA76E00D3C}" srcOrd="2" destOrd="0" parTransId="{2642AFA2-5C12-493C-94BD-FA6764BE428A}" sibTransId="{6A5382D9-01BA-4B23-B9EE-D94302A9AA4F}"/>
    <dgm:cxn modelId="{E1F7E400-82C3-4561-862F-A03F46409516}" type="presOf" srcId="{7E2E4E7F-479B-4D24-B194-3162E2F5629B}" destId="{904185E1-B261-4CAC-8FB7-FDEB7674E829}" srcOrd="0" destOrd="0" presId="urn:microsoft.com/office/officeart/2005/8/layout/hProcess4"/>
    <dgm:cxn modelId="{60BD80AE-8731-49DD-BF6C-322264D87935}" type="presOf" srcId="{286605F5-C220-41C0-86EA-B6863F5DDAEA}" destId="{7CBF6E9E-E0FA-41FC-8C03-5CF6B121E6AD}" srcOrd="1" destOrd="0" presId="urn:microsoft.com/office/officeart/2005/8/layout/hProcess4"/>
    <dgm:cxn modelId="{0E4E7A3A-88A9-41AE-838D-F3E0D6097ED7}" srcId="{4BE121EB-1C6A-40DC-A6B6-4A256673AD23}" destId="{55BE0108-FF94-4AB1-B1B1-3CBC2F3014F1}" srcOrd="0" destOrd="0" parTransId="{84EB0A4D-7F79-4261-B9EE-1F11A234AD7D}" sibTransId="{BCC4EFEF-0685-46DC-9D00-6833DFFAF571}"/>
    <dgm:cxn modelId="{CB48B734-9B38-4D27-AC99-57783D92EC62}" type="presOf" srcId="{58C097E5-3F29-48A2-B5BE-F4EA76E00D3C}" destId="{87736DE8-C158-435C-AE6E-031D9A51BFBD}" srcOrd="0" destOrd="2" presId="urn:microsoft.com/office/officeart/2005/8/layout/hProcess4"/>
    <dgm:cxn modelId="{D0F8C38A-EF3C-4D21-9B85-C076E144FFD8}" type="presOf" srcId="{A3FD646E-3D3C-4BF4-9CE5-1DAE7DFDAE0D}" destId="{8C594B96-BAA2-40C4-A91D-5FD0603957F8}" srcOrd="0" destOrd="0" presId="urn:microsoft.com/office/officeart/2005/8/layout/hProcess4"/>
    <dgm:cxn modelId="{FBD45AD2-29F2-4A83-B70E-10A43D3ECD7B}" srcId="{F7D8C2B9-98D9-4E31-9FFF-E0FC62342657}" destId="{4BE121EB-1C6A-40DC-A6B6-4A256673AD23}" srcOrd="0" destOrd="0" parTransId="{3EE48567-D801-4BD3-AC02-3977C6838CD0}" sibTransId="{A3FD646E-3D3C-4BF4-9CE5-1DAE7DFDAE0D}"/>
    <dgm:cxn modelId="{1C87CA2D-EA4E-4A20-B51B-E1493ECC6237}" srcId="{F7D8C2B9-98D9-4E31-9FFF-E0FC62342657}" destId="{08242C1E-FD2B-4851-A3BD-334B4DBBD739}" srcOrd="2" destOrd="0" parTransId="{D2E32AF8-9938-4E3E-A6C8-627F56065F80}" sibTransId="{C75451D4-3819-4318-9218-59DDAB7B346F}"/>
    <dgm:cxn modelId="{E2408F73-D97D-45E6-94BF-8E94B6696E54}" type="presOf" srcId="{F7D8C2B9-98D9-4E31-9FFF-E0FC62342657}" destId="{7FC36A5E-3197-4811-B2A7-D7684FCB85EC}" srcOrd="0" destOrd="0" presId="urn:microsoft.com/office/officeart/2005/8/layout/hProcess4"/>
    <dgm:cxn modelId="{543A1B0C-5DE1-4A95-9A9C-4EC1E751430E}" type="presOf" srcId="{55AA971B-5F87-43BA-9DB5-41F809644199}" destId="{27FC4414-A531-4AF1-9F7E-F152CA479E76}" srcOrd="0" destOrd="0" presId="urn:microsoft.com/office/officeart/2005/8/layout/hProcess4"/>
    <dgm:cxn modelId="{7D733A29-0CEA-4958-BC8E-D9B5B59B4513}" type="presOf" srcId="{08242C1E-FD2B-4851-A3BD-334B4DBBD739}" destId="{CB91CAA8-63DC-40D3-B52E-7CBC10F592D3}" srcOrd="0" destOrd="0" presId="urn:microsoft.com/office/officeart/2005/8/layout/hProcess4"/>
    <dgm:cxn modelId="{F75E44C4-74FA-4EC8-A8A1-C4BE4CC0F037}" type="presOf" srcId="{5B53AE0A-AB66-4173-8F31-D80AF863F06E}" destId="{87736DE8-C158-435C-AE6E-031D9A51BFBD}" srcOrd="0" destOrd="1" presId="urn:microsoft.com/office/officeart/2005/8/layout/hProcess4"/>
    <dgm:cxn modelId="{38990F65-6D0D-4EA3-BEE4-8FC6AB10C0FB}" type="presOf" srcId="{5B53AE0A-AB66-4173-8F31-D80AF863F06E}" destId="{ADC0FAED-A9E8-40A6-8B8A-4CA38E1227F9}" srcOrd="1" destOrd="1" presId="urn:microsoft.com/office/officeart/2005/8/layout/hProcess4"/>
    <dgm:cxn modelId="{F50FAD11-1656-49B6-985E-2DD0C2C547E5}" type="presOf" srcId="{286605F5-C220-41C0-86EA-B6863F5DDAEA}" destId="{5B110F27-BB8F-4879-8F19-421BC6475B8B}" srcOrd="0" destOrd="0" presId="urn:microsoft.com/office/officeart/2005/8/layout/hProcess4"/>
    <dgm:cxn modelId="{A6B07FCB-16C1-49E8-BFD8-5EADCAA719FA}" type="presOf" srcId="{55BE0108-FF94-4AB1-B1B1-3CBC2F3014F1}" destId="{87736DE8-C158-435C-AE6E-031D9A51BFBD}" srcOrd="0" destOrd="0" presId="urn:microsoft.com/office/officeart/2005/8/layout/hProcess4"/>
    <dgm:cxn modelId="{FEA2B4FE-6A08-4293-AA63-34DAFB47E45C}" type="presOf" srcId="{8EC30489-5055-4AE4-BC5B-2F8C03246AE2}" destId="{1A05507D-E50D-44BF-8968-362D41F8DC32}" srcOrd="0" destOrd="0" presId="urn:microsoft.com/office/officeart/2005/8/layout/hProcess4"/>
    <dgm:cxn modelId="{6432C34D-9D95-4904-8624-CA7B5040243B}" srcId="{F7D8C2B9-98D9-4E31-9FFF-E0FC62342657}" destId="{7E2E4E7F-479B-4D24-B194-3162E2F5629B}" srcOrd="1" destOrd="0" parTransId="{85D5D49E-D1D4-4E36-8CDC-4E96599FE595}" sibTransId="{8EC30489-5055-4AE4-BC5B-2F8C03246AE2}"/>
    <dgm:cxn modelId="{6882D742-559B-4711-83F3-E3ADC4300F0B}" type="presParOf" srcId="{7FC36A5E-3197-4811-B2A7-D7684FCB85EC}" destId="{B86F32D6-D1B9-4FDE-98E9-6D4915AC1E2A}" srcOrd="0" destOrd="0" presId="urn:microsoft.com/office/officeart/2005/8/layout/hProcess4"/>
    <dgm:cxn modelId="{48C3E785-5AA1-4A0F-B9A8-C19A8E163450}" type="presParOf" srcId="{7FC36A5E-3197-4811-B2A7-D7684FCB85EC}" destId="{4D9FAEF7-C90A-4F8D-BAF0-23282622ACB1}" srcOrd="1" destOrd="0" presId="urn:microsoft.com/office/officeart/2005/8/layout/hProcess4"/>
    <dgm:cxn modelId="{7D52343A-D272-4FAB-9621-49D7784EED9A}" type="presParOf" srcId="{7FC36A5E-3197-4811-B2A7-D7684FCB85EC}" destId="{D03E35F4-6728-4FD5-ACAE-4EAADDA69BA2}" srcOrd="2" destOrd="0" presId="urn:microsoft.com/office/officeart/2005/8/layout/hProcess4"/>
    <dgm:cxn modelId="{4563ED6A-5E27-47FF-A5E0-EDE3145837F3}" type="presParOf" srcId="{D03E35F4-6728-4FD5-ACAE-4EAADDA69BA2}" destId="{B26863A9-D22E-49F2-9E14-A35832A70464}" srcOrd="0" destOrd="0" presId="urn:microsoft.com/office/officeart/2005/8/layout/hProcess4"/>
    <dgm:cxn modelId="{A56E50EF-2859-4059-8CFB-60F3E36E5BF7}" type="presParOf" srcId="{B26863A9-D22E-49F2-9E14-A35832A70464}" destId="{0B6DB1D5-DCBA-43B2-8E7E-536B51702398}" srcOrd="0" destOrd="0" presId="urn:microsoft.com/office/officeart/2005/8/layout/hProcess4"/>
    <dgm:cxn modelId="{15AB7387-BB4D-4128-87CB-3DB401104858}" type="presParOf" srcId="{B26863A9-D22E-49F2-9E14-A35832A70464}" destId="{87736DE8-C158-435C-AE6E-031D9A51BFBD}" srcOrd="1" destOrd="0" presId="urn:microsoft.com/office/officeart/2005/8/layout/hProcess4"/>
    <dgm:cxn modelId="{E2603EBE-D26B-4CED-982E-5FF9EA863CE8}" type="presParOf" srcId="{B26863A9-D22E-49F2-9E14-A35832A70464}" destId="{ADC0FAED-A9E8-40A6-8B8A-4CA38E1227F9}" srcOrd="2" destOrd="0" presId="urn:microsoft.com/office/officeart/2005/8/layout/hProcess4"/>
    <dgm:cxn modelId="{88B448F7-C838-4FCA-9FC0-45E82AEBDCAF}" type="presParOf" srcId="{B26863A9-D22E-49F2-9E14-A35832A70464}" destId="{DC6BAE15-7F74-4536-971F-407DF368DAFF}" srcOrd="3" destOrd="0" presId="urn:microsoft.com/office/officeart/2005/8/layout/hProcess4"/>
    <dgm:cxn modelId="{378FDB0F-110D-4254-8B70-048887C086E6}" type="presParOf" srcId="{B26863A9-D22E-49F2-9E14-A35832A70464}" destId="{E0ADE63C-8141-42B6-9CC7-DA5AA5ADA939}" srcOrd="4" destOrd="0" presId="urn:microsoft.com/office/officeart/2005/8/layout/hProcess4"/>
    <dgm:cxn modelId="{C3CC5497-9C9F-4DC6-919E-8C278C24FCE4}" type="presParOf" srcId="{D03E35F4-6728-4FD5-ACAE-4EAADDA69BA2}" destId="{8C594B96-BAA2-40C4-A91D-5FD0603957F8}" srcOrd="1" destOrd="0" presId="urn:microsoft.com/office/officeart/2005/8/layout/hProcess4"/>
    <dgm:cxn modelId="{EC6C59A8-5805-4A10-98C3-F8342C42B884}" type="presParOf" srcId="{D03E35F4-6728-4FD5-ACAE-4EAADDA69BA2}" destId="{DD491F72-BE53-491B-A317-B8C1E9FA1A34}" srcOrd="2" destOrd="0" presId="urn:microsoft.com/office/officeart/2005/8/layout/hProcess4"/>
    <dgm:cxn modelId="{66AF51BE-C712-4678-8BC0-925CF8F7F050}" type="presParOf" srcId="{DD491F72-BE53-491B-A317-B8C1E9FA1A34}" destId="{79E631F6-2BD1-4C0B-AFB2-4AEDEF99DC0B}" srcOrd="0" destOrd="0" presId="urn:microsoft.com/office/officeart/2005/8/layout/hProcess4"/>
    <dgm:cxn modelId="{0E0543C3-72F7-4775-8A97-E75770060C09}" type="presParOf" srcId="{DD491F72-BE53-491B-A317-B8C1E9FA1A34}" destId="{5B110F27-BB8F-4879-8F19-421BC6475B8B}" srcOrd="1" destOrd="0" presId="urn:microsoft.com/office/officeart/2005/8/layout/hProcess4"/>
    <dgm:cxn modelId="{D675984C-5EB4-49EF-AC92-BDB7D22F8698}" type="presParOf" srcId="{DD491F72-BE53-491B-A317-B8C1E9FA1A34}" destId="{7CBF6E9E-E0FA-41FC-8C03-5CF6B121E6AD}" srcOrd="2" destOrd="0" presId="urn:microsoft.com/office/officeart/2005/8/layout/hProcess4"/>
    <dgm:cxn modelId="{79B86E73-2DD2-4770-977A-76E6011A5012}" type="presParOf" srcId="{DD491F72-BE53-491B-A317-B8C1E9FA1A34}" destId="{904185E1-B261-4CAC-8FB7-FDEB7674E829}" srcOrd="3" destOrd="0" presId="urn:microsoft.com/office/officeart/2005/8/layout/hProcess4"/>
    <dgm:cxn modelId="{8F4F58B8-E015-4813-A734-103E3210632C}" type="presParOf" srcId="{DD491F72-BE53-491B-A317-B8C1E9FA1A34}" destId="{1DCED4B2-B2AE-4FCB-8560-7AB31D23B9D2}" srcOrd="4" destOrd="0" presId="urn:microsoft.com/office/officeart/2005/8/layout/hProcess4"/>
    <dgm:cxn modelId="{0C7EF38A-8F27-4567-B6B1-3F1F43869740}" type="presParOf" srcId="{D03E35F4-6728-4FD5-ACAE-4EAADDA69BA2}" destId="{1A05507D-E50D-44BF-8968-362D41F8DC32}" srcOrd="3" destOrd="0" presId="urn:microsoft.com/office/officeart/2005/8/layout/hProcess4"/>
    <dgm:cxn modelId="{DF5B5098-6B86-4E03-BEB5-41201F3C69ED}" type="presParOf" srcId="{D03E35F4-6728-4FD5-ACAE-4EAADDA69BA2}" destId="{8F0D6E46-3BC4-4AB3-BA41-3D30A275C7D3}" srcOrd="4" destOrd="0" presId="urn:microsoft.com/office/officeart/2005/8/layout/hProcess4"/>
    <dgm:cxn modelId="{8621BB79-A46C-4397-A61B-AE158BE5E12A}" type="presParOf" srcId="{8F0D6E46-3BC4-4AB3-BA41-3D30A275C7D3}" destId="{98FF6041-A2ED-4D89-AC88-562B3C9A2CF6}" srcOrd="0" destOrd="0" presId="urn:microsoft.com/office/officeart/2005/8/layout/hProcess4"/>
    <dgm:cxn modelId="{DC8847D4-4D51-4BAB-AE8F-BDCA9FCC09B7}" type="presParOf" srcId="{8F0D6E46-3BC4-4AB3-BA41-3D30A275C7D3}" destId="{27FC4414-A531-4AF1-9F7E-F152CA479E76}" srcOrd="1" destOrd="0" presId="urn:microsoft.com/office/officeart/2005/8/layout/hProcess4"/>
    <dgm:cxn modelId="{E3E83BE1-62A4-4637-ACCB-61E2DC42CB2B}" type="presParOf" srcId="{8F0D6E46-3BC4-4AB3-BA41-3D30A275C7D3}" destId="{934CE46E-CCF4-44D5-A853-5182FD1BB7BC}" srcOrd="2" destOrd="0" presId="urn:microsoft.com/office/officeart/2005/8/layout/hProcess4"/>
    <dgm:cxn modelId="{FD21A9F5-20FF-4B63-A37B-14E5F4D51059}" type="presParOf" srcId="{8F0D6E46-3BC4-4AB3-BA41-3D30A275C7D3}" destId="{CB91CAA8-63DC-40D3-B52E-7CBC10F592D3}" srcOrd="3" destOrd="0" presId="urn:microsoft.com/office/officeart/2005/8/layout/hProcess4"/>
    <dgm:cxn modelId="{5F891342-3D91-4FF8-9CCD-ACDC920405DF}" type="presParOf" srcId="{8F0D6E46-3BC4-4AB3-BA41-3D30A275C7D3}" destId="{E386AFB4-E0E6-42A9-BB66-38272D7A2CD7}" srcOrd="4" destOrd="0" presId="urn:microsoft.com/office/officeart/2005/8/layout/hProcess4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4DF219-CF74-4441-8AD1-50C4A8F8BBA1}">
      <dsp:nvSpPr>
        <dsp:cNvPr id="0" name=""/>
        <dsp:cNvSpPr/>
      </dsp:nvSpPr>
      <dsp:spPr>
        <a:xfrm>
          <a:off x="10045" y="432397"/>
          <a:ext cx="993874" cy="9938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选择游戏及期次</a:t>
          </a:r>
        </a:p>
      </dsp:txBody>
      <dsp:txXfrm>
        <a:off x="155594" y="577946"/>
        <a:ext cx="702776" cy="702776"/>
      </dsp:txXfrm>
    </dsp:sp>
    <dsp:sp modelId="{53D26863-C0F1-4EAE-A936-49647779358F}">
      <dsp:nvSpPr>
        <dsp:cNvPr id="0" name=""/>
        <dsp:cNvSpPr/>
      </dsp:nvSpPr>
      <dsp:spPr>
        <a:xfrm rot="10800000">
          <a:off x="333055" y="1519411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B818B0F-D739-493F-A99D-EF5CD0C107BD}">
      <dsp:nvSpPr>
        <dsp:cNvPr id="0" name=""/>
        <dsp:cNvSpPr/>
      </dsp:nvSpPr>
      <dsp:spPr>
        <a:xfrm>
          <a:off x="761" y="1798831"/>
          <a:ext cx="1012442" cy="94446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查看备份文件</a:t>
          </a:r>
        </a:p>
      </dsp:txBody>
      <dsp:txXfrm>
        <a:off x="149030" y="1937145"/>
        <a:ext cx="715904" cy="667838"/>
      </dsp:txXfrm>
    </dsp:sp>
    <dsp:sp modelId="{D7828085-7E80-4DAA-B52E-D5C867679060}">
      <dsp:nvSpPr>
        <dsp:cNvPr id="0" name=""/>
        <dsp:cNvSpPr/>
      </dsp:nvSpPr>
      <dsp:spPr>
        <a:xfrm rot="5400000">
          <a:off x="1118144" y="2172336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E813C0B-8CD4-4BFE-B038-4D865A522403}">
      <dsp:nvSpPr>
        <dsp:cNvPr id="0" name=""/>
        <dsp:cNvSpPr/>
      </dsp:nvSpPr>
      <dsp:spPr>
        <a:xfrm>
          <a:off x="1559763" y="1835059"/>
          <a:ext cx="894629" cy="872010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录入开奖号码</a:t>
          </a:r>
        </a:p>
      </dsp:txBody>
      <dsp:txXfrm>
        <a:off x="1690778" y="1962762"/>
        <a:ext cx="632599" cy="616604"/>
      </dsp:txXfrm>
    </dsp:sp>
    <dsp:sp modelId="{F070C9C1-BA22-4FF3-AFCC-8AAFD6CE9EE7}">
      <dsp:nvSpPr>
        <dsp:cNvPr id="0" name=""/>
        <dsp:cNvSpPr/>
      </dsp:nvSpPr>
      <dsp:spPr>
        <a:xfrm>
          <a:off x="1833150" y="1508868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7590ED2-4E1B-4B3A-9D5F-1FE40AEC56BC}">
      <dsp:nvSpPr>
        <dsp:cNvPr id="0" name=""/>
        <dsp:cNvSpPr/>
      </dsp:nvSpPr>
      <dsp:spPr>
        <a:xfrm>
          <a:off x="1545103" y="467360"/>
          <a:ext cx="923949" cy="923949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显示匹配结果</a:t>
          </a:r>
        </a:p>
      </dsp:txBody>
      <dsp:txXfrm>
        <a:off x="1680412" y="602669"/>
        <a:ext cx="653331" cy="653331"/>
      </dsp:txXfrm>
    </dsp:sp>
    <dsp:sp modelId="{0FB9D9E6-E5C3-4F10-81D7-90FA793CE78A}">
      <dsp:nvSpPr>
        <dsp:cNvPr id="0" name=""/>
        <dsp:cNvSpPr/>
      </dsp:nvSpPr>
      <dsp:spPr>
        <a:xfrm rot="5400000">
          <a:off x="2589225" y="830606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0B7CE9D-333E-482A-9EB2-64E4E9B23BE2}">
      <dsp:nvSpPr>
        <dsp:cNvPr id="0" name=""/>
        <dsp:cNvSpPr/>
      </dsp:nvSpPr>
      <dsp:spPr>
        <a:xfrm>
          <a:off x="3046077" y="477522"/>
          <a:ext cx="903624" cy="9036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调整奖级奖金</a:t>
          </a:r>
        </a:p>
      </dsp:txBody>
      <dsp:txXfrm>
        <a:off x="3178410" y="609855"/>
        <a:ext cx="638958" cy="638958"/>
      </dsp:txXfrm>
    </dsp:sp>
    <dsp:sp modelId="{ECEA74F1-DF35-4387-B372-85476303D369}">
      <dsp:nvSpPr>
        <dsp:cNvPr id="0" name=""/>
        <dsp:cNvSpPr/>
      </dsp:nvSpPr>
      <dsp:spPr>
        <a:xfrm rot="10800000">
          <a:off x="3323961" y="1509966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A6E5A82-204E-4292-917A-D4D33F1469BF}">
      <dsp:nvSpPr>
        <dsp:cNvPr id="0" name=""/>
        <dsp:cNvSpPr/>
      </dsp:nvSpPr>
      <dsp:spPr>
        <a:xfrm>
          <a:off x="3051890" y="1825066"/>
          <a:ext cx="891997" cy="89199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确认算奖结果</a:t>
          </a:r>
        </a:p>
      </dsp:txBody>
      <dsp:txXfrm>
        <a:off x="3182520" y="1955696"/>
        <a:ext cx="630737" cy="630737"/>
      </dsp:txXfrm>
    </dsp:sp>
    <dsp:sp modelId="{82E3531D-541F-4548-A857-87A3BF0FA907}">
      <dsp:nvSpPr>
        <dsp:cNvPr id="0" name=""/>
        <dsp:cNvSpPr/>
      </dsp:nvSpPr>
      <dsp:spPr>
        <a:xfrm rot="5400000">
          <a:off x="4069688" y="2172336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611785-5A12-42AC-9466-0E9F9DB86C8B}">
      <dsp:nvSpPr>
        <dsp:cNvPr id="0" name=""/>
        <dsp:cNvSpPr/>
      </dsp:nvSpPr>
      <dsp:spPr>
        <a:xfrm>
          <a:off x="4532168" y="1814532"/>
          <a:ext cx="913064" cy="91306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稽核开奖数据</a:t>
          </a:r>
        </a:p>
      </dsp:txBody>
      <dsp:txXfrm>
        <a:off x="4665883" y="1948247"/>
        <a:ext cx="645634" cy="645634"/>
      </dsp:txXfrm>
    </dsp:sp>
    <dsp:sp modelId="{42B86F25-5021-4C0A-8AC8-64EF495A4D6B}">
      <dsp:nvSpPr>
        <dsp:cNvPr id="0" name=""/>
        <dsp:cNvSpPr/>
      </dsp:nvSpPr>
      <dsp:spPr>
        <a:xfrm>
          <a:off x="4814772" y="1516085"/>
          <a:ext cx="347855" cy="197456"/>
        </a:xfrm>
        <a:prstGeom prst="triangle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E4BA2E-9F80-4C56-BEF2-76148AEA6528}">
      <dsp:nvSpPr>
        <dsp:cNvPr id="0" name=""/>
        <dsp:cNvSpPr/>
      </dsp:nvSpPr>
      <dsp:spPr>
        <a:xfrm>
          <a:off x="4491763" y="432397"/>
          <a:ext cx="993874" cy="9938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400" kern="1200"/>
            <a:t>确认开奖结果</a:t>
          </a:r>
        </a:p>
      </dsp:txBody>
      <dsp:txXfrm>
        <a:off x="4637312" y="577946"/>
        <a:ext cx="702776" cy="70277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736DE8-C158-435C-AE6E-031D9A51BFBD}">
      <dsp:nvSpPr>
        <dsp:cNvPr id="0" name=""/>
        <dsp:cNvSpPr/>
      </dsp:nvSpPr>
      <dsp:spPr>
        <a:xfrm>
          <a:off x="0" y="775611"/>
          <a:ext cx="1365364" cy="11261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28575" rIns="28575" bIns="28575" numCol="1" spcCol="1270" anchor="t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1500" kern="1200"/>
            <a:t>选择游戏</a:t>
          </a:r>
        </a:p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1500" kern="1200"/>
            <a:t>设置参数</a:t>
          </a:r>
        </a:p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endParaRPr lang="zh-CN" altLang="en-US" sz="1500" kern="1200"/>
        </a:p>
      </dsp:txBody>
      <dsp:txXfrm>
        <a:off x="25916" y="801527"/>
        <a:ext cx="1313532" cy="832992"/>
      </dsp:txXfrm>
    </dsp:sp>
    <dsp:sp modelId="{8C594B96-BAA2-40C4-A91D-5FD0603957F8}">
      <dsp:nvSpPr>
        <dsp:cNvPr id="0" name=""/>
        <dsp:cNvSpPr/>
      </dsp:nvSpPr>
      <dsp:spPr>
        <a:xfrm>
          <a:off x="773730" y="1057119"/>
          <a:ext cx="1486101" cy="1486101"/>
        </a:xfrm>
        <a:prstGeom prst="leftCircularArrow">
          <a:avLst>
            <a:gd name="adj1" fmla="val 3023"/>
            <a:gd name="adj2" fmla="val 370885"/>
            <a:gd name="adj3" fmla="val 2146396"/>
            <a:gd name="adj4" fmla="val 9024489"/>
            <a:gd name="adj5" fmla="val 3527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C6BAE15-7F74-4536-971F-407DF368DAFF}">
      <dsp:nvSpPr>
        <dsp:cNvPr id="0" name=""/>
        <dsp:cNvSpPr/>
      </dsp:nvSpPr>
      <dsp:spPr>
        <a:xfrm>
          <a:off x="306143" y="1660436"/>
          <a:ext cx="1213657" cy="4826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26670" rIns="40005" bIns="2667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2100" kern="1200"/>
            <a:t>选定模板</a:t>
          </a:r>
        </a:p>
      </dsp:txBody>
      <dsp:txXfrm>
        <a:off x="320279" y="1674572"/>
        <a:ext cx="1185385" cy="454359"/>
      </dsp:txXfrm>
    </dsp:sp>
    <dsp:sp modelId="{5B110F27-BB8F-4879-8F19-421BC6475B8B}">
      <dsp:nvSpPr>
        <dsp:cNvPr id="0" name=""/>
        <dsp:cNvSpPr/>
      </dsp:nvSpPr>
      <dsp:spPr>
        <a:xfrm>
          <a:off x="1733737" y="775611"/>
          <a:ext cx="1365364" cy="11261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28575" rIns="28575" bIns="28575" numCol="1" spcCol="1270" anchor="t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1500" kern="1200"/>
            <a:t>可调整预览结果</a:t>
          </a:r>
        </a:p>
      </dsp:txBody>
      <dsp:txXfrm>
        <a:off x="1759653" y="1042843"/>
        <a:ext cx="1313532" cy="832992"/>
      </dsp:txXfrm>
    </dsp:sp>
    <dsp:sp modelId="{1A05507D-E50D-44BF-8968-362D41F8DC32}">
      <dsp:nvSpPr>
        <dsp:cNvPr id="0" name=""/>
        <dsp:cNvSpPr/>
      </dsp:nvSpPr>
      <dsp:spPr>
        <a:xfrm>
          <a:off x="2493360" y="89987"/>
          <a:ext cx="1660565" cy="1660565"/>
        </a:xfrm>
        <a:prstGeom prst="circularArrow">
          <a:avLst>
            <a:gd name="adj1" fmla="val 2706"/>
            <a:gd name="adj2" fmla="val 329459"/>
            <a:gd name="adj3" fmla="val 19495030"/>
            <a:gd name="adj4" fmla="val 12575511"/>
            <a:gd name="adj5" fmla="val 3156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4185E1-B261-4CAC-8FB7-FDEB7674E829}">
      <dsp:nvSpPr>
        <dsp:cNvPr id="0" name=""/>
        <dsp:cNvSpPr/>
      </dsp:nvSpPr>
      <dsp:spPr>
        <a:xfrm>
          <a:off x="2037151" y="534296"/>
          <a:ext cx="1213657" cy="4826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26670" rIns="40005" bIns="2667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2100" kern="1200"/>
            <a:t>调整结果</a:t>
          </a:r>
        </a:p>
      </dsp:txBody>
      <dsp:txXfrm>
        <a:off x="2051287" y="548432"/>
        <a:ext cx="1185385" cy="454359"/>
      </dsp:txXfrm>
    </dsp:sp>
    <dsp:sp modelId="{27FC4414-A531-4AF1-9F7E-F152CA479E76}">
      <dsp:nvSpPr>
        <dsp:cNvPr id="0" name=""/>
        <dsp:cNvSpPr/>
      </dsp:nvSpPr>
      <dsp:spPr>
        <a:xfrm>
          <a:off x="3464745" y="775611"/>
          <a:ext cx="1365364" cy="11261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8575" tIns="28575" rIns="28575" bIns="28575" numCol="1" spcCol="1270" anchor="t" anchorCtr="0">
          <a:noAutofit/>
        </a:bodyPr>
        <a:lstStyle/>
        <a:p>
          <a:pPr marL="114300" lvl="1" indent="-114300" algn="l" defTabSz="6667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1500" kern="1200"/>
            <a:t>确认排期结果</a:t>
          </a:r>
        </a:p>
      </dsp:txBody>
      <dsp:txXfrm>
        <a:off x="3490661" y="801527"/>
        <a:ext cx="1313532" cy="832992"/>
      </dsp:txXfrm>
    </dsp:sp>
    <dsp:sp modelId="{CB91CAA8-63DC-40D3-B52E-7CBC10F592D3}">
      <dsp:nvSpPr>
        <dsp:cNvPr id="0" name=""/>
        <dsp:cNvSpPr/>
      </dsp:nvSpPr>
      <dsp:spPr>
        <a:xfrm>
          <a:off x="3768159" y="1660436"/>
          <a:ext cx="1213657" cy="4826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26670" rIns="40005" bIns="2667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2100" kern="1200"/>
            <a:t>确认</a:t>
          </a:r>
        </a:p>
      </dsp:txBody>
      <dsp:txXfrm>
        <a:off x="3782295" y="1674572"/>
        <a:ext cx="1185385" cy="4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2">
  <dgm:title val=""/>
  <dgm:desc val=""/>
  <dgm:catLst>
    <dgm:cat type="process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/>
    </dgm:varLst>
    <dgm:choose name="Name0">
      <dgm:if name="Name1" func="var" arg="dir" op="equ" val="norm">
        <dgm:alg type="snake">
          <dgm:param type="grDir" val="tL"/>
          <dgm:param type="flowDir" val="col"/>
          <dgm:param type="contDir" val="revDir"/>
        </dgm:alg>
      </dgm:if>
      <dgm:else name="Name2">
        <dgm:alg type="snake">
          <dgm:param type="grDir" val="tR"/>
          <dgm:param type="flowDir" val="col"/>
          <dgm:param type="contDir" val="revDi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firstNode" refType="w"/>
      <dgm:constr type="w" for="ch" forName="lastNode" refType="w" refFor="ch" refForName="firstNode" op="equ"/>
      <dgm:constr type="w" for="ch" forName="middleNode" refType="w" refFor="ch" refForName="firstNode" op="equ"/>
      <dgm:constr type="h" for="ch" ptType="sibTrans" refType="w" refFor="ch" refForName="middleNode" op="equ" fact="0.35"/>
      <dgm:constr type="sp" refType="w" refFor="ch" refForName="middleNode" fact="0.5"/>
      <dgm:constr type="connDist" for="des" ptType="sibTrans" op="equ"/>
      <dgm:constr type="primFontSz" for="ch" forName="firstNode" val="65"/>
      <dgm:constr type="primFontSz" for="ch" forName="lastNode" refType="primFontSz" refFor="ch" refForName="firstNode" op="equ"/>
      <dgm:constr type="primFontSz" for="des" forName="shape" val="65"/>
      <dgm:constr type="primFontSz" for="des" forName="shape" refType="primFontSz" refFor="ch" refForName="firstNode" op="lte"/>
      <dgm:constr type="primFontSz" for="des" forName="shape" refType="primFontSz" refFor="ch" refForName="lastNode" op="lte"/>
    </dgm:constrLst>
    <dgm:ruleLst/>
    <dgm:forEach name="Name3" axis="ch" ptType="node">
      <dgm:choose name="Name4">
        <dgm:if name="Name5" axis="self" ptType="node" func="pos" op="equ" val="1">
          <dgm:layoutNode name="firstNode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if>
        <dgm:if name="Name6" axis="self" ptType="node" func="revPos" op="equ" val="1">
          <dgm:layoutNode name="lastNode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if>
        <dgm:else name="Name7">
          <dgm:layoutNode name="middleNod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  <dgm:constr type="w" for="ch" forName="padding" refType="w"/>
              <dgm:constr type="h" for="ch" forName="padding" refType="h"/>
              <dgm:constr type="w" for="ch" forName="shape" refType="w" fact="0.667"/>
              <dgm:constr type="h" for="ch" forName="shape" refType="h" fact="0.667"/>
              <dgm:constr type="ctrX" for="ch" forName="shape" refType="w" fact="0.5"/>
              <dgm:constr type="ctrY" for="ch" forName="shape" refType="h" fact="0.5"/>
            </dgm:constrLst>
            <dgm:ruleLst/>
            <dgm:layoutNode name="padding">
              <dgm:alg type="sp"/>
              <dgm:shape xmlns:r="http://schemas.openxmlformats.org/officeDocument/2006/relationships" type="ellipse" r:blip="" hideGeom="1">
                <dgm:adjLst/>
              </dgm:shape>
              <dgm:presOf/>
              <dgm:constrLst/>
              <dgm:ruleLst/>
            </dgm:layoutNode>
            <dgm:layoutNode name="shape">
              <dgm:varLst>
                <dgm:bulletEnabled val="1"/>
              </dgm:varLst>
              <dgm:alg type="tx">
                <dgm:param type="txAnchorVertCh" val="mid"/>
              </dgm:alg>
              <dgm:shape xmlns:r="http://schemas.openxmlformats.org/officeDocument/2006/relationships" type="ellipse" r:blip="">
                <dgm:adjLst/>
              </dgm:shape>
              <dgm:presOf axis="desOrSelf" ptType="node"/>
              <dgm:constrLst>
                <dgm:constr type="h" refType="w"/>
                <dgm:constr type="tMarg" refType="primFontSz" fact="0.1"/>
                <dgm:constr type="bMarg" refType="primFontSz" fact="0.1"/>
                <dgm:constr type="lMarg" refType="primFontSz" fact="0.1"/>
                <dgm:constr type="rMarg" refType="primFontSz" fact="0.1"/>
              </dgm:constrLst>
              <dgm:ruleLst>
                <dgm:rule type="primFontSz" val="5" fact="NaN" max="NaN"/>
              </dgm:ruleLst>
            </dgm:layoutNode>
          </dgm:layoutNode>
        </dgm:else>
      </dgm:choose>
      <dgm:forEach name="Name8" axis="followSib" ptType="sibTrans" cnt="1">
        <dgm:layoutNode name="sibTrans">
          <dgm:choose name="Name9">
            <dgm:if name="Name10" func="var" arg="dir" op="equ" val="norm">
              <dgm:choose name="Name11">
                <dgm:if name="Name12" axis="self" ptType="sibTrans" func="pos" op="equ" val="1">
                  <dgm:alg type="conn">
                    <dgm:param type="begPts" val="auto"/>
                    <dgm:param type="endPts" val="auto"/>
                    <dgm:param type="srcNode" val="firstNode"/>
                    <dgm:param type="dstNode" val="shape"/>
                  </dgm:alg>
                </dgm:if>
                <dgm:if name="Name13" axis="self" ptType="sibTrans" func="revPos" op="equ" val="1">
                  <dgm:alg type="conn">
                    <dgm:param type="begPts" val="auto"/>
                    <dgm:param type="endPts" val="auto"/>
                    <dgm:param type="srcNode" val="shape"/>
                    <dgm:param type="dstNode" val="lastNode"/>
                  </dgm:alg>
                </dgm:if>
                <dgm:else name="Name14">
                  <dgm:alg type="conn">
                    <dgm:param type="begPts" val="auto"/>
                    <dgm:param type="endPts" val="auto"/>
                    <dgm:param type="srcNode" val="shape"/>
                    <dgm:param type="dstNode" val="shape"/>
                  </dgm:alg>
                </dgm:else>
              </dgm:choose>
            </dgm:if>
            <dgm:else name="Name15">
              <dgm:choose name="Name16">
                <dgm:if name="Name17" axis="self" ptType="sibTrans" func="pos" op="equ" val="1">
                  <dgm:alg type="conn">
                    <dgm:param type="begPts" val="auto"/>
                    <dgm:param type="endPts" val="auto"/>
                    <dgm:param type="srcNode" val="firstNode"/>
                    <dgm:param type="dstNode" val="shape"/>
                  </dgm:alg>
                </dgm:if>
                <dgm:if name="Name18" axis="self" ptType="sibTrans" func="revPos" op="equ" val="1">
                  <dgm:alg type="conn">
                    <dgm:param type="begPts" val="auto"/>
                    <dgm:param type="endPts" val="auto"/>
                    <dgm:param type="srcNode" val="shape"/>
                    <dgm:param type="dstNode" val="lastNode"/>
                  </dgm:alg>
                </dgm:if>
                <dgm:else name="Name19">
                  <dgm:alg type="conn">
                    <dgm:param type="begPts" val="auto"/>
                    <dgm:param type="endPts" val="auto"/>
                    <dgm:param type="srcNode" val="shape"/>
                    <dgm:param type="dstNode" val="shape"/>
                  </dgm:alg>
                </dgm:else>
              </dgm:choose>
            </dgm:else>
          </dgm:choose>
          <dgm:shape xmlns:r="http://schemas.openxmlformats.org/officeDocument/2006/relationships" rot="90" type="triangle" r:blip="">
            <dgm:adjLst/>
          </dgm:shape>
          <dgm:presOf axis="self"/>
          <dgm:constrLst>
            <dgm:constr type="w" refType="h"/>
            <dgm:constr type="connDist"/>
            <dgm:constr type="begPad" refType="connDist" fact="0.25"/>
            <dgm:constr type="endPad" refType="connDist" fact="0.22"/>
          </dgm:constrLst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4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connRout" val="curve"/>
              <dgm:param type="srcNode" val="parentNode1"/>
              <dgm:param type="dstNode" val="connSite2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connRout" val="curve"/>
                <dgm:param type="srcNode" val="parentNode2"/>
                <dgm:param type="dstNode" val="connSite1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BCE660-8B6E-4C5A-A5A4-292790817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华彩需求.dotx</Template>
  <TotalTime>213</TotalTime>
  <Pages>77</Pages>
  <Words>7490</Words>
  <Characters>42695</Characters>
  <Application>Microsoft Office Word</Application>
  <DocSecurity>0</DocSecurity>
  <Lines>355</Lines>
  <Paragraphs>100</Paragraphs>
  <ScaleCrop>false</ScaleCrop>
  <Company>华彩世纪科技发展(北京)有限公司</Company>
  <LinksUpToDate>false</LinksUpToDate>
  <CharactersWithSpaces>50085</CharactersWithSpaces>
  <SharedDoc>false</SharedDoc>
  <HLinks>
    <vt:vector size="990" baseType="variant">
      <vt:variant>
        <vt:i4>5767262</vt:i4>
      </vt:variant>
      <vt:variant>
        <vt:i4>987</vt:i4>
      </vt:variant>
      <vt:variant>
        <vt:i4>0</vt:i4>
      </vt:variant>
      <vt:variant>
        <vt:i4>5</vt:i4>
      </vt:variant>
      <vt:variant>
        <vt:lpwstr>http://www.okooo.com/node/547264.html</vt:lpwstr>
      </vt:variant>
      <vt:variant>
        <vt:lpwstr/>
      </vt:variant>
      <vt:variant>
        <vt:i4>1900598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_Toc352678013</vt:lpwstr>
      </vt:variant>
      <vt:variant>
        <vt:i4>1900598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_Toc352678012</vt:lpwstr>
      </vt:variant>
      <vt:variant>
        <vt:i4>1900598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_Toc352678011</vt:lpwstr>
      </vt:variant>
      <vt:variant>
        <vt:i4>1900598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_Toc352678010</vt:lpwstr>
      </vt:variant>
      <vt:variant>
        <vt:i4>1835062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_Toc352678009</vt:lpwstr>
      </vt:variant>
      <vt:variant>
        <vt:i4>1835062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_Toc352678008</vt:lpwstr>
      </vt:variant>
      <vt:variant>
        <vt:i4>1835062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_Toc352678007</vt:lpwstr>
      </vt:variant>
      <vt:variant>
        <vt:i4>1835062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_Toc352678006</vt:lpwstr>
      </vt:variant>
      <vt:variant>
        <vt:i4>1835062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_Toc352678005</vt:lpwstr>
      </vt:variant>
      <vt:variant>
        <vt:i4>1835062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_Toc352678004</vt:lpwstr>
      </vt:variant>
      <vt:variant>
        <vt:i4>1835062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_Toc352678003</vt:lpwstr>
      </vt:variant>
      <vt:variant>
        <vt:i4>1835062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_Toc352678002</vt:lpwstr>
      </vt:variant>
      <vt:variant>
        <vt:i4>1835062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_Toc352678001</vt:lpwstr>
      </vt:variant>
      <vt:variant>
        <vt:i4>1835062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_Toc352678000</vt:lpwstr>
      </vt:variant>
      <vt:variant>
        <vt:i4>1703999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_Toc352677999</vt:lpwstr>
      </vt:variant>
      <vt:variant>
        <vt:i4>1703999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_Toc352677998</vt:lpwstr>
      </vt:variant>
      <vt:variant>
        <vt:i4>1703999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_Toc352677997</vt:lpwstr>
      </vt:variant>
      <vt:variant>
        <vt:i4>1703999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_Toc352677996</vt:lpwstr>
      </vt:variant>
      <vt:variant>
        <vt:i4>1703999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_Toc352677995</vt:lpwstr>
      </vt:variant>
      <vt:variant>
        <vt:i4>1703999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_Toc352677994</vt:lpwstr>
      </vt:variant>
      <vt:variant>
        <vt:i4>1703999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_Toc352677993</vt:lpwstr>
      </vt:variant>
      <vt:variant>
        <vt:i4>1703999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_Toc352677992</vt:lpwstr>
      </vt:variant>
      <vt:variant>
        <vt:i4>1703999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_Toc352677991</vt:lpwstr>
      </vt:variant>
      <vt:variant>
        <vt:i4>1703999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_Toc352677990</vt:lpwstr>
      </vt:variant>
      <vt:variant>
        <vt:i4>1769535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_Toc352677989</vt:lpwstr>
      </vt:variant>
      <vt:variant>
        <vt:i4>1769535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_Toc352677988</vt:lpwstr>
      </vt:variant>
      <vt:variant>
        <vt:i4>1769535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_Toc352677987</vt:lpwstr>
      </vt:variant>
      <vt:variant>
        <vt:i4>1769535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_Toc352677986</vt:lpwstr>
      </vt:variant>
      <vt:variant>
        <vt:i4>1769535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_Toc352677985</vt:lpwstr>
      </vt:variant>
      <vt:variant>
        <vt:i4>1769535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_Toc352677984</vt:lpwstr>
      </vt:variant>
      <vt:variant>
        <vt:i4>1769535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_Toc352677983</vt:lpwstr>
      </vt:variant>
      <vt:variant>
        <vt:i4>1769535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_Toc352677982</vt:lpwstr>
      </vt:variant>
      <vt:variant>
        <vt:i4>1769535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_Toc352677981</vt:lpwstr>
      </vt:variant>
      <vt:variant>
        <vt:i4>1769535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_Toc352677980</vt:lpwstr>
      </vt:variant>
      <vt:variant>
        <vt:i4>1310783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_Toc352677979</vt:lpwstr>
      </vt:variant>
      <vt:variant>
        <vt:i4>1310783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_Toc352677978</vt:lpwstr>
      </vt:variant>
      <vt:variant>
        <vt:i4>1310783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_Toc352677977</vt:lpwstr>
      </vt:variant>
      <vt:variant>
        <vt:i4>1310783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_Toc352677976</vt:lpwstr>
      </vt:variant>
      <vt:variant>
        <vt:i4>1310783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_Toc352677975</vt:lpwstr>
      </vt:variant>
      <vt:variant>
        <vt:i4>1310783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_Toc352677974</vt:lpwstr>
      </vt:variant>
      <vt:variant>
        <vt:i4>1310783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_Toc352677973</vt:lpwstr>
      </vt:variant>
      <vt:variant>
        <vt:i4>1310783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_Toc352677972</vt:lpwstr>
      </vt:variant>
      <vt:variant>
        <vt:i4>1310783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_Toc352677971</vt:lpwstr>
      </vt:variant>
      <vt:variant>
        <vt:i4>1310783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_Toc352677970</vt:lpwstr>
      </vt:variant>
      <vt:variant>
        <vt:i4>1376319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_Toc352677969</vt:lpwstr>
      </vt:variant>
      <vt:variant>
        <vt:i4>1376319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_Toc352677968</vt:lpwstr>
      </vt:variant>
      <vt:variant>
        <vt:i4>1376319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_Toc352677967</vt:lpwstr>
      </vt:variant>
      <vt:variant>
        <vt:i4>1376319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_Toc352677966</vt:lpwstr>
      </vt:variant>
      <vt:variant>
        <vt:i4>1376319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_Toc352677965</vt:lpwstr>
      </vt:variant>
      <vt:variant>
        <vt:i4>1376319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_Toc352677964</vt:lpwstr>
      </vt:variant>
      <vt:variant>
        <vt:i4>1376319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_Toc352677963</vt:lpwstr>
      </vt:variant>
      <vt:variant>
        <vt:i4>1376319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_Toc352677962</vt:lpwstr>
      </vt:variant>
      <vt:variant>
        <vt:i4>1376319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_Toc352677961</vt:lpwstr>
      </vt:variant>
      <vt:variant>
        <vt:i4>1376319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_Toc352677960</vt:lpwstr>
      </vt:variant>
      <vt:variant>
        <vt:i4>1441855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_Toc352677959</vt:lpwstr>
      </vt:variant>
      <vt:variant>
        <vt:i4>1441855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_Toc352677958</vt:lpwstr>
      </vt:variant>
      <vt:variant>
        <vt:i4>1441855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_Toc352677957</vt:lpwstr>
      </vt:variant>
      <vt:variant>
        <vt:i4>1441855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_Toc352677956</vt:lpwstr>
      </vt:variant>
      <vt:variant>
        <vt:i4>1441855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_Toc352677955</vt:lpwstr>
      </vt:variant>
      <vt:variant>
        <vt:i4>1441855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_Toc352677954</vt:lpwstr>
      </vt:variant>
      <vt:variant>
        <vt:i4>1441855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_Toc352677953</vt:lpwstr>
      </vt:variant>
      <vt:variant>
        <vt:i4>1441855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_Toc352677952</vt:lpwstr>
      </vt:variant>
      <vt:variant>
        <vt:i4>1441855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_Toc352677951</vt:lpwstr>
      </vt:variant>
      <vt:variant>
        <vt:i4>1441855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_Toc352677950</vt:lpwstr>
      </vt:variant>
      <vt:variant>
        <vt:i4>1507391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_Toc352677949</vt:lpwstr>
      </vt:variant>
      <vt:variant>
        <vt:i4>1507391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_Toc352677948</vt:lpwstr>
      </vt:variant>
      <vt:variant>
        <vt:i4>1507391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_Toc352677947</vt:lpwstr>
      </vt:variant>
      <vt:variant>
        <vt:i4>1507391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_Toc352677946</vt:lpwstr>
      </vt:variant>
      <vt:variant>
        <vt:i4>1507391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_Toc352677945</vt:lpwstr>
      </vt:variant>
      <vt:variant>
        <vt:i4>1507391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_Toc352677944</vt:lpwstr>
      </vt:variant>
      <vt:variant>
        <vt:i4>1507391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_Toc352677943</vt:lpwstr>
      </vt:variant>
      <vt:variant>
        <vt:i4>1507391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_Toc352677942</vt:lpwstr>
      </vt:variant>
      <vt:variant>
        <vt:i4>1507391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_Toc352677941</vt:lpwstr>
      </vt:variant>
      <vt:variant>
        <vt:i4>1507391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_Toc352677940</vt:lpwstr>
      </vt:variant>
      <vt:variant>
        <vt:i4>1048639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_Toc352677939</vt:lpwstr>
      </vt:variant>
      <vt:variant>
        <vt:i4>1048639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_Toc352677938</vt:lpwstr>
      </vt:variant>
      <vt:variant>
        <vt:i4>1048639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_Toc352677937</vt:lpwstr>
      </vt:variant>
      <vt:variant>
        <vt:i4>1048639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_Toc352677936</vt:lpwstr>
      </vt:variant>
      <vt:variant>
        <vt:i4>1048639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_Toc352677935</vt:lpwstr>
      </vt:variant>
      <vt:variant>
        <vt:i4>1048639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_Toc352677934</vt:lpwstr>
      </vt:variant>
      <vt:variant>
        <vt:i4>1048639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_Toc352677933</vt:lpwstr>
      </vt:variant>
      <vt:variant>
        <vt:i4>1048639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_Toc352677932</vt:lpwstr>
      </vt:variant>
      <vt:variant>
        <vt:i4>1048639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_Toc352677931</vt:lpwstr>
      </vt:variant>
      <vt:variant>
        <vt:i4>1048639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_Toc352677930</vt:lpwstr>
      </vt:variant>
      <vt:variant>
        <vt:i4>1114175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_Toc352677929</vt:lpwstr>
      </vt:variant>
      <vt:variant>
        <vt:i4>1114175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_Toc352677928</vt:lpwstr>
      </vt:variant>
      <vt:variant>
        <vt:i4>1114175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_Toc352677927</vt:lpwstr>
      </vt:variant>
      <vt:variant>
        <vt:i4>1114175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_Toc352677926</vt:lpwstr>
      </vt:variant>
      <vt:variant>
        <vt:i4>1114175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_Toc352677925</vt:lpwstr>
      </vt:variant>
      <vt:variant>
        <vt:i4>1114175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_Toc352677924</vt:lpwstr>
      </vt:variant>
      <vt:variant>
        <vt:i4>1114175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_Toc352677923</vt:lpwstr>
      </vt:variant>
      <vt:variant>
        <vt:i4>1114175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_Toc352677922</vt:lpwstr>
      </vt:variant>
      <vt:variant>
        <vt:i4>1114175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_Toc352677921</vt:lpwstr>
      </vt:variant>
      <vt:variant>
        <vt:i4>1114175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_Toc352677920</vt:lpwstr>
      </vt:variant>
      <vt:variant>
        <vt:i4>1179711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_Toc352677919</vt:lpwstr>
      </vt:variant>
      <vt:variant>
        <vt:i4>1179711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_Toc352677918</vt:lpwstr>
      </vt:variant>
      <vt:variant>
        <vt:i4>1179711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_Toc352677917</vt:lpwstr>
      </vt:variant>
      <vt:variant>
        <vt:i4>1179711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_Toc352677916</vt:lpwstr>
      </vt:variant>
      <vt:variant>
        <vt:i4>1179711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_Toc352677915</vt:lpwstr>
      </vt:variant>
      <vt:variant>
        <vt:i4>1179711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_Toc352677914</vt:lpwstr>
      </vt:variant>
      <vt:variant>
        <vt:i4>1179711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_Toc352677913</vt:lpwstr>
      </vt:variant>
      <vt:variant>
        <vt:i4>1179711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_Toc352677912</vt:lpwstr>
      </vt:variant>
      <vt:variant>
        <vt:i4>1179711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_Toc352677911</vt:lpwstr>
      </vt:variant>
      <vt:variant>
        <vt:i4>1179711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_Toc352677910</vt:lpwstr>
      </vt:variant>
      <vt:variant>
        <vt:i4>1245247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_Toc352677909</vt:lpwstr>
      </vt:variant>
      <vt:variant>
        <vt:i4>1245247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_Toc352677908</vt:lpwstr>
      </vt:variant>
      <vt:variant>
        <vt:i4>1245247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_Toc352677907</vt:lpwstr>
      </vt:variant>
      <vt:variant>
        <vt:i4>1245247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_Toc352677906</vt:lpwstr>
      </vt:variant>
      <vt:variant>
        <vt:i4>1245247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_Toc352677905</vt:lpwstr>
      </vt:variant>
      <vt:variant>
        <vt:i4>1245247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_Toc352677904</vt:lpwstr>
      </vt:variant>
      <vt:variant>
        <vt:i4>1245247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_Toc352677903</vt:lpwstr>
      </vt:variant>
      <vt:variant>
        <vt:i4>1245247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_Toc352677902</vt:lpwstr>
      </vt:variant>
      <vt:variant>
        <vt:i4>1245247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_Toc352677901</vt:lpwstr>
      </vt:variant>
      <vt:variant>
        <vt:i4>1245247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_Toc352677900</vt:lpwstr>
      </vt:variant>
      <vt:variant>
        <vt:i4>1703998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_Toc352677899</vt:lpwstr>
      </vt:variant>
      <vt:variant>
        <vt:i4>1703998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_Toc352677898</vt:lpwstr>
      </vt:variant>
      <vt:variant>
        <vt:i4>1703998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_Toc352677897</vt:lpwstr>
      </vt:variant>
      <vt:variant>
        <vt:i4>1703998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_Toc352677896</vt:lpwstr>
      </vt:variant>
      <vt:variant>
        <vt:i4>1703998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_Toc352677895</vt:lpwstr>
      </vt:variant>
      <vt:variant>
        <vt:i4>1703998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_Toc352677894</vt:lpwstr>
      </vt:variant>
      <vt:variant>
        <vt:i4>1703998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_Toc352677893</vt:lpwstr>
      </vt:variant>
      <vt:variant>
        <vt:i4>1703998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_Toc352677892</vt:lpwstr>
      </vt:variant>
      <vt:variant>
        <vt:i4>1703998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_Toc352677891</vt:lpwstr>
      </vt:variant>
      <vt:variant>
        <vt:i4>1703998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_Toc352677890</vt:lpwstr>
      </vt:variant>
      <vt:variant>
        <vt:i4>1769534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_Toc352677889</vt:lpwstr>
      </vt:variant>
      <vt:variant>
        <vt:i4>1769534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_Toc352677888</vt:lpwstr>
      </vt:variant>
      <vt:variant>
        <vt:i4>1769534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_Toc352677887</vt:lpwstr>
      </vt:variant>
      <vt:variant>
        <vt:i4>1769534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_Toc352677886</vt:lpwstr>
      </vt:variant>
      <vt:variant>
        <vt:i4>1769534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_Toc352677885</vt:lpwstr>
      </vt:variant>
      <vt:variant>
        <vt:i4>1769534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_Toc352677884</vt:lpwstr>
      </vt:variant>
      <vt:variant>
        <vt:i4>1769534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_Toc352677883</vt:lpwstr>
      </vt:variant>
      <vt:variant>
        <vt:i4>1769534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_Toc352677882</vt:lpwstr>
      </vt:variant>
      <vt:variant>
        <vt:i4>1769534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_Toc352677881</vt:lpwstr>
      </vt:variant>
      <vt:variant>
        <vt:i4>1769534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_Toc352677880</vt:lpwstr>
      </vt:variant>
      <vt:variant>
        <vt:i4>1310782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_Toc352677879</vt:lpwstr>
      </vt:variant>
      <vt:variant>
        <vt:i4>1310782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_Toc352677878</vt:lpwstr>
      </vt:variant>
      <vt:variant>
        <vt:i4>1310782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_Toc352677877</vt:lpwstr>
      </vt:variant>
      <vt:variant>
        <vt:i4>1310782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_Toc352677876</vt:lpwstr>
      </vt:variant>
      <vt:variant>
        <vt:i4>1310782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_Toc352677875</vt:lpwstr>
      </vt:variant>
      <vt:variant>
        <vt:i4>1310782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_Toc352677874</vt:lpwstr>
      </vt:variant>
      <vt:variant>
        <vt:i4>1310782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_Toc352677873</vt:lpwstr>
      </vt:variant>
      <vt:variant>
        <vt:i4>1310782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_Toc352677872</vt:lpwstr>
      </vt:variant>
      <vt:variant>
        <vt:i4>1310782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_Toc352677871</vt:lpwstr>
      </vt:variant>
      <vt:variant>
        <vt:i4>1310782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_Toc352677870</vt:lpwstr>
      </vt:variant>
      <vt:variant>
        <vt:i4>1376318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_Toc352677869</vt:lpwstr>
      </vt:variant>
      <vt:variant>
        <vt:i4>1376318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_Toc352677868</vt:lpwstr>
      </vt:variant>
      <vt:variant>
        <vt:i4>1376318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_Toc352677867</vt:lpwstr>
      </vt:variant>
      <vt:variant>
        <vt:i4>1376318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_Toc352677866</vt:lpwstr>
      </vt:variant>
      <vt:variant>
        <vt:i4>1376318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_Toc352677865</vt:lpwstr>
      </vt:variant>
      <vt:variant>
        <vt:i4>1376318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_Toc352677864</vt:lpwstr>
      </vt:variant>
      <vt:variant>
        <vt:i4>1376318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_Toc352677863</vt:lpwstr>
      </vt:variant>
      <vt:variant>
        <vt:i4>1376318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_Toc352677862</vt:lpwstr>
      </vt:variant>
      <vt:variant>
        <vt:i4>1376318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_Toc352677861</vt:lpwstr>
      </vt:variant>
      <vt:variant>
        <vt:i4>1376318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_Toc352677860</vt:lpwstr>
      </vt:variant>
      <vt:variant>
        <vt:i4>1441854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_Toc352677859</vt:lpwstr>
      </vt:variant>
      <vt:variant>
        <vt:i4>1441854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_Toc352677858</vt:lpwstr>
      </vt:variant>
      <vt:variant>
        <vt:i4>1441854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_Toc352677857</vt:lpwstr>
      </vt:variant>
      <vt:variant>
        <vt:i4>1441854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_Toc352677856</vt:lpwstr>
      </vt:variant>
      <vt:variant>
        <vt:i4>1441854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_Toc352677855</vt:lpwstr>
      </vt:variant>
      <vt:variant>
        <vt:i4>1441854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_Toc352677854</vt:lpwstr>
      </vt:variant>
      <vt:variant>
        <vt:i4>1441854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_Toc352677853</vt:lpwstr>
      </vt:variant>
      <vt:variant>
        <vt:i4>1441854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_Toc352677852</vt:lpwstr>
      </vt:variant>
      <vt:variant>
        <vt:i4>1441854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_Toc352677851</vt:lpwstr>
      </vt:variant>
      <vt:variant>
        <vt:i4>1441854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_Toc352677850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运营支撑平台</dc:subject>
  <dc:creator>董治国</dc:creator>
  <cp:keywords/>
  <dc:description/>
  <cp:lastModifiedBy>Microsoft</cp:lastModifiedBy>
  <cp:revision>13</cp:revision>
  <cp:lastPrinted>2013-04-10T07:59:00Z</cp:lastPrinted>
  <dcterms:created xsi:type="dcterms:W3CDTF">2016-07-25T06:48:00Z</dcterms:created>
  <dcterms:modified xsi:type="dcterms:W3CDTF">2016-08-26T06:38:00Z</dcterms:modified>
  <cp:category>需求分析</cp:category>
</cp:coreProperties>
</file>