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DE1" w:rsidRPr="00E64D25" w:rsidRDefault="00DB7DE1" w:rsidP="00DB7DE1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  <w:lang w:bidi="km-KH"/>
        </w:rPr>
        <w:drawing>
          <wp:inline distT="0" distB="0" distL="0" distR="0" wp14:anchorId="157A9337" wp14:editId="1A6E5204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DE1" w:rsidRDefault="00DB7DE1" w:rsidP="00DB7DE1">
      <w:r>
        <w:br w:type="textWrapping" w:clear="all"/>
      </w:r>
    </w:p>
    <w:p w:rsidR="00DB7DE1" w:rsidRDefault="00DB7DE1" w:rsidP="00DB7DE1"/>
    <w:p w:rsidR="00DB7DE1" w:rsidRDefault="00DB7DE1" w:rsidP="00DB7DE1"/>
    <w:p w:rsidR="00DB7DE1" w:rsidRDefault="00DB7DE1" w:rsidP="00DB7DE1"/>
    <w:p w:rsidR="00DB7DE1" w:rsidRPr="00DF0FBF" w:rsidRDefault="00DB7DE1" w:rsidP="00DB7DE1"/>
    <w:p w:rsidR="00DB7DE1" w:rsidRPr="003B26BA" w:rsidRDefault="00DB7DE1" w:rsidP="00DB7DE1">
      <w:pPr>
        <w:spacing w:beforeLines="50" w:before="156" w:afterLines="50" w:after="156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/>
          <w:b/>
          <w:color w:val="000000"/>
          <w:sz w:val="52"/>
          <w:szCs w:val="52"/>
        </w:rPr>
        <w:t>即开票</w:t>
      </w:r>
      <w:r>
        <w:rPr>
          <w:rFonts w:eastAsia="黑体" w:cs="宋体" w:hint="eastAsia"/>
          <w:b/>
          <w:color w:val="000000"/>
          <w:sz w:val="52"/>
          <w:szCs w:val="52"/>
        </w:rPr>
        <w:t>监控</w:t>
      </w:r>
      <w:r>
        <w:rPr>
          <w:rFonts w:eastAsia="黑体" w:cs="宋体"/>
          <w:b/>
          <w:color w:val="000000"/>
          <w:sz w:val="52"/>
          <w:szCs w:val="52"/>
        </w:rPr>
        <w:t>平台</w:t>
      </w:r>
    </w:p>
    <w:p w:rsidR="00DB7DE1" w:rsidRDefault="00DB7DE1" w:rsidP="00DB7DE1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软件需求规格说明书</w:t>
      </w:r>
    </w:p>
    <w:p w:rsidR="00DB7DE1" w:rsidRDefault="00DB7DE1" w:rsidP="00DB7DE1"/>
    <w:p w:rsidR="00DB7DE1" w:rsidRDefault="00DB7DE1" w:rsidP="00DB7DE1"/>
    <w:p w:rsidR="00DB7DE1" w:rsidRDefault="00DB7DE1" w:rsidP="00DB7DE1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DB7DE1" w:rsidRPr="00D4421C" w:rsidTr="006F53DA">
        <w:tc>
          <w:tcPr>
            <w:tcW w:w="1951" w:type="dxa"/>
            <w:shd w:val="clear" w:color="auto" w:fill="CCFFCC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DB7DE1" w:rsidRPr="00D4421C" w:rsidTr="006F53DA">
        <w:tc>
          <w:tcPr>
            <w:tcW w:w="1951" w:type="dxa"/>
            <w:shd w:val="clear" w:color="auto" w:fill="CCFFCC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DB7DE1" w:rsidRPr="00D4421C" w:rsidTr="006F53DA">
        <w:tc>
          <w:tcPr>
            <w:tcW w:w="1951" w:type="dxa"/>
            <w:shd w:val="clear" w:color="auto" w:fill="CCFFCC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DB7DE1" w:rsidRPr="00D4421C" w:rsidTr="006F53DA">
        <w:tc>
          <w:tcPr>
            <w:tcW w:w="1951" w:type="dxa"/>
            <w:shd w:val="clear" w:color="auto" w:fill="CCFFCC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:rsidR="00DB7DE1" w:rsidRPr="00D4421C" w:rsidRDefault="00DB7DE1" w:rsidP="006F53DA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2015年10月</w:t>
            </w:r>
            <w:r>
              <w:rPr>
                <w:rFonts w:ascii="宋体" w:hAnsi="宋体"/>
                <w:sz w:val="24"/>
              </w:rPr>
              <w:t>21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/>
    <w:p w:rsidR="00DB7DE1" w:rsidRDefault="00DB7DE1" w:rsidP="00DB7DE1">
      <w:pPr>
        <w:pStyle w:val="a7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15</w:t>
      </w:r>
      <w:r>
        <w:rPr>
          <w:rFonts w:hint="eastAsia"/>
          <w:b/>
        </w:rPr>
        <w:t>年</w:t>
      </w:r>
      <w:r>
        <w:rPr>
          <w:rFonts w:hint="eastAsia"/>
          <w:b/>
        </w:rPr>
        <w:t>10</w:t>
      </w:r>
      <w:r>
        <w:rPr>
          <w:rFonts w:hint="eastAsia"/>
          <w:b/>
        </w:rPr>
        <w:t>月</w:t>
      </w:r>
    </w:p>
    <w:p w:rsidR="00DB7DE1" w:rsidRDefault="00DB7DE1" w:rsidP="00DB7DE1">
      <w:pPr>
        <w:pStyle w:val="a7"/>
        <w:rPr>
          <w:b/>
        </w:rPr>
      </w:pPr>
      <w:r>
        <w:rPr>
          <w:rFonts w:hint="eastAsia"/>
          <w:b/>
        </w:rPr>
        <w:t>华彩控股有限公司</w:t>
      </w:r>
    </w:p>
    <w:p w:rsidR="00DB7DE1" w:rsidRDefault="00DB7DE1" w:rsidP="00DB7DE1">
      <w:pPr>
        <w:jc w:val="center"/>
        <w:rPr>
          <w:sz w:val="24"/>
        </w:rPr>
      </w:pPr>
      <w:r>
        <w:rPr>
          <w:sz w:val="24"/>
        </w:rPr>
        <w:t>China LotSynergy Limited</w:t>
      </w:r>
    </w:p>
    <w:p w:rsidR="00DB7DE1" w:rsidRDefault="00DB7DE1" w:rsidP="00DB7DE1"/>
    <w:p w:rsidR="00DB7DE1" w:rsidRDefault="00DB7DE1" w:rsidP="00DB7DE1">
      <w:pPr>
        <w:sectPr w:rsidR="00DB7DE1" w:rsidSect="00C0119E">
          <w:headerReference w:type="default" r:id="rId9"/>
          <w:footerReference w:type="default" r:id="rId10"/>
          <w:pgSz w:w="11906" w:h="16838"/>
          <w:pgMar w:top="1570" w:right="1466" w:bottom="1440" w:left="1620" w:header="779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12"/>
        </w:sectPr>
      </w:pPr>
    </w:p>
    <w:p w:rsidR="00DB7DE1" w:rsidRPr="00883F4B" w:rsidRDefault="00DB7DE1" w:rsidP="00DB7DE1">
      <w:pPr>
        <w:jc w:val="center"/>
        <w:rPr>
          <w:rFonts w:ascii="宋体" w:hAnsi="宋体"/>
          <w:b/>
          <w:szCs w:val="21"/>
        </w:rPr>
      </w:pPr>
      <w:r w:rsidRPr="00883F4B">
        <w:rPr>
          <w:rFonts w:ascii="宋体" w:hAnsi="宋体" w:hint="eastAsia"/>
          <w:b/>
          <w:szCs w:val="21"/>
        </w:rPr>
        <w:lastRenderedPageBreak/>
        <w:t>修订记录</w:t>
      </w:r>
    </w:p>
    <w:tbl>
      <w:tblPr>
        <w:tblW w:w="55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1"/>
        <w:gridCol w:w="703"/>
        <w:gridCol w:w="1554"/>
        <w:gridCol w:w="988"/>
        <w:gridCol w:w="1400"/>
        <w:gridCol w:w="1001"/>
        <w:gridCol w:w="891"/>
        <w:gridCol w:w="993"/>
        <w:gridCol w:w="974"/>
      </w:tblGrid>
      <w:tr w:rsidR="00DB7DE1" w:rsidRPr="00883F4B" w:rsidTr="006F53DA">
        <w:trPr>
          <w:trHeight w:hRule="exact" w:val="570"/>
          <w:jc w:val="center"/>
        </w:trPr>
        <w:tc>
          <w:tcPr>
            <w:tcW w:w="381" w:type="pct"/>
            <w:vMerge w:val="restar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383" w:type="pct"/>
            <w:vMerge w:val="restar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类别</w:t>
            </w:r>
          </w:p>
        </w:tc>
        <w:tc>
          <w:tcPr>
            <w:tcW w:w="843" w:type="pct"/>
            <w:vMerge w:val="restar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更改记录</w:t>
            </w:r>
          </w:p>
        </w:tc>
        <w:tc>
          <w:tcPr>
            <w:tcW w:w="1297" w:type="pct"/>
            <w:gridSpan w:val="2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编制</w:t>
            </w:r>
            <w:r w:rsidRPr="00883F4B">
              <w:rPr>
                <w:rFonts w:ascii="宋体" w:hAnsi="宋体"/>
                <w:b/>
                <w:szCs w:val="21"/>
              </w:rPr>
              <w:t>/</w:t>
            </w:r>
            <w:r w:rsidRPr="00883F4B">
              <w:rPr>
                <w:rFonts w:ascii="宋体" w:hAnsi="宋体" w:hint="eastAsia"/>
                <w:b/>
                <w:szCs w:val="21"/>
              </w:rPr>
              <w:t>更改</w:t>
            </w:r>
          </w:p>
        </w:tc>
        <w:tc>
          <w:tcPr>
            <w:tcW w:w="1028" w:type="pct"/>
            <w:gridSpan w:val="2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</w:t>
            </w:r>
          </w:p>
        </w:tc>
        <w:tc>
          <w:tcPr>
            <w:tcW w:w="1068" w:type="pct"/>
            <w:gridSpan w:val="2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</w:t>
            </w:r>
          </w:p>
        </w:tc>
      </w:tr>
      <w:tr w:rsidR="00DB7DE1" w:rsidRPr="00883F4B" w:rsidTr="006F53DA">
        <w:trPr>
          <w:trHeight w:hRule="exact" w:val="564"/>
          <w:jc w:val="center"/>
        </w:trPr>
        <w:tc>
          <w:tcPr>
            <w:tcW w:w="381" w:type="pct"/>
            <w:vMerge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83" w:type="pct"/>
            <w:vMerge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43" w:type="pct"/>
            <w:vMerge/>
            <w:shd w:val="clear" w:color="auto" w:fill="E0E0E0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537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760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544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审核人</w:t>
            </w:r>
          </w:p>
        </w:tc>
        <w:tc>
          <w:tcPr>
            <w:tcW w:w="484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539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批准人</w:t>
            </w:r>
          </w:p>
        </w:tc>
        <w:tc>
          <w:tcPr>
            <w:tcW w:w="529" w:type="pct"/>
            <w:shd w:val="clear" w:color="auto" w:fill="E0E0E0"/>
            <w:vAlign w:val="center"/>
          </w:tcPr>
          <w:p w:rsidR="00DB7DE1" w:rsidRPr="00883F4B" w:rsidRDefault="00DB7DE1" w:rsidP="006F53DA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</w:tr>
      <w:tr w:rsidR="00DB7DE1" w:rsidRPr="00883F4B" w:rsidTr="006F53DA">
        <w:trPr>
          <w:trHeight w:val="631"/>
          <w:jc w:val="center"/>
        </w:trPr>
        <w:tc>
          <w:tcPr>
            <w:tcW w:w="381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1.0</w:t>
            </w:r>
          </w:p>
        </w:tc>
        <w:tc>
          <w:tcPr>
            <w:tcW w:w="383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A</w:t>
            </w:r>
          </w:p>
        </w:tc>
        <w:tc>
          <w:tcPr>
            <w:tcW w:w="843" w:type="pct"/>
          </w:tcPr>
          <w:p w:rsidR="00DB7DE1" w:rsidRPr="005E2C70" w:rsidRDefault="00DB7DE1" w:rsidP="006F53DA">
            <w:pPr>
              <w:pStyle w:val="a6"/>
              <w:jc w:val="left"/>
              <w:rPr>
                <w:rFonts w:ascii="宋体" w:hAnsi="宋体"/>
                <w:sz w:val="18"/>
                <w:szCs w:val="18"/>
              </w:rPr>
            </w:pPr>
            <w:r w:rsidRPr="005E2C70">
              <w:rPr>
                <w:rFonts w:ascii="宋体" w:hAnsi="宋体" w:hint="eastAsia"/>
                <w:sz w:val="18"/>
                <w:szCs w:val="18"/>
              </w:rPr>
              <w:t>初始</w:t>
            </w:r>
            <w:r w:rsidRPr="005E2C70">
              <w:rPr>
                <w:rFonts w:ascii="宋体" w:hAnsi="宋体"/>
                <w:sz w:val="18"/>
                <w:szCs w:val="18"/>
              </w:rPr>
              <w:t>创建</w:t>
            </w:r>
          </w:p>
        </w:tc>
        <w:tc>
          <w:tcPr>
            <w:tcW w:w="537" w:type="pct"/>
            <w:vAlign w:val="center"/>
          </w:tcPr>
          <w:p w:rsidR="00DB7DE1" w:rsidRPr="00510D27" w:rsidRDefault="00DB7DE1" w:rsidP="006F53DA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佟琳</w:t>
            </w:r>
          </w:p>
        </w:tc>
        <w:tc>
          <w:tcPr>
            <w:tcW w:w="760" w:type="pct"/>
            <w:vAlign w:val="center"/>
          </w:tcPr>
          <w:p w:rsidR="00DB7DE1" w:rsidRPr="00883F4B" w:rsidRDefault="00DB7DE1" w:rsidP="00DB7DE1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2015-10-21</w:t>
            </w:r>
          </w:p>
        </w:tc>
        <w:tc>
          <w:tcPr>
            <w:tcW w:w="54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DB7DE1" w:rsidRPr="00CC46C2" w:rsidTr="006F53DA">
        <w:trPr>
          <w:trHeight w:val="410"/>
          <w:jc w:val="center"/>
        </w:trPr>
        <w:tc>
          <w:tcPr>
            <w:tcW w:w="381" w:type="pct"/>
            <w:vAlign w:val="center"/>
          </w:tcPr>
          <w:p w:rsidR="00DB7DE1" w:rsidRPr="00CC46C2" w:rsidRDefault="000E1337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1.1</w:t>
            </w:r>
          </w:p>
        </w:tc>
        <w:tc>
          <w:tcPr>
            <w:tcW w:w="383" w:type="pct"/>
            <w:vAlign w:val="center"/>
          </w:tcPr>
          <w:p w:rsidR="00DB7DE1" w:rsidRPr="00CC46C2" w:rsidRDefault="000E1337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M</w:t>
            </w:r>
          </w:p>
        </w:tc>
        <w:tc>
          <w:tcPr>
            <w:tcW w:w="843" w:type="pct"/>
          </w:tcPr>
          <w:p w:rsidR="00DB7DE1" w:rsidRPr="009962C2" w:rsidRDefault="000E1337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增加按</w:t>
            </w:r>
            <w:r>
              <w:rPr>
                <w:rFonts w:ascii="宋体" w:hAnsi="宋体"/>
                <w:sz w:val="21"/>
                <w:szCs w:val="21"/>
              </w:rPr>
              <w:t>部门查询条件</w:t>
            </w:r>
          </w:p>
        </w:tc>
        <w:tc>
          <w:tcPr>
            <w:tcW w:w="537" w:type="pct"/>
            <w:vAlign w:val="center"/>
          </w:tcPr>
          <w:p w:rsidR="00DB7DE1" w:rsidRPr="00CC46C2" w:rsidRDefault="000E1337" w:rsidP="006F53DA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T</w:t>
            </w:r>
            <w:r>
              <w:rPr>
                <w:rFonts w:ascii="宋体" w:hAnsi="宋体" w:hint="eastAsia"/>
                <w:sz w:val="21"/>
                <w:szCs w:val="21"/>
              </w:rPr>
              <w:t>onglin</w:t>
            </w:r>
          </w:p>
        </w:tc>
        <w:tc>
          <w:tcPr>
            <w:tcW w:w="760" w:type="pct"/>
            <w:vAlign w:val="center"/>
          </w:tcPr>
          <w:p w:rsidR="00DB7DE1" w:rsidRPr="00CC46C2" w:rsidRDefault="000E1337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2016-03-30</w:t>
            </w:r>
          </w:p>
        </w:tc>
        <w:tc>
          <w:tcPr>
            <w:tcW w:w="544" w:type="pct"/>
            <w:vAlign w:val="center"/>
          </w:tcPr>
          <w:p w:rsidR="00DB7DE1" w:rsidRPr="00CC46C2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DB7DE1" w:rsidRPr="00CC46C2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DB7DE1" w:rsidRPr="00CC46C2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DB7DE1" w:rsidRPr="00CC46C2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926E7C" w:rsidRPr="00CC46C2" w:rsidTr="006F53DA">
        <w:trPr>
          <w:trHeight w:val="410"/>
          <w:jc w:val="center"/>
          <w:ins w:id="0" w:author="Microsoft" w:date="2016-08-10T10:51:00Z"/>
        </w:trPr>
        <w:tc>
          <w:tcPr>
            <w:tcW w:w="381" w:type="pct"/>
            <w:vAlign w:val="center"/>
          </w:tcPr>
          <w:p w:rsidR="00926E7C" w:rsidRDefault="00926E7C" w:rsidP="006F53DA">
            <w:pPr>
              <w:pStyle w:val="a6"/>
              <w:jc w:val="left"/>
              <w:rPr>
                <w:ins w:id="1" w:author="Microsoft" w:date="2016-08-10T10:51:00Z"/>
                <w:rFonts w:ascii="宋体" w:hAnsi="宋体"/>
                <w:sz w:val="21"/>
                <w:szCs w:val="21"/>
              </w:rPr>
            </w:pPr>
            <w:ins w:id="2" w:author="Microsoft" w:date="2016-08-10T10:51:00Z">
              <w:r>
                <w:rPr>
                  <w:rFonts w:ascii="宋体" w:hAnsi="宋体" w:hint="eastAsia"/>
                  <w:sz w:val="21"/>
                  <w:szCs w:val="21"/>
                </w:rPr>
                <w:t>1.2</w:t>
              </w:r>
            </w:ins>
          </w:p>
        </w:tc>
        <w:tc>
          <w:tcPr>
            <w:tcW w:w="383" w:type="pct"/>
            <w:vAlign w:val="center"/>
          </w:tcPr>
          <w:p w:rsidR="00926E7C" w:rsidRDefault="00926E7C" w:rsidP="006F53DA">
            <w:pPr>
              <w:pStyle w:val="a6"/>
              <w:rPr>
                <w:ins w:id="3" w:author="Microsoft" w:date="2016-08-10T10:51:00Z"/>
                <w:rFonts w:ascii="宋体" w:hAnsi="宋体"/>
                <w:sz w:val="21"/>
                <w:szCs w:val="21"/>
              </w:rPr>
            </w:pPr>
            <w:ins w:id="4" w:author="Microsoft" w:date="2016-08-10T10:51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926E7C" w:rsidRDefault="00926E7C" w:rsidP="006F53DA">
            <w:pPr>
              <w:pStyle w:val="a6"/>
              <w:jc w:val="left"/>
              <w:rPr>
                <w:ins w:id="5" w:author="Microsoft" w:date="2016-08-10T10:51:00Z"/>
                <w:rFonts w:ascii="宋体" w:hAnsi="宋体"/>
                <w:sz w:val="21"/>
                <w:szCs w:val="21"/>
              </w:rPr>
            </w:pPr>
            <w:ins w:id="6" w:author="Microsoft" w:date="2016-08-10T10:51:00Z">
              <w:r>
                <w:rPr>
                  <w:rFonts w:ascii="宋体" w:hAnsi="宋体" w:hint="eastAsia"/>
                  <w:sz w:val="21"/>
                  <w:szCs w:val="21"/>
                </w:rPr>
                <w:t>监控内容增加</w:t>
              </w:r>
            </w:ins>
            <w:ins w:id="7" w:author="Microsoft" w:date="2016-08-10T10:52:00Z">
              <w:r>
                <w:rPr>
                  <w:rFonts w:ascii="宋体" w:hAnsi="宋体" w:hint="eastAsia"/>
                  <w:sz w:val="21"/>
                  <w:szCs w:val="21"/>
                </w:rPr>
                <w:t>电脑票查询</w:t>
              </w:r>
            </w:ins>
          </w:p>
        </w:tc>
        <w:tc>
          <w:tcPr>
            <w:tcW w:w="537" w:type="pct"/>
            <w:vAlign w:val="center"/>
          </w:tcPr>
          <w:p w:rsidR="00926E7C" w:rsidRDefault="00926E7C" w:rsidP="006F53DA">
            <w:pPr>
              <w:pStyle w:val="a6"/>
              <w:jc w:val="center"/>
              <w:rPr>
                <w:ins w:id="8" w:author="Microsoft" w:date="2016-08-10T10:51:00Z"/>
                <w:rFonts w:ascii="宋体" w:hAnsi="宋体"/>
                <w:sz w:val="21"/>
                <w:szCs w:val="21"/>
              </w:rPr>
            </w:pPr>
            <w:ins w:id="9" w:author="Microsoft" w:date="2016-08-10T10:52:00Z">
              <w:r>
                <w:rPr>
                  <w:rFonts w:ascii="宋体" w:hAnsi="宋体"/>
                  <w:sz w:val="21"/>
                  <w:szCs w:val="21"/>
                </w:rPr>
                <w:t>Tonglin</w:t>
              </w:r>
            </w:ins>
          </w:p>
        </w:tc>
        <w:tc>
          <w:tcPr>
            <w:tcW w:w="760" w:type="pct"/>
            <w:vAlign w:val="center"/>
          </w:tcPr>
          <w:p w:rsidR="00926E7C" w:rsidRDefault="00926E7C" w:rsidP="006F53DA">
            <w:pPr>
              <w:pStyle w:val="a6"/>
              <w:jc w:val="left"/>
              <w:rPr>
                <w:ins w:id="10" w:author="Microsoft" w:date="2016-08-10T10:51:00Z"/>
                <w:rFonts w:ascii="宋体" w:hAnsi="宋体"/>
                <w:sz w:val="21"/>
                <w:szCs w:val="21"/>
              </w:rPr>
            </w:pPr>
            <w:ins w:id="11" w:author="Microsoft" w:date="2016-08-10T10:52:00Z">
              <w:r>
                <w:rPr>
                  <w:rFonts w:ascii="宋体" w:hAnsi="宋体" w:hint="eastAsia"/>
                  <w:sz w:val="21"/>
                  <w:szCs w:val="21"/>
                </w:rPr>
                <w:t>2016-05-20</w:t>
              </w:r>
            </w:ins>
          </w:p>
        </w:tc>
        <w:tc>
          <w:tcPr>
            <w:tcW w:w="544" w:type="pct"/>
            <w:vAlign w:val="center"/>
          </w:tcPr>
          <w:p w:rsidR="00926E7C" w:rsidRPr="00CC46C2" w:rsidRDefault="00926E7C" w:rsidP="006F53DA">
            <w:pPr>
              <w:pStyle w:val="a6"/>
              <w:jc w:val="left"/>
              <w:rPr>
                <w:ins w:id="12" w:author="Microsoft" w:date="2016-08-10T10:51:00Z"/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926E7C" w:rsidRPr="00CC46C2" w:rsidRDefault="00926E7C" w:rsidP="006F53DA">
            <w:pPr>
              <w:pStyle w:val="a6"/>
              <w:jc w:val="left"/>
              <w:rPr>
                <w:ins w:id="13" w:author="Microsoft" w:date="2016-08-10T10:51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926E7C" w:rsidRPr="00CC46C2" w:rsidRDefault="00926E7C" w:rsidP="006F53DA">
            <w:pPr>
              <w:pStyle w:val="a6"/>
              <w:jc w:val="left"/>
              <w:rPr>
                <w:ins w:id="14" w:author="Microsoft" w:date="2016-08-10T10:51:00Z"/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926E7C" w:rsidRPr="00CC46C2" w:rsidRDefault="00926E7C" w:rsidP="006F53DA">
            <w:pPr>
              <w:pStyle w:val="a6"/>
              <w:jc w:val="left"/>
              <w:rPr>
                <w:ins w:id="15" w:author="Microsoft" w:date="2016-08-10T10:51:00Z"/>
                <w:rFonts w:ascii="宋体" w:hAnsi="宋体"/>
                <w:sz w:val="21"/>
                <w:szCs w:val="21"/>
              </w:rPr>
            </w:pPr>
          </w:p>
        </w:tc>
      </w:tr>
      <w:tr w:rsidR="00DB7DE1" w:rsidRPr="00883F4B" w:rsidTr="006F53DA">
        <w:trPr>
          <w:trHeight w:val="410"/>
          <w:jc w:val="center"/>
        </w:trPr>
        <w:tc>
          <w:tcPr>
            <w:tcW w:w="381" w:type="pct"/>
            <w:vAlign w:val="center"/>
          </w:tcPr>
          <w:p w:rsidR="00DB7DE1" w:rsidRPr="00883F4B" w:rsidRDefault="00DF38A8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16" w:author="Microsoft" w:date="2016-08-10T10:50:00Z">
              <w:r>
                <w:rPr>
                  <w:rFonts w:ascii="宋体" w:hAnsi="宋体" w:hint="eastAsia"/>
                  <w:sz w:val="21"/>
                  <w:szCs w:val="21"/>
                </w:rPr>
                <w:t>1.</w:t>
              </w:r>
              <w:r w:rsidR="00926E7C">
                <w:rPr>
                  <w:rFonts w:ascii="宋体" w:hAnsi="宋体" w:hint="eastAsia"/>
                  <w:sz w:val="21"/>
                  <w:szCs w:val="21"/>
                </w:rPr>
                <w:t>2</w:t>
              </w:r>
            </w:ins>
          </w:p>
        </w:tc>
        <w:tc>
          <w:tcPr>
            <w:tcW w:w="383" w:type="pct"/>
            <w:vAlign w:val="center"/>
          </w:tcPr>
          <w:p w:rsidR="00DB7DE1" w:rsidRPr="00883F4B" w:rsidRDefault="00DF38A8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17" w:author="Microsoft" w:date="2016-08-10T10:50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DB7DE1" w:rsidRPr="00883F4B" w:rsidRDefault="00DF38A8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18" w:author="Microsoft" w:date="2016-08-10T10:50:00Z">
              <w:r>
                <w:rPr>
                  <w:rFonts w:ascii="宋体" w:hAnsi="宋体"/>
                  <w:sz w:val="21"/>
                  <w:szCs w:val="21"/>
                </w:rPr>
                <w:t>增加站点</w:t>
              </w:r>
            </w:ins>
            <w:ins w:id="19" w:author="Microsoft" w:date="2016-08-10T10:51:00Z">
              <w:r>
                <w:rPr>
                  <w:rFonts w:ascii="宋体" w:hAnsi="宋体"/>
                  <w:sz w:val="21"/>
                  <w:szCs w:val="21"/>
                </w:rPr>
                <w:t>历史销量排名</w:t>
              </w:r>
            </w:ins>
            <w:ins w:id="20" w:author="Microsoft" w:date="2016-10-10T10:27:00Z">
              <w:r w:rsidR="00022FF3">
                <w:rPr>
                  <w:rFonts w:ascii="宋体" w:hAnsi="宋体" w:hint="eastAsia"/>
                  <w:sz w:val="21"/>
                  <w:szCs w:val="21"/>
                </w:rPr>
                <w:t>（3.2.4）</w:t>
              </w:r>
            </w:ins>
          </w:p>
        </w:tc>
        <w:tc>
          <w:tcPr>
            <w:tcW w:w="537" w:type="pct"/>
            <w:vAlign w:val="center"/>
          </w:tcPr>
          <w:p w:rsidR="00DB7DE1" w:rsidRPr="00883F4B" w:rsidRDefault="00DF38A8" w:rsidP="006F53DA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21" w:author="Microsoft" w:date="2016-08-10T10:51:00Z">
              <w:r>
                <w:rPr>
                  <w:rFonts w:ascii="宋体" w:hAnsi="宋体"/>
                  <w:sz w:val="21"/>
                  <w:szCs w:val="21"/>
                </w:rPr>
                <w:t>Tonglin</w:t>
              </w:r>
            </w:ins>
          </w:p>
        </w:tc>
        <w:tc>
          <w:tcPr>
            <w:tcW w:w="760" w:type="pct"/>
            <w:vAlign w:val="center"/>
          </w:tcPr>
          <w:p w:rsidR="00DB7DE1" w:rsidRPr="00883F4B" w:rsidRDefault="00DF38A8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  <w:ins w:id="22" w:author="Microsoft" w:date="2016-08-10T10:51:00Z">
              <w:r>
                <w:rPr>
                  <w:rFonts w:ascii="宋体" w:hAnsi="宋体" w:hint="eastAsia"/>
                  <w:sz w:val="21"/>
                  <w:szCs w:val="21"/>
                </w:rPr>
                <w:t>2016-08-10</w:t>
              </w:r>
            </w:ins>
          </w:p>
        </w:tc>
        <w:tc>
          <w:tcPr>
            <w:tcW w:w="544" w:type="pct"/>
            <w:vAlign w:val="center"/>
          </w:tcPr>
          <w:p w:rsidR="00DB7DE1" w:rsidRPr="00883F4B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DB7DE1" w:rsidRPr="00883F4B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DB7DE1" w:rsidRPr="00883F4B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DB7DE1" w:rsidRPr="00883F4B" w:rsidRDefault="00DB7DE1" w:rsidP="006F53DA">
            <w:pPr>
              <w:pStyle w:val="a6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DB7DE1" w:rsidRPr="00883F4B" w:rsidTr="006F53DA">
        <w:trPr>
          <w:trHeight w:val="410"/>
          <w:jc w:val="center"/>
        </w:trPr>
        <w:tc>
          <w:tcPr>
            <w:tcW w:w="381" w:type="pct"/>
            <w:vAlign w:val="center"/>
          </w:tcPr>
          <w:p w:rsidR="00DB7DE1" w:rsidRPr="00883F4B" w:rsidRDefault="005B5307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3" w:author="Microsoft" w:date="2016-10-10T10:15:00Z">
              <w:r>
                <w:rPr>
                  <w:rFonts w:ascii="宋体" w:hAnsi="宋体" w:hint="eastAsia"/>
                  <w:sz w:val="21"/>
                  <w:szCs w:val="21"/>
                </w:rPr>
                <w:t>1.2.1</w:t>
              </w:r>
            </w:ins>
          </w:p>
        </w:tc>
        <w:tc>
          <w:tcPr>
            <w:tcW w:w="383" w:type="pct"/>
            <w:vAlign w:val="center"/>
          </w:tcPr>
          <w:p w:rsidR="00DB7DE1" w:rsidRPr="00883F4B" w:rsidRDefault="005B5307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4" w:author="Microsoft" w:date="2016-10-10T10:15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843" w:type="pct"/>
          </w:tcPr>
          <w:p w:rsidR="00DB7DE1" w:rsidRPr="00883F4B" w:rsidRDefault="005B5307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5" w:author="Microsoft" w:date="2016-10-10T10:15:00Z">
              <w:r>
                <w:rPr>
                  <w:rFonts w:ascii="宋体" w:hAnsi="宋体"/>
                  <w:sz w:val="21"/>
                  <w:szCs w:val="21"/>
                </w:rPr>
                <w:t>增加库存监控预警</w:t>
              </w:r>
            </w:ins>
            <w:ins w:id="26" w:author="Microsoft" w:date="2016-10-10T10:27:00Z">
              <w:r w:rsidR="00022FF3">
                <w:rPr>
                  <w:rFonts w:ascii="宋体" w:hAnsi="宋体" w:hint="eastAsia"/>
                  <w:sz w:val="21"/>
                  <w:szCs w:val="21"/>
                </w:rPr>
                <w:t>（3.2.5）</w:t>
              </w:r>
            </w:ins>
          </w:p>
        </w:tc>
        <w:tc>
          <w:tcPr>
            <w:tcW w:w="537" w:type="pct"/>
            <w:vAlign w:val="center"/>
          </w:tcPr>
          <w:p w:rsidR="00DB7DE1" w:rsidRPr="00883F4B" w:rsidRDefault="005B5307" w:rsidP="006F53DA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  <w:ins w:id="27" w:author="Microsoft" w:date="2016-10-10T10:16:00Z">
              <w:r>
                <w:rPr>
                  <w:rFonts w:ascii="宋体" w:hAnsi="宋体"/>
                  <w:sz w:val="21"/>
                  <w:szCs w:val="21"/>
                </w:rPr>
                <w:t>Tonglin</w:t>
              </w:r>
            </w:ins>
          </w:p>
        </w:tc>
        <w:tc>
          <w:tcPr>
            <w:tcW w:w="760" w:type="pct"/>
            <w:vAlign w:val="center"/>
          </w:tcPr>
          <w:p w:rsidR="00DB7DE1" w:rsidRPr="00883F4B" w:rsidRDefault="005B5307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  <w:ins w:id="28" w:author="Microsoft" w:date="2016-10-10T10:16:00Z">
              <w:r>
                <w:rPr>
                  <w:rFonts w:ascii="宋体" w:hAnsi="宋体" w:hint="eastAsia"/>
                  <w:sz w:val="21"/>
                  <w:szCs w:val="21"/>
                </w:rPr>
                <w:t>2016-09-20</w:t>
              </w:r>
            </w:ins>
          </w:p>
        </w:tc>
        <w:tc>
          <w:tcPr>
            <w:tcW w:w="54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  <w:tr w:rsidR="00DB7DE1" w:rsidRPr="00883F4B" w:rsidTr="006F53DA">
        <w:trPr>
          <w:trHeight w:val="410"/>
          <w:jc w:val="center"/>
        </w:trPr>
        <w:tc>
          <w:tcPr>
            <w:tcW w:w="381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83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843" w:type="pct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7" w:type="pct"/>
            <w:vAlign w:val="center"/>
          </w:tcPr>
          <w:p w:rsidR="00DB7DE1" w:rsidRPr="00883F4B" w:rsidRDefault="00DB7DE1" w:rsidP="006F53DA">
            <w:pPr>
              <w:pStyle w:val="a6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60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84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29" w:type="pct"/>
            <w:vAlign w:val="center"/>
          </w:tcPr>
          <w:p w:rsidR="00DB7DE1" w:rsidRPr="00883F4B" w:rsidRDefault="00DB7DE1" w:rsidP="006F53DA">
            <w:pPr>
              <w:pStyle w:val="a6"/>
              <w:rPr>
                <w:rFonts w:ascii="宋体" w:hAnsi="宋体"/>
                <w:sz w:val="21"/>
                <w:szCs w:val="21"/>
              </w:rPr>
            </w:pPr>
          </w:p>
        </w:tc>
      </w:tr>
    </w:tbl>
    <w:p w:rsidR="00DB7DE1" w:rsidRPr="00883F4B" w:rsidRDefault="00DB7DE1" w:rsidP="00DB7DE1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b/>
          <w:bCs/>
          <w:szCs w:val="21"/>
        </w:rPr>
        <w:t>类别：</w:t>
      </w:r>
      <w:r w:rsidRPr="00883F4B">
        <w:rPr>
          <w:rFonts w:ascii="宋体" w:hAnsi="宋体"/>
          <w:szCs w:val="21"/>
        </w:rPr>
        <w:t xml:space="preserve">A – </w:t>
      </w:r>
      <w:r w:rsidRPr="00883F4B">
        <w:rPr>
          <w:rFonts w:ascii="宋体" w:hAnsi="宋体" w:hint="eastAsia"/>
          <w:szCs w:val="21"/>
        </w:rPr>
        <w:t>增加</w:t>
      </w:r>
      <w:r w:rsidRPr="00883F4B">
        <w:rPr>
          <w:rFonts w:ascii="宋体" w:hAnsi="宋体"/>
          <w:szCs w:val="21"/>
        </w:rPr>
        <w:t xml:space="preserve">  M – </w:t>
      </w:r>
      <w:r w:rsidRPr="00883F4B">
        <w:rPr>
          <w:rFonts w:ascii="宋体" w:hAnsi="宋体" w:hint="eastAsia"/>
          <w:szCs w:val="21"/>
        </w:rPr>
        <w:t>修改</w:t>
      </w:r>
      <w:r w:rsidRPr="00883F4B">
        <w:rPr>
          <w:rFonts w:ascii="宋体" w:hAnsi="宋体"/>
          <w:szCs w:val="21"/>
        </w:rPr>
        <w:t xml:space="preserve">  D – </w:t>
      </w:r>
      <w:r w:rsidRPr="00883F4B">
        <w:rPr>
          <w:rFonts w:ascii="宋体" w:hAnsi="宋体" w:hint="eastAsia"/>
          <w:szCs w:val="21"/>
        </w:rPr>
        <w:t>删除</w:t>
      </w:r>
    </w:p>
    <w:p w:rsidR="00DB7DE1" w:rsidRDefault="00DB7DE1" w:rsidP="00DB7DE1">
      <w:pPr>
        <w:widowControl/>
        <w:spacing w:before="0" w:after="0"/>
        <w:jc w:val="left"/>
        <w:rPr>
          <w:b/>
          <w:bCs/>
          <w:kern w:val="44"/>
          <w:sz w:val="32"/>
          <w:szCs w:val="44"/>
        </w:rPr>
      </w:pPr>
      <w:bookmarkStart w:id="29" w:name="_Toc351636272"/>
      <w:bookmarkStart w:id="30" w:name="_Toc381702010"/>
      <w:bookmarkStart w:id="31" w:name="_Toc403728040"/>
      <w:r>
        <w:br w:type="page"/>
      </w:r>
      <w:bookmarkStart w:id="32" w:name="_GoBack"/>
      <w:bookmarkEnd w:id="32"/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616597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B7DE1" w:rsidRDefault="00DB7DE1" w:rsidP="00DB7DE1">
          <w:pPr>
            <w:pStyle w:val="TOC"/>
          </w:pPr>
          <w:r>
            <w:rPr>
              <w:lang w:val="zh-CN"/>
            </w:rPr>
            <w:t>目录</w:t>
          </w:r>
        </w:p>
        <w:p w:rsidR="00AC7F5F" w:rsidRDefault="00DB7DE1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3384662" w:history="1">
            <w:r w:rsidR="00AC7F5F" w:rsidRPr="009113F5">
              <w:rPr>
                <w:rStyle w:val="ac"/>
                <w:noProof/>
              </w:rPr>
              <w:t>1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文档引言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_Toc433384662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3" w:history="1">
            <w:r w:rsidR="00AC7F5F" w:rsidRPr="009113F5">
              <w:rPr>
                <w:rStyle w:val="ac"/>
                <w:noProof/>
              </w:rPr>
              <w:t>1.1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文档目的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_Toc433384663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4" w:history="1">
            <w:r w:rsidR="00AC7F5F" w:rsidRPr="009113F5">
              <w:rPr>
                <w:rStyle w:val="ac"/>
                <w:noProof/>
              </w:rPr>
              <w:t>1.2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预期读者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_Toc433384664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5" w:history="1">
            <w:r w:rsidR="00AC7F5F" w:rsidRPr="009113F5">
              <w:rPr>
                <w:rStyle w:val="ac"/>
                <w:noProof/>
              </w:rPr>
              <w:t>1.3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参考文献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_Toc433384665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6" w:history="1">
            <w:r w:rsidR="00AC7F5F" w:rsidRPr="009113F5">
              <w:rPr>
                <w:rStyle w:val="ac"/>
                <w:noProof/>
              </w:rPr>
              <w:t>2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产品综述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_Toc433384666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7" w:history="1">
            <w:r w:rsidR="00AC7F5F" w:rsidRPr="009113F5">
              <w:rPr>
                <w:rStyle w:val="ac"/>
                <w:noProof/>
              </w:rPr>
              <w:t>2.1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产品背景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_Toc433384667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4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8" w:history="1">
            <w:r w:rsidR="00AC7F5F" w:rsidRPr="009113F5">
              <w:rPr>
                <w:rStyle w:val="ac"/>
                <w:noProof/>
              </w:rPr>
              <w:t>2.2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功能特性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_Toc433384668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5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69" w:history="1">
            <w:r w:rsidR="00AC7F5F" w:rsidRPr="009113F5">
              <w:rPr>
                <w:rStyle w:val="ac"/>
                <w:noProof/>
              </w:rPr>
              <w:t>3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cs="DaunPenh" w:hint="eastAsia"/>
                <w:noProof/>
              </w:rPr>
              <w:t>监控平台需求说明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_Toc433384669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5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70" w:history="1">
            <w:r w:rsidR="00AC7F5F" w:rsidRPr="009113F5">
              <w:rPr>
                <w:rStyle w:val="ac"/>
                <w:noProof/>
              </w:rPr>
              <w:t>3.1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游戏销量监控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_Toc433384670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5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71" w:history="1">
            <w:r w:rsidR="00AC7F5F" w:rsidRPr="009113F5">
              <w:rPr>
                <w:rStyle w:val="ac"/>
                <w:noProof/>
              </w:rPr>
              <w:t>3.2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区域部门监控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_Toc433384671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6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72" w:history="1">
            <w:r w:rsidR="00AC7F5F" w:rsidRPr="009113F5">
              <w:rPr>
                <w:rStyle w:val="ac"/>
                <w:noProof/>
              </w:rPr>
              <w:t>3.3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游戏销售监控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_Toc433384672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8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AC7F5F" w:rsidRDefault="000A2E4F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36"/>
              <w:lang w:bidi="km-KH"/>
            </w:rPr>
          </w:pPr>
          <w:hyperlink w:anchor="_Toc433384673" w:history="1">
            <w:r w:rsidR="00AC7F5F" w:rsidRPr="009113F5">
              <w:rPr>
                <w:rStyle w:val="ac"/>
                <w:noProof/>
              </w:rPr>
              <w:t>3.4</w:t>
            </w:r>
            <w:r w:rsidR="00AC7F5F">
              <w:rPr>
                <w:rFonts w:asciiTheme="minorHAnsi" w:eastAsiaTheme="minorEastAsia" w:hAnsiTheme="minorHAnsi" w:cstheme="minorBidi"/>
                <w:noProof/>
                <w:szCs w:val="36"/>
                <w:lang w:bidi="km-KH"/>
              </w:rPr>
              <w:tab/>
            </w:r>
            <w:r w:rsidR="00AC7F5F" w:rsidRPr="009113F5">
              <w:rPr>
                <w:rStyle w:val="ac"/>
                <w:rFonts w:hint="eastAsia"/>
                <w:noProof/>
              </w:rPr>
              <w:t>站点销售排行</w:t>
            </w:r>
            <w:r w:rsidR="00AC7F5F">
              <w:rPr>
                <w:noProof/>
                <w:webHidden/>
              </w:rPr>
              <w:tab/>
            </w:r>
            <w:r w:rsidR="00AC7F5F">
              <w:rPr>
                <w:noProof/>
                <w:webHidden/>
              </w:rPr>
              <w:fldChar w:fldCharType="begin"/>
            </w:r>
            <w:r w:rsidR="00AC7F5F">
              <w:rPr>
                <w:noProof/>
                <w:webHidden/>
              </w:rPr>
              <w:instrText xml:space="preserve"> PAGEREF _Toc433384673 \h </w:instrText>
            </w:r>
            <w:r w:rsidR="00AC7F5F">
              <w:rPr>
                <w:noProof/>
                <w:webHidden/>
              </w:rPr>
            </w:r>
            <w:r w:rsidR="00AC7F5F">
              <w:rPr>
                <w:noProof/>
                <w:webHidden/>
              </w:rPr>
              <w:fldChar w:fldCharType="separate"/>
            </w:r>
            <w:r w:rsidR="00AC7F5F">
              <w:rPr>
                <w:noProof/>
                <w:webHidden/>
              </w:rPr>
              <w:t>9</w:t>
            </w:r>
            <w:r w:rsidR="00AC7F5F">
              <w:rPr>
                <w:noProof/>
                <w:webHidden/>
              </w:rPr>
              <w:fldChar w:fldCharType="end"/>
            </w:r>
          </w:hyperlink>
        </w:p>
        <w:p w:rsidR="00DB7DE1" w:rsidRDefault="00DB7DE1" w:rsidP="00DB7DE1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:rsidR="00DB7DE1" w:rsidRDefault="00DB7DE1" w:rsidP="00DB7DE1">
          <w:pPr>
            <w:widowControl/>
            <w:spacing w:before="0" w:after="0"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  <w:p w:rsidR="00DB7DE1" w:rsidRDefault="000A2E4F" w:rsidP="00DB7DE1"/>
      </w:sdtContent>
    </w:sdt>
    <w:p w:rsidR="00DB7DE1" w:rsidRPr="007F4091" w:rsidRDefault="00DB7DE1" w:rsidP="00DB7DE1">
      <w:pPr>
        <w:pStyle w:val="1"/>
      </w:pPr>
      <w:bookmarkStart w:id="33" w:name="_Toc433384662"/>
      <w:r>
        <w:rPr>
          <w:rFonts w:hint="eastAsia"/>
        </w:rPr>
        <w:t>文档</w:t>
      </w:r>
      <w:r w:rsidRPr="007F4091">
        <w:rPr>
          <w:rFonts w:hint="eastAsia"/>
        </w:rPr>
        <w:t>引言</w:t>
      </w:r>
      <w:bookmarkEnd w:id="29"/>
      <w:bookmarkEnd w:id="30"/>
      <w:bookmarkEnd w:id="31"/>
      <w:bookmarkEnd w:id="33"/>
    </w:p>
    <w:p w:rsidR="00DB7DE1" w:rsidRPr="007F4091" w:rsidRDefault="00DB7DE1" w:rsidP="00DB7DE1">
      <w:pPr>
        <w:pStyle w:val="2"/>
      </w:pPr>
      <w:bookmarkStart w:id="34" w:name="_Toc350960683"/>
      <w:bookmarkStart w:id="35" w:name="_Toc351636170"/>
      <w:bookmarkStart w:id="36" w:name="_Toc351636273"/>
      <w:bookmarkStart w:id="37" w:name="_Toc381702011"/>
      <w:bookmarkStart w:id="38" w:name="_Toc403728041"/>
      <w:bookmarkStart w:id="39" w:name="_Toc433384663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34"/>
      <w:bookmarkEnd w:id="35"/>
      <w:bookmarkEnd w:id="36"/>
      <w:bookmarkEnd w:id="37"/>
      <w:bookmarkEnd w:id="38"/>
      <w:bookmarkEnd w:id="39"/>
    </w:p>
    <w:p w:rsidR="00DB7DE1" w:rsidRPr="006C123F" w:rsidRDefault="00DB7DE1" w:rsidP="00DB7DE1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本文档定义了柬埔寨</w:t>
      </w:r>
      <w:r>
        <w:rPr>
          <w:kern w:val="0"/>
          <w:lang w:val="en-AU"/>
        </w:rPr>
        <w:t>国家</w:t>
      </w:r>
      <w:r>
        <w:rPr>
          <w:rFonts w:hint="eastAsia"/>
          <w:kern w:val="0"/>
          <w:lang w:val="en-AU"/>
        </w:rPr>
        <w:t>即开票管理</w:t>
      </w:r>
      <w:r>
        <w:rPr>
          <w:kern w:val="0"/>
          <w:lang w:val="en-AU"/>
        </w:rPr>
        <w:t>系统项目，</w:t>
      </w:r>
      <w:r>
        <w:rPr>
          <w:rFonts w:hint="eastAsia"/>
          <w:kern w:val="0"/>
          <w:lang w:val="en-AU"/>
        </w:rPr>
        <w:t>监控</w:t>
      </w:r>
      <w:r>
        <w:rPr>
          <w:kern w:val="0"/>
          <w:lang w:val="en-AU"/>
        </w:rPr>
        <w:t>平台模块</w:t>
      </w:r>
      <w:r>
        <w:rPr>
          <w:rFonts w:hint="eastAsia"/>
          <w:kern w:val="0"/>
          <w:lang w:val="en-AU"/>
        </w:rPr>
        <w:t>功能</w:t>
      </w:r>
      <w:r w:rsidRPr="00E15608">
        <w:rPr>
          <w:rFonts w:hint="eastAsia"/>
          <w:kern w:val="0"/>
          <w:lang w:val="en-AU"/>
        </w:rPr>
        <w:t>需求</w:t>
      </w:r>
      <w:r>
        <w:rPr>
          <w:rFonts w:hint="eastAsia"/>
          <w:kern w:val="0"/>
          <w:lang w:val="en-AU"/>
        </w:rPr>
        <w:t>和非功能详情，</w:t>
      </w:r>
      <w:r w:rsidRPr="00E15608">
        <w:rPr>
          <w:rFonts w:hint="eastAsia"/>
          <w:kern w:val="0"/>
          <w:lang w:val="en-AU"/>
        </w:rPr>
        <w:t>是系统设计、</w:t>
      </w:r>
      <w:r>
        <w:rPr>
          <w:rFonts w:hint="eastAsia"/>
          <w:kern w:val="0"/>
          <w:lang w:val="en-AU"/>
        </w:rPr>
        <w:t>软件</w:t>
      </w:r>
      <w:r w:rsidRPr="00E15608">
        <w:rPr>
          <w:rFonts w:hint="eastAsia"/>
          <w:kern w:val="0"/>
          <w:lang w:val="en-AU"/>
        </w:rPr>
        <w:t>测试、验收的标准。</w:t>
      </w:r>
    </w:p>
    <w:p w:rsidR="00DB7DE1" w:rsidRPr="007F4091" w:rsidRDefault="00DB7DE1" w:rsidP="00DB7DE1">
      <w:pPr>
        <w:pStyle w:val="2"/>
      </w:pPr>
      <w:bookmarkStart w:id="40" w:name="_Toc350960684"/>
      <w:bookmarkStart w:id="41" w:name="_Toc351636171"/>
      <w:bookmarkStart w:id="42" w:name="_Toc351636274"/>
      <w:bookmarkStart w:id="43" w:name="_Toc381702012"/>
      <w:bookmarkStart w:id="44" w:name="_Toc403728042"/>
      <w:bookmarkStart w:id="45" w:name="_Toc433384664"/>
      <w:r w:rsidRPr="007F4091">
        <w:rPr>
          <w:rFonts w:hint="eastAsia"/>
        </w:rPr>
        <w:t>预期读者</w:t>
      </w:r>
      <w:bookmarkEnd w:id="40"/>
      <w:bookmarkEnd w:id="41"/>
      <w:bookmarkEnd w:id="42"/>
      <w:bookmarkEnd w:id="43"/>
      <w:bookmarkEnd w:id="44"/>
      <w:bookmarkEnd w:id="45"/>
    </w:p>
    <w:p w:rsidR="00DB7DE1" w:rsidRDefault="00DB7DE1" w:rsidP="00DB7DE1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需求分析人员</w:t>
      </w:r>
    </w:p>
    <w:p w:rsidR="00DB7DE1" w:rsidRDefault="00DB7DE1" w:rsidP="00DB7DE1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技术设计人员</w:t>
      </w:r>
    </w:p>
    <w:p w:rsidR="00DB7DE1" w:rsidRDefault="00DB7DE1" w:rsidP="00DB7DE1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数据库工程师</w:t>
      </w:r>
    </w:p>
    <w:p w:rsidR="00DB7DE1" w:rsidRDefault="00DB7DE1" w:rsidP="00DB7DE1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软件测试工程师</w:t>
      </w:r>
    </w:p>
    <w:p w:rsidR="00DB7DE1" w:rsidRDefault="00DB7DE1" w:rsidP="00DB7DE1">
      <w:pPr>
        <w:pStyle w:val="a8"/>
        <w:numPr>
          <w:ilvl w:val="0"/>
          <w:numId w:val="2"/>
        </w:numPr>
        <w:adjustRightInd w:val="0"/>
        <w:spacing w:line="300" w:lineRule="auto"/>
        <w:ind w:right="28" w:firstLineChars="0"/>
      </w:pPr>
      <w:r>
        <w:rPr>
          <w:rFonts w:hint="eastAsia"/>
        </w:rPr>
        <w:t>最终产品验收人员</w:t>
      </w:r>
    </w:p>
    <w:p w:rsidR="00DB7DE1" w:rsidRPr="007F4091" w:rsidRDefault="00DB7DE1" w:rsidP="00DB7DE1">
      <w:pPr>
        <w:pStyle w:val="2"/>
      </w:pPr>
      <w:bookmarkStart w:id="46" w:name="_Toc350960685"/>
      <w:bookmarkStart w:id="47" w:name="_Toc351636172"/>
      <w:bookmarkStart w:id="48" w:name="_Toc351636275"/>
      <w:bookmarkStart w:id="49" w:name="_Toc381702013"/>
      <w:bookmarkStart w:id="50" w:name="_Toc403728043"/>
      <w:bookmarkStart w:id="51" w:name="_Toc433384665"/>
      <w:r w:rsidRPr="007F4091">
        <w:rPr>
          <w:rFonts w:hint="eastAsia"/>
        </w:rPr>
        <w:t>参考文献</w:t>
      </w:r>
      <w:bookmarkEnd w:id="46"/>
      <w:bookmarkEnd w:id="47"/>
      <w:bookmarkEnd w:id="48"/>
      <w:bookmarkEnd w:id="49"/>
      <w:bookmarkEnd w:id="50"/>
      <w:bookmarkEnd w:id="5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335"/>
        <w:gridCol w:w="6036"/>
      </w:tblGrid>
      <w:tr w:rsidR="00DB7DE1" w:rsidTr="006F53DA">
        <w:tc>
          <w:tcPr>
            <w:tcW w:w="852" w:type="dxa"/>
            <w:shd w:val="clear" w:color="auto" w:fill="D9D9D9" w:themeFill="background1" w:themeFillShade="D9"/>
          </w:tcPr>
          <w:p w:rsidR="00DB7DE1" w:rsidRDefault="00DB7DE1" w:rsidP="006F53DA">
            <w:pPr>
              <w:jc w:val="center"/>
            </w:pPr>
            <w:bookmarkStart w:id="52" w:name="_Hlt502716140"/>
            <w:bookmarkStart w:id="53" w:name="_Toc507258858"/>
            <w:bookmarkStart w:id="54" w:name="_Toc507310569"/>
            <w:bookmarkEnd w:id="52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DB7DE1" w:rsidRDefault="00DB7DE1" w:rsidP="006F53DA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D9D9D9" w:themeFill="background1" w:themeFillShade="D9"/>
          </w:tcPr>
          <w:p w:rsidR="00DB7DE1" w:rsidRDefault="00DB7DE1" w:rsidP="006F53DA">
            <w:r>
              <w:rPr>
                <w:rFonts w:hint="eastAsia"/>
              </w:rPr>
              <w:t>文献名称、章节范围、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地址等</w:t>
            </w:r>
          </w:p>
        </w:tc>
      </w:tr>
      <w:tr w:rsidR="00DB7DE1" w:rsidTr="006F53DA">
        <w:tc>
          <w:tcPr>
            <w:tcW w:w="852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DB7DE1" w:rsidRDefault="00DB7DE1" w:rsidP="006F53DA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DB7DE1" w:rsidTr="006F53DA">
        <w:tc>
          <w:tcPr>
            <w:tcW w:w="852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DB7DE1" w:rsidRDefault="00DB7DE1" w:rsidP="006F53DA">
            <w:r w:rsidRPr="007A430A">
              <w:rPr>
                <w:rFonts w:hint="eastAsia"/>
              </w:rPr>
              <w:t>彩票管理条例实施细则</w:t>
            </w:r>
          </w:p>
        </w:tc>
      </w:tr>
      <w:tr w:rsidR="00DB7DE1" w:rsidTr="006F53DA">
        <w:tc>
          <w:tcPr>
            <w:tcW w:w="852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DB7DE1" w:rsidRDefault="00DB7DE1" w:rsidP="006F53DA">
            <w:r>
              <w:rPr>
                <w:rFonts w:hint="eastAsia"/>
              </w:rPr>
              <w:t>电话销售彩票管理暂行办法</w:t>
            </w:r>
          </w:p>
        </w:tc>
      </w:tr>
      <w:tr w:rsidR="00DB7DE1" w:rsidTr="006F53DA">
        <w:tc>
          <w:tcPr>
            <w:tcW w:w="852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:rsidR="00DB7DE1" w:rsidRPr="00B42BDE" w:rsidRDefault="00DB7DE1" w:rsidP="006F53DA">
            <w:r>
              <w:rPr>
                <w:rFonts w:hint="eastAsia"/>
              </w:rPr>
              <w:t>泰山终端需求</w:t>
            </w:r>
          </w:p>
        </w:tc>
      </w:tr>
      <w:tr w:rsidR="00DB7DE1" w:rsidTr="006F53DA">
        <w:tc>
          <w:tcPr>
            <w:tcW w:w="852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:rsidR="00DB7DE1" w:rsidRDefault="00DB7DE1" w:rsidP="006F53DA">
            <w:pPr>
              <w:jc w:val="center"/>
            </w:pPr>
            <w:r>
              <w:rPr>
                <w:rFonts w:hint="eastAsia"/>
              </w:rPr>
              <w:t>公司</w:t>
            </w:r>
            <w:r>
              <w:t>内容</w:t>
            </w:r>
          </w:p>
        </w:tc>
        <w:tc>
          <w:tcPr>
            <w:tcW w:w="6521" w:type="dxa"/>
          </w:tcPr>
          <w:p w:rsidR="00DB7DE1" w:rsidRDefault="00DB7DE1" w:rsidP="006F53DA">
            <w:r>
              <w:rPr>
                <w:rFonts w:hint="eastAsia"/>
              </w:rPr>
              <w:t>即开票</w:t>
            </w:r>
            <w:r>
              <w:t>管理</w:t>
            </w:r>
            <w:r>
              <w:rPr>
                <w:rFonts w:hint="eastAsia"/>
              </w:rPr>
              <w:t>系统</w:t>
            </w:r>
            <w:r>
              <w:t>需求说明书</w:t>
            </w:r>
          </w:p>
        </w:tc>
      </w:tr>
    </w:tbl>
    <w:p w:rsidR="00DB7DE1" w:rsidRPr="001A12E4" w:rsidRDefault="00DB7DE1" w:rsidP="00DB7DE1">
      <w:pPr>
        <w:pStyle w:val="1"/>
      </w:pPr>
      <w:bookmarkStart w:id="55" w:name="_Toc350960687"/>
      <w:bookmarkStart w:id="56" w:name="_Toc351636174"/>
      <w:bookmarkStart w:id="57" w:name="_Toc351636277"/>
      <w:bookmarkStart w:id="58" w:name="_Toc381702015"/>
      <w:bookmarkStart w:id="59" w:name="_Toc403728044"/>
      <w:bookmarkStart w:id="60" w:name="_Toc433384666"/>
      <w:bookmarkEnd w:id="53"/>
      <w:bookmarkEnd w:id="54"/>
      <w:r w:rsidRPr="001A12E4">
        <w:rPr>
          <w:rFonts w:hint="eastAsia"/>
        </w:rPr>
        <w:t>产品综述</w:t>
      </w:r>
      <w:bookmarkEnd w:id="55"/>
      <w:bookmarkEnd w:id="56"/>
      <w:bookmarkEnd w:id="57"/>
      <w:bookmarkEnd w:id="58"/>
      <w:bookmarkEnd w:id="59"/>
      <w:bookmarkEnd w:id="60"/>
    </w:p>
    <w:p w:rsidR="00DB7DE1" w:rsidRPr="007F4091" w:rsidRDefault="00DB7DE1" w:rsidP="00DB7DE1">
      <w:pPr>
        <w:pStyle w:val="2"/>
      </w:pPr>
      <w:bookmarkStart w:id="61" w:name="_Toc350960688"/>
      <w:bookmarkStart w:id="62" w:name="_Toc351636175"/>
      <w:bookmarkStart w:id="63" w:name="_Toc351636278"/>
      <w:bookmarkStart w:id="64" w:name="_Toc381702016"/>
      <w:bookmarkStart w:id="65" w:name="_Toc403728045"/>
      <w:bookmarkStart w:id="66" w:name="_Toc433384667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61"/>
      <w:bookmarkEnd w:id="62"/>
      <w:bookmarkEnd w:id="63"/>
      <w:bookmarkEnd w:id="64"/>
      <w:bookmarkEnd w:id="65"/>
      <w:bookmarkEnd w:id="66"/>
    </w:p>
    <w:p w:rsidR="00DB7DE1" w:rsidRPr="00675A2F" w:rsidRDefault="00DB7DE1" w:rsidP="00DB7DE1">
      <w:r>
        <w:rPr>
          <w:rFonts w:hint="eastAsia"/>
        </w:rPr>
        <w:t>柬埔寨高棉彩池</w:t>
      </w:r>
      <w:r w:rsidRPr="00675A2F">
        <w:rPr>
          <w:rFonts w:hint="eastAsia"/>
        </w:rPr>
        <w:t>福利彩票公司，如下简称（</w:t>
      </w:r>
      <w:r w:rsidRPr="00675A2F">
        <w:t>KPW</w:t>
      </w:r>
      <w:r>
        <w:rPr>
          <w:rFonts w:hint="eastAsia"/>
        </w:rPr>
        <w:t>），在公司业务发展</w:t>
      </w:r>
      <w:r>
        <w:t>过程中，存在</w:t>
      </w:r>
      <w:r>
        <w:rPr>
          <w:rFonts w:hint="eastAsia"/>
        </w:rPr>
        <w:t>如下</w:t>
      </w:r>
      <w:r>
        <w:t>问题：</w:t>
      </w:r>
    </w:p>
    <w:p w:rsidR="00DB7DE1" w:rsidRPr="00675A2F" w:rsidRDefault="00DB7DE1" w:rsidP="00DB7DE1">
      <w:r w:rsidRPr="00675A2F">
        <w:t>1</w:t>
      </w:r>
      <w:r w:rsidRPr="00675A2F">
        <w:rPr>
          <w:rFonts w:hint="eastAsia"/>
        </w:rPr>
        <w:t>、库存物流基本靠手工组织，规模和效率，无法适应公司的发展。</w:t>
      </w:r>
    </w:p>
    <w:p w:rsidR="00DB7DE1" w:rsidRPr="00675A2F" w:rsidRDefault="00DB7DE1" w:rsidP="00DB7DE1">
      <w:r w:rsidRPr="00675A2F">
        <w:t>2</w:t>
      </w:r>
      <w:r w:rsidRPr="00675A2F">
        <w:rPr>
          <w:rFonts w:hint="eastAsia"/>
        </w:rPr>
        <w:t>、各个部门及其分公司之间，通过</w:t>
      </w:r>
      <w:r w:rsidRPr="00675A2F">
        <w:t>email</w:t>
      </w:r>
      <w:r w:rsidRPr="00675A2F">
        <w:rPr>
          <w:rFonts w:hint="eastAsia"/>
        </w:rPr>
        <w:t>，电话等其他的方式进行数据交互。实时性和可靠</w:t>
      </w:r>
      <w:r w:rsidRPr="00675A2F">
        <w:rPr>
          <w:rFonts w:hint="eastAsia"/>
        </w:rPr>
        <w:lastRenderedPageBreak/>
        <w:t>性，完全依靠人工，出现问题后无法及时跟踪到问题所在。</w:t>
      </w:r>
    </w:p>
    <w:p w:rsidR="00DB7DE1" w:rsidRPr="00675A2F" w:rsidRDefault="00DB7DE1" w:rsidP="00DB7DE1">
      <w:r w:rsidRPr="00675A2F">
        <w:t>3</w:t>
      </w:r>
      <w:r>
        <w:rPr>
          <w:rFonts w:hint="eastAsia"/>
        </w:rPr>
        <w:t>、兑奖流程存在漏洞</w:t>
      </w:r>
      <w:r w:rsidRPr="00675A2F">
        <w:rPr>
          <w:rFonts w:hint="eastAsia"/>
        </w:rPr>
        <w:t>，且效率低下；目前兑奖流程采用单机版，如果兑奖完毕后，用另外的机器兑奖，就可以重复兑奖。其外这种情况下，需要各级抽检或者其他方式多层级的核对数据。当开奖数据增加后，问题突出。目前中奖票按照</w:t>
      </w:r>
      <w:r w:rsidRPr="00675A2F">
        <w:t>30%</w:t>
      </w:r>
      <w:r w:rsidRPr="00675A2F">
        <w:rPr>
          <w:rFonts w:hint="eastAsia"/>
        </w:rPr>
        <w:t>计算时，</w:t>
      </w:r>
      <w:r w:rsidRPr="00675A2F">
        <w:t>10000</w:t>
      </w:r>
      <w:r w:rsidRPr="00675A2F">
        <w:rPr>
          <w:rFonts w:hint="eastAsia"/>
        </w:rPr>
        <w:t>张票就有</w:t>
      </w:r>
      <w:r w:rsidRPr="00675A2F">
        <w:t>3000</w:t>
      </w:r>
      <w:r w:rsidRPr="00675A2F">
        <w:rPr>
          <w:rFonts w:hint="eastAsia"/>
        </w:rPr>
        <w:t>张需要兑奖，需要大量的人工兑奖和回收票。每张票都需要回收核查。</w:t>
      </w:r>
    </w:p>
    <w:p w:rsidR="00DB7DE1" w:rsidRPr="00675A2F" w:rsidRDefault="00DB7DE1" w:rsidP="00DB7DE1">
      <w:r w:rsidRPr="00675A2F">
        <w:t>4</w:t>
      </w:r>
      <w:r w:rsidRPr="00675A2F">
        <w:rPr>
          <w:rFonts w:hint="eastAsia"/>
        </w:rPr>
        <w:t>、由于公司各部门之间业务信息的流转存在问题，每天的销售数据，报表数据不能及时沟通。</w:t>
      </w:r>
    </w:p>
    <w:p w:rsidR="00DB7DE1" w:rsidRDefault="00DB7DE1" w:rsidP="00DB7DE1">
      <w:pPr>
        <w:pStyle w:val="2"/>
      </w:pPr>
      <w:bookmarkStart w:id="67" w:name="_Toc430872993"/>
      <w:bookmarkStart w:id="68" w:name="_Toc433384668"/>
      <w:r>
        <w:rPr>
          <w:rFonts w:hint="eastAsia"/>
        </w:rPr>
        <w:t>功能</w:t>
      </w:r>
      <w:r>
        <w:t>特性</w:t>
      </w:r>
      <w:bookmarkEnd w:id="67"/>
      <w:bookmarkEnd w:id="6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DB7DE1" w:rsidTr="00DB7DE1">
        <w:tc>
          <w:tcPr>
            <w:tcW w:w="1696" w:type="dxa"/>
          </w:tcPr>
          <w:p w:rsidR="00DB7DE1" w:rsidRDefault="00DB7DE1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实时销售监控</w:t>
            </w:r>
          </w:p>
        </w:tc>
        <w:tc>
          <w:tcPr>
            <w:tcW w:w="6600" w:type="dxa"/>
          </w:tcPr>
          <w:p w:rsidR="00DB7DE1" w:rsidRDefault="00DB7DE1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实时</w:t>
            </w:r>
            <w:r>
              <w:t>显示当天每个时间段的销售情况，跟同期数据进行对比。</w:t>
            </w:r>
          </w:p>
        </w:tc>
      </w:tr>
      <w:tr w:rsidR="00DB7DE1" w:rsidTr="00DB7DE1">
        <w:tc>
          <w:tcPr>
            <w:tcW w:w="1696" w:type="dxa"/>
          </w:tcPr>
          <w:p w:rsidR="00DB7DE1" w:rsidRPr="00DB7DE1" w:rsidRDefault="00DB7DE1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部门</w:t>
            </w:r>
            <w:r>
              <w:t>销售量监控</w:t>
            </w:r>
          </w:p>
        </w:tc>
        <w:tc>
          <w:tcPr>
            <w:tcW w:w="6600" w:type="dxa"/>
          </w:tcPr>
          <w:p w:rsidR="00DB7DE1" w:rsidRDefault="00DB7DE1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针对</w:t>
            </w:r>
            <w:r>
              <w:t>各个部门的销售数据进行每天，每周，每月的查询</w:t>
            </w:r>
            <w:r>
              <w:rPr>
                <w:rFonts w:hint="eastAsia"/>
              </w:rPr>
              <w:t>。</w:t>
            </w:r>
          </w:p>
        </w:tc>
      </w:tr>
      <w:tr w:rsidR="00DB7DE1" w:rsidTr="00DB7DE1">
        <w:tc>
          <w:tcPr>
            <w:tcW w:w="1696" w:type="dxa"/>
          </w:tcPr>
          <w:p w:rsidR="00DB7DE1" w:rsidRPr="00DB7DE1" w:rsidRDefault="004E1599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月度</w:t>
            </w:r>
            <w:r>
              <w:t>销售监控</w:t>
            </w:r>
          </w:p>
        </w:tc>
        <w:tc>
          <w:tcPr>
            <w:tcW w:w="6600" w:type="dxa"/>
          </w:tcPr>
          <w:p w:rsidR="00DB7DE1" w:rsidRDefault="004E1599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查询</w:t>
            </w:r>
            <w:r>
              <w:t>近几个月的销售总情况</w:t>
            </w:r>
            <w:r>
              <w:rPr>
                <w:rFonts w:hint="eastAsia"/>
              </w:rPr>
              <w:t>以及</w:t>
            </w:r>
            <w:r>
              <w:t>每个月</w:t>
            </w:r>
            <w:r>
              <w:rPr>
                <w:rFonts w:hint="eastAsia"/>
              </w:rPr>
              <w:t>下</w:t>
            </w:r>
            <w:r>
              <w:t>每天的销量；</w:t>
            </w:r>
          </w:p>
        </w:tc>
      </w:tr>
      <w:tr w:rsidR="00DB7DE1" w:rsidTr="00DB7DE1">
        <w:tc>
          <w:tcPr>
            <w:tcW w:w="1696" w:type="dxa"/>
          </w:tcPr>
          <w:p w:rsidR="00DB7DE1" w:rsidRPr="00C640C6" w:rsidRDefault="004E1599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站点</w:t>
            </w:r>
            <w:r>
              <w:t>销售排行</w:t>
            </w:r>
          </w:p>
        </w:tc>
        <w:tc>
          <w:tcPr>
            <w:tcW w:w="6600" w:type="dxa"/>
          </w:tcPr>
          <w:p w:rsidR="00DB7DE1" w:rsidRDefault="004E1599" w:rsidP="006F53DA">
            <w:pPr>
              <w:pStyle w:val="a0"/>
              <w:ind w:firstLineChars="0" w:firstLine="0"/>
            </w:pPr>
            <w:r>
              <w:rPr>
                <w:rFonts w:hint="eastAsia"/>
              </w:rPr>
              <w:t>每天</w:t>
            </w:r>
            <w:r>
              <w:t>站点销售的排行</w:t>
            </w:r>
            <w:r w:rsidR="000558B0">
              <w:rPr>
                <w:rFonts w:hint="eastAsia"/>
              </w:rPr>
              <w:t>从</w:t>
            </w:r>
            <w:r w:rsidR="000558B0">
              <w:t>高到</w:t>
            </w:r>
            <w:r w:rsidR="000558B0">
              <w:rPr>
                <w:rFonts w:hint="eastAsia"/>
              </w:rPr>
              <w:t>低</w:t>
            </w:r>
            <w:r>
              <w:rPr>
                <w:rFonts w:hint="eastAsia"/>
              </w:rPr>
              <w:t>情况</w:t>
            </w:r>
            <w:r>
              <w:t>；</w:t>
            </w:r>
          </w:p>
        </w:tc>
      </w:tr>
    </w:tbl>
    <w:p w:rsidR="000558B0" w:rsidRDefault="000558B0">
      <w:pPr>
        <w:pStyle w:val="2"/>
      </w:pPr>
      <w:bookmarkStart w:id="69" w:name="_Toc433384669"/>
      <w:r>
        <w:rPr>
          <w:rFonts w:hint="eastAsia"/>
        </w:rPr>
        <w:t>数据</w:t>
      </w:r>
      <w:r>
        <w:t>权限说明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0558B0" w:rsidTr="006A1FE4">
        <w:tc>
          <w:tcPr>
            <w:tcW w:w="1696" w:type="dxa"/>
          </w:tcPr>
          <w:p w:rsidR="000558B0" w:rsidRPr="00DB7DE1" w:rsidRDefault="000558B0" w:rsidP="006A1FE4">
            <w:pPr>
              <w:pStyle w:val="a0"/>
              <w:ind w:firstLineChars="0" w:firstLine="0"/>
            </w:pPr>
            <w:r>
              <w:rPr>
                <w:rFonts w:hint="eastAsia"/>
              </w:rPr>
              <w:t>总公司</w:t>
            </w:r>
          </w:p>
        </w:tc>
        <w:tc>
          <w:tcPr>
            <w:tcW w:w="6600" w:type="dxa"/>
          </w:tcPr>
          <w:p w:rsidR="000558B0" w:rsidRDefault="000558B0" w:rsidP="006A1FE4">
            <w:pPr>
              <w:pStyle w:val="a0"/>
              <w:ind w:firstLineChars="0" w:firstLine="0"/>
            </w:pPr>
            <w:r>
              <w:rPr>
                <w:rFonts w:hint="eastAsia"/>
              </w:rPr>
              <w:t>可</w:t>
            </w:r>
            <w:r>
              <w:t>查询所有监控</w:t>
            </w:r>
            <w:r>
              <w:rPr>
                <w:rFonts w:hint="eastAsia"/>
              </w:rPr>
              <w:t>图表和</w:t>
            </w:r>
            <w:r>
              <w:t>汇总图表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t>）</w:t>
            </w:r>
          </w:p>
        </w:tc>
      </w:tr>
      <w:tr w:rsidR="000558B0" w:rsidTr="006A1FE4">
        <w:tc>
          <w:tcPr>
            <w:tcW w:w="1696" w:type="dxa"/>
          </w:tcPr>
          <w:p w:rsidR="000558B0" w:rsidRPr="00C640C6" w:rsidRDefault="000558B0" w:rsidP="006A1FE4">
            <w:pPr>
              <w:pStyle w:val="a0"/>
              <w:ind w:firstLineChars="0" w:firstLine="0"/>
            </w:pPr>
            <w:r>
              <w:rPr>
                <w:rFonts w:hint="eastAsia"/>
              </w:rPr>
              <w:t>各部门</w:t>
            </w:r>
          </w:p>
        </w:tc>
        <w:tc>
          <w:tcPr>
            <w:tcW w:w="6600" w:type="dxa"/>
          </w:tcPr>
          <w:p w:rsidR="000558B0" w:rsidRDefault="000558B0" w:rsidP="006A1FE4">
            <w:pPr>
              <w:pStyle w:val="a0"/>
              <w:ind w:firstLineChars="0" w:firstLine="0"/>
            </w:pPr>
            <w:r>
              <w:rPr>
                <w:rFonts w:hint="eastAsia"/>
              </w:rPr>
              <w:t>可</w:t>
            </w:r>
            <w:r>
              <w:t>查</w:t>
            </w:r>
            <w:r>
              <w:rPr>
                <w:rFonts w:hint="eastAsia"/>
              </w:rPr>
              <w:t>看本</w:t>
            </w:r>
            <w:r>
              <w:t>部门游戏销量监控</w:t>
            </w:r>
            <w:r>
              <w:rPr>
                <w:rFonts w:hint="eastAsia"/>
              </w:rPr>
              <w:t>图</w:t>
            </w:r>
            <w:r>
              <w:t>、</w:t>
            </w:r>
            <w:r>
              <w:rPr>
                <w:rFonts w:hint="eastAsia"/>
              </w:rPr>
              <w:t>游戏</w:t>
            </w:r>
            <w:r>
              <w:t>销售排行监控图</w:t>
            </w:r>
            <w:r>
              <w:rPr>
                <w:rFonts w:hint="eastAsia"/>
              </w:rPr>
              <w:t>和</w:t>
            </w:r>
            <w:r>
              <w:t>站点销售</w:t>
            </w:r>
            <w:r>
              <w:rPr>
                <w:rFonts w:hint="eastAsia"/>
              </w:rPr>
              <w:t>排行（</w:t>
            </w:r>
            <w:r>
              <w:rPr>
                <w:rFonts w:hint="eastAsia"/>
              </w:rPr>
              <w:t>3</w:t>
            </w:r>
            <w:r>
              <w:t>）</w:t>
            </w:r>
          </w:p>
        </w:tc>
      </w:tr>
    </w:tbl>
    <w:p w:rsidR="000558B0" w:rsidRPr="000558B0" w:rsidRDefault="000558B0" w:rsidP="000558B0">
      <w:pPr>
        <w:pStyle w:val="a0"/>
      </w:pPr>
    </w:p>
    <w:p w:rsidR="00637E04" w:rsidRDefault="00637E04">
      <w:pPr>
        <w:pStyle w:val="1"/>
      </w:pPr>
      <w:r>
        <w:rPr>
          <w:rFonts w:cs="DaunPenh" w:hint="eastAsia"/>
          <w:lang w:bidi="km-KH"/>
        </w:rPr>
        <w:t>监控</w:t>
      </w:r>
      <w:r>
        <w:rPr>
          <w:rFonts w:cs="DaunPenh"/>
          <w:lang w:bidi="km-KH"/>
        </w:rPr>
        <w:t>平台需求说明</w:t>
      </w:r>
      <w:bookmarkEnd w:id="69"/>
    </w:p>
    <w:p w:rsidR="008D0899" w:rsidRDefault="008D0899" w:rsidP="008D0899">
      <w:pPr>
        <w:pStyle w:val="2"/>
      </w:pPr>
      <w:bookmarkStart w:id="70" w:name="_Toc433384671"/>
      <w:r>
        <w:rPr>
          <w:rFonts w:hint="eastAsia"/>
        </w:rPr>
        <w:t>报表图表（</w:t>
      </w:r>
      <w:r>
        <w:rPr>
          <w:rFonts w:hint="eastAsia"/>
        </w:rPr>
        <w:t>Chart</w:t>
      </w:r>
      <w:r>
        <w:rPr>
          <w:rFonts w:hint="eastAsia"/>
        </w:rPr>
        <w:t>）</w:t>
      </w:r>
    </w:p>
    <w:p w:rsidR="00B13C2B" w:rsidRDefault="008D0899" w:rsidP="008D0899">
      <w:pPr>
        <w:pStyle w:val="3"/>
      </w:pPr>
      <w:r>
        <w:rPr>
          <w:rFonts w:hint="eastAsia"/>
        </w:rPr>
        <w:t>部门</w:t>
      </w:r>
      <w:r>
        <w:t>监控</w:t>
      </w:r>
      <w:bookmarkEnd w:id="70"/>
      <w:r w:rsidR="00D93EA9">
        <w:rPr>
          <w:rFonts w:hint="eastAsia"/>
        </w:rPr>
        <w:t>统计</w:t>
      </w:r>
      <w:r w:rsidR="008717B5">
        <w:rPr>
          <w:rFonts w:hint="eastAsia"/>
        </w:rPr>
        <w:t>（</w:t>
      </w:r>
      <w:r w:rsidR="008717B5">
        <w:rPr>
          <w:rFonts w:hint="eastAsia"/>
        </w:rPr>
        <w:t>Institution</w:t>
      </w:r>
      <w:r w:rsidR="008717B5">
        <w:t xml:space="preserve"> Sales Statistics</w:t>
      </w:r>
      <w:r w:rsidR="008717B5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572B0" w:rsidRPr="00883F4B" w:rsidTr="006F53DA"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9572B0" w:rsidRPr="00883F4B" w:rsidRDefault="009572B0" w:rsidP="006F53DA">
            <w:pPr>
              <w:rPr>
                <w:iCs/>
              </w:rPr>
            </w:pPr>
            <w:r>
              <w:rPr>
                <w:iCs/>
              </w:rPr>
              <w:t>M002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9572B0" w:rsidRPr="00883F4B" w:rsidRDefault="009572B0" w:rsidP="006F53DA">
            <w:pPr>
              <w:rPr>
                <w:iCs/>
              </w:rPr>
            </w:pPr>
          </w:p>
        </w:tc>
      </w:tr>
      <w:tr w:rsidR="009572B0" w:rsidRPr="00883F4B" w:rsidTr="006F53DA"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9572B0" w:rsidRPr="00883F4B" w:rsidRDefault="009572B0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区域</w:t>
            </w:r>
            <w:r>
              <w:rPr>
                <w:iCs/>
              </w:rPr>
              <w:t>部门销售</w:t>
            </w:r>
            <w:r>
              <w:rPr>
                <w:rFonts w:hint="eastAsia"/>
                <w:iCs/>
              </w:rPr>
              <w:t>柱形图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9572B0" w:rsidRPr="00883F4B" w:rsidRDefault="009572B0" w:rsidP="006F53DA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9572B0" w:rsidRPr="00883F4B" w:rsidRDefault="009572B0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9572B0" w:rsidRPr="00883F4B" w:rsidTr="006F53D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9572B0" w:rsidRPr="00883F4B" w:rsidRDefault="009572B0" w:rsidP="006F53DA">
            <w:r>
              <w:rPr>
                <w:rFonts w:hint="eastAsia"/>
              </w:rPr>
              <w:t>查看各部门</w:t>
            </w:r>
            <w:r>
              <w:t>的</w:t>
            </w:r>
            <w:r w:rsidR="00014CC5">
              <w:rPr>
                <w:rFonts w:hint="eastAsia"/>
              </w:rPr>
              <w:t>销售</w:t>
            </w:r>
            <w:r w:rsidR="00014CC5">
              <w:t>情况</w:t>
            </w:r>
          </w:p>
        </w:tc>
      </w:tr>
      <w:tr w:rsidR="009572B0" w:rsidRPr="00883F4B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76874" w:rsidRDefault="00876874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0D07C1" w:rsidRDefault="000D07C1" w:rsidP="00FC5EDF">
            <w:pPr>
              <w:rPr>
                <w:iCs/>
              </w:rPr>
            </w:pPr>
            <w:r>
              <w:rPr>
                <w:rFonts w:hint="eastAsia"/>
                <w:iCs/>
              </w:rPr>
              <w:t>起止</w:t>
            </w:r>
            <w:r>
              <w:rPr>
                <w:iCs/>
              </w:rPr>
              <w:t>时间：</w:t>
            </w:r>
            <w:r w:rsidR="008D09F9">
              <w:rPr>
                <w:rFonts w:hint="eastAsia"/>
                <w:iCs/>
              </w:rPr>
              <w:t>年月日</w:t>
            </w:r>
          </w:p>
          <w:p w:rsidR="009572B0" w:rsidRPr="008E3379" w:rsidRDefault="000D07C1" w:rsidP="00FC5EDF">
            <w:pPr>
              <w:rPr>
                <w:iCs/>
              </w:rPr>
            </w:pPr>
            <w:r>
              <w:rPr>
                <w:rFonts w:hint="eastAsia"/>
                <w:iCs/>
              </w:rPr>
              <w:t>终止</w:t>
            </w:r>
            <w:r>
              <w:rPr>
                <w:iCs/>
              </w:rPr>
              <w:t>时间：</w:t>
            </w:r>
            <w:r w:rsidR="00A31E89" w:rsidRPr="008E3379">
              <w:rPr>
                <w:iCs/>
              </w:rPr>
              <w:t xml:space="preserve"> </w:t>
            </w:r>
            <w:r w:rsidR="008D09F9">
              <w:rPr>
                <w:rFonts w:hint="eastAsia"/>
                <w:iCs/>
              </w:rPr>
              <w:t>年与日</w:t>
            </w:r>
          </w:p>
        </w:tc>
      </w:tr>
      <w:tr w:rsidR="009572B0" w:rsidRPr="00883F4B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9572B0" w:rsidRDefault="00612F52" w:rsidP="006F53D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）</w:t>
            </w:r>
            <w:r w:rsidR="009572B0">
              <w:rPr>
                <w:rFonts w:hint="eastAsia"/>
              </w:rPr>
              <w:t>监控</w:t>
            </w:r>
            <w:r w:rsidR="009572B0">
              <w:t>数据：</w:t>
            </w:r>
          </w:p>
          <w:p w:rsidR="009572B0" w:rsidRDefault="009572B0" w:rsidP="006F53DA">
            <w:r>
              <w:rPr>
                <w:rFonts w:hint="eastAsia"/>
              </w:rPr>
              <w:t>横轴：部门</w:t>
            </w:r>
            <w:r>
              <w:t>名称</w:t>
            </w:r>
          </w:p>
          <w:p w:rsidR="009572B0" w:rsidRDefault="009572B0" w:rsidP="006F53DA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所有</w:t>
            </w:r>
            <w:r>
              <w:t>方案的销售总量</w:t>
            </w:r>
            <w:r w:rsidR="00FF7031">
              <w:rPr>
                <w:rFonts w:hint="eastAsia"/>
              </w:rPr>
              <w:t>和净</w:t>
            </w:r>
            <w:r w:rsidR="00FF7031">
              <w:t>销售收入</w:t>
            </w:r>
            <w:r w:rsidR="00612F52">
              <w:rPr>
                <w:rFonts w:hint="eastAsia"/>
              </w:rPr>
              <w:t>单位</w:t>
            </w:r>
            <w:r w:rsidR="00612F52">
              <w:t>：</w:t>
            </w:r>
            <w:r w:rsidR="00612F52">
              <w:rPr>
                <w:rFonts w:hint="eastAsia"/>
              </w:rPr>
              <w:t>美金</w:t>
            </w:r>
            <w:r w:rsidR="00612F52">
              <w:t>（</w:t>
            </w:r>
            <w:r w:rsidR="00612F52">
              <w:rPr>
                <w:rFonts w:hint="eastAsia"/>
              </w:rPr>
              <w:t>瑞尔</w:t>
            </w:r>
            <w:r w:rsidR="00612F52">
              <w:t>）</w:t>
            </w:r>
          </w:p>
          <w:p w:rsidR="009572B0" w:rsidRDefault="009572B0" w:rsidP="006F53DA">
            <w:r>
              <w:rPr>
                <w:rFonts w:hint="eastAsia"/>
              </w:rPr>
              <w:t>数据：每天</w:t>
            </w:r>
            <w:r>
              <w:t>或每周或每月一个数据</w:t>
            </w:r>
            <w:r>
              <w:rPr>
                <w:rFonts w:hint="eastAsia"/>
              </w:rPr>
              <w:t>点</w:t>
            </w:r>
          </w:p>
          <w:p w:rsidR="00612F52" w:rsidRDefault="00612F52" w:rsidP="006F53D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t>）</w:t>
            </w:r>
            <w:r>
              <w:rPr>
                <w:rFonts w:hint="eastAsia"/>
              </w:rPr>
              <w:t>【点击</w:t>
            </w:r>
            <w:r>
              <w:t>其中一</w:t>
            </w:r>
            <w:r>
              <w:rPr>
                <w:rFonts w:hint="eastAsia"/>
              </w:rPr>
              <w:t>个</w:t>
            </w:r>
            <w:r>
              <w:t>图形】</w:t>
            </w:r>
            <w:r>
              <w:rPr>
                <w:rFonts w:hint="eastAsia"/>
              </w:rPr>
              <w:t>显示每个</w:t>
            </w:r>
            <w:r>
              <w:t>部门下的每个彩种的销售数据</w:t>
            </w:r>
          </w:p>
          <w:p w:rsidR="00612F52" w:rsidRDefault="00612F52" w:rsidP="006F53DA">
            <w:r>
              <w:rPr>
                <w:rFonts w:hint="eastAsia"/>
              </w:rPr>
              <w:t>横轴</w:t>
            </w:r>
            <w:r>
              <w:t>：每个</w:t>
            </w:r>
            <w:r>
              <w:rPr>
                <w:rFonts w:hint="eastAsia"/>
              </w:rPr>
              <w:t>方案</w:t>
            </w:r>
            <w:r>
              <w:t>名称</w:t>
            </w:r>
          </w:p>
          <w:p w:rsidR="00612F52" w:rsidRDefault="00612F52" w:rsidP="006F53DA">
            <w:r>
              <w:rPr>
                <w:rFonts w:hint="eastAsia"/>
              </w:rPr>
              <w:t>纵轴</w:t>
            </w:r>
            <w:r>
              <w:t>：</w:t>
            </w:r>
            <w:r>
              <w:rPr>
                <w:rFonts w:hint="eastAsia"/>
              </w:rPr>
              <w:t>销售</w:t>
            </w:r>
            <w:r>
              <w:t>金额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612F52" w:rsidRPr="00883F4B" w:rsidRDefault="00612F52" w:rsidP="006F53DA">
            <w:r>
              <w:rPr>
                <w:rFonts w:hint="eastAsia"/>
              </w:rPr>
              <w:t>数据：</w:t>
            </w:r>
            <w:r>
              <w:t>每天每周每月一个数据点</w:t>
            </w:r>
            <w:r w:rsidR="004A4151">
              <w:rPr>
                <w:rFonts w:hint="eastAsia"/>
              </w:rPr>
              <w:t>（包含</w:t>
            </w:r>
            <w:r w:rsidR="004A4151">
              <w:t>当日）</w:t>
            </w:r>
          </w:p>
        </w:tc>
      </w:tr>
      <w:tr w:rsidR="009572B0" w:rsidRPr="00883F4B" w:rsidTr="006F53DA"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9572B0" w:rsidRPr="00FE4DC0" w:rsidRDefault="009572B0" w:rsidP="006F53DA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9572B0" w:rsidRPr="00883F4B" w:rsidTr="006F53DA"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9572B0" w:rsidRPr="00883F4B" w:rsidRDefault="009572B0" w:rsidP="006F53DA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9572B0" w:rsidRPr="00883F4B" w:rsidTr="006F53DA">
        <w:tc>
          <w:tcPr>
            <w:tcW w:w="1384" w:type="dxa"/>
            <w:shd w:val="clear" w:color="auto" w:fill="D9D9D9"/>
            <w:vAlign w:val="center"/>
          </w:tcPr>
          <w:p w:rsidR="009572B0" w:rsidRPr="00883F4B" w:rsidRDefault="009572B0" w:rsidP="006F53DA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F167A" w:rsidRDefault="00DF167A" w:rsidP="006F53DA">
            <w:pPr>
              <w:rPr>
                <w:ins w:id="71" w:author="Microsoft" w:date="2016-04-22T10:48:00Z"/>
              </w:rPr>
            </w:pPr>
            <w:ins w:id="72" w:author="Microsoft" w:date="2016-04-22T10:48:00Z">
              <w:r>
                <w:t>部门统计数据包含电脑票销售数据</w:t>
              </w:r>
              <w:r>
                <w:rPr>
                  <w:rFonts w:hint="eastAsia"/>
                </w:rPr>
                <w:t>；</w:t>
              </w:r>
            </w:ins>
          </w:p>
          <w:p w:rsidR="009572B0" w:rsidRPr="00883F4B" w:rsidRDefault="00DF167A" w:rsidP="006F53DA">
            <w:ins w:id="73" w:author="Microsoft" w:date="2016-04-22T10:48:00Z">
              <w:r>
                <w:rPr>
                  <w:rFonts w:hint="eastAsia"/>
                </w:rPr>
                <w:t>“</w:t>
              </w:r>
              <w:r>
                <w:rPr>
                  <w:rFonts w:hint="eastAsia"/>
                </w:rPr>
                <w:t>11</w:t>
              </w:r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  <w:r>
                <w:rPr>
                  <w:rFonts w:hint="eastAsia"/>
                </w:rPr>
                <w:t>”作为一个游戏方案在图表中显示；</w:t>
              </w:r>
            </w:ins>
            <w:del w:id="74" w:author="Microsoft" w:date="2016-04-22T10:48:00Z">
              <w:r w:rsidR="009572B0" w:rsidDel="00DF167A">
                <w:rPr>
                  <w:rFonts w:hint="eastAsia"/>
                </w:rPr>
                <w:delText>无</w:delText>
              </w:r>
            </w:del>
          </w:p>
        </w:tc>
      </w:tr>
    </w:tbl>
    <w:p w:rsidR="00612F52" w:rsidRDefault="00612F52" w:rsidP="00B13C2B">
      <w:pPr>
        <w:pStyle w:val="a0"/>
      </w:pPr>
      <w:r>
        <w:rPr>
          <w:rFonts w:hint="eastAsia"/>
        </w:rPr>
        <w:t>示意图</w:t>
      </w:r>
      <w:r>
        <w:t>：</w:t>
      </w:r>
    </w:p>
    <w:p w:rsidR="00612F52" w:rsidRDefault="00612F52" w:rsidP="00B13C2B">
      <w:pPr>
        <w:pStyle w:val="a0"/>
      </w:pPr>
      <w:r>
        <w:rPr>
          <w:rFonts w:hint="eastAsia"/>
        </w:rPr>
        <w:t>区域</w:t>
      </w:r>
      <w:r>
        <w:t>销售数据表：</w:t>
      </w:r>
    </w:p>
    <w:p w:rsidR="00876874" w:rsidRDefault="00876874" w:rsidP="00A31E89">
      <w:pPr>
        <w:pStyle w:val="a0"/>
        <w:ind w:firstLineChars="0" w:firstLine="0"/>
      </w:pPr>
    </w:p>
    <w:p w:rsidR="00B13C2B" w:rsidRDefault="00612F52" w:rsidP="00B01617">
      <w:pPr>
        <w:pStyle w:val="a0"/>
        <w:ind w:firstLineChars="67" w:firstLine="141"/>
      </w:pPr>
      <w:r>
        <w:rPr>
          <w:noProof/>
          <w:lang w:bidi="km-KH"/>
        </w:rPr>
        <w:drawing>
          <wp:inline distT="0" distB="0" distL="0" distR="0" wp14:anchorId="4BFC67AD" wp14:editId="2D224565">
            <wp:extent cx="5372100" cy="309536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308" cy="31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52" w:rsidRDefault="00612F52" w:rsidP="00B13C2B">
      <w:pPr>
        <w:pStyle w:val="a0"/>
      </w:pPr>
      <w:r>
        <w:rPr>
          <w:rFonts w:hint="eastAsia"/>
        </w:rPr>
        <w:t>部门各</w:t>
      </w:r>
      <w:r>
        <w:t>方案销售</w:t>
      </w:r>
      <w:r>
        <w:rPr>
          <w:rFonts w:hint="eastAsia"/>
        </w:rPr>
        <w:t>数据</w:t>
      </w:r>
      <w:r>
        <w:t>：</w:t>
      </w:r>
    </w:p>
    <w:p w:rsidR="00612F52" w:rsidRDefault="00612F52" w:rsidP="00B01617">
      <w:pPr>
        <w:pStyle w:val="a0"/>
        <w:ind w:leftChars="-67" w:hangingChars="67" w:hanging="141"/>
      </w:pPr>
      <w:r>
        <w:rPr>
          <w:noProof/>
          <w:lang w:bidi="km-KH"/>
        </w:rPr>
        <w:lastRenderedPageBreak/>
        <w:drawing>
          <wp:inline distT="0" distB="0" distL="0" distR="0" wp14:anchorId="16CCFC99" wp14:editId="5103494E">
            <wp:extent cx="5410200" cy="296194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589" cy="29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F52" w:rsidRPr="00B13C2B" w:rsidRDefault="00612F52" w:rsidP="00B13C2B">
      <w:pPr>
        <w:pStyle w:val="a0"/>
      </w:pPr>
    </w:p>
    <w:p w:rsidR="00612F52" w:rsidRDefault="000D07C1" w:rsidP="008D0899">
      <w:pPr>
        <w:pStyle w:val="3"/>
      </w:pPr>
      <w:bookmarkStart w:id="75" w:name="_Toc433384672"/>
      <w:r>
        <w:rPr>
          <w:rFonts w:hint="eastAsia"/>
        </w:rPr>
        <w:t>月度</w:t>
      </w:r>
      <w:r w:rsidR="00014CC5">
        <w:t>销售</w:t>
      </w:r>
      <w:r w:rsidR="00014CC5">
        <w:rPr>
          <w:rFonts w:hint="eastAsia"/>
        </w:rPr>
        <w:t>监控</w:t>
      </w:r>
      <w:bookmarkEnd w:id="75"/>
      <w:r w:rsidR="008717B5">
        <w:rPr>
          <w:rFonts w:hint="eastAsia"/>
        </w:rPr>
        <w:t>（</w:t>
      </w:r>
      <w:r w:rsidR="008717B5">
        <w:rPr>
          <w:rFonts w:hint="eastAsia"/>
        </w:rPr>
        <w:t>Sales</w:t>
      </w:r>
      <w:r w:rsidR="008717B5">
        <w:t xml:space="preserve"> Statistics</w:t>
      </w:r>
      <w:r w:rsidR="008717B5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14CC5" w:rsidRPr="00883F4B" w:rsidTr="006F53DA"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014CC5" w:rsidRPr="00883F4B" w:rsidRDefault="00014CC5" w:rsidP="006F53DA">
            <w:pPr>
              <w:rPr>
                <w:iCs/>
              </w:rPr>
            </w:pPr>
            <w:r>
              <w:rPr>
                <w:iCs/>
              </w:rPr>
              <w:t>M003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014CC5" w:rsidRPr="00883F4B" w:rsidRDefault="00014CC5" w:rsidP="006F53DA">
            <w:pPr>
              <w:rPr>
                <w:iCs/>
              </w:rPr>
            </w:pPr>
          </w:p>
        </w:tc>
      </w:tr>
      <w:tr w:rsidR="00014CC5" w:rsidRPr="00883F4B" w:rsidTr="006F53DA"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014CC5" w:rsidRPr="00883F4B" w:rsidRDefault="00014CC5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销售</w:t>
            </w:r>
            <w:r>
              <w:rPr>
                <w:rFonts w:hint="eastAsia"/>
                <w:iCs/>
              </w:rPr>
              <w:t>金额</w:t>
            </w:r>
            <w:r>
              <w:rPr>
                <w:iCs/>
              </w:rPr>
              <w:t>趋势图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014CC5" w:rsidRPr="00883F4B" w:rsidRDefault="00014CC5" w:rsidP="006F53DA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014CC5" w:rsidRPr="00883F4B" w:rsidRDefault="00014CC5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014CC5" w:rsidRPr="00883F4B" w:rsidTr="006F53D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014CC5" w:rsidRPr="00883F4B" w:rsidRDefault="00014CC5" w:rsidP="006F53DA">
            <w:r>
              <w:rPr>
                <w:rFonts w:hint="eastAsia"/>
              </w:rPr>
              <w:t>以</w:t>
            </w:r>
            <w:r>
              <w:t>月为单位查看</w:t>
            </w:r>
            <w:r>
              <w:rPr>
                <w:rFonts w:hint="eastAsia"/>
              </w:rPr>
              <w:t>公司</w:t>
            </w:r>
            <w:r>
              <w:t>销售趋势图</w:t>
            </w:r>
          </w:p>
        </w:tc>
      </w:tr>
      <w:tr w:rsidR="00014CC5" w:rsidRPr="00883F4B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76874" w:rsidRDefault="00876874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查询条件</w:t>
            </w:r>
            <w:r>
              <w:rPr>
                <w:iCs/>
              </w:rPr>
              <w:t>：</w:t>
            </w:r>
          </w:p>
          <w:p w:rsidR="00014CC5" w:rsidRDefault="00014CC5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年</w:t>
            </w:r>
            <w:r w:rsidR="00876874">
              <w:rPr>
                <w:rFonts w:hint="eastAsia"/>
                <w:iCs/>
              </w:rPr>
              <w:t>份</w:t>
            </w:r>
            <w:r>
              <w:rPr>
                <w:iCs/>
              </w:rPr>
              <w:t>：选择某一年，默认显示</w:t>
            </w:r>
            <w:r>
              <w:rPr>
                <w:rFonts w:hint="eastAsia"/>
                <w:iCs/>
              </w:rPr>
              <w:t>当前所在</w:t>
            </w:r>
            <w:r>
              <w:rPr>
                <w:iCs/>
              </w:rPr>
              <w:t>的年</w:t>
            </w:r>
          </w:p>
          <w:p w:rsidR="003153E1" w:rsidRDefault="003153E1" w:rsidP="006F53DA">
            <w:pPr>
              <w:rPr>
                <w:ins w:id="76" w:author="Microsoft" w:date="2016-05-17T14:15:00Z"/>
                <w:iCs/>
              </w:rPr>
            </w:pPr>
            <w:r>
              <w:rPr>
                <w:rFonts w:hint="eastAsia"/>
                <w:iCs/>
              </w:rPr>
              <w:t>部门</w:t>
            </w:r>
            <w:r>
              <w:rPr>
                <w:iCs/>
              </w:rPr>
              <w:t>：下拉框选择部门，默认全部</w:t>
            </w:r>
          </w:p>
          <w:p w:rsidR="00F953A1" w:rsidRPr="008E3379" w:rsidRDefault="00F953A1" w:rsidP="006F53DA">
            <w:pPr>
              <w:rPr>
                <w:iCs/>
              </w:rPr>
            </w:pPr>
            <w:ins w:id="77" w:author="Microsoft" w:date="2016-05-17T14:15:00Z">
              <w:r>
                <w:rPr>
                  <w:iCs/>
                </w:rPr>
                <w:t>类型</w:t>
              </w:r>
              <w:r>
                <w:rPr>
                  <w:rFonts w:hint="eastAsia"/>
                  <w:iCs/>
                </w:rPr>
                <w:t>：合计、</w:t>
              </w:r>
              <w:r>
                <w:rPr>
                  <w:iCs/>
                </w:rPr>
                <w:t>电脑票</w:t>
              </w:r>
              <w:r>
                <w:rPr>
                  <w:rFonts w:hint="eastAsia"/>
                  <w:iCs/>
                </w:rPr>
                <w:t>、</w:t>
              </w:r>
              <w:r>
                <w:rPr>
                  <w:iCs/>
                </w:rPr>
                <w:t>即开票</w:t>
              </w:r>
              <w:r>
                <w:rPr>
                  <w:rFonts w:hint="eastAsia"/>
                  <w:iCs/>
                </w:rPr>
                <w:t>；</w:t>
              </w:r>
              <w:r>
                <w:rPr>
                  <w:iCs/>
                </w:rPr>
                <w:t>默认为合计</w:t>
              </w:r>
            </w:ins>
          </w:p>
        </w:tc>
      </w:tr>
      <w:tr w:rsidR="00014CC5" w:rsidRPr="00883F4B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014CC5" w:rsidRDefault="00014CC5" w:rsidP="006F53D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）</w:t>
            </w:r>
            <w:r>
              <w:rPr>
                <w:rFonts w:hint="eastAsia"/>
              </w:rPr>
              <w:t>监控</w:t>
            </w:r>
            <w:r>
              <w:t>数据：</w:t>
            </w:r>
          </w:p>
          <w:p w:rsidR="00014CC5" w:rsidRDefault="00014CC5" w:rsidP="006F53DA">
            <w:r>
              <w:rPr>
                <w:rFonts w:hint="eastAsia"/>
              </w:rPr>
              <w:t>横轴：月份</w:t>
            </w:r>
          </w:p>
          <w:p w:rsidR="00014CC5" w:rsidRDefault="00014CC5" w:rsidP="006F53DA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所有</w:t>
            </w:r>
            <w:r>
              <w:t>方案的销售总量</w:t>
            </w:r>
            <w:r>
              <w:t xml:space="preserve"> </w:t>
            </w:r>
            <w:r>
              <w:rPr>
                <w:rFonts w:hint="eastAsia"/>
              </w:rPr>
              <w:t>（即</w:t>
            </w:r>
            <w:r>
              <w:t>现金</w:t>
            </w:r>
            <w:r>
              <w:rPr>
                <w:rFonts w:hint="eastAsia"/>
              </w:rPr>
              <w:t>收入</w:t>
            </w:r>
            <w:r>
              <w:t>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014CC5" w:rsidRDefault="00014CC5" w:rsidP="006F53DA">
            <w:r>
              <w:rPr>
                <w:rFonts w:hint="eastAsia"/>
              </w:rPr>
              <w:t>数据：</w:t>
            </w:r>
            <w:r>
              <w:t>每月一个数据</w:t>
            </w:r>
            <w:r>
              <w:rPr>
                <w:rFonts w:hint="eastAsia"/>
              </w:rPr>
              <w:t>点</w:t>
            </w:r>
          </w:p>
          <w:p w:rsidR="00014CC5" w:rsidRDefault="00014CC5" w:rsidP="006F53D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t>）</w:t>
            </w:r>
            <w:r>
              <w:rPr>
                <w:rFonts w:hint="eastAsia"/>
              </w:rPr>
              <w:t>【点击</w:t>
            </w:r>
            <w:r>
              <w:t>其中一</w:t>
            </w:r>
            <w:r>
              <w:rPr>
                <w:rFonts w:hint="eastAsia"/>
              </w:rPr>
              <w:t>个柱</w:t>
            </w:r>
            <w:r>
              <w:t>形</w:t>
            </w:r>
            <w:r>
              <w:rPr>
                <w:rFonts w:hint="eastAsia"/>
              </w:rPr>
              <w:t>图</w:t>
            </w:r>
            <w:r>
              <w:t>】</w:t>
            </w:r>
            <w:r>
              <w:rPr>
                <w:rFonts w:hint="eastAsia"/>
              </w:rPr>
              <w:t>显示每个月</w:t>
            </w:r>
            <w:r>
              <w:t>下的每</w:t>
            </w:r>
            <w:r>
              <w:rPr>
                <w:rFonts w:hint="eastAsia"/>
              </w:rPr>
              <w:t>天</w:t>
            </w:r>
            <w:r>
              <w:t>销售数据</w:t>
            </w:r>
          </w:p>
          <w:p w:rsidR="00014CC5" w:rsidRDefault="00014CC5" w:rsidP="006F53DA">
            <w:r>
              <w:rPr>
                <w:rFonts w:hint="eastAsia"/>
              </w:rPr>
              <w:t>横轴</w:t>
            </w:r>
            <w:r>
              <w:t>：</w:t>
            </w:r>
            <w:r>
              <w:rPr>
                <w:rFonts w:hint="eastAsia"/>
              </w:rPr>
              <w:t>天</w:t>
            </w:r>
          </w:p>
          <w:p w:rsidR="00014CC5" w:rsidRDefault="00014CC5" w:rsidP="006F53DA">
            <w:r>
              <w:rPr>
                <w:rFonts w:hint="eastAsia"/>
              </w:rPr>
              <w:t>纵轴</w:t>
            </w:r>
            <w:r>
              <w:t>：</w:t>
            </w:r>
            <w:r>
              <w:rPr>
                <w:rFonts w:hint="eastAsia"/>
              </w:rPr>
              <w:t>销售</w:t>
            </w:r>
            <w:r>
              <w:t>金额（</w:t>
            </w:r>
            <w:r>
              <w:rPr>
                <w:rFonts w:hint="eastAsia"/>
              </w:rPr>
              <w:t>即</w:t>
            </w:r>
            <w:r>
              <w:t>现金收入）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014CC5" w:rsidRPr="00883F4B" w:rsidRDefault="00014CC5" w:rsidP="00014CC5">
            <w:r>
              <w:rPr>
                <w:rFonts w:hint="eastAsia"/>
              </w:rPr>
              <w:t>数据：</w:t>
            </w:r>
            <w:r>
              <w:t>每天一个数据点</w:t>
            </w:r>
            <w:r w:rsidR="004A4151">
              <w:rPr>
                <w:rFonts w:hint="eastAsia"/>
              </w:rPr>
              <w:t>（包含当日</w:t>
            </w:r>
            <w:r w:rsidR="004A4151">
              <w:t>）</w:t>
            </w:r>
          </w:p>
        </w:tc>
      </w:tr>
      <w:tr w:rsidR="00014CC5" w:rsidRPr="00883F4B" w:rsidTr="006F53DA"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014CC5" w:rsidRPr="00FE4DC0" w:rsidRDefault="00014CC5" w:rsidP="006F53DA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014CC5" w:rsidRPr="00883F4B" w:rsidTr="006F53DA"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014CC5" w:rsidRPr="00883F4B" w:rsidRDefault="00014CC5" w:rsidP="006F53DA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014CC5" w:rsidRPr="00883F4B" w:rsidTr="006F53DA">
        <w:tc>
          <w:tcPr>
            <w:tcW w:w="1384" w:type="dxa"/>
            <w:shd w:val="clear" w:color="auto" w:fill="D9D9D9"/>
            <w:vAlign w:val="center"/>
          </w:tcPr>
          <w:p w:rsidR="00014CC5" w:rsidRPr="00883F4B" w:rsidRDefault="00014CC5" w:rsidP="006F53DA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014CC5" w:rsidRPr="00883F4B" w:rsidRDefault="00DF167A" w:rsidP="006F53DA">
            <w:ins w:id="78" w:author="Microsoft" w:date="2016-04-22T10:49:00Z">
              <w:r>
                <w:t>统计数据包含电脑票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11</w:t>
              </w:r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  <w:r>
                <w:rPr>
                  <w:rFonts w:hint="eastAsia"/>
                </w:rPr>
                <w:t>）</w:t>
              </w:r>
              <w:r>
                <w:t>销售数据</w:t>
              </w:r>
              <w:r>
                <w:rPr>
                  <w:rFonts w:hint="eastAsia"/>
                </w:rPr>
                <w:t>；</w:t>
              </w:r>
            </w:ins>
            <w:del w:id="79" w:author="Microsoft" w:date="2016-04-22T10:49:00Z">
              <w:r w:rsidR="00014CC5" w:rsidDel="00DF167A">
                <w:rPr>
                  <w:rFonts w:hint="eastAsia"/>
                </w:rPr>
                <w:delText>无</w:delText>
              </w:r>
            </w:del>
          </w:p>
        </w:tc>
      </w:tr>
    </w:tbl>
    <w:p w:rsidR="00014CC5" w:rsidRDefault="00014CC5" w:rsidP="00014CC5">
      <w:pPr>
        <w:pStyle w:val="a0"/>
      </w:pPr>
      <w:r>
        <w:rPr>
          <w:rFonts w:hint="eastAsia"/>
        </w:rPr>
        <w:t>示意图</w:t>
      </w:r>
      <w:r>
        <w:t>：</w:t>
      </w:r>
    </w:p>
    <w:p w:rsidR="00876874" w:rsidRDefault="00876874" w:rsidP="00014CC5">
      <w:pPr>
        <w:pStyle w:val="a0"/>
      </w:pPr>
      <w:r>
        <w:rPr>
          <w:noProof/>
          <w:lang w:bidi="km-KH"/>
        </w:rPr>
        <w:drawing>
          <wp:inline distT="0" distB="0" distL="0" distR="0" wp14:anchorId="0620195E" wp14:editId="1879F16F">
            <wp:extent cx="895350" cy="3333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CC5" w:rsidRDefault="00014CC5" w:rsidP="00B01617">
      <w:pPr>
        <w:pStyle w:val="a0"/>
        <w:ind w:leftChars="-202" w:left="-424" w:firstLineChars="201" w:firstLine="422"/>
      </w:pPr>
      <w:r>
        <w:rPr>
          <w:noProof/>
          <w:lang w:bidi="km-KH"/>
        </w:rPr>
        <w:drawing>
          <wp:inline distT="0" distB="0" distL="0" distR="0" wp14:anchorId="192FF157" wp14:editId="5F4A4B0E">
            <wp:extent cx="5572125" cy="294311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952" cy="29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F0" w:rsidRDefault="00F707E6" w:rsidP="003E2A9E">
      <w:pPr>
        <w:pStyle w:val="a0"/>
        <w:ind w:firstLineChars="350" w:firstLine="735"/>
      </w:pPr>
      <w:r>
        <w:rPr>
          <w:rFonts w:hint="eastAsia"/>
        </w:rPr>
        <w:t>日</w:t>
      </w:r>
      <w:r>
        <w:t>销售统计</w:t>
      </w:r>
      <w:r>
        <w:rPr>
          <w:rFonts w:hint="eastAsia"/>
        </w:rPr>
        <w:t>图</w:t>
      </w:r>
      <w:r>
        <w:t>：</w:t>
      </w:r>
    </w:p>
    <w:p w:rsidR="00F707E6" w:rsidRPr="00014CC5" w:rsidRDefault="00F51C2E" w:rsidP="00B01617">
      <w:pPr>
        <w:pStyle w:val="a0"/>
        <w:ind w:leftChars="-337" w:left="-708" w:firstLineChars="350" w:firstLine="735"/>
      </w:pPr>
      <w:r>
        <w:rPr>
          <w:noProof/>
          <w:lang w:bidi="km-KH"/>
        </w:rPr>
        <w:drawing>
          <wp:inline distT="0" distB="0" distL="0" distR="0" wp14:anchorId="402E379F" wp14:editId="481898F1">
            <wp:extent cx="5543550" cy="28473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99" w:rsidRDefault="008D0899">
      <w:pPr>
        <w:pStyle w:val="2"/>
      </w:pPr>
      <w:bookmarkStart w:id="80" w:name="_Toc433384670"/>
      <w:r>
        <w:rPr>
          <w:rFonts w:hint="eastAsia"/>
        </w:rPr>
        <w:lastRenderedPageBreak/>
        <w:t>监控图表（</w:t>
      </w:r>
      <w:r>
        <w:rPr>
          <w:rFonts w:hint="eastAsia"/>
        </w:rPr>
        <w:t>Monitor</w:t>
      </w:r>
      <w:r>
        <w:rPr>
          <w:rFonts w:hint="eastAsia"/>
        </w:rPr>
        <w:t>）</w:t>
      </w:r>
    </w:p>
    <w:p w:rsidR="008D0899" w:rsidRDefault="008D0899" w:rsidP="008D0899">
      <w:pPr>
        <w:pStyle w:val="3"/>
      </w:pPr>
      <w:r>
        <w:rPr>
          <w:rFonts w:hint="eastAsia"/>
        </w:rPr>
        <w:t>监控统计汇总图（</w:t>
      </w:r>
      <w:r>
        <w:rPr>
          <w:rFonts w:hint="eastAsia"/>
        </w:rPr>
        <w:t>Summary</w:t>
      </w:r>
      <w:r>
        <w:t xml:space="preserve"> Statistics</w:t>
      </w:r>
      <w:r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D0899" w:rsidRPr="00883F4B" w:rsidTr="008A1B45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D0899" w:rsidRPr="00883F4B" w:rsidRDefault="008D0899" w:rsidP="008A1B45">
            <w:pPr>
              <w:rPr>
                <w:iCs/>
              </w:rPr>
            </w:pPr>
            <w:r>
              <w:rPr>
                <w:iCs/>
              </w:rPr>
              <w:t>M005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D0899" w:rsidRPr="00883F4B" w:rsidRDefault="008D0899" w:rsidP="008A1B45">
            <w:pPr>
              <w:rPr>
                <w:iCs/>
              </w:rPr>
            </w:pPr>
          </w:p>
        </w:tc>
      </w:tr>
      <w:tr w:rsidR="008D0899" w:rsidRPr="00883F4B" w:rsidTr="008A1B45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8D0899" w:rsidRPr="00883F4B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监控</w:t>
            </w:r>
            <w:r>
              <w:rPr>
                <w:iCs/>
              </w:rPr>
              <w:t>汇总统计图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0899" w:rsidRPr="00883F4B" w:rsidRDefault="008D0899" w:rsidP="008A1B45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D0899" w:rsidRPr="00883F4B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8D0899" w:rsidRPr="00883F4B" w:rsidTr="008A1B4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D0899" w:rsidRDefault="008D0899" w:rsidP="008A1B45">
            <w:r>
              <w:rPr>
                <w:rFonts w:hint="eastAsia"/>
              </w:rPr>
              <w:t>监控</w:t>
            </w:r>
            <w:r>
              <w:t>统计图</w:t>
            </w:r>
          </w:p>
          <w:p w:rsidR="008D0899" w:rsidRDefault="008D0899" w:rsidP="008A1B45">
            <w:r>
              <w:rPr>
                <w:rFonts w:hint="eastAsia"/>
              </w:rPr>
              <w:t>时间段</w:t>
            </w:r>
            <w:r>
              <w:t>累计销售图：</w:t>
            </w:r>
          </w:p>
          <w:p w:rsidR="008D0899" w:rsidRDefault="008D0899" w:rsidP="008A1B45">
            <w:r>
              <w:rPr>
                <w:rFonts w:hint="eastAsia"/>
              </w:rPr>
              <w:t>时间段对比</w:t>
            </w:r>
            <w:r>
              <w:t>销售图：</w:t>
            </w:r>
          </w:p>
          <w:p w:rsidR="008D0899" w:rsidRDefault="008D0899" w:rsidP="008A1B45">
            <w:r>
              <w:rPr>
                <w:rFonts w:hint="eastAsia"/>
              </w:rPr>
              <w:t>当天游戏</w:t>
            </w:r>
            <w:r>
              <w:t>销售</w:t>
            </w:r>
            <w:r>
              <w:rPr>
                <w:rFonts w:hint="eastAsia"/>
              </w:rPr>
              <w:t>饼图</w:t>
            </w:r>
            <w:r>
              <w:t>：</w:t>
            </w:r>
          </w:p>
          <w:p w:rsidR="008D0899" w:rsidRPr="00883F4B" w:rsidRDefault="008D0899" w:rsidP="008A1B45">
            <w:r>
              <w:rPr>
                <w:rFonts w:hint="eastAsia"/>
              </w:rPr>
              <w:t>区域</w:t>
            </w:r>
            <w:r>
              <w:t>销售饼图：</w:t>
            </w:r>
          </w:p>
        </w:tc>
      </w:tr>
      <w:tr w:rsidR="008D0899" w:rsidRPr="008717B5" w:rsidTr="008A1B4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D0899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1</w:t>
            </w:r>
            <w:r>
              <w:rPr>
                <w:rFonts w:hint="eastAsia"/>
                <w:iCs/>
              </w:rPr>
              <w:t>）时间段累计</w:t>
            </w:r>
            <w:r>
              <w:rPr>
                <w:iCs/>
              </w:rPr>
              <w:t>销售图</w:t>
            </w:r>
            <w:r>
              <w:rPr>
                <w:rFonts w:hint="eastAsia"/>
                <w:iCs/>
              </w:rPr>
              <w:t>（折线图</w:t>
            </w:r>
            <w:r>
              <w:rPr>
                <w:iCs/>
              </w:rPr>
              <w:t>）：</w:t>
            </w:r>
            <w:r>
              <w:rPr>
                <w:rFonts w:hint="eastAsia"/>
                <w:iCs/>
              </w:rPr>
              <w:t>实时</w:t>
            </w:r>
            <w:r>
              <w:rPr>
                <w:iCs/>
              </w:rPr>
              <w:t>销售</w:t>
            </w:r>
            <w:r>
              <w:rPr>
                <w:rFonts w:hint="eastAsia"/>
                <w:iCs/>
              </w:rPr>
              <w:t>数据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>前一天</w:t>
            </w:r>
            <w:r>
              <w:rPr>
                <w:iCs/>
              </w:rPr>
              <w:t>数据、</w:t>
            </w:r>
            <w:r>
              <w:rPr>
                <w:rFonts w:hint="eastAsia"/>
                <w:iCs/>
              </w:rPr>
              <w:t>上周同一</w:t>
            </w:r>
            <w:r>
              <w:rPr>
                <w:iCs/>
              </w:rPr>
              <w:t>时间销量</w:t>
            </w:r>
          </w:p>
          <w:p w:rsidR="008D0899" w:rsidRDefault="008D0899" w:rsidP="008A1B45">
            <w:pPr>
              <w:pStyle w:val="a8"/>
              <w:numPr>
                <w:ilvl w:val="0"/>
                <w:numId w:val="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横轴</w:t>
            </w:r>
            <w:r>
              <w:rPr>
                <w:iCs/>
              </w:rPr>
              <w:t>：时间段，</w:t>
            </w:r>
            <w:r>
              <w:rPr>
                <w:rFonts w:hint="eastAsia"/>
                <w:iCs/>
              </w:rPr>
              <w:t>每</w:t>
            </w:r>
            <w:r>
              <w:rPr>
                <w:iCs/>
              </w:rPr>
              <w:t>一个小时一个数据点</w:t>
            </w:r>
          </w:p>
          <w:p w:rsidR="008D0899" w:rsidRDefault="008D0899" w:rsidP="008A1B45">
            <w:pPr>
              <w:pStyle w:val="a8"/>
              <w:numPr>
                <w:ilvl w:val="0"/>
                <w:numId w:val="4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纵轴</w:t>
            </w:r>
            <w:r>
              <w:rPr>
                <w:iCs/>
              </w:rPr>
              <w:t>：</w:t>
            </w:r>
            <w:r>
              <w:rPr>
                <w:rFonts w:hint="eastAsia"/>
                <w:iCs/>
              </w:rPr>
              <w:t>销量</w:t>
            </w:r>
          </w:p>
          <w:p w:rsidR="008D0899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2</w:t>
            </w:r>
            <w:r>
              <w:rPr>
                <w:rFonts w:hint="eastAsia"/>
                <w:iCs/>
              </w:rPr>
              <w:t>）时间段</w:t>
            </w:r>
            <w:r>
              <w:rPr>
                <w:iCs/>
              </w:rPr>
              <w:t>对比销售图</w:t>
            </w:r>
            <w:r>
              <w:rPr>
                <w:rFonts w:hint="eastAsia"/>
                <w:iCs/>
              </w:rPr>
              <w:t>（柱形图</w:t>
            </w:r>
            <w:r>
              <w:rPr>
                <w:iCs/>
              </w:rPr>
              <w:t>）：</w:t>
            </w:r>
            <w:r>
              <w:rPr>
                <w:rFonts w:hint="eastAsia"/>
                <w:iCs/>
              </w:rPr>
              <w:t>当天时段</w:t>
            </w:r>
            <w:r>
              <w:rPr>
                <w:iCs/>
              </w:rPr>
              <w:t>销量、前一</w:t>
            </w:r>
            <w:r>
              <w:rPr>
                <w:rFonts w:hint="eastAsia"/>
                <w:iCs/>
              </w:rPr>
              <w:t>天</w:t>
            </w:r>
            <w:r>
              <w:rPr>
                <w:iCs/>
              </w:rPr>
              <w:t>同一时段销量</w:t>
            </w:r>
          </w:p>
          <w:p w:rsidR="008D0899" w:rsidRDefault="008D0899" w:rsidP="008A1B45">
            <w:pPr>
              <w:pStyle w:val="a8"/>
              <w:numPr>
                <w:ilvl w:val="0"/>
                <w:numId w:val="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横轴</w:t>
            </w:r>
            <w:r>
              <w:rPr>
                <w:iCs/>
              </w:rPr>
              <w:t>：时间段</w:t>
            </w:r>
          </w:p>
          <w:p w:rsidR="008D0899" w:rsidRDefault="008D0899" w:rsidP="008A1B45">
            <w:pPr>
              <w:pStyle w:val="a8"/>
              <w:numPr>
                <w:ilvl w:val="0"/>
                <w:numId w:val="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纵轴</w:t>
            </w:r>
            <w:r>
              <w:rPr>
                <w:iCs/>
              </w:rPr>
              <w:t>：销量</w:t>
            </w:r>
          </w:p>
          <w:p w:rsidR="008D0899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3</w:t>
            </w:r>
            <w:r>
              <w:rPr>
                <w:rFonts w:hint="eastAsia"/>
                <w:iCs/>
              </w:rPr>
              <w:t>）当天</w:t>
            </w:r>
            <w:r>
              <w:rPr>
                <w:iCs/>
              </w:rPr>
              <w:t>游戏销售饼图</w:t>
            </w:r>
            <w:r>
              <w:rPr>
                <w:rFonts w:hint="eastAsia"/>
                <w:iCs/>
              </w:rPr>
              <w:t>（饼图</w:t>
            </w:r>
            <w:r>
              <w:rPr>
                <w:iCs/>
              </w:rPr>
              <w:t>）：</w:t>
            </w:r>
            <w:r>
              <w:rPr>
                <w:rFonts w:hint="eastAsia"/>
                <w:iCs/>
              </w:rPr>
              <w:t>所有</w:t>
            </w:r>
            <w:r>
              <w:rPr>
                <w:iCs/>
              </w:rPr>
              <w:t>游戏，各个游戏的占比</w:t>
            </w:r>
          </w:p>
          <w:p w:rsidR="008D0899" w:rsidRPr="00A062E7" w:rsidRDefault="008D0899" w:rsidP="008A1B45">
            <w:pPr>
              <w:rPr>
                <w:iCs/>
              </w:rPr>
            </w:pPr>
            <w:r>
              <w:rPr>
                <w:rFonts w:hint="eastAsia"/>
                <w:iCs/>
              </w:rPr>
              <w:t>（</w:t>
            </w:r>
            <w:r>
              <w:rPr>
                <w:rFonts w:hint="eastAsia"/>
                <w:iCs/>
              </w:rPr>
              <w:t>4</w:t>
            </w:r>
            <w:r>
              <w:rPr>
                <w:rFonts w:hint="eastAsia"/>
                <w:iCs/>
              </w:rPr>
              <w:t>）区域</w:t>
            </w:r>
            <w:r>
              <w:rPr>
                <w:iCs/>
              </w:rPr>
              <w:t>销售饼图（</w:t>
            </w:r>
            <w:r>
              <w:rPr>
                <w:rFonts w:hint="eastAsia"/>
                <w:iCs/>
              </w:rPr>
              <w:t>饼图</w:t>
            </w:r>
            <w:r>
              <w:rPr>
                <w:iCs/>
              </w:rPr>
              <w:t>）</w:t>
            </w:r>
            <w:r>
              <w:rPr>
                <w:rFonts w:hint="eastAsia"/>
                <w:iCs/>
              </w:rPr>
              <w:t>：各</w:t>
            </w:r>
            <w:r>
              <w:rPr>
                <w:iCs/>
              </w:rPr>
              <w:t>区域游戏</w:t>
            </w:r>
            <w:r>
              <w:rPr>
                <w:rFonts w:hint="eastAsia"/>
                <w:iCs/>
              </w:rPr>
              <w:t>总</w:t>
            </w:r>
            <w:r>
              <w:rPr>
                <w:iCs/>
              </w:rPr>
              <w:t>销售</w:t>
            </w:r>
            <w:r>
              <w:rPr>
                <w:rFonts w:hint="eastAsia"/>
                <w:iCs/>
              </w:rPr>
              <w:t>额</w:t>
            </w:r>
            <w:r>
              <w:rPr>
                <w:iCs/>
              </w:rPr>
              <w:t>占比</w:t>
            </w:r>
          </w:p>
        </w:tc>
      </w:tr>
      <w:tr w:rsidR="008D0899" w:rsidRPr="00883F4B" w:rsidTr="008A1B4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883F4B" w:rsidRDefault="008D0899" w:rsidP="008A1B45">
            <w:r>
              <w:rPr>
                <w:rFonts w:hint="eastAsia"/>
              </w:rPr>
              <w:t>无</w:t>
            </w:r>
          </w:p>
        </w:tc>
      </w:tr>
      <w:tr w:rsidR="008D0899" w:rsidRPr="00883F4B" w:rsidTr="008A1B45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FE4DC0" w:rsidRDefault="008D0899" w:rsidP="008A1B45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D0899" w:rsidRPr="00883F4B" w:rsidTr="008A1B45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D0899" w:rsidRDefault="008D0899" w:rsidP="008A1B45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总公司查看</w:t>
            </w:r>
            <w:r>
              <w:rPr>
                <w:bCs/>
                <w:iCs/>
              </w:rPr>
              <w:t>范围全</w:t>
            </w:r>
            <w:r>
              <w:rPr>
                <w:rFonts w:hint="eastAsia"/>
                <w:bCs/>
                <w:iCs/>
              </w:rPr>
              <w:t>国</w:t>
            </w:r>
            <w:r>
              <w:rPr>
                <w:bCs/>
                <w:iCs/>
              </w:rPr>
              <w:t>；</w:t>
            </w:r>
          </w:p>
          <w:p w:rsidR="008D0899" w:rsidRPr="00883F4B" w:rsidRDefault="008D0899" w:rsidP="008A1B45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各</w:t>
            </w:r>
            <w:r>
              <w:rPr>
                <w:bCs/>
                <w:iCs/>
              </w:rPr>
              <w:t>分公司查看的范围为自己</w:t>
            </w:r>
            <w:r>
              <w:rPr>
                <w:rFonts w:hint="eastAsia"/>
                <w:bCs/>
                <w:iCs/>
              </w:rPr>
              <w:t>管辖区域</w:t>
            </w:r>
            <w:r>
              <w:rPr>
                <w:bCs/>
                <w:iCs/>
              </w:rPr>
              <w:t>；</w:t>
            </w:r>
          </w:p>
        </w:tc>
      </w:tr>
      <w:tr w:rsidR="008D0899" w:rsidRPr="00883F4B" w:rsidTr="008A1B45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8A1B45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DF167A" w:rsidRDefault="00DF167A" w:rsidP="008A1B45">
            <w:pPr>
              <w:rPr>
                <w:ins w:id="81" w:author="Microsoft" w:date="2016-04-22T10:50:00Z"/>
              </w:rPr>
            </w:pPr>
            <w:ins w:id="82" w:author="Microsoft" w:date="2016-04-22T10:49:00Z">
              <w:r>
                <w:t>统计数据包含电脑票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11</w:t>
              </w:r>
            </w:ins>
            <w:ins w:id="83" w:author="Microsoft" w:date="2016-04-22T10:50:00Z"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</w:ins>
            <w:ins w:id="84" w:author="Microsoft" w:date="2016-04-22T10:49:00Z">
              <w:r>
                <w:rPr>
                  <w:rFonts w:hint="eastAsia"/>
                </w:rPr>
                <w:t>）</w:t>
              </w:r>
            </w:ins>
            <w:ins w:id="85" w:author="Microsoft" w:date="2016-04-22T10:50:00Z">
              <w:r>
                <w:rPr>
                  <w:rFonts w:hint="eastAsia"/>
                </w:rPr>
                <w:t>销售数据；</w:t>
              </w:r>
            </w:ins>
          </w:p>
          <w:p w:rsidR="008D0899" w:rsidRPr="00883F4B" w:rsidRDefault="00DF167A" w:rsidP="008A1B45">
            <w:ins w:id="86" w:author="Microsoft" w:date="2016-04-22T10:50:00Z">
              <w:r>
                <w:rPr>
                  <w:rFonts w:hint="eastAsia"/>
                </w:rPr>
                <w:t>11</w:t>
              </w:r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  <w:r>
                <w:rPr>
                  <w:rFonts w:hint="eastAsia"/>
                </w:rPr>
                <w:t>作为一个游戏方案显示在图表中；</w:t>
              </w:r>
            </w:ins>
            <w:del w:id="87" w:author="Microsoft" w:date="2016-04-22T10:49:00Z">
              <w:r w:rsidR="008D0899" w:rsidDel="00DF167A">
                <w:rPr>
                  <w:rFonts w:hint="eastAsia"/>
                </w:rPr>
                <w:delText>无</w:delText>
              </w:r>
            </w:del>
          </w:p>
        </w:tc>
      </w:tr>
    </w:tbl>
    <w:p w:rsidR="008D0899" w:rsidRPr="00DD0589" w:rsidRDefault="008D0899" w:rsidP="008D0899">
      <w:pPr>
        <w:pStyle w:val="a0"/>
      </w:pPr>
    </w:p>
    <w:p w:rsidR="008D0899" w:rsidRDefault="008D0899" w:rsidP="008D0899">
      <w:pPr>
        <w:pStyle w:val="3"/>
      </w:pPr>
      <w:r>
        <w:rPr>
          <w:rFonts w:hint="eastAsia"/>
        </w:rPr>
        <w:t>游戏销量监控</w:t>
      </w:r>
      <w:bookmarkEnd w:id="80"/>
      <w:r>
        <w:rPr>
          <w:rFonts w:hint="eastAsia"/>
        </w:rPr>
        <w:t>（</w:t>
      </w:r>
      <w:r>
        <w:rPr>
          <w:rFonts w:hint="eastAsia"/>
        </w:rPr>
        <w:t>Real</w:t>
      </w:r>
      <w:r>
        <w:t>-Time Sales Trendline</w:t>
      </w:r>
      <w:r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D0899" w:rsidRPr="00883F4B" w:rsidTr="00735779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8D0899" w:rsidRPr="00883F4B" w:rsidRDefault="008D0899" w:rsidP="00735779">
            <w:pPr>
              <w:rPr>
                <w:iCs/>
              </w:rPr>
            </w:pPr>
            <w:r>
              <w:rPr>
                <w:iCs/>
              </w:rPr>
              <w:t>M001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8D0899" w:rsidRPr="00883F4B" w:rsidRDefault="008D0899" w:rsidP="00735779">
            <w:pPr>
              <w:rPr>
                <w:iCs/>
              </w:rPr>
            </w:pPr>
          </w:p>
        </w:tc>
      </w:tr>
      <w:tr w:rsidR="008D0899" w:rsidRPr="00883F4B" w:rsidTr="00735779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:rsidR="008D0899" w:rsidRPr="00883F4B" w:rsidRDefault="008D0899" w:rsidP="00735779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销售趋势图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8D0899" w:rsidRPr="00883F4B" w:rsidRDefault="008D0899" w:rsidP="00735779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8D0899" w:rsidRPr="00883F4B" w:rsidRDefault="008D0899" w:rsidP="00735779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8D0899" w:rsidRPr="00883F4B" w:rsidTr="0073577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883F4B" w:rsidRDefault="008D0899" w:rsidP="00735779">
            <w:r>
              <w:rPr>
                <w:rFonts w:hint="eastAsia"/>
              </w:rPr>
              <w:t>查看游戏当日</w:t>
            </w:r>
            <w:r>
              <w:t>销量，</w:t>
            </w:r>
            <w:r>
              <w:rPr>
                <w:rFonts w:hint="eastAsia"/>
              </w:rPr>
              <w:t>昨日</w:t>
            </w:r>
            <w:r>
              <w:t>销量</w:t>
            </w:r>
            <w:r>
              <w:rPr>
                <w:rFonts w:hint="eastAsia"/>
              </w:rPr>
              <w:t>、</w:t>
            </w:r>
            <w:r>
              <w:t>上周</w:t>
            </w:r>
            <w:r>
              <w:rPr>
                <w:rFonts w:hint="eastAsia"/>
              </w:rPr>
              <w:t>此时</w:t>
            </w:r>
            <w:r>
              <w:t>销售</w:t>
            </w:r>
          </w:p>
        </w:tc>
      </w:tr>
      <w:tr w:rsidR="008D0899" w:rsidRPr="00883F4B" w:rsidTr="0073577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8E3379" w:rsidRDefault="008D0899" w:rsidP="00735779">
            <w:pPr>
              <w:rPr>
                <w:iCs/>
              </w:rPr>
            </w:pPr>
            <w:r>
              <w:rPr>
                <w:rFonts w:hint="eastAsia"/>
                <w:iCs/>
              </w:rPr>
              <w:t>游戏</w:t>
            </w:r>
            <w:r>
              <w:rPr>
                <w:iCs/>
              </w:rPr>
              <w:t>名称：下拉列表选择</w:t>
            </w:r>
            <w:r>
              <w:rPr>
                <w:rFonts w:hint="eastAsia"/>
                <w:iCs/>
              </w:rPr>
              <w:t>；全部游戏</w:t>
            </w:r>
            <w:r>
              <w:rPr>
                <w:iCs/>
              </w:rPr>
              <w:t>、</w:t>
            </w:r>
            <w:r>
              <w:rPr>
                <w:rFonts w:hint="eastAsia"/>
                <w:iCs/>
              </w:rPr>
              <w:t xml:space="preserve"> </w:t>
            </w:r>
            <w:r>
              <w:rPr>
                <w:rFonts w:hint="eastAsia"/>
                <w:iCs/>
              </w:rPr>
              <w:t>各方案</w:t>
            </w:r>
          </w:p>
        </w:tc>
      </w:tr>
      <w:tr w:rsidR="008D0899" w:rsidRPr="00883F4B" w:rsidTr="0073577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8D0899" w:rsidRDefault="008D0899" w:rsidP="00735779">
            <w:r>
              <w:rPr>
                <w:rFonts w:hint="eastAsia"/>
              </w:rPr>
              <w:t>监控</w:t>
            </w:r>
            <w:r>
              <w:t>数据：</w:t>
            </w:r>
          </w:p>
          <w:p w:rsidR="008D0899" w:rsidRDefault="008D0899" w:rsidP="00735779">
            <w:r>
              <w:rPr>
                <w:rFonts w:hint="eastAsia"/>
              </w:rPr>
              <w:t>横轴：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，</w:t>
            </w:r>
            <w:r>
              <w:t>每个整点一个刻度</w:t>
            </w:r>
          </w:p>
          <w:p w:rsidR="008D0899" w:rsidRDefault="008D0899" w:rsidP="00735779">
            <w:r>
              <w:rPr>
                <w:rFonts w:hint="eastAsia"/>
              </w:rPr>
              <w:t>纵</w:t>
            </w:r>
            <w:r>
              <w:t>轴：</w:t>
            </w:r>
            <w:r>
              <w:rPr>
                <w:rFonts w:hint="eastAsia"/>
              </w:rPr>
              <w:t>销售</w:t>
            </w:r>
            <w:r>
              <w:t>额为净销售</w:t>
            </w:r>
            <w:r>
              <w:rPr>
                <w:rFonts w:hint="eastAsia"/>
              </w:rPr>
              <w:t>额</w:t>
            </w:r>
            <w:r>
              <w:t>（</w:t>
            </w:r>
            <w:r>
              <w:rPr>
                <w:rFonts w:hint="eastAsia"/>
              </w:rPr>
              <w:t>即</w:t>
            </w:r>
            <w:r>
              <w:t>销售现金收入）</w:t>
            </w:r>
            <w:r>
              <w:rPr>
                <w:rFonts w:hint="eastAsia"/>
              </w:rPr>
              <w:t>单位</w:t>
            </w:r>
            <w:r>
              <w:t>：</w:t>
            </w:r>
            <w:r>
              <w:rPr>
                <w:rFonts w:hint="eastAsia"/>
              </w:rPr>
              <w:t>美金</w:t>
            </w:r>
            <w:r>
              <w:t>（</w:t>
            </w:r>
            <w:r>
              <w:rPr>
                <w:rFonts w:hint="eastAsia"/>
              </w:rPr>
              <w:t>瑞尔</w:t>
            </w:r>
            <w:r>
              <w:t>）</w:t>
            </w:r>
          </w:p>
          <w:p w:rsidR="008D0899" w:rsidRPr="00883F4B" w:rsidRDefault="008D0899" w:rsidP="00735779">
            <w:r>
              <w:rPr>
                <w:rFonts w:hint="eastAsia"/>
              </w:rPr>
              <w:t>数据：每五分钟</w:t>
            </w:r>
            <w:r>
              <w:t>一个数据点</w:t>
            </w:r>
          </w:p>
        </w:tc>
      </w:tr>
      <w:tr w:rsidR="008D0899" w:rsidRPr="00883F4B" w:rsidTr="00735779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FE4DC0" w:rsidRDefault="008D0899" w:rsidP="00735779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8D0899" w:rsidRPr="00883F4B" w:rsidTr="00735779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883F4B" w:rsidRDefault="008D0899" w:rsidP="00735779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D0899" w:rsidRPr="00883F4B" w:rsidTr="00735779">
        <w:tc>
          <w:tcPr>
            <w:tcW w:w="1384" w:type="dxa"/>
            <w:shd w:val="clear" w:color="auto" w:fill="D9D9D9"/>
            <w:vAlign w:val="center"/>
          </w:tcPr>
          <w:p w:rsidR="008D0899" w:rsidRPr="00883F4B" w:rsidRDefault="008D0899" w:rsidP="00735779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8D0899" w:rsidRPr="00883F4B" w:rsidRDefault="00DF167A" w:rsidP="00735779">
            <w:ins w:id="88" w:author="Microsoft" w:date="2016-04-22T10:50:00Z">
              <w:r>
                <w:t>统计数据包含电脑票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11</w:t>
              </w:r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  <w:r>
                <w:rPr>
                  <w:rFonts w:hint="eastAsia"/>
                </w:rPr>
                <w:t>）</w:t>
              </w:r>
              <w:r>
                <w:t>销售数据</w:t>
              </w:r>
              <w:r>
                <w:rPr>
                  <w:rFonts w:hint="eastAsia"/>
                </w:rPr>
                <w:t>；</w:t>
              </w:r>
            </w:ins>
            <w:del w:id="89" w:author="Microsoft" w:date="2016-04-22T10:50:00Z">
              <w:r w:rsidR="008D0899" w:rsidDel="00DF167A">
                <w:rPr>
                  <w:rFonts w:hint="eastAsia"/>
                </w:rPr>
                <w:delText>无</w:delText>
              </w:r>
            </w:del>
          </w:p>
        </w:tc>
      </w:tr>
    </w:tbl>
    <w:p w:rsidR="008D0899" w:rsidRDefault="008D0899" w:rsidP="008D0899">
      <w:pPr>
        <w:pStyle w:val="a0"/>
      </w:pPr>
      <w:r>
        <w:rPr>
          <w:rFonts w:hint="eastAsia"/>
        </w:rPr>
        <w:t>示意图</w:t>
      </w:r>
      <w:r>
        <w:t>：</w:t>
      </w:r>
    </w:p>
    <w:p w:rsidR="008D0899" w:rsidRDefault="008D0899" w:rsidP="008D0899">
      <w:pPr>
        <w:pStyle w:val="a0"/>
      </w:pPr>
      <w:r>
        <w:rPr>
          <w:noProof/>
          <w:lang w:bidi="km-KH"/>
        </w:rPr>
        <w:drawing>
          <wp:inline distT="0" distB="0" distL="0" distR="0" wp14:anchorId="66DEEF97" wp14:editId="119A6F91">
            <wp:extent cx="5274310" cy="3058383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99" w:rsidRPr="00637E04" w:rsidRDefault="008D0899" w:rsidP="008D0899">
      <w:pPr>
        <w:pStyle w:val="a0"/>
      </w:pPr>
    </w:p>
    <w:p w:rsidR="003E2A9E" w:rsidRDefault="004428F0" w:rsidP="008D0899">
      <w:pPr>
        <w:pStyle w:val="3"/>
      </w:pPr>
      <w:r>
        <w:rPr>
          <w:rFonts w:hint="eastAsia"/>
        </w:rPr>
        <w:t xml:space="preserve"> </w:t>
      </w:r>
      <w:bookmarkStart w:id="90" w:name="_Toc433384673"/>
      <w:r w:rsidR="003E2A9E">
        <w:rPr>
          <w:rFonts w:hint="eastAsia"/>
        </w:rPr>
        <w:t>站点</w:t>
      </w:r>
      <w:r w:rsidR="003E2A9E">
        <w:t>销售排行</w:t>
      </w:r>
      <w:bookmarkEnd w:id="90"/>
      <w:r w:rsidR="00286E66">
        <w:rPr>
          <w:rFonts w:hint="eastAsia"/>
        </w:rPr>
        <w:t>（</w:t>
      </w:r>
      <w:r w:rsidR="00286E66">
        <w:rPr>
          <w:rFonts w:hint="eastAsia"/>
        </w:rPr>
        <w:t>Outlet</w:t>
      </w:r>
      <w:r w:rsidR="00286E66">
        <w:t xml:space="preserve"> Ranking</w:t>
      </w:r>
      <w:r w:rsidR="00286E66">
        <w:rPr>
          <w:rFonts w:hint="eastAsia"/>
        </w:rPr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428F0" w:rsidRPr="00883F4B" w:rsidTr="006F53DA"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:rsidR="004428F0" w:rsidRPr="00883F4B" w:rsidRDefault="00876874" w:rsidP="006F53DA">
            <w:pPr>
              <w:rPr>
                <w:iCs/>
              </w:rPr>
            </w:pPr>
            <w:r>
              <w:rPr>
                <w:iCs/>
              </w:rPr>
              <w:t>M004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:rsidR="004428F0" w:rsidRPr="00883F4B" w:rsidRDefault="004428F0" w:rsidP="006F53DA">
            <w:pPr>
              <w:rPr>
                <w:iCs/>
              </w:rPr>
            </w:pPr>
          </w:p>
        </w:tc>
      </w:tr>
      <w:tr w:rsidR="004428F0" w:rsidRPr="00883F4B" w:rsidTr="006F53DA"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:rsidR="004428F0" w:rsidRPr="00883F4B" w:rsidRDefault="00876874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销售站</w:t>
            </w:r>
            <w:r>
              <w:rPr>
                <w:iCs/>
              </w:rPr>
              <w:t>排行</w:t>
            </w:r>
          </w:p>
        </w:tc>
        <w:tc>
          <w:tcPr>
            <w:tcW w:w="1860" w:type="dxa"/>
            <w:shd w:val="clear" w:color="auto" w:fill="D9D9D9"/>
            <w:vAlign w:val="center"/>
          </w:tcPr>
          <w:p w:rsidR="004428F0" w:rsidRPr="00883F4B" w:rsidRDefault="004428F0" w:rsidP="006F53DA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:rsidR="004428F0" w:rsidRPr="00883F4B" w:rsidRDefault="004428F0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高</w:t>
            </w:r>
          </w:p>
        </w:tc>
      </w:tr>
      <w:tr w:rsidR="004428F0" w:rsidRPr="00883F4B" w:rsidTr="006F53D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:rsidR="004428F0" w:rsidRPr="00883F4B" w:rsidRDefault="00B01617" w:rsidP="00B01617">
            <w:r>
              <w:rPr>
                <w:rFonts w:hint="eastAsia"/>
              </w:rPr>
              <w:t>显示当日</w:t>
            </w:r>
            <w:r>
              <w:t>-</w:t>
            </w:r>
            <w:r w:rsidR="004A4151">
              <w:rPr>
                <w:rFonts w:hint="eastAsia"/>
              </w:rPr>
              <w:t>站点</w:t>
            </w:r>
            <w:r>
              <w:rPr>
                <w:rFonts w:hint="eastAsia"/>
              </w:rPr>
              <w:t>销售排行榜，默认显示前</w:t>
            </w:r>
            <w:r>
              <w:t>50</w:t>
            </w:r>
            <w:r>
              <w:rPr>
                <w:rFonts w:hint="eastAsia"/>
              </w:rPr>
              <w:t>，</w:t>
            </w:r>
            <w:r>
              <w:t>点击</w:t>
            </w:r>
            <w:r>
              <w:rPr>
                <w:rFonts w:hint="eastAsia"/>
              </w:rPr>
              <w:t>显示</w:t>
            </w:r>
            <w:r>
              <w:t>更多；</w:t>
            </w:r>
          </w:p>
        </w:tc>
      </w:tr>
      <w:tr w:rsidR="004428F0" w:rsidRPr="00876874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:rsidR="004428F0" w:rsidRDefault="00F707E6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>
              <w:rPr>
                <w:iCs/>
              </w:rPr>
              <w:t>条件：</w:t>
            </w:r>
          </w:p>
          <w:p w:rsidR="00F707E6" w:rsidRDefault="00F707E6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所属</w:t>
            </w:r>
            <w:r>
              <w:rPr>
                <w:iCs/>
              </w:rPr>
              <w:t>区域：</w:t>
            </w:r>
            <w:r w:rsidR="00876874">
              <w:rPr>
                <w:rFonts w:hint="eastAsia"/>
                <w:iCs/>
              </w:rPr>
              <w:t>下拉</w:t>
            </w:r>
            <w:r w:rsidR="00876874">
              <w:rPr>
                <w:iCs/>
              </w:rPr>
              <w:t>列表，显示当前有站点的所有区域</w:t>
            </w:r>
          </w:p>
          <w:p w:rsidR="00F707E6" w:rsidRPr="008E3379" w:rsidRDefault="00F707E6" w:rsidP="006F53DA">
            <w:pPr>
              <w:rPr>
                <w:iCs/>
              </w:rPr>
            </w:pPr>
            <w:r>
              <w:rPr>
                <w:rFonts w:hint="eastAsia"/>
                <w:iCs/>
              </w:rPr>
              <w:t>方案</w:t>
            </w:r>
            <w:r>
              <w:rPr>
                <w:iCs/>
              </w:rPr>
              <w:t>名：</w:t>
            </w:r>
            <w:r w:rsidR="00286E66">
              <w:rPr>
                <w:iCs/>
              </w:rPr>
              <w:t>下拉列表选择</w:t>
            </w:r>
            <w:r w:rsidR="00286E66">
              <w:rPr>
                <w:rFonts w:hint="eastAsia"/>
                <w:iCs/>
              </w:rPr>
              <w:t>；</w:t>
            </w:r>
            <w:r w:rsidR="00876874">
              <w:rPr>
                <w:rFonts w:hint="eastAsia"/>
                <w:iCs/>
              </w:rPr>
              <w:t>系统</w:t>
            </w:r>
            <w:r w:rsidR="00876874">
              <w:rPr>
                <w:iCs/>
              </w:rPr>
              <w:t>中所有</w:t>
            </w:r>
            <w:r w:rsidR="00876874">
              <w:rPr>
                <w:rFonts w:hint="eastAsia"/>
                <w:iCs/>
              </w:rPr>
              <w:t>“在售</w:t>
            </w:r>
            <w:r w:rsidR="00876874">
              <w:rPr>
                <w:iCs/>
              </w:rPr>
              <w:t>”</w:t>
            </w:r>
            <w:r w:rsidR="00876874">
              <w:rPr>
                <w:rFonts w:hint="eastAsia"/>
                <w:iCs/>
              </w:rPr>
              <w:t>状态批次</w:t>
            </w:r>
            <w:r w:rsidR="00876874">
              <w:rPr>
                <w:iCs/>
              </w:rPr>
              <w:t>的方案；</w:t>
            </w:r>
          </w:p>
        </w:tc>
      </w:tr>
      <w:tr w:rsidR="004428F0" w:rsidRPr="00883F4B" w:rsidTr="006F53D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:rsidR="00F51C2E" w:rsidRPr="00F51C2E" w:rsidRDefault="00F51C2E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排序号</w:t>
            </w:r>
          </w:p>
          <w:p w:rsidR="00F51C2E" w:rsidRPr="00F51C2E" w:rsidRDefault="00F51C2E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销售站名称</w:t>
            </w:r>
          </w:p>
          <w:p w:rsidR="00F51C2E" w:rsidRDefault="00F51C2E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 w:rsidRPr="00F51C2E">
              <w:rPr>
                <w:rFonts w:ascii="宋体" w:hAnsi="宋体" w:hint="eastAsia"/>
                <w:bCs/>
                <w:iCs/>
              </w:rPr>
              <w:t>销售站</w:t>
            </w:r>
            <w:r w:rsidRPr="00F51C2E">
              <w:rPr>
                <w:rFonts w:ascii="宋体" w:hAnsi="宋体"/>
                <w:bCs/>
                <w:iCs/>
              </w:rPr>
              <w:t>编号</w:t>
            </w:r>
          </w:p>
          <w:p w:rsidR="00286E66" w:rsidRPr="00F51C2E" w:rsidRDefault="00286E66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所属部门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F51C2E" w:rsidRDefault="00286E66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r w:rsidR="00F51C2E" w:rsidRPr="00F51C2E">
              <w:rPr>
                <w:rFonts w:ascii="宋体" w:hAnsi="宋体" w:hint="eastAsia"/>
                <w:bCs/>
                <w:iCs/>
              </w:rPr>
              <w:t>金额：按</w:t>
            </w:r>
            <w:r w:rsidR="00F51C2E" w:rsidRPr="00F51C2E">
              <w:rPr>
                <w:rFonts w:ascii="宋体" w:hAnsi="宋体"/>
                <w:bCs/>
                <w:iCs/>
              </w:rPr>
              <w:t>此字段数值</w:t>
            </w:r>
            <w:r w:rsidR="00F51C2E" w:rsidRPr="00F51C2E">
              <w:rPr>
                <w:rFonts w:ascii="宋体" w:hAnsi="宋体" w:hint="eastAsia"/>
                <w:bCs/>
                <w:iCs/>
              </w:rPr>
              <w:t>排序</w:t>
            </w:r>
          </w:p>
          <w:p w:rsidR="00286E66" w:rsidRDefault="00286E66" w:rsidP="00F51C2E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退票金额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  <w:p w:rsidR="004428F0" w:rsidRPr="008717B5" w:rsidRDefault="00286E66" w:rsidP="008717B5">
            <w:pPr>
              <w:spacing w:before="100" w:after="10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兑奖金额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4428F0" w:rsidRPr="00883F4B" w:rsidTr="006F53DA"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:rsidR="004428F0" w:rsidRPr="00FE4DC0" w:rsidRDefault="004428F0" w:rsidP="006F53DA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4428F0" w:rsidRPr="00883F4B" w:rsidTr="006F53DA"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:rsidR="004428F0" w:rsidRPr="00883F4B" w:rsidRDefault="004428F0" w:rsidP="006F53DA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4428F0" w:rsidRPr="00883F4B" w:rsidTr="006F53DA">
        <w:tc>
          <w:tcPr>
            <w:tcW w:w="1384" w:type="dxa"/>
            <w:shd w:val="clear" w:color="auto" w:fill="D9D9D9"/>
            <w:vAlign w:val="center"/>
          </w:tcPr>
          <w:p w:rsidR="004428F0" w:rsidRPr="00883F4B" w:rsidRDefault="004428F0" w:rsidP="006F53DA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:rsidR="004428F0" w:rsidRDefault="008717B5" w:rsidP="006F53DA">
            <w:pPr>
              <w:rPr>
                <w:ins w:id="91" w:author="Microsoft" w:date="2016-04-22T10:51:00Z"/>
              </w:rPr>
            </w:pPr>
            <w:r>
              <w:rPr>
                <w:rFonts w:hint="eastAsia"/>
              </w:rPr>
              <w:t>排行顺序首先按照销售额进行排列，当销售额相同时，按照退票额排列，当销售额和退票额均相同时，参考兑奖额进行排序；</w:t>
            </w:r>
          </w:p>
          <w:p w:rsidR="00DF167A" w:rsidRPr="00883F4B" w:rsidRDefault="00EE5EC1" w:rsidP="006F53DA">
            <w:ins w:id="92" w:author="Microsoft" w:date="2016-04-22T11:14:00Z">
              <w:r>
                <w:rPr>
                  <w:rFonts w:hint="eastAsia"/>
                </w:rPr>
                <w:t>统计数据包含电脑票数据；</w:t>
              </w:r>
            </w:ins>
          </w:p>
        </w:tc>
      </w:tr>
    </w:tbl>
    <w:p w:rsidR="004428F0" w:rsidRDefault="00F707E6" w:rsidP="004428F0">
      <w:pPr>
        <w:pStyle w:val="a0"/>
      </w:pPr>
      <w:r>
        <w:rPr>
          <w:rFonts w:hint="eastAsia"/>
        </w:rPr>
        <w:t>示意图</w:t>
      </w:r>
      <w:r>
        <w:t>：</w:t>
      </w:r>
    </w:p>
    <w:tbl>
      <w:tblPr>
        <w:tblStyle w:val="1-1"/>
        <w:tblW w:w="9141" w:type="dxa"/>
        <w:tblLook w:val="04A0" w:firstRow="1" w:lastRow="0" w:firstColumn="1" w:lastColumn="0" w:noHBand="0" w:noVBand="1"/>
      </w:tblPr>
      <w:tblGrid>
        <w:gridCol w:w="1318"/>
        <w:gridCol w:w="1318"/>
        <w:gridCol w:w="1318"/>
        <w:gridCol w:w="1278"/>
        <w:gridCol w:w="1318"/>
        <w:gridCol w:w="1319"/>
        <w:gridCol w:w="1272"/>
      </w:tblGrid>
      <w:tr w:rsidR="008717B5" w:rsidTr="00871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318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销售站</w:t>
            </w:r>
            <w:r>
              <w:t>名称</w:t>
            </w:r>
          </w:p>
        </w:tc>
        <w:tc>
          <w:tcPr>
            <w:tcW w:w="1318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销售站</w:t>
            </w:r>
            <w:r>
              <w:t>编号</w:t>
            </w:r>
          </w:p>
        </w:tc>
        <w:tc>
          <w:tcPr>
            <w:tcW w:w="1278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1318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销售</w:t>
            </w:r>
            <w:r>
              <w:t>金额</w:t>
            </w:r>
          </w:p>
        </w:tc>
        <w:tc>
          <w:tcPr>
            <w:tcW w:w="1319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退票金额</w:t>
            </w:r>
          </w:p>
        </w:tc>
        <w:tc>
          <w:tcPr>
            <w:tcW w:w="1272" w:type="dxa"/>
            <w:shd w:val="clear" w:color="auto" w:fill="BDD6EE" w:themeFill="accent1" w:themeFillTint="66"/>
          </w:tcPr>
          <w:p w:rsidR="008717B5" w:rsidRDefault="008717B5" w:rsidP="00F51C2E">
            <w:pPr>
              <w:pStyle w:val="a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兑奖金额</w:t>
            </w:r>
          </w:p>
        </w:tc>
      </w:tr>
      <w:tr w:rsidR="008717B5" w:rsidTr="008717B5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8717B5" w:rsidRDefault="008717B5" w:rsidP="00F51C2E">
            <w:pPr>
              <w:pStyle w:val="a0"/>
              <w:ind w:firstLineChars="0" w:firstLine="0"/>
              <w:jc w:val="center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2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7B5" w:rsidTr="008717B5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8717B5" w:rsidRDefault="008717B5" w:rsidP="00F51C2E">
            <w:pPr>
              <w:pStyle w:val="a0"/>
              <w:ind w:firstLineChars="0" w:firstLine="0"/>
              <w:jc w:val="center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2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7B5" w:rsidTr="008717B5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8717B5" w:rsidRDefault="008717B5" w:rsidP="00F51C2E">
            <w:pPr>
              <w:pStyle w:val="a0"/>
              <w:ind w:firstLineChars="0" w:firstLine="0"/>
              <w:jc w:val="center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2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7B5" w:rsidTr="008717B5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</w:tcPr>
          <w:p w:rsidR="008717B5" w:rsidRDefault="008717B5" w:rsidP="00F51C2E">
            <w:pPr>
              <w:pStyle w:val="a0"/>
              <w:ind w:firstLineChars="0" w:firstLine="0"/>
              <w:jc w:val="center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8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2" w:type="dxa"/>
          </w:tcPr>
          <w:p w:rsidR="008717B5" w:rsidRDefault="008717B5" w:rsidP="00F707E6">
            <w:pPr>
              <w:pStyle w:val="a0"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707E6" w:rsidRPr="004428F0" w:rsidRDefault="00F707E6" w:rsidP="00F707E6">
      <w:pPr>
        <w:pStyle w:val="a0"/>
        <w:ind w:leftChars="-202" w:left="-424"/>
        <w:jc w:val="left"/>
      </w:pPr>
    </w:p>
    <w:p w:rsidR="00A71A47" w:rsidRDefault="00A71A47">
      <w:pPr>
        <w:pStyle w:val="3"/>
        <w:rPr>
          <w:ins w:id="93" w:author="Microsoft" w:date="2016-08-10T10:33:00Z"/>
        </w:rPr>
      </w:pPr>
      <w:ins w:id="94" w:author="Microsoft" w:date="2016-08-10T10:31:00Z">
        <w:r>
          <w:t>站点</w:t>
        </w:r>
      </w:ins>
      <w:ins w:id="95" w:author="Microsoft" w:date="2016-08-10T10:32:00Z">
        <w:r>
          <w:t>历史销量排行</w:t>
        </w:r>
        <w:r>
          <w:rPr>
            <w:rFonts w:hint="eastAsia"/>
          </w:rPr>
          <w:t>（</w:t>
        </w:r>
        <w:r>
          <w:rPr>
            <w:rFonts w:hint="eastAsia"/>
          </w:rPr>
          <w:t>Outlet</w:t>
        </w:r>
        <w:r>
          <w:t xml:space="preserve"> History Sales Ranking</w:t>
        </w:r>
        <w:r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71A47" w:rsidRPr="00883F4B" w:rsidTr="003F5629">
        <w:trPr>
          <w:ins w:id="96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97" w:author="Microsoft" w:date="2016-08-10T10:33:00Z"/>
              </w:rPr>
            </w:pPr>
            <w:ins w:id="98" w:author="Microsoft" w:date="2016-08-10T10:3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A71A47" w:rsidRPr="00883F4B" w:rsidRDefault="00A71A47" w:rsidP="003F5629">
            <w:pPr>
              <w:rPr>
                <w:ins w:id="99" w:author="Microsoft" w:date="2016-08-10T10:33:00Z"/>
                <w:iCs/>
              </w:rPr>
            </w:pPr>
            <w:ins w:id="100" w:author="Microsoft" w:date="2016-08-10T10:33:00Z">
              <w:r>
                <w:rPr>
                  <w:iCs/>
                </w:rPr>
                <w:t>M004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01" w:author="Microsoft" w:date="2016-08-10T10:33:00Z"/>
              </w:rPr>
            </w:pPr>
            <w:ins w:id="102" w:author="Microsoft" w:date="2016-08-10T10:3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A71A47" w:rsidRPr="00883F4B" w:rsidRDefault="00A71A47" w:rsidP="003F5629">
            <w:pPr>
              <w:rPr>
                <w:ins w:id="103" w:author="Microsoft" w:date="2016-08-10T10:33:00Z"/>
                <w:iCs/>
              </w:rPr>
            </w:pPr>
          </w:p>
        </w:tc>
      </w:tr>
      <w:tr w:rsidR="00A71A47" w:rsidRPr="00883F4B" w:rsidTr="003F5629">
        <w:trPr>
          <w:ins w:id="104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05" w:author="Microsoft" w:date="2016-08-10T10:33:00Z"/>
              </w:rPr>
            </w:pPr>
            <w:ins w:id="106" w:author="Microsoft" w:date="2016-08-10T10:3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A71A47" w:rsidRPr="00883F4B" w:rsidRDefault="00A71A47" w:rsidP="003F5629">
            <w:pPr>
              <w:rPr>
                <w:ins w:id="107" w:author="Microsoft" w:date="2016-08-10T10:33:00Z"/>
                <w:iCs/>
              </w:rPr>
            </w:pPr>
            <w:ins w:id="108" w:author="Microsoft" w:date="2016-08-10T10:38:00Z">
              <w:r>
                <w:rPr>
                  <w:rFonts w:hint="eastAsia"/>
                  <w:iCs/>
                </w:rPr>
                <w:t>站点历史销量排行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09" w:author="Microsoft" w:date="2016-08-10T10:33:00Z"/>
                <w:iCs/>
              </w:rPr>
            </w:pPr>
            <w:ins w:id="110" w:author="Microsoft" w:date="2016-08-10T10:3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A71A47" w:rsidRPr="00883F4B" w:rsidRDefault="00A71A47" w:rsidP="003F5629">
            <w:pPr>
              <w:rPr>
                <w:ins w:id="111" w:author="Microsoft" w:date="2016-08-10T10:33:00Z"/>
                <w:iCs/>
              </w:rPr>
            </w:pPr>
            <w:ins w:id="112" w:author="Microsoft" w:date="2016-08-10T10:33:00Z">
              <w:r>
                <w:rPr>
                  <w:rFonts w:hint="eastAsia"/>
                  <w:iCs/>
                </w:rPr>
                <w:t>高</w:t>
              </w:r>
            </w:ins>
          </w:p>
        </w:tc>
      </w:tr>
      <w:tr w:rsidR="00A71A47" w:rsidRPr="00883F4B" w:rsidTr="003F5629">
        <w:trPr>
          <w:trHeight w:val="390"/>
          <w:ins w:id="113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14" w:author="Microsoft" w:date="2016-08-10T10:33:00Z"/>
              </w:rPr>
            </w:pPr>
            <w:ins w:id="115" w:author="Microsoft" w:date="2016-08-10T10:33:00Z">
              <w:r w:rsidRPr="00883F4B">
                <w:rPr>
                  <w:rFonts w:hint="eastAsia"/>
                </w:rPr>
                <w:lastRenderedPageBreak/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A71A47" w:rsidRPr="00883F4B" w:rsidRDefault="00141072" w:rsidP="003F5629">
            <w:pPr>
              <w:rPr>
                <w:ins w:id="116" w:author="Microsoft" w:date="2016-08-10T10:33:00Z"/>
              </w:rPr>
            </w:pPr>
            <w:ins w:id="117" w:author="Microsoft" w:date="2016-08-10T10:43:00Z">
              <w:r>
                <w:rPr>
                  <w:rFonts w:hint="eastAsia"/>
                </w:rPr>
                <w:t>站点的历史销售信息查询</w:t>
              </w:r>
            </w:ins>
          </w:p>
        </w:tc>
      </w:tr>
      <w:tr w:rsidR="00A71A47" w:rsidRPr="00883F4B" w:rsidTr="003F5629">
        <w:trPr>
          <w:trHeight w:val="420"/>
          <w:ins w:id="118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19" w:author="Microsoft" w:date="2016-08-10T10:33:00Z"/>
              </w:rPr>
            </w:pPr>
            <w:ins w:id="120" w:author="Microsoft" w:date="2016-08-10T10:3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A71A47" w:rsidRDefault="00141072" w:rsidP="003F5629">
            <w:pPr>
              <w:rPr>
                <w:ins w:id="121" w:author="Microsoft" w:date="2016-08-10T10:43:00Z"/>
                <w:iCs/>
              </w:rPr>
            </w:pPr>
            <w:ins w:id="122" w:author="Microsoft" w:date="2016-08-10T10:43:00Z">
              <w:r>
                <w:rPr>
                  <w:iCs/>
                </w:rPr>
                <w:t>部门</w:t>
              </w:r>
              <w:r>
                <w:rPr>
                  <w:rFonts w:hint="eastAsia"/>
                  <w:iCs/>
                </w:rPr>
                <w:t>：</w:t>
              </w:r>
              <w:r>
                <w:rPr>
                  <w:iCs/>
                </w:rPr>
                <w:t>下拉选择框</w:t>
              </w:r>
              <w:r>
                <w:rPr>
                  <w:rFonts w:hint="eastAsia"/>
                  <w:iCs/>
                </w:rPr>
                <w:t>；</w:t>
              </w:r>
            </w:ins>
          </w:p>
          <w:p w:rsidR="00141072" w:rsidRPr="008E3379" w:rsidRDefault="00141072" w:rsidP="003F5629">
            <w:pPr>
              <w:rPr>
                <w:ins w:id="123" w:author="Microsoft" w:date="2016-08-10T10:33:00Z"/>
                <w:iCs/>
              </w:rPr>
            </w:pPr>
            <w:ins w:id="124" w:author="Microsoft" w:date="2016-08-10T10:43:00Z">
              <w:r>
                <w:rPr>
                  <w:rFonts w:hint="eastAsia"/>
                  <w:iCs/>
                </w:rPr>
                <w:t>日期：年月日；选择要</w:t>
              </w:r>
            </w:ins>
            <w:ins w:id="125" w:author="Microsoft" w:date="2016-08-10T10:44:00Z">
              <w:r>
                <w:rPr>
                  <w:rFonts w:hint="eastAsia"/>
                  <w:iCs/>
                </w:rPr>
                <w:t>查询的时间段；</w:t>
              </w:r>
            </w:ins>
          </w:p>
        </w:tc>
      </w:tr>
      <w:tr w:rsidR="00A71A47" w:rsidRPr="00883F4B" w:rsidTr="003F5629">
        <w:trPr>
          <w:trHeight w:val="420"/>
          <w:ins w:id="126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27" w:author="Microsoft" w:date="2016-08-10T10:33:00Z"/>
              </w:rPr>
            </w:pPr>
            <w:ins w:id="128" w:author="Microsoft" w:date="2016-08-10T10:3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A71A47" w:rsidRDefault="00141072" w:rsidP="003F5629">
            <w:pPr>
              <w:rPr>
                <w:ins w:id="129" w:author="Microsoft" w:date="2016-08-10T10:44:00Z"/>
              </w:rPr>
            </w:pPr>
            <w:ins w:id="130" w:author="Microsoft" w:date="2016-08-10T10:44:00Z">
              <w:r>
                <w:t>结果列表</w:t>
              </w:r>
              <w:r>
                <w:rPr>
                  <w:rFonts w:hint="eastAsia"/>
                </w:rPr>
                <w:t>：</w:t>
              </w:r>
            </w:ins>
          </w:p>
          <w:p w:rsidR="00141072" w:rsidRDefault="00141072" w:rsidP="003F5629">
            <w:pPr>
              <w:rPr>
                <w:ins w:id="131" w:author="Microsoft" w:date="2016-08-10T10:49:00Z"/>
              </w:rPr>
            </w:pPr>
            <w:ins w:id="132" w:author="Microsoft" w:date="2016-08-10T10:44:00Z">
              <w:r>
                <w:rPr>
                  <w:rFonts w:hint="eastAsia"/>
                </w:rPr>
                <w:t>排名序号：查询结果按销售额由高到低进行</w:t>
              </w:r>
            </w:ins>
            <w:ins w:id="133" w:author="Microsoft" w:date="2016-08-10T10:46:00Z">
              <w:r>
                <w:rPr>
                  <w:rFonts w:hint="eastAsia"/>
                </w:rPr>
                <w:t>排序；</w:t>
              </w:r>
            </w:ins>
          </w:p>
          <w:p w:rsidR="00141072" w:rsidRDefault="00141072" w:rsidP="003F5629">
            <w:pPr>
              <w:rPr>
                <w:ins w:id="134" w:author="Microsoft" w:date="2016-08-10T10:49:00Z"/>
              </w:rPr>
            </w:pPr>
            <w:ins w:id="135" w:author="Microsoft" w:date="2016-08-10T10:49:00Z">
              <w:r>
                <w:rPr>
                  <w:rFonts w:hint="eastAsia"/>
                </w:rPr>
                <w:t>站点编号：</w:t>
              </w:r>
            </w:ins>
          </w:p>
          <w:p w:rsidR="00141072" w:rsidRDefault="00141072" w:rsidP="003F5629">
            <w:pPr>
              <w:rPr>
                <w:ins w:id="136" w:author="Microsoft" w:date="2016-08-10T10:49:00Z"/>
              </w:rPr>
            </w:pPr>
            <w:ins w:id="137" w:author="Microsoft" w:date="2016-08-10T10:49:00Z">
              <w:r>
                <w:rPr>
                  <w:rFonts w:hint="eastAsia"/>
                </w:rPr>
                <w:t>站点名称：</w:t>
              </w:r>
            </w:ins>
          </w:p>
          <w:p w:rsidR="00141072" w:rsidRDefault="00141072" w:rsidP="003F5629">
            <w:pPr>
              <w:rPr>
                <w:ins w:id="138" w:author="Microsoft" w:date="2016-08-10T10:49:00Z"/>
              </w:rPr>
            </w:pPr>
            <w:ins w:id="139" w:author="Microsoft" w:date="2016-08-10T10:49:00Z">
              <w:r>
                <w:rPr>
                  <w:rFonts w:hint="eastAsia"/>
                </w:rPr>
                <w:t>联系电话：</w:t>
              </w:r>
            </w:ins>
          </w:p>
          <w:p w:rsidR="00141072" w:rsidRDefault="00141072" w:rsidP="003F5629">
            <w:pPr>
              <w:rPr>
                <w:ins w:id="140" w:author="Microsoft" w:date="2016-08-10T10:50:00Z"/>
              </w:rPr>
            </w:pPr>
            <w:ins w:id="141" w:author="Microsoft" w:date="2016-08-10T10:50:00Z">
              <w:r>
                <w:rPr>
                  <w:rFonts w:hint="eastAsia"/>
                </w:rPr>
                <w:t>所属部门：</w:t>
              </w:r>
            </w:ins>
          </w:p>
          <w:p w:rsidR="00141072" w:rsidRDefault="00141072" w:rsidP="003F5629">
            <w:pPr>
              <w:rPr>
                <w:ins w:id="142" w:author="Microsoft" w:date="2016-08-10T10:50:00Z"/>
              </w:rPr>
            </w:pPr>
            <w:ins w:id="143" w:author="Microsoft" w:date="2016-08-10T10:50:00Z">
              <w:r>
                <w:rPr>
                  <w:rFonts w:hint="eastAsia"/>
                </w:rPr>
                <w:t>销售金额：</w:t>
              </w:r>
            </w:ins>
          </w:p>
          <w:p w:rsidR="00141072" w:rsidRDefault="00141072" w:rsidP="003F5629">
            <w:pPr>
              <w:rPr>
                <w:ins w:id="144" w:author="Microsoft" w:date="2016-08-10T10:50:00Z"/>
              </w:rPr>
            </w:pPr>
            <w:ins w:id="145" w:author="Microsoft" w:date="2016-08-10T10:50:00Z">
              <w:r>
                <w:rPr>
                  <w:rFonts w:hint="eastAsia"/>
                </w:rPr>
                <w:t>兑奖金额：</w:t>
              </w:r>
            </w:ins>
          </w:p>
          <w:p w:rsidR="00141072" w:rsidRPr="00883F4B" w:rsidRDefault="00141072" w:rsidP="003F5629">
            <w:pPr>
              <w:rPr>
                <w:ins w:id="146" w:author="Microsoft" w:date="2016-08-10T10:33:00Z"/>
              </w:rPr>
            </w:pPr>
            <w:ins w:id="147" w:author="Microsoft" w:date="2016-08-10T10:50:00Z">
              <w:r>
                <w:rPr>
                  <w:rFonts w:hint="eastAsia"/>
                </w:rPr>
                <w:t>退票金额：</w:t>
              </w:r>
            </w:ins>
          </w:p>
        </w:tc>
      </w:tr>
      <w:tr w:rsidR="00A71A47" w:rsidRPr="00883F4B" w:rsidTr="003F5629">
        <w:trPr>
          <w:ins w:id="148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49" w:author="Microsoft" w:date="2016-08-10T10:33:00Z"/>
              </w:rPr>
            </w:pPr>
            <w:ins w:id="150" w:author="Microsoft" w:date="2016-08-10T10:33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A71A47" w:rsidRPr="00FE4DC0" w:rsidRDefault="00A71A47" w:rsidP="003F5629">
            <w:pPr>
              <w:rPr>
                <w:ins w:id="151" w:author="Microsoft" w:date="2016-08-10T10:33:00Z"/>
                <w:noProof/>
                <w:szCs w:val="21"/>
              </w:rPr>
            </w:pPr>
            <w:ins w:id="152" w:author="Microsoft" w:date="2016-08-10T10:33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A71A47" w:rsidRPr="00883F4B" w:rsidTr="003F5629">
        <w:trPr>
          <w:ins w:id="153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54" w:author="Microsoft" w:date="2016-08-10T10:33:00Z"/>
              </w:rPr>
            </w:pPr>
            <w:ins w:id="155" w:author="Microsoft" w:date="2016-08-10T10:3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A71A47" w:rsidRPr="00883F4B" w:rsidRDefault="00A71A47" w:rsidP="003F5629">
            <w:pPr>
              <w:rPr>
                <w:ins w:id="156" w:author="Microsoft" w:date="2016-08-10T10:33:00Z"/>
                <w:bCs/>
                <w:iCs/>
              </w:rPr>
            </w:pPr>
            <w:ins w:id="157" w:author="Microsoft" w:date="2016-08-10T10:33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A71A47" w:rsidRPr="00883F4B" w:rsidTr="003F5629">
        <w:trPr>
          <w:ins w:id="158" w:author="Microsoft" w:date="2016-08-10T10:33:00Z"/>
        </w:trPr>
        <w:tc>
          <w:tcPr>
            <w:tcW w:w="1384" w:type="dxa"/>
            <w:shd w:val="clear" w:color="auto" w:fill="D9D9D9"/>
            <w:vAlign w:val="center"/>
          </w:tcPr>
          <w:p w:rsidR="00A71A47" w:rsidRPr="00883F4B" w:rsidRDefault="00A71A47" w:rsidP="003F5629">
            <w:pPr>
              <w:rPr>
                <w:ins w:id="159" w:author="Microsoft" w:date="2016-08-10T10:33:00Z"/>
              </w:rPr>
            </w:pPr>
            <w:ins w:id="160" w:author="Microsoft" w:date="2016-08-10T10:3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141072" w:rsidRDefault="00141072" w:rsidP="003F5629">
            <w:pPr>
              <w:rPr>
                <w:ins w:id="161" w:author="Microsoft" w:date="2016-08-10T10:44:00Z"/>
              </w:rPr>
            </w:pPr>
            <w:ins w:id="162" w:author="Microsoft" w:date="2016-08-10T10:44:00Z">
              <w:r>
                <w:rPr>
                  <w:rFonts w:hint="eastAsia"/>
                </w:rPr>
                <w:t>排行顺序首先按照销售额进行排列，当销售额相同时，按照退票额排列，当销售额和退票额均相同时，参考兑奖额进行排序；</w:t>
              </w:r>
            </w:ins>
          </w:p>
          <w:p w:rsidR="00A71A47" w:rsidRPr="00883F4B" w:rsidRDefault="00A71A47" w:rsidP="003F5629">
            <w:pPr>
              <w:rPr>
                <w:ins w:id="163" w:author="Microsoft" w:date="2016-08-10T10:33:00Z"/>
              </w:rPr>
            </w:pPr>
            <w:ins w:id="164" w:author="Microsoft" w:date="2016-08-10T10:33:00Z">
              <w:r>
                <w:t>统计数据包含电脑票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11</w:t>
              </w:r>
              <w:r>
                <w:rPr>
                  <w:rFonts w:hint="eastAsia"/>
                </w:rPr>
                <w:t>选</w:t>
              </w:r>
              <w:r>
                <w:rPr>
                  <w:rFonts w:hint="eastAsia"/>
                </w:rPr>
                <w:t>5</w:t>
              </w:r>
              <w:r>
                <w:rPr>
                  <w:rFonts w:hint="eastAsia"/>
                </w:rPr>
                <w:t>）</w:t>
              </w:r>
              <w:r>
                <w:t>销售数据</w:t>
              </w:r>
              <w:r>
                <w:rPr>
                  <w:rFonts w:hint="eastAsia"/>
                </w:rPr>
                <w:t>；</w:t>
              </w:r>
            </w:ins>
          </w:p>
        </w:tc>
      </w:tr>
    </w:tbl>
    <w:p w:rsidR="00A71A47" w:rsidRPr="00F93CC0" w:rsidRDefault="00A71A47" w:rsidP="00F93CC0">
      <w:pPr>
        <w:pStyle w:val="a0"/>
        <w:ind w:firstLineChars="0" w:firstLine="0"/>
        <w:rPr>
          <w:ins w:id="165" w:author="Microsoft" w:date="2016-08-10T10:31:00Z"/>
        </w:rPr>
      </w:pPr>
    </w:p>
    <w:p w:rsidR="00F93CC0" w:rsidRDefault="00F93CC0">
      <w:pPr>
        <w:pStyle w:val="3"/>
        <w:rPr>
          <w:ins w:id="166" w:author="Microsoft" w:date="2016-10-10T10:12:00Z"/>
        </w:rPr>
      </w:pPr>
      <w:ins w:id="167" w:author="Microsoft" w:date="2016-10-10T10:11:00Z">
        <w:r>
          <w:t>总公司库存监控</w:t>
        </w:r>
      </w:ins>
      <w:ins w:id="168" w:author="Microsoft" w:date="2016-10-10T10:15:00Z">
        <w:r>
          <w:rPr>
            <w:rFonts w:hint="eastAsia"/>
          </w:rPr>
          <w:t>（</w:t>
        </w:r>
        <w:r>
          <w:t>Inventory M</w:t>
        </w:r>
        <w:r w:rsidRPr="00F75649">
          <w:t>onitoring</w:t>
        </w:r>
        <w:r>
          <w:rPr>
            <w:rFonts w:hint="eastAsia"/>
          </w:rPr>
          <w:t>）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93CC0" w:rsidRPr="00883F4B" w:rsidTr="009F2D4E">
        <w:trPr>
          <w:ins w:id="169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70" w:author="Microsoft" w:date="2016-10-10T10:12:00Z"/>
              </w:rPr>
            </w:pPr>
            <w:ins w:id="171" w:author="Microsoft" w:date="2016-10-10T10:12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F93CC0" w:rsidRPr="00883F4B" w:rsidRDefault="00F93CC0" w:rsidP="00F93CC0">
            <w:pPr>
              <w:rPr>
                <w:ins w:id="172" w:author="Microsoft" w:date="2016-10-10T10:12:00Z"/>
                <w:iCs/>
              </w:rPr>
            </w:pPr>
            <w:ins w:id="173" w:author="Microsoft" w:date="2016-10-10T10:12:00Z">
              <w:r>
                <w:rPr>
                  <w:iCs/>
                </w:rPr>
                <w:t>M005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74" w:author="Microsoft" w:date="2016-10-10T10:12:00Z"/>
              </w:rPr>
            </w:pPr>
            <w:ins w:id="175" w:author="Microsoft" w:date="2016-10-10T10:12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:rsidR="00F93CC0" w:rsidRPr="00883F4B" w:rsidRDefault="00F93CC0" w:rsidP="009F2D4E">
            <w:pPr>
              <w:rPr>
                <w:ins w:id="176" w:author="Microsoft" w:date="2016-10-10T10:12:00Z"/>
                <w:iCs/>
              </w:rPr>
            </w:pPr>
          </w:p>
        </w:tc>
      </w:tr>
      <w:tr w:rsidR="00F93CC0" w:rsidRPr="00883F4B" w:rsidTr="009F2D4E">
        <w:trPr>
          <w:ins w:id="177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78" w:author="Microsoft" w:date="2016-10-10T10:12:00Z"/>
              </w:rPr>
            </w:pPr>
            <w:ins w:id="179" w:author="Microsoft" w:date="2016-10-10T10:12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F93CC0" w:rsidRPr="00883F4B" w:rsidRDefault="00F93CC0" w:rsidP="009F2D4E">
            <w:pPr>
              <w:rPr>
                <w:ins w:id="180" w:author="Microsoft" w:date="2016-10-10T10:12:00Z"/>
                <w:iCs/>
              </w:rPr>
            </w:pPr>
            <w:ins w:id="181" w:author="Microsoft" w:date="2016-10-10T10:12:00Z">
              <w:r>
                <w:rPr>
                  <w:rFonts w:hint="eastAsia"/>
                  <w:iCs/>
                </w:rPr>
                <w:t>库存</w:t>
              </w:r>
            </w:ins>
            <w:ins w:id="182" w:author="Microsoft" w:date="2016-10-10T10:13:00Z">
              <w:r>
                <w:rPr>
                  <w:rFonts w:hint="eastAsia"/>
                  <w:iCs/>
                </w:rPr>
                <w:t>监控</w:t>
              </w:r>
            </w:ins>
            <w:ins w:id="183" w:author="Microsoft" w:date="2016-10-10T10:12:00Z">
              <w:r>
                <w:rPr>
                  <w:rFonts w:hint="eastAsia"/>
                  <w:iCs/>
                </w:rPr>
                <w:t>告警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84" w:author="Microsoft" w:date="2016-10-10T10:12:00Z"/>
                <w:iCs/>
              </w:rPr>
            </w:pPr>
            <w:ins w:id="185" w:author="Microsoft" w:date="2016-10-10T10:12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:rsidR="00F93CC0" w:rsidRPr="00883F4B" w:rsidRDefault="00F93CC0" w:rsidP="009F2D4E">
            <w:pPr>
              <w:rPr>
                <w:ins w:id="186" w:author="Microsoft" w:date="2016-10-10T10:12:00Z"/>
                <w:iCs/>
              </w:rPr>
            </w:pPr>
            <w:ins w:id="187" w:author="Microsoft" w:date="2016-10-10T10:12:00Z">
              <w:r>
                <w:rPr>
                  <w:rFonts w:hint="eastAsia"/>
                  <w:iCs/>
                </w:rPr>
                <w:t>高</w:t>
              </w:r>
            </w:ins>
          </w:p>
        </w:tc>
      </w:tr>
      <w:tr w:rsidR="00F93CC0" w:rsidRPr="00883F4B" w:rsidTr="009F2D4E">
        <w:trPr>
          <w:trHeight w:val="390"/>
          <w:ins w:id="188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89" w:author="Microsoft" w:date="2016-10-10T10:12:00Z"/>
              </w:rPr>
            </w:pPr>
            <w:ins w:id="190" w:author="Microsoft" w:date="2016-10-10T10:12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Pr="00883F4B" w:rsidRDefault="00F93CC0" w:rsidP="009F2D4E">
            <w:pPr>
              <w:rPr>
                <w:ins w:id="191" w:author="Microsoft" w:date="2016-10-10T10:12:00Z"/>
              </w:rPr>
            </w:pPr>
            <w:ins w:id="192" w:author="Microsoft" w:date="2016-10-10T10:12:00Z">
              <w:r>
                <w:rPr>
                  <w:rFonts w:hint="eastAsia"/>
                </w:rPr>
                <w:t>在系统参数中设定一个库存销售天数的阈值，系统根据最近</w:t>
              </w:r>
              <w:r>
                <w:rPr>
                  <w:rFonts w:hint="eastAsia"/>
                </w:rPr>
                <w:t>7</w:t>
              </w:r>
              <w:r>
                <w:rPr>
                  <w:rFonts w:hint="eastAsia"/>
                </w:rPr>
                <w:t>天销量的平均值，计算剩余库存可销售的天数，当小于设定的阈值，则给予告警提示；初期默认值为</w:t>
              </w:r>
              <w:r>
                <w:rPr>
                  <w:rFonts w:hint="eastAsia"/>
                </w:rPr>
                <w:t>45</w:t>
              </w:r>
              <w:r>
                <w:rPr>
                  <w:rFonts w:hint="eastAsia"/>
                </w:rPr>
                <w:t>天；</w:t>
              </w:r>
            </w:ins>
          </w:p>
        </w:tc>
      </w:tr>
      <w:tr w:rsidR="00F93CC0" w:rsidRPr="00876874" w:rsidTr="009F2D4E">
        <w:trPr>
          <w:trHeight w:val="420"/>
          <w:ins w:id="193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94" w:author="Microsoft" w:date="2016-10-10T10:12:00Z"/>
              </w:rPr>
            </w:pPr>
            <w:ins w:id="195" w:author="Microsoft" w:date="2016-10-10T10:12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Pr="008E3379" w:rsidRDefault="00F93CC0" w:rsidP="009F2D4E">
            <w:pPr>
              <w:rPr>
                <w:ins w:id="196" w:author="Microsoft" w:date="2016-10-10T10:12:00Z"/>
                <w:iCs/>
              </w:rPr>
            </w:pPr>
            <w:ins w:id="197" w:author="Microsoft" w:date="2016-10-10T10:13:00Z">
              <w:r>
                <w:rPr>
                  <w:rFonts w:hint="eastAsia"/>
                  <w:iCs/>
                </w:rPr>
                <w:t>无</w:t>
              </w:r>
            </w:ins>
          </w:p>
        </w:tc>
      </w:tr>
      <w:tr w:rsidR="00F93CC0" w:rsidRPr="00883F4B" w:rsidTr="009F2D4E">
        <w:trPr>
          <w:trHeight w:val="420"/>
          <w:ins w:id="198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199" w:author="Microsoft" w:date="2016-10-10T10:12:00Z"/>
              </w:rPr>
            </w:pPr>
            <w:ins w:id="200" w:author="Microsoft" w:date="2016-10-10T10:12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Default="00F93CC0" w:rsidP="009F2D4E">
            <w:pPr>
              <w:spacing w:before="100" w:after="100"/>
              <w:rPr>
                <w:ins w:id="201" w:author="Microsoft" w:date="2016-10-10T10:13:00Z"/>
                <w:rFonts w:ascii="宋体" w:hAnsi="宋体"/>
                <w:bCs/>
                <w:iCs/>
              </w:rPr>
            </w:pPr>
            <w:ins w:id="202" w:author="Microsoft" w:date="2016-10-10T10:13:00Z">
              <w:r>
                <w:rPr>
                  <w:rFonts w:ascii="宋体" w:hAnsi="宋体" w:hint="eastAsia"/>
                  <w:bCs/>
                  <w:iCs/>
                </w:rPr>
                <w:t>列表信息</w:t>
              </w:r>
            </w:ins>
          </w:p>
          <w:p w:rsidR="00F93CC0" w:rsidRDefault="00F93CC0" w:rsidP="009F2D4E">
            <w:pPr>
              <w:spacing w:before="100" w:after="100"/>
              <w:rPr>
                <w:ins w:id="203" w:author="Microsoft" w:date="2016-10-10T10:13:00Z"/>
                <w:rFonts w:ascii="宋体" w:hAnsi="宋体"/>
                <w:bCs/>
                <w:iCs/>
              </w:rPr>
            </w:pPr>
            <w:ins w:id="204" w:author="Microsoft" w:date="2016-10-10T10:13:00Z">
              <w:r>
                <w:rPr>
                  <w:rFonts w:ascii="宋体" w:hAnsi="宋体" w:hint="eastAsia"/>
                  <w:bCs/>
                  <w:iCs/>
                </w:rPr>
                <w:t>方案编号：</w:t>
              </w:r>
            </w:ins>
          </w:p>
          <w:p w:rsidR="00F93CC0" w:rsidRDefault="00F93CC0" w:rsidP="009F2D4E">
            <w:pPr>
              <w:spacing w:before="100" w:after="100"/>
              <w:rPr>
                <w:ins w:id="205" w:author="Microsoft" w:date="2016-10-10T10:13:00Z"/>
                <w:rFonts w:ascii="宋体" w:hAnsi="宋体"/>
                <w:bCs/>
                <w:iCs/>
              </w:rPr>
            </w:pPr>
            <w:ins w:id="206" w:author="Microsoft" w:date="2016-10-10T10:13:00Z">
              <w:r>
                <w:rPr>
                  <w:rFonts w:ascii="宋体" w:hAnsi="宋体" w:hint="eastAsia"/>
                  <w:bCs/>
                  <w:iCs/>
                </w:rPr>
                <w:t>方案名称：</w:t>
              </w:r>
            </w:ins>
          </w:p>
          <w:p w:rsidR="00F93CC0" w:rsidRDefault="00F93CC0" w:rsidP="009F2D4E">
            <w:pPr>
              <w:spacing w:before="100" w:after="100"/>
              <w:rPr>
                <w:ins w:id="207" w:author="Microsoft" w:date="2016-10-10T10:13:00Z"/>
                <w:rFonts w:ascii="宋体" w:hAnsi="宋体"/>
                <w:bCs/>
                <w:iCs/>
              </w:rPr>
            </w:pPr>
            <w:ins w:id="208" w:author="Microsoft" w:date="2016-10-10T10:13:00Z">
              <w:r>
                <w:rPr>
                  <w:rFonts w:ascii="宋体" w:hAnsi="宋体" w:hint="eastAsia"/>
                  <w:bCs/>
                  <w:iCs/>
                </w:rPr>
                <w:lastRenderedPageBreak/>
                <w:t>库存数量：</w:t>
              </w:r>
            </w:ins>
          </w:p>
          <w:p w:rsidR="00F93CC0" w:rsidRPr="008717B5" w:rsidRDefault="00F93CC0" w:rsidP="009F2D4E">
            <w:pPr>
              <w:spacing w:before="100" w:after="100"/>
              <w:rPr>
                <w:ins w:id="209" w:author="Microsoft" w:date="2016-10-10T10:12:00Z"/>
                <w:rFonts w:ascii="宋体" w:hAnsi="宋体"/>
                <w:bCs/>
                <w:iCs/>
              </w:rPr>
            </w:pPr>
            <w:ins w:id="210" w:author="Microsoft" w:date="2016-10-10T10:13:00Z">
              <w:r>
                <w:rPr>
                  <w:rFonts w:ascii="宋体" w:hAnsi="宋体" w:hint="eastAsia"/>
                  <w:bCs/>
                  <w:iCs/>
                </w:rPr>
                <w:t>预计可销售天数：</w:t>
              </w:r>
            </w:ins>
          </w:p>
        </w:tc>
      </w:tr>
      <w:tr w:rsidR="00F93CC0" w:rsidRPr="00883F4B" w:rsidTr="009F2D4E">
        <w:trPr>
          <w:ins w:id="211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212" w:author="Microsoft" w:date="2016-10-10T10:12:00Z"/>
              </w:rPr>
            </w:pPr>
            <w:ins w:id="213" w:author="Microsoft" w:date="2016-10-10T10:12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Pr="00FE4DC0" w:rsidRDefault="00F93CC0" w:rsidP="009F2D4E">
            <w:pPr>
              <w:rPr>
                <w:ins w:id="214" w:author="Microsoft" w:date="2016-10-10T10:12:00Z"/>
                <w:noProof/>
                <w:szCs w:val="21"/>
              </w:rPr>
            </w:pPr>
            <w:ins w:id="215" w:author="Microsoft" w:date="2016-10-10T10:12:00Z">
              <w:r>
                <w:rPr>
                  <w:rFonts w:hint="eastAsia"/>
                  <w:noProof/>
                  <w:szCs w:val="21"/>
                </w:rPr>
                <w:t>无</w:t>
              </w:r>
            </w:ins>
          </w:p>
        </w:tc>
      </w:tr>
      <w:tr w:rsidR="00F93CC0" w:rsidRPr="00883F4B" w:rsidTr="009F2D4E">
        <w:trPr>
          <w:ins w:id="216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217" w:author="Microsoft" w:date="2016-10-10T10:12:00Z"/>
              </w:rPr>
            </w:pPr>
            <w:ins w:id="218" w:author="Microsoft" w:date="2016-10-10T10:12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Pr="00883F4B" w:rsidRDefault="00F93CC0" w:rsidP="009F2D4E">
            <w:pPr>
              <w:rPr>
                <w:ins w:id="219" w:author="Microsoft" w:date="2016-10-10T10:12:00Z"/>
                <w:bCs/>
                <w:iCs/>
              </w:rPr>
            </w:pPr>
            <w:ins w:id="220" w:author="Microsoft" w:date="2016-10-10T10:12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F93CC0" w:rsidRPr="00883F4B" w:rsidTr="009F2D4E">
        <w:trPr>
          <w:ins w:id="221" w:author="Microsoft" w:date="2016-10-10T10:12:00Z"/>
        </w:trPr>
        <w:tc>
          <w:tcPr>
            <w:tcW w:w="1384" w:type="dxa"/>
            <w:shd w:val="clear" w:color="auto" w:fill="D9D9D9"/>
            <w:vAlign w:val="center"/>
          </w:tcPr>
          <w:p w:rsidR="00F93CC0" w:rsidRPr="00883F4B" w:rsidRDefault="00F93CC0" w:rsidP="009F2D4E">
            <w:pPr>
              <w:rPr>
                <w:ins w:id="222" w:author="Microsoft" w:date="2016-10-10T10:12:00Z"/>
              </w:rPr>
            </w:pPr>
            <w:ins w:id="223" w:author="Microsoft" w:date="2016-10-10T10:12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:rsidR="00F93CC0" w:rsidRDefault="00F93CC0" w:rsidP="009F2D4E">
            <w:pPr>
              <w:rPr>
                <w:ins w:id="224" w:author="Microsoft" w:date="2016-10-10T10:14:00Z"/>
              </w:rPr>
            </w:pPr>
            <w:ins w:id="225" w:author="Microsoft" w:date="2016-10-10T10:14:00Z">
              <w:r w:rsidRPr="00F9193F">
                <w:rPr>
                  <w:b/>
                  <w:bCs/>
                </w:rPr>
                <w:t>告警提示方式</w:t>
              </w:r>
              <w:r>
                <w:rPr>
                  <w:rFonts w:hint="eastAsia"/>
                </w:rPr>
                <w:t>：</w:t>
              </w:r>
              <w:r>
                <w:t>发生告警的库存信息</w:t>
              </w:r>
              <w:r>
                <w:rPr>
                  <w:rFonts w:hint="eastAsia"/>
                </w:rPr>
                <w:t>（方案编号、方案名称、库存数量、预计可销售天数）</w:t>
              </w:r>
              <w:r>
                <w:t>字体加粗</w:t>
              </w:r>
              <w:r>
                <w:rPr>
                  <w:rFonts w:hint="eastAsia"/>
                </w:rPr>
                <w:t>、</w:t>
              </w:r>
              <w:r>
                <w:t>变红</w:t>
              </w:r>
              <w:r>
                <w:rPr>
                  <w:rFonts w:hint="eastAsia"/>
                </w:rPr>
                <w:t>；</w:t>
              </w:r>
            </w:ins>
          </w:p>
          <w:p w:rsidR="00F93CC0" w:rsidRPr="00883F4B" w:rsidRDefault="00F93CC0" w:rsidP="009F2D4E">
            <w:pPr>
              <w:rPr>
                <w:ins w:id="226" w:author="Microsoft" w:date="2016-10-10T10:12:00Z"/>
              </w:rPr>
            </w:pPr>
            <w:ins w:id="227" w:author="Microsoft" w:date="2016-10-10T10:14:00Z">
              <w:r>
                <w:rPr>
                  <w:rFonts w:hint="eastAsia"/>
                </w:rPr>
                <w:t>在系统参数中</w:t>
              </w:r>
              <w:r>
                <w:t>添加一个</w:t>
              </w:r>
              <w:r>
                <w:rPr>
                  <w:rFonts w:hint="eastAsia"/>
                </w:rPr>
                <w:t>“库存销售告警天数的参数；表示：</w:t>
              </w:r>
              <w:r w:rsidRPr="006028D9">
                <w:rPr>
                  <w:rFonts w:hint="eastAsia"/>
                  <w:color w:val="FF0000"/>
                </w:rPr>
                <w:t>当库存量销售</w:t>
              </w:r>
              <w:r w:rsidRPr="006028D9">
                <w:rPr>
                  <w:rFonts w:hint="eastAsia"/>
                  <w:b/>
                  <w:bCs/>
                  <w:color w:val="FF0000"/>
                </w:rPr>
                <w:t>小于</w:t>
              </w:r>
              <w:r w:rsidRPr="006028D9">
                <w:rPr>
                  <w:rFonts w:hint="eastAsia"/>
                  <w:color w:val="FF0000"/>
                </w:rPr>
                <w:t>该数值时</w:t>
              </w:r>
              <w:r>
                <w:rPr>
                  <w:rFonts w:hint="eastAsia"/>
                </w:rPr>
                <w:t>，系统给予告警提示；</w:t>
              </w:r>
            </w:ins>
          </w:p>
        </w:tc>
      </w:tr>
    </w:tbl>
    <w:p w:rsidR="00F93CC0" w:rsidRPr="00F93CC0" w:rsidRDefault="00F93CC0" w:rsidP="00F93CC0">
      <w:pPr>
        <w:pStyle w:val="a0"/>
        <w:rPr>
          <w:ins w:id="228" w:author="Microsoft" w:date="2016-10-10T10:11:00Z"/>
        </w:rPr>
      </w:pPr>
    </w:p>
    <w:sectPr w:rsidR="00F93CC0" w:rsidRPr="00F93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E4F" w:rsidRDefault="000A2E4F" w:rsidP="00DB7DE1">
      <w:pPr>
        <w:spacing w:before="0" w:after="0"/>
      </w:pPr>
      <w:r>
        <w:separator/>
      </w:r>
    </w:p>
  </w:endnote>
  <w:endnote w:type="continuationSeparator" w:id="0">
    <w:p w:rsidR="000A2E4F" w:rsidRDefault="000A2E4F" w:rsidP="00DB7D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5152053"/>
      <w:docPartObj>
        <w:docPartGallery w:val="Page Numbers (Bottom of Page)"/>
        <w:docPartUnique/>
      </w:docPartObj>
    </w:sdtPr>
    <w:sdtEndPr/>
    <w:sdtContent>
      <w:p w:rsidR="00DB7DE1" w:rsidRDefault="00DB7DE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2FF3" w:rsidRPr="00022FF3">
          <w:rPr>
            <w:noProof/>
            <w:lang w:val="zh-CN"/>
          </w:rPr>
          <w:t>13</w:t>
        </w:r>
        <w:r>
          <w:rPr>
            <w:noProof/>
            <w:lang w:val="zh-CN"/>
          </w:rPr>
          <w:fldChar w:fldCharType="end"/>
        </w:r>
      </w:p>
    </w:sdtContent>
  </w:sdt>
  <w:p w:rsidR="00DB7DE1" w:rsidRDefault="00DB7DE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E4F" w:rsidRDefault="000A2E4F" w:rsidP="00DB7DE1">
      <w:pPr>
        <w:spacing w:before="0" w:after="0"/>
      </w:pPr>
      <w:r>
        <w:separator/>
      </w:r>
    </w:p>
  </w:footnote>
  <w:footnote w:type="continuationSeparator" w:id="0">
    <w:p w:rsidR="000A2E4F" w:rsidRDefault="000A2E4F" w:rsidP="00DB7D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7DE1" w:rsidRDefault="00DB7DE1" w:rsidP="00C0119E">
    <w:pPr>
      <w:pStyle w:val="a4"/>
    </w:pPr>
    <w:r>
      <w:rPr>
        <w:rFonts w:hint="eastAsia"/>
      </w:rPr>
      <w:t>华彩</w:t>
    </w:r>
    <w:r>
      <w:t>控股有限</w:t>
    </w:r>
    <w:r>
      <w:rPr>
        <w:rFonts w:hint="eastAsia"/>
      </w:rPr>
      <w:t>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737E6"/>
    <w:multiLevelType w:val="hybridMultilevel"/>
    <w:tmpl w:val="7DC8D6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B2650A9"/>
    <w:multiLevelType w:val="hybridMultilevel"/>
    <w:tmpl w:val="3CAAD8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FF67F25"/>
    <w:multiLevelType w:val="multilevel"/>
    <w:tmpl w:val="6412A1C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eastAsia="宋体" w:hint="eastAsia"/>
        <w:b/>
        <w:i w:val="0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eastAsia="宋体" w:hint="eastAsia"/>
        <w:b/>
        <w:i w:val="0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color w:val="auto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>
    <w:nsid w:val="1C896FDB"/>
    <w:multiLevelType w:val="hybridMultilevel"/>
    <w:tmpl w:val="EDC09B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798B0C97"/>
    <w:multiLevelType w:val="hybridMultilevel"/>
    <w:tmpl w:val="57E8B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IdMacAtCleanup w:val="2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">
    <w15:presenceInfo w15:providerId="None" w15:userId="Microsof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7E"/>
    <w:rsid w:val="00014CC5"/>
    <w:rsid w:val="00022FF3"/>
    <w:rsid w:val="00040F4F"/>
    <w:rsid w:val="000558B0"/>
    <w:rsid w:val="000A2E4F"/>
    <w:rsid w:val="000D07C1"/>
    <w:rsid w:val="000E1337"/>
    <w:rsid w:val="000F6C23"/>
    <w:rsid w:val="00141072"/>
    <w:rsid w:val="0021311F"/>
    <w:rsid w:val="00286E66"/>
    <w:rsid w:val="003153E1"/>
    <w:rsid w:val="00317010"/>
    <w:rsid w:val="00383A8E"/>
    <w:rsid w:val="003E2A9E"/>
    <w:rsid w:val="004428F0"/>
    <w:rsid w:val="00480C19"/>
    <w:rsid w:val="00493A72"/>
    <w:rsid w:val="004A2405"/>
    <w:rsid w:val="004A4151"/>
    <w:rsid w:val="004E1599"/>
    <w:rsid w:val="005312BB"/>
    <w:rsid w:val="00576D6D"/>
    <w:rsid w:val="005B5307"/>
    <w:rsid w:val="005E6001"/>
    <w:rsid w:val="00612F52"/>
    <w:rsid w:val="00637E04"/>
    <w:rsid w:val="00774E94"/>
    <w:rsid w:val="007C5C91"/>
    <w:rsid w:val="007E0C4F"/>
    <w:rsid w:val="0083634C"/>
    <w:rsid w:val="008717B5"/>
    <w:rsid w:val="00876874"/>
    <w:rsid w:val="008D0899"/>
    <w:rsid w:val="008D09F9"/>
    <w:rsid w:val="008E3379"/>
    <w:rsid w:val="00926E7C"/>
    <w:rsid w:val="009572B0"/>
    <w:rsid w:val="009C4DEF"/>
    <w:rsid w:val="00A04F7F"/>
    <w:rsid w:val="00A062E7"/>
    <w:rsid w:val="00A31E89"/>
    <w:rsid w:val="00A3379C"/>
    <w:rsid w:val="00A71A47"/>
    <w:rsid w:val="00AC7F5F"/>
    <w:rsid w:val="00B01617"/>
    <w:rsid w:val="00B1258C"/>
    <w:rsid w:val="00B13C2B"/>
    <w:rsid w:val="00B5266C"/>
    <w:rsid w:val="00B916CC"/>
    <w:rsid w:val="00C6095D"/>
    <w:rsid w:val="00C84434"/>
    <w:rsid w:val="00CD71C6"/>
    <w:rsid w:val="00D03D7E"/>
    <w:rsid w:val="00D210AC"/>
    <w:rsid w:val="00D2319D"/>
    <w:rsid w:val="00D75B08"/>
    <w:rsid w:val="00D93EA9"/>
    <w:rsid w:val="00DB7DE1"/>
    <w:rsid w:val="00DD0589"/>
    <w:rsid w:val="00DF167A"/>
    <w:rsid w:val="00DF38A8"/>
    <w:rsid w:val="00E8585E"/>
    <w:rsid w:val="00EE5EC1"/>
    <w:rsid w:val="00F51C2E"/>
    <w:rsid w:val="00F707E6"/>
    <w:rsid w:val="00F81FBF"/>
    <w:rsid w:val="00F85EE3"/>
    <w:rsid w:val="00F93CC0"/>
    <w:rsid w:val="00F953A1"/>
    <w:rsid w:val="00FC5EDF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358232-FFA2-42C6-AB6A-2BC6B785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DE1"/>
    <w:pPr>
      <w:widowControl w:val="0"/>
      <w:spacing w:before="120" w:after="12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 chapter heading,Heading 1,H1,Level 1 Head,PIM 1,Section Head,h1,l1,1,Heading 0,章,Header 1,Header1,A MAJOR/BOLD,Company Index,Chapter Name,Datasheet title,Fab-1,level 1,heading 1,Head1,1st level,H11,H12,H13,H14,H15,H16,H17,标书1,L1,boc,ÕÂ±êÌâ,Head"/>
    <w:basedOn w:val="a"/>
    <w:next w:val="a0"/>
    <w:link w:val="1Char"/>
    <w:autoRedefine/>
    <w:qFormat/>
    <w:rsid w:val="00DB7DE1"/>
    <w:pPr>
      <w:keepNext/>
      <w:keepLines/>
      <w:numPr>
        <w:numId w:val="1"/>
      </w:numPr>
      <w:spacing w:before="240" w:after="240" w:line="57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h2 main heading,Heading 2 Hidden,Heading 2 CCBS,Titre3,H2,Level 2 Head,heading 2,PIM2,2nd level,h2,2,Header 2,l2,Titre2,Head 2,2.标题 2,HD2,Fab-2,sect 1.2,H21,sect 1.21,H22,sect 1.22,H211,sect 1.211,H23,sect 1.23,H212,sect 1.212,Courseware #,chn,ISO1"/>
    <w:basedOn w:val="1"/>
    <w:next w:val="a0"/>
    <w:link w:val="2Char"/>
    <w:autoRedefine/>
    <w:qFormat/>
    <w:rsid w:val="00DB7DE1"/>
    <w:pPr>
      <w:numPr>
        <w:ilvl w:val="1"/>
      </w:numPr>
      <w:spacing w:before="0" w:after="0" w:line="360" w:lineRule="auto"/>
      <w:outlineLvl w:val="1"/>
    </w:pPr>
    <w:rPr>
      <w:bCs w:val="0"/>
      <w:sz w:val="28"/>
      <w:szCs w:val="32"/>
    </w:rPr>
  </w:style>
  <w:style w:type="paragraph" w:styleId="3">
    <w:name w:val="heading 3"/>
    <w:aliases w:val="h3 sub heading,Level 3 Head,H3,Heading 3 - old,level_3,PIM 3,h3,3rd level,3,sect1.2.3,prop3,3heading,heading 3,Heading 31,Bold Head,bh,3 Char,Heading 3,l3,CT,小标题中,sect1.2.31,sect1.2.32,sect1.2.311,sect1.2.33,sect1.2.312,PRTM Heading 3,BOD 0,小標題中,1."/>
    <w:basedOn w:val="2"/>
    <w:next w:val="a0"/>
    <w:link w:val="3Char"/>
    <w:autoRedefine/>
    <w:qFormat/>
    <w:rsid w:val="00DB7DE1"/>
    <w:pPr>
      <w:numPr>
        <w:ilvl w:val="2"/>
      </w:numPr>
      <w:tabs>
        <w:tab w:val="left" w:pos="1418"/>
      </w:tabs>
      <w:ind w:rightChars="-643" w:right="-1350"/>
      <w:outlineLvl w:val="2"/>
    </w:pPr>
    <w:rPr>
      <w:bCs/>
      <w:noProof/>
      <w:kern w:val="2"/>
      <w:szCs w:val="24"/>
    </w:rPr>
  </w:style>
  <w:style w:type="paragraph" w:styleId="4">
    <w:name w:val="heading 4"/>
    <w:aliases w:val="h4 sub sub heading,H4,h4,PIM 4,Fab-4,T5,Heading 4,三级,bullet,bl,bb,h41,H41,bullet1,bl1,bb1,h42,H42,bullet2,bl2,bb2,h411,H411,bullet11,bl11,bb11,h43,H43,bullet3,bl3,bb3,h412,H412,bullet12,bl12,bb12,h421,H421,bullet21,bl21,bb21,h4111,H4111,bullet111,h"/>
    <w:basedOn w:val="3"/>
    <w:next w:val="a0"/>
    <w:link w:val="4Char"/>
    <w:autoRedefine/>
    <w:qFormat/>
    <w:rsid w:val="00DB7DE1"/>
    <w:pPr>
      <w:numPr>
        <w:ilvl w:val="3"/>
      </w:numPr>
      <w:outlineLvl w:val="3"/>
    </w:pPr>
    <w:rPr>
      <w:bCs w:val="0"/>
      <w:szCs w:val="21"/>
    </w:r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0"/>
    <w:link w:val="5Char"/>
    <w:autoRedefine/>
    <w:qFormat/>
    <w:rsid w:val="00DB7DE1"/>
    <w:pPr>
      <w:numPr>
        <w:ilvl w:val="4"/>
      </w:numPr>
      <w:outlineLvl w:val="4"/>
    </w:pPr>
    <w:rPr>
      <w:bCs/>
    </w:rPr>
  </w:style>
  <w:style w:type="paragraph" w:styleId="6">
    <w:name w:val="heading 6"/>
    <w:aliases w:val="PIM 6,H6,Bullet (Single Lines),h6,BOD 4,Legal Level 1.,Bullet list"/>
    <w:basedOn w:val="5"/>
    <w:next w:val="a0"/>
    <w:link w:val="6Char"/>
    <w:autoRedefine/>
    <w:rsid w:val="00DB7DE1"/>
    <w:pPr>
      <w:numPr>
        <w:ilvl w:val="5"/>
      </w:numPr>
      <w:spacing w:before="240" w:after="64" w:line="320" w:lineRule="auto"/>
      <w:outlineLvl w:val="5"/>
    </w:pPr>
    <w:rPr>
      <w:bCs w:val="0"/>
    </w:rPr>
  </w:style>
  <w:style w:type="paragraph" w:styleId="7">
    <w:name w:val="heading 7"/>
    <w:aliases w:val="PIM 7,H TIMES1,不用,letter list,1.标题 6,H7"/>
    <w:basedOn w:val="6"/>
    <w:next w:val="a0"/>
    <w:link w:val="7Char"/>
    <w:autoRedefine/>
    <w:rsid w:val="00DB7DE1"/>
    <w:pPr>
      <w:numPr>
        <w:ilvl w:val="6"/>
      </w:numPr>
      <w:outlineLvl w:val="6"/>
    </w:pPr>
    <w:rPr>
      <w:bCs/>
    </w:rPr>
  </w:style>
  <w:style w:type="paragraph" w:styleId="8">
    <w:name w:val="heading 8"/>
    <w:aliases w:val="不用8,H8"/>
    <w:basedOn w:val="7"/>
    <w:next w:val="a0"/>
    <w:link w:val="8Char"/>
    <w:autoRedefine/>
    <w:rsid w:val="00DB7DE1"/>
    <w:pPr>
      <w:numPr>
        <w:ilvl w:val="7"/>
      </w:numPr>
      <w:outlineLvl w:val="7"/>
    </w:pPr>
  </w:style>
  <w:style w:type="paragraph" w:styleId="9">
    <w:name w:val="heading 9"/>
    <w:aliases w:val="PIM 9,不用9,H9"/>
    <w:basedOn w:val="8"/>
    <w:next w:val="a0"/>
    <w:link w:val="9Char"/>
    <w:autoRedefine/>
    <w:rsid w:val="00DB7DE1"/>
    <w:pPr>
      <w:numPr>
        <w:ilvl w:val="8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DB7D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B7DE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B7D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B7DE1"/>
    <w:rPr>
      <w:sz w:val="18"/>
      <w:szCs w:val="18"/>
    </w:rPr>
  </w:style>
  <w:style w:type="character" w:customStyle="1" w:styleId="1Char">
    <w:name w:val="标题 1 Char"/>
    <w:aliases w:val="h1 chapter heading Char,Heading 1 Char,H1 Char,Level 1 Head Char,PIM 1 Char,Section Head Char,h1 Char,l1 Char,1 Char,Heading 0 Char,章 Char,Header 1 Char,Header1 Char,A MAJOR/BOLD Char,Company Index Char,Chapter Name Char,Datasheet title Char"/>
    <w:basedOn w:val="a1"/>
    <w:link w:val="1"/>
    <w:rsid w:val="00DB7DE1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customStyle="1" w:styleId="2Char">
    <w:name w:val="标题 2 Char"/>
    <w:aliases w:val="h2 main heading Char,Heading 2 Hidden Char,Heading 2 CCBS Char,Titre3 Char,H2 Char,Level 2 Head Char,heading 2 Char,PIM2 Char,2nd level Char,h2 Char,2 Char,Header 2 Char,l2 Char,Titre2 Char,Head 2 Char,2.标题 2 Char,HD2 Char,Fab-2 Char,H21 Char"/>
    <w:basedOn w:val="a1"/>
    <w:link w:val="2"/>
    <w:rsid w:val="00DB7DE1"/>
    <w:rPr>
      <w:rFonts w:ascii="Times New Roman" w:eastAsia="宋体" w:hAnsi="Times New Roman" w:cs="Times New Roman"/>
      <w:b/>
      <w:kern w:val="44"/>
      <w:sz w:val="28"/>
      <w:szCs w:val="32"/>
    </w:rPr>
  </w:style>
  <w:style w:type="character" w:customStyle="1" w:styleId="3Char">
    <w:name w:val="标题 3 Char"/>
    <w:aliases w:val="h3 sub heading Char,Level 3 Head Char,H3 Char,Heading 3 - old Char,level_3 Char,PIM 3 Char,h3 Char,3rd level Char,3 Char1,sect1.2.3 Char,prop3 Char,3heading Char,heading 3 Char,Heading 31 Char,Bold Head Char,bh Char,3 Char Char,Heading 3 Char"/>
    <w:basedOn w:val="a1"/>
    <w:link w:val="3"/>
    <w:rsid w:val="00DB7DE1"/>
    <w:rPr>
      <w:rFonts w:ascii="Times New Roman" w:eastAsia="宋体" w:hAnsi="Times New Roman" w:cs="Times New Roman"/>
      <w:b/>
      <w:bCs/>
      <w:noProof/>
      <w:sz w:val="28"/>
      <w:szCs w:val="24"/>
    </w:rPr>
  </w:style>
  <w:style w:type="character" w:customStyle="1" w:styleId="4Char">
    <w:name w:val="标题 4 Char"/>
    <w:aliases w:val="h4 sub sub heading Char,H4 Char,h4 Char,PIM 4 Char,Fab-4 Char,T5 Char,Heading 4 Char,三级 Char,bullet Char,bl Char,bb Char,h41 Char,H41 Char,bullet1 Char,bl1 Char,bb1 Char,h42 Char,H42 Char,bullet2 Char,bl2 Char,bb2 Char,h411 Char,H411 Char"/>
    <w:basedOn w:val="a1"/>
    <w:link w:val="4"/>
    <w:rsid w:val="00DB7DE1"/>
    <w:rPr>
      <w:rFonts w:ascii="Times New Roman" w:eastAsia="宋体" w:hAnsi="Times New Roman" w:cs="Times New Roman"/>
      <w:b/>
      <w:noProof/>
      <w:sz w:val="28"/>
      <w:szCs w:val="21"/>
    </w:rPr>
  </w:style>
  <w:style w:type="character" w:customStyle="1" w:styleId="5Char">
    <w:name w:val="标题 5 Char"/>
    <w:aliases w:val="H5 Char,PIM 5 Char,dash Char,ds Char,dd Char,h5 Char,First Bullet Char,L5 Char,5 Char,H51 Char,First Bullet1 Char,L51 Char,51 Char,dash1 Char,ds1 Char,dd1 Char,H52 Char,First Bullet2 Char,L52 Char,52 Char,dash2 Char,ds2 Char,dd2 Char,H53 Char"/>
    <w:basedOn w:val="a1"/>
    <w:link w:val="5"/>
    <w:rsid w:val="00DB7DE1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6Char">
    <w:name w:val="标题 6 Char"/>
    <w:aliases w:val="PIM 6 Char,H6 Char,Bullet (Single Lines) Char,h6 Char,BOD 4 Char,Legal Level 1. Char,Bullet list Char"/>
    <w:basedOn w:val="a1"/>
    <w:link w:val="6"/>
    <w:rsid w:val="00DB7DE1"/>
    <w:rPr>
      <w:rFonts w:ascii="Times New Roman" w:eastAsia="宋体" w:hAnsi="Times New Roman" w:cs="Times New Roman"/>
      <w:b/>
      <w:noProof/>
      <w:sz w:val="28"/>
      <w:szCs w:val="21"/>
    </w:rPr>
  </w:style>
  <w:style w:type="character" w:customStyle="1" w:styleId="7Char">
    <w:name w:val="标题 7 Char"/>
    <w:aliases w:val="PIM 7 Char,H TIMES1 Char,不用 Char,letter list Char,1.标题 6 Char,H7 Char"/>
    <w:basedOn w:val="a1"/>
    <w:link w:val="7"/>
    <w:rsid w:val="00DB7DE1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8Char">
    <w:name w:val="标题 8 Char"/>
    <w:aliases w:val="不用8 Char,H8 Char"/>
    <w:basedOn w:val="a1"/>
    <w:link w:val="8"/>
    <w:rsid w:val="00DB7DE1"/>
    <w:rPr>
      <w:rFonts w:ascii="Times New Roman" w:eastAsia="宋体" w:hAnsi="Times New Roman" w:cs="Times New Roman"/>
      <w:b/>
      <w:bCs/>
      <w:noProof/>
      <w:sz w:val="28"/>
      <w:szCs w:val="21"/>
    </w:rPr>
  </w:style>
  <w:style w:type="character" w:customStyle="1" w:styleId="9Char">
    <w:name w:val="标题 9 Char"/>
    <w:aliases w:val="PIM 9 Char,不用9 Char,H9 Char"/>
    <w:basedOn w:val="a1"/>
    <w:link w:val="9"/>
    <w:rsid w:val="00DB7DE1"/>
    <w:rPr>
      <w:rFonts w:ascii="Times New Roman" w:eastAsia="宋体" w:hAnsi="Times New Roman" w:cs="Times New Roman"/>
      <w:b/>
      <w:bCs/>
      <w:noProof/>
      <w:sz w:val="28"/>
      <w:szCs w:val="21"/>
    </w:rPr>
  </w:style>
  <w:style w:type="paragraph" w:styleId="a6">
    <w:name w:val="Body Text"/>
    <w:aliases w:val=" Char Char Char Char Char, Char Char Char Char"/>
    <w:basedOn w:val="a"/>
    <w:link w:val="Char1"/>
    <w:rsid w:val="00DB7DE1"/>
    <w:rPr>
      <w:sz w:val="15"/>
    </w:rPr>
  </w:style>
  <w:style w:type="character" w:customStyle="1" w:styleId="Char1">
    <w:name w:val="正文文本 Char"/>
    <w:aliases w:val=" Char Char Char Char Char Char, Char Char Char Char Char1"/>
    <w:basedOn w:val="a1"/>
    <w:link w:val="a6"/>
    <w:rsid w:val="00DB7DE1"/>
    <w:rPr>
      <w:rFonts w:ascii="Times New Roman" w:eastAsia="宋体" w:hAnsi="Times New Roman" w:cs="Times New Roman"/>
      <w:sz w:val="15"/>
      <w:szCs w:val="24"/>
    </w:rPr>
  </w:style>
  <w:style w:type="paragraph" w:customStyle="1" w:styleId="a7">
    <w:name w:val="封面公司名"/>
    <w:basedOn w:val="a"/>
    <w:rsid w:val="00DB7DE1"/>
    <w:pPr>
      <w:autoSpaceDE w:val="0"/>
      <w:autoSpaceDN w:val="0"/>
      <w:adjustRightInd w:val="0"/>
      <w:spacing w:before="60" w:after="60" w:line="360" w:lineRule="auto"/>
      <w:jc w:val="center"/>
    </w:pPr>
    <w:rPr>
      <w:rFonts w:ascii="Arial" w:eastAsia="黑体" w:hAnsi="Arial" w:cs="宋体"/>
      <w:color w:val="000000"/>
      <w:sz w:val="30"/>
      <w:szCs w:val="20"/>
    </w:rPr>
  </w:style>
  <w:style w:type="paragraph" w:styleId="a8">
    <w:name w:val="List Paragraph"/>
    <w:aliases w:val="业务规则操作数据"/>
    <w:basedOn w:val="a"/>
    <w:link w:val="Char2"/>
    <w:uiPriority w:val="34"/>
    <w:qFormat/>
    <w:rsid w:val="00DB7DE1"/>
    <w:pPr>
      <w:ind w:firstLineChars="200" w:firstLine="420"/>
    </w:pPr>
  </w:style>
  <w:style w:type="character" w:customStyle="1" w:styleId="Char2">
    <w:name w:val="列出段落 Char"/>
    <w:aliases w:val="业务规则操作数据 Char"/>
    <w:basedOn w:val="a1"/>
    <w:link w:val="a8"/>
    <w:uiPriority w:val="34"/>
    <w:rsid w:val="00DB7DE1"/>
    <w:rPr>
      <w:rFonts w:ascii="Times New Roman" w:eastAsia="宋体" w:hAnsi="Times New Roman" w:cs="Times New Roman"/>
      <w:szCs w:val="24"/>
    </w:rPr>
  </w:style>
  <w:style w:type="paragraph" w:styleId="a0">
    <w:name w:val="Normal Indent"/>
    <w:basedOn w:val="a"/>
    <w:uiPriority w:val="99"/>
    <w:unhideWhenUsed/>
    <w:rsid w:val="00DB7DE1"/>
    <w:pPr>
      <w:ind w:firstLineChars="200" w:firstLine="420"/>
    </w:pPr>
  </w:style>
  <w:style w:type="table" w:styleId="a9">
    <w:name w:val="Table Grid"/>
    <w:basedOn w:val="a2"/>
    <w:uiPriority w:val="39"/>
    <w:rsid w:val="00DB7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Char3"/>
    <w:uiPriority w:val="99"/>
    <w:semiHidden/>
    <w:unhideWhenUsed/>
    <w:rsid w:val="00DB7DE1"/>
    <w:pPr>
      <w:spacing w:before="0" w:after="0"/>
    </w:pPr>
    <w:rPr>
      <w:sz w:val="18"/>
      <w:szCs w:val="18"/>
    </w:rPr>
  </w:style>
  <w:style w:type="character" w:customStyle="1" w:styleId="Char3">
    <w:name w:val="批注框文本 Char"/>
    <w:basedOn w:val="a1"/>
    <w:link w:val="aa"/>
    <w:uiPriority w:val="99"/>
    <w:semiHidden/>
    <w:rsid w:val="00DB7DE1"/>
    <w:rPr>
      <w:rFonts w:ascii="Times New Roman" w:eastAsia="宋体" w:hAnsi="Times New Roman" w:cs="Times New Roman"/>
      <w:sz w:val="18"/>
      <w:szCs w:val="18"/>
    </w:rPr>
  </w:style>
  <w:style w:type="paragraph" w:styleId="ab">
    <w:name w:val="Document Map"/>
    <w:basedOn w:val="a"/>
    <w:link w:val="Char4"/>
    <w:uiPriority w:val="99"/>
    <w:semiHidden/>
    <w:unhideWhenUsed/>
    <w:rsid w:val="00DB7DE1"/>
    <w:rPr>
      <w:rFonts w:ascii="宋体"/>
      <w:sz w:val="18"/>
      <w:szCs w:val="18"/>
    </w:rPr>
  </w:style>
  <w:style w:type="character" w:customStyle="1" w:styleId="Char4">
    <w:name w:val="文档结构图 Char"/>
    <w:basedOn w:val="a1"/>
    <w:link w:val="ab"/>
    <w:uiPriority w:val="99"/>
    <w:semiHidden/>
    <w:rsid w:val="00DB7DE1"/>
    <w:rPr>
      <w:rFonts w:ascii="宋体" w:eastAsia="宋体" w:hAnsi="Times New Roman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B7DE1"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B7DE1"/>
  </w:style>
  <w:style w:type="paragraph" w:styleId="20">
    <w:name w:val="toc 2"/>
    <w:basedOn w:val="a"/>
    <w:next w:val="a"/>
    <w:autoRedefine/>
    <w:uiPriority w:val="39"/>
    <w:unhideWhenUsed/>
    <w:rsid w:val="00DB7DE1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B7DE1"/>
    <w:pPr>
      <w:ind w:leftChars="400" w:left="840"/>
    </w:pPr>
  </w:style>
  <w:style w:type="character" w:styleId="ac">
    <w:name w:val="Hyperlink"/>
    <w:basedOn w:val="a1"/>
    <w:uiPriority w:val="99"/>
    <w:unhideWhenUsed/>
    <w:rsid w:val="00DB7DE1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DB7DE1"/>
    <w:pPr>
      <w:spacing w:before="0" w:after="0"/>
      <w:ind w:leftChars="600" w:left="1260"/>
    </w:pPr>
    <w:rPr>
      <w:rFonts w:asciiTheme="minorHAnsi" w:eastAsiaTheme="minorEastAsia" w:hAnsiTheme="minorHAnsi" w:cstheme="minorBidi"/>
      <w:szCs w:val="36"/>
      <w:lang w:bidi="km-KH"/>
    </w:rPr>
  </w:style>
  <w:style w:type="paragraph" w:styleId="50">
    <w:name w:val="toc 5"/>
    <w:basedOn w:val="a"/>
    <w:next w:val="a"/>
    <w:autoRedefine/>
    <w:uiPriority w:val="39"/>
    <w:unhideWhenUsed/>
    <w:rsid w:val="00DB7DE1"/>
    <w:pPr>
      <w:spacing w:before="0" w:after="0"/>
      <w:ind w:leftChars="800" w:left="1680"/>
    </w:pPr>
    <w:rPr>
      <w:rFonts w:asciiTheme="minorHAnsi" w:eastAsiaTheme="minorEastAsia" w:hAnsiTheme="minorHAnsi" w:cstheme="minorBidi"/>
      <w:szCs w:val="36"/>
      <w:lang w:bidi="km-KH"/>
    </w:rPr>
  </w:style>
  <w:style w:type="paragraph" w:styleId="60">
    <w:name w:val="toc 6"/>
    <w:basedOn w:val="a"/>
    <w:next w:val="a"/>
    <w:autoRedefine/>
    <w:uiPriority w:val="39"/>
    <w:unhideWhenUsed/>
    <w:rsid w:val="00DB7DE1"/>
    <w:pPr>
      <w:spacing w:before="0" w:after="0"/>
      <w:ind w:leftChars="1000" w:left="2100"/>
    </w:pPr>
    <w:rPr>
      <w:rFonts w:asciiTheme="minorHAnsi" w:eastAsiaTheme="minorEastAsia" w:hAnsiTheme="minorHAnsi" w:cstheme="minorBidi"/>
      <w:szCs w:val="36"/>
      <w:lang w:bidi="km-KH"/>
    </w:rPr>
  </w:style>
  <w:style w:type="paragraph" w:styleId="70">
    <w:name w:val="toc 7"/>
    <w:basedOn w:val="a"/>
    <w:next w:val="a"/>
    <w:autoRedefine/>
    <w:uiPriority w:val="39"/>
    <w:unhideWhenUsed/>
    <w:rsid w:val="00DB7DE1"/>
    <w:pPr>
      <w:spacing w:before="0" w:after="0"/>
      <w:ind w:leftChars="1200" w:left="2520"/>
    </w:pPr>
    <w:rPr>
      <w:rFonts w:asciiTheme="minorHAnsi" w:eastAsiaTheme="minorEastAsia" w:hAnsiTheme="minorHAnsi" w:cstheme="minorBidi"/>
      <w:szCs w:val="36"/>
      <w:lang w:bidi="km-KH"/>
    </w:rPr>
  </w:style>
  <w:style w:type="paragraph" w:styleId="80">
    <w:name w:val="toc 8"/>
    <w:basedOn w:val="a"/>
    <w:next w:val="a"/>
    <w:autoRedefine/>
    <w:uiPriority w:val="39"/>
    <w:unhideWhenUsed/>
    <w:rsid w:val="00DB7DE1"/>
    <w:pPr>
      <w:spacing w:before="0" w:after="0"/>
      <w:ind w:leftChars="1400" w:left="2940"/>
    </w:pPr>
    <w:rPr>
      <w:rFonts w:asciiTheme="minorHAnsi" w:eastAsiaTheme="minorEastAsia" w:hAnsiTheme="minorHAnsi" w:cstheme="minorBidi"/>
      <w:szCs w:val="36"/>
      <w:lang w:bidi="km-KH"/>
    </w:rPr>
  </w:style>
  <w:style w:type="paragraph" w:styleId="90">
    <w:name w:val="toc 9"/>
    <w:basedOn w:val="a"/>
    <w:next w:val="a"/>
    <w:autoRedefine/>
    <w:uiPriority w:val="39"/>
    <w:unhideWhenUsed/>
    <w:rsid w:val="00DB7DE1"/>
    <w:pPr>
      <w:spacing w:before="0" w:after="0"/>
      <w:ind w:leftChars="1600" w:left="3360"/>
    </w:pPr>
    <w:rPr>
      <w:rFonts w:asciiTheme="minorHAnsi" w:eastAsiaTheme="minorEastAsia" w:hAnsiTheme="minorHAnsi" w:cstheme="minorBidi"/>
      <w:szCs w:val="36"/>
      <w:lang w:bidi="km-KH"/>
    </w:rPr>
  </w:style>
  <w:style w:type="table" w:styleId="1-1">
    <w:name w:val="Grid Table 1 Light Accent 1"/>
    <w:basedOn w:val="a2"/>
    <w:uiPriority w:val="46"/>
    <w:rsid w:val="00F51C2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8773-4F36-4E68-80DE-63A17EE8E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672</Words>
  <Characters>3835</Characters>
  <Application>Microsoft Office Word</Application>
  <DocSecurity>0</DocSecurity>
  <Lines>31</Lines>
  <Paragraphs>8</Paragraphs>
  <ScaleCrop>false</ScaleCrop>
  <Company>Microsoft</Company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9</cp:revision>
  <dcterms:created xsi:type="dcterms:W3CDTF">2016-04-22T03:14:00Z</dcterms:created>
  <dcterms:modified xsi:type="dcterms:W3CDTF">2016-10-10T02:27:00Z</dcterms:modified>
</cp:coreProperties>
</file>